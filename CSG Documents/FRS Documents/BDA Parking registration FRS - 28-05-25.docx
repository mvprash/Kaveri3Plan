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FD5918" w14:textId="77777777" w:rsidR="00860E8E" w:rsidRDefault="00860E8E" w:rsidP="00860E8E">
      <w:pPr>
        <w:jc w:val="center"/>
        <w:rPr>
          <w:rFonts w:asciiTheme="majorHAnsi" w:hAnsiTheme="majorHAnsi" w:cs="Times New Roman"/>
          <w:b/>
          <w:bCs/>
          <w:sz w:val="32"/>
          <w:szCs w:val="32"/>
        </w:rPr>
      </w:pPr>
      <w:bookmarkStart w:id="0" w:name="_Hlk194052265"/>
      <w:bookmarkStart w:id="1" w:name="_Hlk130487728"/>
      <w:bookmarkEnd w:id="0"/>
      <w:r>
        <w:rPr>
          <w:rFonts w:asciiTheme="majorHAnsi" w:hAnsiTheme="majorHAnsi" w:cs="Times New Roman"/>
          <w:b/>
          <w:bCs/>
          <w:sz w:val="32"/>
          <w:szCs w:val="32"/>
        </w:rPr>
        <w:t>Karnataka Valuation &amp; E-Registration (KAVERI - 2.0)</w:t>
      </w:r>
    </w:p>
    <w:p w14:paraId="5A4FD844" w14:textId="77777777" w:rsidR="00860E8E" w:rsidRDefault="00860E8E" w:rsidP="00860E8E">
      <w:pPr>
        <w:jc w:val="center"/>
        <w:rPr>
          <w:rFonts w:asciiTheme="majorHAnsi" w:hAnsiTheme="majorHAnsi" w:cs="Times New Roman"/>
          <w:b/>
          <w:bCs/>
          <w:sz w:val="32"/>
          <w:szCs w:val="32"/>
        </w:rPr>
      </w:pPr>
      <w:r>
        <w:rPr>
          <w:rFonts w:asciiTheme="majorHAnsi" w:hAnsiTheme="majorHAnsi" w:cs="Times New Roman"/>
          <w:b/>
          <w:bCs/>
          <w:sz w:val="32"/>
          <w:szCs w:val="32"/>
        </w:rPr>
        <w:t>Government of Karnataka</w:t>
      </w:r>
    </w:p>
    <w:p w14:paraId="44288DC8" w14:textId="35CDBA02" w:rsidR="00860E8E" w:rsidRDefault="00860E8E" w:rsidP="00860E8E">
      <w:pPr>
        <w:jc w:val="center"/>
        <w:rPr>
          <w:rFonts w:asciiTheme="majorHAnsi" w:hAnsiTheme="majorHAnsi" w:cs="Times New Roman"/>
          <w:b/>
          <w:bCs/>
          <w:color w:val="0070C0"/>
          <w:sz w:val="32"/>
          <w:szCs w:val="32"/>
        </w:rPr>
      </w:pPr>
      <w:r>
        <w:rPr>
          <w:noProof/>
        </w:rPr>
        <mc:AlternateContent>
          <mc:Choice Requires="wps">
            <w:drawing>
              <wp:anchor distT="0" distB="0" distL="114300" distR="114300" simplePos="0" relativeHeight="251670528" behindDoc="0" locked="0" layoutInCell="1" allowOverlap="1" wp14:anchorId="3A8A5C22" wp14:editId="282530CC">
                <wp:simplePos x="0" y="0"/>
                <wp:positionH relativeFrom="margin">
                  <wp:align>left</wp:align>
                </wp:positionH>
                <wp:positionV relativeFrom="paragraph">
                  <wp:posOffset>8255</wp:posOffset>
                </wp:positionV>
                <wp:extent cx="6336030"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633539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34CB107F" id="Straight Connector 14" o:spid="_x0000_s1026" style="position:absolute;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65pt" to="498.9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" strokecolor="black [3213]" strokeweight=".5pt">
                <v:stroke joinstyle="miter"/>
                <w10:wrap anchorx="margin"/>
              </v:line>
            </w:pict>
          </mc:Fallback>
        </mc:AlternateContent>
      </w:r>
    </w:p>
    <w:p w14:paraId="62D40CC4" w14:textId="77777777" w:rsidR="00860E8E" w:rsidRDefault="00860E8E" w:rsidP="00860E8E">
      <w:pPr>
        <w:jc w:val="center"/>
        <w:rPr>
          <w:rFonts w:asciiTheme="majorHAnsi" w:hAnsiTheme="majorHAnsi" w:cs="Times New Roman"/>
          <w:b/>
          <w:sz w:val="36"/>
          <w:szCs w:val="36"/>
        </w:rPr>
      </w:pPr>
      <w:r>
        <w:rPr>
          <w:rFonts w:asciiTheme="majorHAnsi" w:hAnsiTheme="majorHAnsi" w:cs="Times New Roman"/>
          <w:b/>
          <w:sz w:val="36"/>
          <w:szCs w:val="36"/>
        </w:rPr>
        <w:t>Functional Requirement Specifications</w:t>
      </w:r>
    </w:p>
    <w:p w14:paraId="7BFAB69B" w14:textId="77777777" w:rsidR="00860E8E" w:rsidRDefault="00860E8E" w:rsidP="00860E8E">
      <w:pPr>
        <w:jc w:val="center"/>
        <w:rPr>
          <w:rFonts w:ascii="Times New Roman" w:hAnsi="Times New Roman" w:cs="Times New Roman"/>
          <w:b/>
          <w:bCs/>
          <w:sz w:val="32"/>
          <w:szCs w:val="32"/>
        </w:rPr>
      </w:pPr>
    </w:p>
    <w:p w14:paraId="5C3C5EBB" w14:textId="77777777" w:rsidR="00860E8E" w:rsidRDefault="00860E8E" w:rsidP="00860E8E">
      <w:pPr>
        <w:jc w:val="center"/>
        <w:rPr>
          <w:rFonts w:asciiTheme="majorHAnsi" w:hAnsiTheme="majorHAnsi" w:cs="Times New Roman"/>
          <w:b/>
          <w:bCs/>
          <w:sz w:val="28"/>
          <w:szCs w:val="28"/>
        </w:rPr>
      </w:pPr>
      <w:r>
        <w:rPr>
          <w:rFonts w:asciiTheme="majorHAnsi" w:hAnsiTheme="majorHAnsi" w:cs="Times New Roman"/>
          <w:b/>
          <w:bCs/>
          <w:sz w:val="28"/>
          <w:szCs w:val="28"/>
        </w:rPr>
        <w:t>For KAVERI 2.0</w:t>
      </w:r>
    </w:p>
    <w:p w14:paraId="130B00AE" w14:textId="77777777" w:rsidR="00860E8E" w:rsidRDefault="00860E8E" w:rsidP="00860E8E">
      <w:pPr>
        <w:jc w:val="center"/>
        <w:rPr>
          <w:rFonts w:asciiTheme="majorHAnsi" w:hAnsiTheme="majorHAnsi" w:cs="Times New Roman"/>
          <w:b/>
          <w:bCs/>
          <w:sz w:val="28"/>
          <w:szCs w:val="28"/>
        </w:rPr>
      </w:pPr>
      <w:r>
        <w:rPr>
          <w:rFonts w:asciiTheme="majorHAnsi" w:hAnsiTheme="majorHAnsi" w:cs="Times New Roman"/>
          <w:b/>
          <w:bCs/>
          <w:sz w:val="28"/>
          <w:szCs w:val="28"/>
        </w:rPr>
        <w:t>Department of Stamps &amp; Registration</w:t>
      </w:r>
    </w:p>
    <w:bookmarkEnd w:id="1"/>
    <w:p w14:paraId="2825D766" w14:textId="77777777" w:rsidR="00860E8E" w:rsidRDefault="00860E8E" w:rsidP="00860E8E">
      <w:pPr>
        <w:jc w:val="center"/>
        <w:rPr>
          <w:rFonts w:asciiTheme="majorHAnsi" w:hAnsiTheme="majorHAnsi" w:cs="Times New Roman"/>
          <w:b/>
          <w:bCs/>
          <w:sz w:val="28"/>
          <w:szCs w:val="28"/>
        </w:rPr>
      </w:pPr>
      <w:r>
        <w:rPr>
          <w:rFonts w:asciiTheme="majorHAnsi" w:hAnsiTheme="majorHAnsi" w:cs="Times New Roman"/>
          <w:b/>
          <w:bCs/>
          <w:sz w:val="28"/>
          <w:szCs w:val="28"/>
        </w:rPr>
        <w:t>Government of Karnataka</w:t>
      </w:r>
    </w:p>
    <w:p w14:paraId="0D3CC346" w14:textId="77777777" w:rsidR="00584BBD" w:rsidRDefault="00584BBD" w:rsidP="00860E8E">
      <w:pPr>
        <w:jc w:val="center"/>
        <w:rPr>
          <w:rFonts w:asciiTheme="majorHAnsi" w:hAnsiTheme="majorHAnsi" w:cs="Times New Roman"/>
          <w:b/>
          <w:bCs/>
          <w:sz w:val="28"/>
          <w:szCs w:val="28"/>
        </w:rPr>
      </w:pPr>
    </w:p>
    <w:p w14:paraId="0982A03D" w14:textId="15708E31" w:rsidR="00A600C1" w:rsidRPr="008A4C30" w:rsidRDefault="00E95630" w:rsidP="000939B3">
      <w:pPr>
        <w:jc w:val="center"/>
        <w:rPr>
          <w:b/>
          <w:sz w:val="40"/>
          <w:szCs w:val="40"/>
        </w:rPr>
      </w:pPr>
      <w:r>
        <w:rPr>
          <w:b/>
          <w:sz w:val="40"/>
          <w:szCs w:val="40"/>
        </w:rPr>
        <w:t>BDA Parking Registration</w:t>
      </w:r>
    </w:p>
    <w:p w14:paraId="12F54DF4" w14:textId="77777777" w:rsidR="00860E8E" w:rsidRDefault="00860E8E" w:rsidP="00860E8E">
      <w:pPr>
        <w:jc w:val="center"/>
        <w:rPr>
          <w:rFonts w:ascii="Times New Roman" w:hAnsi="Times New Roman" w:cs="Times New Roman"/>
          <w:b/>
          <w:bCs/>
          <w:color w:val="0070C0"/>
          <w:sz w:val="48"/>
          <w:szCs w:val="48"/>
        </w:rPr>
      </w:pPr>
    </w:p>
    <w:p w14:paraId="67BC3BC4" w14:textId="77777777" w:rsidR="00860E8E" w:rsidRDefault="00860E8E" w:rsidP="00860E8E">
      <w:pPr>
        <w:jc w:val="center"/>
        <w:rPr>
          <w:rFonts w:ascii="Times New Roman" w:hAnsi="Times New Roman" w:cs="Times New Roman"/>
          <w:b/>
          <w:bCs/>
          <w:color w:val="0070C0"/>
          <w:sz w:val="48"/>
          <w:szCs w:val="48"/>
        </w:rPr>
      </w:pPr>
    </w:p>
    <w:p w14:paraId="302E3D66" w14:textId="77777777" w:rsidR="00860E8E" w:rsidRDefault="00860E8E" w:rsidP="00E53E7A">
      <w:pPr>
        <w:rPr>
          <w:rFonts w:ascii="Times New Roman" w:hAnsi="Times New Roman" w:cs="Times New Roman"/>
          <w:b/>
          <w:bCs/>
          <w:color w:val="0070C0"/>
          <w:sz w:val="48"/>
          <w:szCs w:val="48"/>
        </w:rPr>
      </w:pPr>
    </w:p>
    <w:p w14:paraId="78F63988" w14:textId="77777777" w:rsidR="00860E8E" w:rsidRDefault="00860E8E" w:rsidP="00860E8E">
      <w:pPr>
        <w:jc w:val="center"/>
        <w:rPr>
          <w:rFonts w:ascii="Times New Roman" w:hAnsi="Times New Roman" w:cs="Times New Roman"/>
          <w:b/>
          <w:bCs/>
          <w:color w:val="0070C0"/>
          <w:sz w:val="48"/>
          <w:szCs w:val="48"/>
        </w:rPr>
      </w:pPr>
    </w:p>
    <w:p w14:paraId="190A218D" w14:textId="77777777" w:rsidR="00860E8E" w:rsidRDefault="00860E8E" w:rsidP="00860E8E">
      <w:pPr>
        <w:jc w:val="center"/>
        <w:rPr>
          <w:rFonts w:ascii="Times New Roman" w:hAnsi="Times New Roman" w:cs="Times New Roman"/>
          <w:b/>
          <w:bCs/>
          <w:color w:val="0070C0"/>
          <w:sz w:val="48"/>
          <w:szCs w:val="48"/>
        </w:rPr>
      </w:pPr>
    </w:p>
    <w:p w14:paraId="34B5DD8A" w14:textId="77777777" w:rsidR="00860E8E" w:rsidRDefault="00860E8E" w:rsidP="00860E8E">
      <w:pPr>
        <w:jc w:val="center"/>
        <w:rPr>
          <w:rFonts w:ascii="Times New Roman" w:hAnsi="Times New Roman" w:cs="Times New Roman"/>
          <w:b/>
          <w:sz w:val="18"/>
          <w:szCs w:val="18"/>
          <w:u w:val="single"/>
        </w:rPr>
      </w:pPr>
      <w:r>
        <w:rPr>
          <w:rFonts w:ascii="Times New Roman" w:hAnsi="Times New Roman" w:cs="Times New Roman"/>
          <w:b/>
          <w:sz w:val="18"/>
          <w:szCs w:val="18"/>
          <w:u w:val="single"/>
        </w:rPr>
        <w:t>Prepared by</w:t>
      </w:r>
    </w:p>
    <w:p w14:paraId="4000BD44" w14:textId="77777777" w:rsidR="00860E8E" w:rsidRDefault="00860E8E" w:rsidP="00860E8E">
      <w:pPr>
        <w:jc w:val="center"/>
        <w:rPr>
          <w:rFonts w:ascii="Times New Roman" w:hAnsi="Times New Roman" w:cs="Times New Roman"/>
          <w:b/>
          <w:sz w:val="18"/>
          <w:szCs w:val="18"/>
        </w:rPr>
      </w:pPr>
      <w:r>
        <w:rPr>
          <w:rFonts w:ascii="Times New Roman" w:hAnsi="Times New Roman" w:cs="Times New Roman"/>
          <w:b/>
          <w:sz w:val="18"/>
          <w:szCs w:val="18"/>
        </w:rPr>
        <w:t>Centre for Smart Governance (CSG)</w:t>
      </w:r>
    </w:p>
    <w:p w14:paraId="7769B423" w14:textId="34F0CFA9" w:rsidR="00860E8E" w:rsidRDefault="00A3374F" w:rsidP="00860E8E">
      <w:pPr>
        <w:jc w:val="center"/>
        <w:rPr>
          <w:rFonts w:ascii="Times New Roman" w:hAnsi="Times New Roman" w:cs="Times New Roman"/>
          <w:b/>
          <w:sz w:val="18"/>
          <w:szCs w:val="18"/>
        </w:rPr>
      </w:pPr>
      <w:r>
        <w:rPr>
          <w:rFonts w:ascii="Times New Roman" w:hAnsi="Times New Roman" w:cs="Times New Roman"/>
          <w:b/>
          <w:sz w:val="18"/>
          <w:szCs w:val="18"/>
        </w:rPr>
        <w:t>3</w:t>
      </w:r>
      <w:r>
        <w:rPr>
          <w:rFonts w:ascii="Times New Roman" w:hAnsi="Times New Roman" w:cs="Times New Roman"/>
          <w:b/>
          <w:sz w:val="18"/>
          <w:szCs w:val="18"/>
          <w:vertAlign w:val="superscript"/>
        </w:rPr>
        <w:t>rd</w:t>
      </w:r>
      <w:r w:rsidR="00860E8E">
        <w:rPr>
          <w:rFonts w:ascii="Times New Roman" w:hAnsi="Times New Roman" w:cs="Times New Roman"/>
          <w:b/>
          <w:sz w:val="18"/>
          <w:szCs w:val="18"/>
        </w:rPr>
        <w:t xml:space="preserve"> Floor, TTMC </w:t>
      </w:r>
      <w:proofErr w:type="spellStart"/>
      <w:r w:rsidR="00860E8E">
        <w:rPr>
          <w:rFonts w:ascii="Times New Roman" w:hAnsi="Times New Roman" w:cs="Times New Roman"/>
          <w:b/>
          <w:sz w:val="18"/>
          <w:szCs w:val="18"/>
        </w:rPr>
        <w:t>Yeshwanthapura</w:t>
      </w:r>
      <w:proofErr w:type="spellEnd"/>
      <w:r w:rsidR="00860E8E">
        <w:rPr>
          <w:rFonts w:ascii="Times New Roman" w:hAnsi="Times New Roman" w:cs="Times New Roman"/>
          <w:b/>
          <w:sz w:val="18"/>
          <w:szCs w:val="18"/>
        </w:rPr>
        <w:t>, BMTC Bus station</w:t>
      </w:r>
    </w:p>
    <w:p w14:paraId="2D30AC23" w14:textId="77777777" w:rsidR="00860E8E" w:rsidRDefault="00860E8E" w:rsidP="00860E8E">
      <w:pPr>
        <w:jc w:val="center"/>
        <w:rPr>
          <w:rFonts w:ascii="Times New Roman" w:hAnsi="Times New Roman" w:cs="Times New Roman"/>
          <w:b/>
          <w:sz w:val="18"/>
          <w:szCs w:val="18"/>
        </w:rPr>
      </w:pPr>
      <w:r>
        <w:rPr>
          <w:rFonts w:ascii="Times New Roman" w:hAnsi="Times New Roman" w:cs="Times New Roman"/>
          <w:b/>
          <w:sz w:val="18"/>
          <w:szCs w:val="18"/>
        </w:rPr>
        <w:t>Bangalore – 560022</w:t>
      </w:r>
    </w:p>
    <w:p w14:paraId="3F487349" w14:textId="409DF1F7" w:rsidR="00860E8E" w:rsidRDefault="00860E8E" w:rsidP="00860E8E">
      <w:pPr>
        <w:jc w:val="center"/>
        <w:rPr>
          <w:rFonts w:ascii="Times New Roman" w:hAnsi="Times New Roman" w:cs="Times New Roman"/>
          <w:b/>
          <w:sz w:val="18"/>
          <w:szCs w:val="18"/>
        </w:rPr>
      </w:pPr>
    </w:p>
    <w:p w14:paraId="06586F4B" w14:textId="09B24C91" w:rsidR="007E69FC" w:rsidRDefault="007E69FC" w:rsidP="00860E8E">
      <w:pPr>
        <w:jc w:val="center"/>
        <w:rPr>
          <w:rFonts w:ascii="Times New Roman" w:hAnsi="Times New Roman" w:cs="Times New Roman"/>
          <w:b/>
          <w:sz w:val="18"/>
          <w:szCs w:val="18"/>
        </w:rPr>
      </w:pPr>
    </w:p>
    <w:p w14:paraId="1830129F" w14:textId="07471D3B" w:rsidR="007E69FC" w:rsidRDefault="007E69FC" w:rsidP="00860E8E">
      <w:pPr>
        <w:jc w:val="center"/>
        <w:rPr>
          <w:rFonts w:ascii="Times New Roman" w:hAnsi="Times New Roman" w:cs="Times New Roman"/>
          <w:b/>
          <w:sz w:val="18"/>
          <w:szCs w:val="18"/>
        </w:rPr>
      </w:pPr>
    </w:p>
    <w:p w14:paraId="4E390E24" w14:textId="175F17CB" w:rsidR="00472883" w:rsidRDefault="00472883">
      <w:pPr>
        <w:rPr>
          <w:rFonts w:ascii="Times New Roman" w:hAnsi="Times New Roman" w:cs="Times New Roman"/>
          <w:b/>
          <w:sz w:val="18"/>
          <w:szCs w:val="18"/>
        </w:rPr>
      </w:pPr>
      <w:r>
        <w:rPr>
          <w:rFonts w:ascii="Times New Roman" w:hAnsi="Times New Roman" w:cs="Times New Roman"/>
          <w:b/>
          <w:sz w:val="18"/>
          <w:szCs w:val="18"/>
        </w:rPr>
        <w:br w:type="page"/>
      </w:r>
    </w:p>
    <w:sdt>
      <w:sdtPr>
        <w:id w:val="-1355182377"/>
        <w:docPartObj>
          <w:docPartGallery w:val="Table of Contents"/>
          <w:docPartUnique/>
        </w:docPartObj>
      </w:sdtPr>
      <w:sdtEndPr>
        <w:rPr>
          <w:b/>
          <w:bCs/>
          <w:noProof/>
        </w:rPr>
      </w:sdtEndPr>
      <w:sdtContent>
        <w:p w14:paraId="3DBF6A3E" w14:textId="59E5954B" w:rsidR="008B6D0D" w:rsidRPr="00C43633" w:rsidRDefault="008B6D0D" w:rsidP="00C43633">
          <w:pPr>
            <w:rPr>
              <w:b/>
              <w:color w:val="1F3864" w:themeColor="accent1" w:themeShade="80"/>
              <w:u w:val="single"/>
            </w:rPr>
          </w:pPr>
          <w:r w:rsidRPr="00C43633">
            <w:rPr>
              <w:b/>
              <w:color w:val="1F3864" w:themeColor="accent1" w:themeShade="80"/>
              <w:u w:val="single"/>
            </w:rPr>
            <w:t>Contents</w:t>
          </w:r>
        </w:p>
        <w:p w14:paraId="4E632356" w14:textId="5F2A40E8" w:rsidR="00BB7D2A" w:rsidRDefault="008B6D0D">
          <w:pPr>
            <w:pStyle w:val="TOC1"/>
            <w:tabs>
              <w:tab w:val="left" w:pos="440"/>
              <w:tab w:val="right" w:leader="dot" w:pos="8756"/>
            </w:tabs>
            <w:rPr>
              <w:rFonts w:eastAsiaTheme="minorEastAsia"/>
              <w:noProof/>
              <w:kern w:val="2"/>
              <w:sz w:val="24"/>
              <w:szCs w:val="24"/>
              <w:lang w:eastAsia="en-IN"/>
              <w14:ligatures w14:val="standardContextual"/>
            </w:rPr>
          </w:pPr>
          <w:r>
            <w:fldChar w:fldCharType="begin"/>
          </w:r>
          <w:r>
            <w:instrText xml:space="preserve"> TOC \o "1-3" \h \z \u </w:instrText>
          </w:r>
          <w:r>
            <w:fldChar w:fldCharType="separate"/>
          </w:r>
          <w:hyperlink w:anchor="_Toc199326396" w:history="1">
            <w:r w:rsidR="00BB7D2A" w:rsidRPr="00980EFF">
              <w:rPr>
                <w:rStyle w:val="Hyperlink"/>
                <w:noProof/>
              </w:rPr>
              <w:t>1</w:t>
            </w:r>
            <w:r w:rsidR="00BB7D2A">
              <w:rPr>
                <w:rFonts w:eastAsiaTheme="minorEastAsia"/>
                <w:noProof/>
                <w:kern w:val="2"/>
                <w:sz w:val="24"/>
                <w:szCs w:val="24"/>
                <w:lang w:eastAsia="en-IN"/>
                <w14:ligatures w14:val="standardContextual"/>
              </w:rPr>
              <w:tab/>
            </w:r>
            <w:r w:rsidR="00BB7D2A" w:rsidRPr="00980EFF">
              <w:rPr>
                <w:rStyle w:val="Hyperlink"/>
                <w:noProof/>
              </w:rPr>
              <w:t>BDA Parking Registration</w:t>
            </w:r>
            <w:r w:rsidR="00BB7D2A">
              <w:rPr>
                <w:noProof/>
                <w:webHidden/>
              </w:rPr>
              <w:tab/>
            </w:r>
            <w:r w:rsidR="00BB7D2A">
              <w:rPr>
                <w:noProof/>
                <w:webHidden/>
              </w:rPr>
              <w:fldChar w:fldCharType="begin"/>
            </w:r>
            <w:r w:rsidR="00BB7D2A">
              <w:rPr>
                <w:noProof/>
                <w:webHidden/>
              </w:rPr>
              <w:instrText xml:space="preserve"> PAGEREF _Toc199326396 \h </w:instrText>
            </w:r>
            <w:r w:rsidR="00BB7D2A">
              <w:rPr>
                <w:noProof/>
                <w:webHidden/>
              </w:rPr>
            </w:r>
            <w:r w:rsidR="00BB7D2A">
              <w:rPr>
                <w:noProof/>
                <w:webHidden/>
              </w:rPr>
              <w:fldChar w:fldCharType="separate"/>
            </w:r>
            <w:r w:rsidR="00BB7D2A">
              <w:rPr>
                <w:noProof/>
                <w:webHidden/>
              </w:rPr>
              <w:t>3</w:t>
            </w:r>
            <w:r w:rsidR="00BB7D2A">
              <w:rPr>
                <w:noProof/>
                <w:webHidden/>
              </w:rPr>
              <w:fldChar w:fldCharType="end"/>
            </w:r>
          </w:hyperlink>
        </w:p>
        <w:p w14:paraId="4C4F79A0" w14:textId="5A57A437" w:rsidR="00BB7D2A" w:rsidRDefault="00A03A58">
          <w:pPr>
            <w:pStyle w:val="TOC2"/>
            <w:tabs>
              <w:tab w:val="left" w:pos="960"/>
              <w:tab w:val="right" w:leader="dot" w:pos="8756"/>
            </w:tabs>
            <w:rPr>
              <w:rFonts w:eastAsiaTheme="minorEastAsia"/>
              <w:noProof/>
              <w:kern w:val="2"/>
              <w:sz w:val="24"/>
              <w:szCs w:val="24"/>
              <w:lang w:eastAsia="en-IN"/>
              <w14:ligatures w14:val="standardContextual"/>
            </w:rPr>
          </w:pPr>
          <w:hyperlink w:anchor="_Toc199326397" w:history="1">
            <w:r w:rsidR="00BB7D2A" w:rsidRPr="00980EFF">
              <w:rPr>
                <w:rStyle w:val="Hyperlink"/>
                <w:noProof/>
              </w:rPr>
              <w:t>1.1</w:t>
            </w:r>
            <w:r w:rsidR="00BB7D2A">
              <w:rPr>
                <w:rFonts w:eastAsiaTheme="minorEastAsia"/>
                <w:noProof/>
                <w:kern w:val="2"/>
                <w:sz w:val="24"/>
                <w:szCs w:val="24"/>
                <w:lang w:eastAsia="en-IN"/>
                <w14:ligatures w14:val="standardContextual"/>
              </w:rPr>
              <w:tab/>
            </w:r>
            <w:r w:rsidR="00BB7D2A" w:rsidRPr="00980EFF">
              <w:rPr>
                <w:rStyle w:val="Hyperlink"/>
                <w:noProof/>
              </w:rPr>
              <w:t>Introduction</w:t>
            </w:r>
            <w:r w:rsidR="00BB7D2A">
              <w:rPr>
                <w:noProof/>
                <w:webHidden/>
              </w:rPr>
              <w:tab/>
            </w:r>
            <w:r w:rsidR="00BB7D2A">
              <w:rPr>
                <w:noProof/>
                <w:webHidden/>
              </w:rPr>
              <w:fldChar w:fldCharType="begin"/>
            </w:r>
            <w:r w:rsidR="00BB7D2A">
              <w:rPr>
                <w:noProof/>
                <w:webHidden/>
              </w:rPr>
              <w:instrText xml:space="preserve"> PAGEREF _Toc199326397 \h </w:instrText>
            </w:r>
            <w:r w:rsidR="00BB7D2A">
              <w:rPr>
                <w:noProof/>
                <w:webHidden/>
              </w:rPr>
            </w:r>
            <w:r w:rsidR="00BB7D2A">
              <w:rPr>
                <w:noProof/>
                <w:webHidden/>
              </w:rPr>
              <w:fldChar w:fldCharType="separate"/>
            </w:r>
            <w:r w:rsidR="00BB7D2A">
              <w:rPr>
                <w:noProof/>
                <w:webHidden/>
              </w:rPr>
              <w:t>3</w:t>
            </w:r>
            <w:r w:rsidR="00BB7D2A">
              <w:rPr>
                <w:noProof/>
                <w:webHidden/>
              </w:rPr>
              <w:fldChar w:fldCharType="end"/>
            </w:r>
          </w:hyperlink>
        </w:p>
        <w:p w14:paraId="1FF9D1BC" w14:textId="4DC7173A" w:rsidR="00BB7D2A" w:rsidRDefault="00A03A58">
          <w:pPr>
            <w:pStyle w:val="TOC2"/>
            <w:tabs>
              <w:tab w:val="left" w:pos="960"/>
              <w:tab w:val="right" w:leader="dot" w:pos="8756"/>
            </w:tabs>
            <w:rPr>
              <w:rFonts w:eastAsiaTheme="minorEastAsia"/>
              <w:noProof/>
              <w:kern w:val="2"/>
              <w:sz w:val="24"/>
              <w:szCs w:val="24"/>
              <w:lang w:eastAsia="en-IN"/>
              <w14:ligatures w14:val="standardContextual"/>
            </w:rPr>
          </w:pPr>
          <w:hyperlink w:anchor="_Toc199326398" w:history="1">
            <w:r w:rsidR="00BB7D2A" w:rsidRPr="00980EFF">
              <w:rPr>
                <w:rStyle w:val="Hyperlink"/>
                <w:noProof/>
              </w:rPr>
              <w:t>1.2</w:t>
            </w:r>
            <w:r w:rsidR="00BB7D2A">
              <w:rPr>
                <w:rFonts w:eastAsiaTheme="minorEastAsia"/>
                <w:noProof/>
                <w:kern w:val="2"/>
                <w:sz w:val="24"/>
                <w:szCs w:val="24"/>
                <w:lang w:eastAsia="en-IN"/>
                <w14:ligatures w14:val="standardContextual"/>
              </w:rPr>
              <w:tab/>
            </w:r>
            <w:r w:rsidR="00BB7D2A" w:rsidRPr="00980EFF">
              <w:rPr>
                <w:rStyle w:val="Hyperlink"/>
                <w:noProof/>
              </w:rPr>
              <w:t>Document scope</w:t>
            </w:r>
            <w:r w:rsidR="00BB7D2A">
              <w:rPr>
                <w:noProof/>
                <w:webHidden/>
              </w:rPr>
              <w:tab/>
            </w:r>
            <w:r w:rsidR="00BB7D2A">
              <w:rPr>
                <w:noProof/>
                <w:webHidden/>
              </w:rPr>
              <w:fldChar w:fldCharType="begin"/>
            </w:r>
            <w:r w:rsidR="00BB7D2A">
              <w:rPr>
                <w:noProof/>
                <w:webHidden/>
              </w:rPr>
              <w:instrText xml:space="preserve"> PAGEREF _Toc199326398 \h </w:instrText>
            </w:r>
            <w:r w:rsidR="00BB7D2A">
              <w:rPr>
                <w:noProof/>
                <w:webHidden/>
              </w:rPr>
            </w:r>
            <w:r w:rsidR="00BB7D2A">
              <w:rPr>
                <w:noProof/>
                <w:webHidden/>
              </w:rPr>
              <w:fldChar w:fldCharType="separate"/>
            </w:r>
            <w:r w:rsidR="00BB7D2A">
              <w:rPr>
                <w:noProof/>
                <w:webHidden/>
              </w:rPr>
              <w:t>3</w:t>
            </w:r>
            <w:r w:rsidR="00BB7D2A">
              <w:rPr>
                <w:noProof/>
                <w:webHidden/>
              </w:rPr>
              <w:fldChar w:fldCharType="end"/>
            </w:r>
          </w:hyperlink>
        </w:p>
        <w:p w14:paraId="4DEFCE45" w14:textId="3788A28F" w:rsidR="00BB7D2A" w:rsidRDefault="00A03A58">
          <w:pPr>
            <w:pStyle w:val="TOC2"/>
            <w:tabs>
              <w:tab w:val="left" w:pos="960"/>
              <w:tab w:val="right" w:leader="dot" w:pos="8756"/>
            </w:tabs>
            <w:rPr>
              <w:rFonts w:eastAsiaTheme="minorEastAsia"/>
              <w:noProof/>
              <w:kern w:val="2"/>
              <w:sz w:val="24"/>
              <w:szCs w:val="24"/>
              <w:lang w:eastAsia="en-IN"/>
              <w14:ligatures w14:val="standardContextual"/>
            </w:rPr>
          </w:pPr>
          <w:hyperlink w:anchor="_Toc199326399" w:history="1">
            <w:r w:rsidR="00BB7D2A" w:rsidRPr="00980EFF">
              <w:rPr>
                <w:rStyle w:val="Hyperlink"/>
                <w:noProof/>
              </w:rPr>
              <w:t>1.3</w:t>
            </w:r>
            <w:r w:rsidR="00BB7D2A">
              <w:rPr>
                <w:rFonts w:eastAsiaTheme="minorEastAsia"/>
                <w:noProof/>
                <w:kern w:val="2"/>
                <w:sz w:val="24"/>
                <w:szCs w:val="24"/>
                <w:lang w:eastAsia="en-IN"/>
                <w14:ligatures w14:val="standardContextual"/>
              </w:rPr>
              <w:tab/>
            </w:r>
            <w:r w:rsidR="00BB7D2A" w:rsidRPr="00980EFF">
              <w:rPr>
                <w:rStyle w:val="Hyperlink"/>
                <w:noProof/>
              </w:rPr>
              <w:t>Overview of the function</w:t>
            </w:r>
            <w:r w:rsidR="00BB7D2A">
              <w:rPr>
                <w:noProof/>
                <w:webHidden/>
              </w:rPr>
              <w:tab/>
            </w:r>
            <w:r w:rsidR="00BB7D2A">
              <w:rPr>
                <w:noProof/>
                <w:webHidden/>
              </w:rPr>
              <w:fldChar w:fldCharType="begin"/>
            </w:r>
            <w:r w:rsidR="00BB7D2A">
              <w:rPr>
                <w:noProof/>
                <w:webHidden/>
              </w:rPr>
              <w:instrText xml:space="preserve"> PAGEREF _Toc199326399 \h </w:instrText>
            </w:r>
            <w:r w:rsidR="00BB7D2A">
              <w:rPr>
                <w:noProof/>
                <w:webHidden/>
              </w:rPr>
            </w:r>
            <w:r w:rsidR="00BB7D2A">
              <w:rPr>
                <w:noProof/>
                <w:webHidden/>
              </w:rPr>
              <w:fldChar w:fldCharType="separate"/>
            </w:r>
            <w:r w:rsidR="00BB7D2A">
              <w:rPr>
                <w:noProof/>
                <w:webHidden/>
              </w:rPr>
              <w:t>3</w:t>
            </w:r>
            <w:r w:rsidR="00BB7D2A">
              <w:rPr>
                <w:noProof/>
                <w:webHidden/>
              </w:rPr>
              <w:fldChar w:fldCharType="end"/>
            </w:r>
          </w:hyperlink>
        </w:p>
        <w:p w14:paraId="03C91705" w14:textId="78164919" w:rsidR="00BB7D2A" w:rsidRDefault="00A03A58">
          <w:pPr>
            <w:pStyle w:val="TOC2"/>
            <w:tabs>
              <w:tab w:val="left" w:pos="960"/>
              <w:tab w:val="right" w:leader="dot" w:pos="8756"/>
            </w:tabs>
            <w:rPr>
              <w:rFonts w:eastAsiaTheme="minorEastAsia"/>
              <w:noProof/>
              <w:kern w:val="2"/>
              <w:sz w:val="24"/>
              <w:szCs w:val="24"/>
              <w:lang w:eastAsia="en-IN"/>
              <w14:ligatures w14:val="standardContextual"/>
            </w:rPr>
          </w:pPr>
          <w:hyperlink w:anchor="_Toc199326400" w:history="1">
            <w:r w:rsidR="00BB7D2A" w:rsidRPr="00980EFF">
              <w:rPr>
                <w:rStyle w:val="Hyperlink"/>
                <w:noProof/>
              </w:rPr>
              <w:t>1.4</w:t>
            </w:r>
            <w:r w:rsidR="00BB7D2A">
              <w:rPr>
                <w:rFonts w:eastAsiaTheme="minorEastAsia"/>
                <w:noProof/>
                <w:kern w:val="2"/>
                <w:sz w:val="24"/>
                <w:szCs w:val="24"/>
                <w:lang w:eastAsia="en-IN"/>
                <w14:ligatures w14:val="standardContextual"/>
              </w:rPr>
              <w:tab/>
            </w:r>
            <w:r w:rsidR="00BB7D2A" w:rsidRPr="00980EFF">
              <w:rPr>
                <w:rStyle w:val="Hyperlink"/>
                <w:noProof/>
              </w:rPr>
              <w:t>Description of the functional requirement</w:t>
            </w:r>
            <w:r w:rsidR="00BB7D2A">
              <w:rPr>
                <w:noProof/>
                <w:webHidden/>
              </w:rPr>
              <w:tab/>
            </w:r>
            <w:r w:rsidR="00BB7D2A">
              <w:rPr>
                <w:noProof/>
                <w:webHidden/>
              </w:rPr>
              <w:fldChar w:fldCharType="begin"/>
            </w:r>
            <w:r w:rsidR="00BB7D2A">
              <w:rPr>
                <w:noProof/>
                <w:webHidden/>
              </w:rPr>
              <w:instrText xml:space="preserve"> PAGEREF _Toc199326400 \h </w:instrText>
            </w:r>
            <w:r w:rsidR="00BB7D2A">
              <w:rPr>
                <w:noProof/>
                <w:webHidden/>
              </w:rPr>
            </w:r>
            <w:r w:rsidR="00BB7D2A">
              <w:rPr>
                <w:noProof/>
                <w:webHidden/>
              </w:rPr>
              <w:fldChar w:fldCharType="separate"/>
            </w:r>
            <w:r w:rsidR="00BB7D2A">
              <w:rPr>
                <w:noProof/>
                <w:webHidden/>
              </w:rPr>
              <w:t>4</w:t>
            </w:r>
            <w:r w:rsidR="00BB7D2A">
              <w:rPr>
                <w:noProof/>
                <w:webHidden/>
              </w:rPr>
              <w:fldChar w:fldCharType="end"/>
            </w:r>
          </w:hyperlink>
        </w:p>
        <w:p w14:paraId="5484C826" w14:textId="0E7E4F43" w:rsidR="00BB7D2A" w:rsidRDefault="00A03A58">
          <w:pPr>
            <w:pStyle w:val="TOC3"/>
            <w:tabs>
              <w:tab w:val="left" w:pos="1200"/>
              <w:tab w:val="right" w:leader="dot" w:pos="8756"/>
            </w:tabs>
            <w:rPr>
              <w:rFonts w:eastAsiaTheme="minorEastAsia"/>
              <w:noProof/>
              <w:kern w:val="2"/>
              <w:sz w:val="24"/>
              <w:szCs w:val="24"/>
              <w:lang w:eastAsia="en-IN"/>
              <w14:ligatures w14:val="standardContextual"/>
            </w:rPr>
          </w:pPr>
          <w:hyperlink w:anchor="_Toc199326401" w:history="1">
            <w:r w:rsidR="00BB7D2A" w:rsidRPr="00980EFF">
              <w:rPr>
                <w:rStyle w:val="Hyperlink"/>
                <w:noProof/>
              </w:rPr>
              <w:t>1.4.1</w:t>
            </w:r>
            <w:r w:rsidR="00BB7D2A">
              <w:rPr>
                <w:rFonts w:eastAsiaTheme="minorEastAsia"/>
                <w:noProof/>
                <w:kern w:val="2"/>
                <w:sz w:val="24"/>
                <w:szCs w:val="24"/>
                <w:lang w:eastAsia="en-IN"/>
                <w14:ligatures w14:val="standardContextual"/>
              </w:rPr>
              <w:tab/>
            </w:r>
            <w:r w:rsidR="00BB7D2A" w:rsidRPr="00980EFF">
              <w:rPr>
                <w:rStyle w:val="Hyperlink"/>
                <w:noProof/>
              </w:rPr>
              <w:t>As-Is: Existing process</w:t>
            </w:r>
            <w:r w:rsidR="00BB7D2A">
              <w:rPr>
                <w:noProof/>
                <w:webHidden/>
              </w:rPr>
              <w:tab/>
            </w:r>
            <w:r w:rsidR="00BB7D2A">
              <w:rPr>
                <w:noProof/>
                <w:webHidden/>
              </w:rPr>
              <w:fldChar w:fldCharType="begin"/>
            </w:r>
            <w:r w:rsidR="00BB7D2A">
              <w:rPr>
                <w:noProof/>
                <w:webHidden/>
              </w:rPr>
              <w:instrText xml:space="preserve"> PAGEREF _Toc199326401 \h </w:instrText>
            </w:r>
            <w:r w:rsidR="00BB7D2A">
              <w:rPr>
                <w:noProof/>
                <w:webHidden/>
              </w:rPr>
            </w:r>
            <w:r w:rsidR="00BB7D2A">
              <w:rPr>
                <w:noProof/>
                <w:webHidden/>
              </w:rPr>
              <w:fldChar w:fldCharType="separate"/>
            </w:r>
            <w:r w:rsidR="00BB7D2A">
              <w:rPr>
                <w:noProof/>
                <w:webHidden/>
              </w:rPr>
              <w:t>4</w:t>
            </w:r>
            <w:r w:rsidR="00BB7D2A">
              <w:rPr>
                <w:noProof/>
                <w:webHidden/>
              </w:rPr>
              <w:fldChar w:fldCharType="end"/>
            </w:r>
          </w:hyperlink>
        </w:p>
        <w:p w14:paraId="04FF2F87" w14:textId="4197E951" w:rsidR="00BB7D2A" w:rsidRDefault="00A03A58">
          <w:pPr>
            <w:pStyle w:val="TOC3"/>
            <w:tabs>
              <w:tab w:val="left" w:pos="1200"/>
              <w:tab w:val="right" w:leader="dot" w:pos="8756"/>
            </w:tabs>
            <w:rPr>
              <w:rFonts w:eastAsiaTheme="minorEastAsia"/>
              <w:noProof/>
              <w:kern w:val="2"/>
              <w:sz w:val="24"/>
              <w:szCs w:val="24"/>
              <w:lang w:eastAsia="en-IN"/>
              <w14:ligatures w14:val="standardContextual"/>
            </w:rPr>
          </w:pPr>
          <w:hyperlink w:anchor="_Toc199326402" w:history="1">
            <w:r w:rsidR="00BB7D2A" w:rsidRPr="00980EFF">
              <w:rPr>
                <w:rStyle w:val="Hyperlink"/>
                <w:noProof/>
              </w:rPr>
              <w:t>1.4.2</w:t>
            </w:r>
            <w:r w:rsidR="00BB7D2A">
              <w:rPr>
                <w:rFonts w:eastAsiaTheme="minorEastAsia"/>
                <w:noProof/>
                <w:kern w:val="2"/>
                <w:sz w:val="24"/>
                <w:szCs w:val="24"/>
                <w:lang w:eastAsia="en-IN"/>
                <w14:ligatures w14:val="standardContextual"/>
              </w:rPr>
              <w:tab/>
            </w:r>
            <w:r w:rsidR="00BB7D2A" w:rsidRPr="00980EFF">
              <w:rPr>
                <w:rStyle w:val="Hyperlink"/>
                <w:noProof/>
              </w:rPr>
              <w:t>To-Be: BDA parking registration</w:t>
            </w:r>
            <w:r w:rsidR="00BB7D2A">
              <w:rPr>
                <w:noProof/>
                <w:webHidden/>
              </w:rPr>
              <w:tab/>
            </w:r>
            <w:r w:rsidR="00BB7D2A">
              <w:rPr>
                <w:noProof/>
                <w:webHidden/>
              </w:rPr>
              <w:fldChar w:fldCharType="begin"/>
            </w:r>
            <w:r w:rsidR="00BB7D2A">
              <w:rPr>
                <w:noProof/>
                <w:webHidden/>
              </w:rPr>
              <w:instrText xml:space="preserve"> PAGEREF _Toc199326402 \h </w:instrText>
            </w:r>
            <w:r w:rsidR="00BB7D2A">
              <w:rPr>
                <w:noProof/>
                <w:webHidden/>
              </w:rPr>
            </w:r>
            <w:r w:rsidR="00BB7D2A">
              <w:rPr>
                <w:noProof/>
                <w:webHidden/>
              </w:rPr>
              <w:fldChar w:fldCharType="separate"/>
            </w:r>
            <w:r w:rsidR="00BB7D2A">
              <w:rPr>
                <w:noProof/>
                <w:webHidden/>
              </w:rPr>
              <w:t>5</w:t>
            </w:r>
            <w:r w:rsidR="00BB7D2A">
              <w:rPr>
                <w:noProof/>
                <w:webHidden/>
              </w:rPr>
              <w:fldChar w:fldCharType="end"/>
            </w:r>
          </w:hyperlink>
        </w:p>
        <w:p w14:paraId="4CCEF9BA" w14:textId="01C87403" w:rsidR="00BB7D2A" w:rsidRDefault="00A03A58">
          <w:pPr>
            <w:pStyle w:val="TOC2"/>
            <w:tabs>
              <w:tab w:val="left" w:pos="960"/>
              <w:tab w:val="right" w:leader="dot" w:pos="8756"/>
            </w:tabs>
            <w:rPr>
              <w:rFonts w:eastAsiaTheme="minorEastAsia"/>
              <w:noProof/>
              <w:kern w:val="2"/>
              <w:sz w:val="24"/>
              <w:szCs w:val="24"/>
              <w:lang w:eastAsia="en-IN"/>
              <w14:ligatures w14:val="standardContextual"/>
            </w:rPr>
          </w:pPr>
          <w:hyperlink w:anchor="_Toc199326403" w:history="1">
            <w:r w:rsidR="00BB7D2A" w:rsidRPr="00980EFF">
              <w:rPr>
                <w:rStyle w:val="Hyperlink"/>
                <w:noProof/>
              </w:rPr>
              <w:t>1.5</w:t>
            </w:r>
            <w:r w:rsidR="00BB7D2A">
              <w:rPr>
                <w:rFonts w:eastAsiaTheme="minorEastAsia"/>
                <w:noProof/>
                <w:kern w:val="2"/>
                <w:sz w:val="24"/>
                <w:szCs w:val="24"/>
                <w:lang w:eastAsia="en-IN"/>
                <w14:ligatures w14:val="standardContextual"/>
              </w:rPr>
              <w:tab/>
            </w:r>
            <w:r w:rsidR="00BB7D2A" w:rsidRPr="00980EFF">
              <w:rPr>
                <w:rStyle w:val="Hyperlink"/>
                <w:noProof/>
              </w:rPr>
              <w:t>Assumptions</w:t>
            </w:r>
            <w:r w:rsidR="00BB7D2A">
              <w:rPr>
                <w:noProof/>
                <w:webHidden/>
              </w:rPr>
              <w:tab/>
            </w:r>
            <w:r w:rsidR="00BB7D2A">
              <w:rPr>
                <w:noProof/>
                <w:webHidden/>
              </w:rPr>
              <w:fldChar w:fldCharType="begin"/>
            </w:r>
            <w:r w:rsidR="00BB7D2A">
              <w:rPr>
                <w:noProof/>
                <w:webHidden/>
              </w:rPr>
              <w:instrText xml:space="preserve"> PAGEREF _Toc199326403 \h </w:instrText>
            </w:r>
            <w:r w:rsidR="00BB7D2A">
              <w:rPr>
                <w:noProof/>
                <w:webHidden/>
              </w:rPr>
            </w:r>
            <w:r w:rsidR="00BB7D2A">
              <w:rPr>
                <w:noProof/>
                <w:webHidden/>
              </w:rPr>
              <w:fldChar w:fldCharType="separate"/>
            </w:r>
            <w:r w:rsidR="00BB7D2A">
              <w:rPr>
                <w:noProof/>
                <w:webHidden/>
              </w:rPr>
              <w:t>6</w:t>
            </w:r>
            <w:r w:rsidR="00BB7D2A">
              <w:rPr>
                <w:noProof/>
                <w:webHidden/>
              </w:rPr>
              <w:fldChar w:fldCharType="end"/>
            </w:r>
          </w:hyperlink>
        </w:p>
        <w:p w14:paraId="3B4F2A70" w14:textId="4137D9DB" w:rsidR="00BB7D2A" w:rsidRDefault="00A03A58">
          <w:pPr>
            <w:pStyle w:val="TOC2"/>
            <w:tabs>
              <w:tab w:val="left" w:pos="960"/>
              <w:tab w:val="right" w:leader="dot" w:pos="8756"/>
            </w:tabs>
            <w:rPr>
              <w:rFonts w:eastAsiaTheme="minorEastAsia"/>
              <w:noProof/>
              <w:kern w:val="2"/>
              <w:sz w:val="24"/>
              <w:szCs w:val="24"/>
              <w:lang w:eastAsia="en-IN"/>
              <w14:ligatures w14:val="standardContextual"/>
            </w:rPr>
          </w:pPr>
          <w:hyperlink w:anchor="_Toc199326407" w:history="1">
            <w:r w:rsidR="00BB7D2A" w:rsidRPr="00980EFF">
              <w:rPr>
                <w:rStyle w:val="Hyperlink"/>
                <w:noProof/>
              </w:rPr>
              <w:t>1.6</w:t>
            </w:r>
            <w:r w:rsidR="00BB7D2A">
              <w:rPr>
                <w:rFonts w:eastAsiaTheme="minorEastAsia"/>
                <w:noProof/>
                <w:kern w:val="2"/>
                <w:sz w:val="24"/>
                <w:szCs w:val="24"/>
                <w:lang w:eastAsia="en-IN"/>
                <w14:ligatures w14:val="standardContextual"/>
              </w:rPr>
              <w:tab/>
            </w:r>
            <w:r w:rsidR="00BB7D2A" w:rsidRPr="00980EFF">
              <w:rPr>
                <w:rStyle w:val="Hyperlink"/>
                <w:noProof/>
              </w:rPr>
              <w:t>Validations</w:t>
            </w:r>
            <w:r w:rsidR="00BB7D2A">
              <w:rPr>
                <w:noProof/>
                <w:webHidden/>
              </w:rPr>
              <w:tab/>
            </w:r>
            <w:r w:rsidR="00BB7D2A">
              <w:rPr>
                <w:noProof/>
                <w:webHidden/>
              </w:rPr>
              <w:fldChar w:fldCharType="begin"/>
            </w:r>
            <w:r w:rsidR="00BB7D2A">
              <w:rPr>
                <w:noProof/>
                <w:webHidden/>
              </w:rPr>
              <w:instrText xml:space="preserve"> PAGEREF _Toc199326407 \h </w:instrText>
            </w:r>
            <w:r w:rsidR="00BB7D2A">
              <w:rPr>
                <w:noProof/>
                <w:webHidden/>
              </w:rPr>
            </w:r>
            <w:r w:rsidR="00BB7D2A">
              <w:rPr>
                <w:noProof/>
                <w:webHidden/>
              </w:rPr>
              <w:fldChar w:fldCharType="separate"/>
            </w:r>
            <w:r w:rsidR="00BB7D2A">
              <w:rPr>
                <w:noProof/>
                <w:webHidden/>
              </w:rPr>
              <w:t>6</w:t>
            </w:r>
            <w:r w:rsidR="00BB7D2A">
              <w:rPr>
                <w:noProof/>
                <w:webHidden/>
              </w:rPr>
              <w:fldChar w:fldCharType="end"/>
            </w:r>
          </w:hyperlink>
        </w:p>
        <w:p w14:paraId="671BEAAB" w14:textId="60F6F1FF" w:rsidR="00BB7D2A" w:rsidRDefault="00A03A58">
          <w:pPr>
            <w:pStyle w:val="TOC2"/>
            <w:tabs>
              <w:tab w:val="left" w:pos="960"/>
              <w:tab w:val="right" w:leader="dot" w:pos="8756"/>
            </w:tabs>
            <w:rPr>
              <w:rFonts w:eastAsiaTheme="minorEastAsia"/>
              <w:noProof/>
              <w:kern w:val="2"/>
              <w:sz w:val="24"/>
              <w:szCs w:val="24"/>
              <w:lang w:eastAsia="en-IN"/>
              <w14:ligatures w14:val="standardContextual"/>
            </w:rPr>
          </w:pPr>
          <w:hyperlink w:anchor="_Toc199326408" w:history="1">
            <w:r w:rsidR="00BB7D2A" w:rsidRPr="00980EFF">
              <w:rPr>
                <w:rStyle w:val="Hyperlink"/>
                <w:noProof/>
              </w:rPr>
              <w:t>1.7</w:t>
            </w:r>
            <w:r w:rsidR="00BB7D2A">
              <w:rPr>
                <w:rFonts w:eastAsiaTheme="minorEastAsia"/>
                <w:noProof/>
                <w:kern w:val="2"/>
                <w:sz w:val="24"/>
                <w:szCs w:val="24"/>
                <w:lang w:eastAsia="en-IN"/>
                <w14:ligatures w14:val="standardContextual"/>
              </w:rPr>
              <w:tab/>
            </w:r>
            <w:r w:rsidR="00BB7D2A" w:rsidRPr="00980EFF">
              <w:rPr>
                <w:rStyle w:val="Hyperlink"/>
                <w:noProof/>
              </w:rPr>
              <w:t>Integration with other systems/modules</w:t>
            </w:r>
            <w:r w:rsidR="00BB7D2A">
              <w:rPr>
                <w:noProof/>
                <w:webHidden/>
              </w:rPr>
              <w:tab/>
            </w:r>
            <w:r w:rsidR="00BB7D2A">
              <w:rPr>
                <w:noProof/>
                <w:webHidden/>
              </w:rPr>
              <w:fldChar w:fldCharType="begin"/>
            </w:r>
            <w:r w:rsidR="00BB7D2A">
              <w:rPr>
                <w:noProof/>
                <w:webHidden/>
              </w:rPr>
              <w:instrText xml:space="preserve"> PAGEREF _Toc199326408 \h </w:instrText>
            </w:r>
            <w:r w:rsidR="00BB7D2A">
              <w:rPr>
                <w:noProof/>
                <w:webHidden/>
              </w:rPr>
            </w:r>
            <w:r w:rsidR="00BB7D2A">
              <w:rPr>
                <w:noProof/>
                <w:webHidden/>
              </w:rPr>
              <w:fldChar w:fldCharType="separate"/>
            </w:r>
            <w:r w:rsidR="00BB7D2A">
              <w:rPr>
                <w:noProof/>
                <w:webHidden/>
              </w:rPr>
              <w:t>6</w:t>
            </w:r>
            <w:r w:rsidR="00BB7D2A">
              <w:rPr>
                <w:noProof/>
                <w:webHidden/>
              </w:rPr>
              <w:fldChar w:fldCharType="end"/>
            </w:r>
          </w:hyperlink>
        </w:p>
        <w:p w14:paraId="3506961C" w14:textId="2E20E203" w:rsidR="00BB7D2A" w:rsidRDefault="00A03A58">
          <w:pPr>
            <w:pStyle w:val="TOC3"/>
            <w:tabs>
              <w:tab w:val="left" w:pos="1200"/>
              <w:tab w:val="right" w:leader="dot" w:pos="8756"/>
            </w:tabs>
            <w:rPr>
              <w:rFonts w:eastAsiaTheme="minorEastAsia"/>
              <w:noProof/>
              <w:kern w:val="2"/>
              <w:sz w:val="24"/>
              <w:szCs w:val="24"/>
              <w:lang w:eastAsia="en-IN"/>
              <w14:ligatures w14:val="standardContextual"/>
            </w:rPr>
          </w:pPr>
          <w:hyperlink w:anchor="_Toc199326409" w:history="1">
            <w:r w:rsidR="00BB7D2A" w:rsidRPr="00980EFF">
              <w:rPr>
                <w:rStyle w:val="Hyperlink"/>
                <w:noProof/>
              </w:rPr>
              <w:t>1.7.1</w:t>
            </w:r>
            <w:r w:rsidR="00BB7D2A">
              <w:rPr>
                <w:rFonts w:eastAsiaTheme="minorEastAsia"/>
                <w:noProof/>
                <w:kern w:val="2"/>
                <w:sz w:val="24"/>
                <w:szCs w:val="24"/>
                <w:lang w:eastAsia="en-IN"/>
                <w14:ligatures w14:val="standardContextual"/>
              </w:rPr>
              <w:tab/>
            </w:r>
            <w:r w:rsidR="00BB7D2A" w:rsidRPr="00980EFF">
              <w:rPr>
                <w:rStyle w:val="Hyperlink"/>
                <w:noProof/>
              </w:rPr>
              <w:t>External integration</w:t>
            </w:r>
            <w:r w:rsidR="00BB7D2A">
              <w:rPr>
                <w:noProof/>
                <w:webHidden/>
              </w:rPr>
              <w:tab/>
            </w:r>
            <w:r w:rsidR="00BB7D2A">
              <w:rPr>
                <w:noProof/>
                <w:webHidden/>
              </w:rPr>
              <w:fldChar w:fldCharType="begin"/>
            </w:r>
            <w:r w:rsidR="00BB7D2A">
              <w:rPr>
                <w:noProof/>
                <w:webHidden/>
              </w:rPr>
              <w:instrText xml:space="preserve"> PAGEREF _Toc199326409 \h </w:instrText>
            </w:r>
            <w:r w:rsidR="00BB7D2A">
              <w:rPr>
                <w:noProof/>
                <w:webHidden/>
              </w:rPr>
            </w:r>
            <w:r w:rsidR="00BB7D2A">
              <w:rPr>
                <w:noProof/>
                <w:webHidden/>
              </w:rPr>
              <w:fldChar w:fldCharType="separate"/>
            </w:r>
            <w:r w:rsidR="00BB7D2A">
              <w:rPr>
                <w:noProof/>
                <w:webHidden/>
              </w:rPr>
              <w:t>6</w:t>
            </w:r>
            <w:r w:rsidR="00BB7D2A">
              <w:rPr>
                <w:noProof/>
                <w:webHidden/>
              </w:rPr>
              <w:fldChar w:fldCharType="end"/>
            </w:r>
          </w:hyperlink>
        </w:p>
        <w:p w14:paraId="58B990E7" w14:textId="4E73A546" w:rsidR="00BB7D2A" w:rsidRDefault="00A03A58">
          <w:pPr>
            <w:pStyle w:val="TOC3"/>
            <w:tabs>
              <w:tab w:val="left" w:pos="1200"/>
              <w:tab w:val="right" w:leader="dot" w:pos="8756"/>
            </w:tabs>
            <w:rPr>
              <w:rFonts w:eastAsiaTheme="minorEastAsia"/>
              <w:noProof/>
              <w:kern w:val="2"/>
              <w:sz w:val="24"/>
              <w:szCs w:val="24"/>
              <w:lang w:eastAsia="en-IN"/>
              <w14:ligatures w14:val="standardContextual"/>
            </w:rPr>
          </w:pPr>
          <w:hyperlink w:anchor="_Toc199326410" w:history="1">
            <w:r w:rsidR="00BB7D2A" w:rsidRPr="00980EFF">
              <w:rPr>
                <w:rStyle w:val="Hyperlink"/>
                <w:noProof/>
              </w:rPr>
              <w:t>1.7.2</w:t>
            </w:r>
            <w:r w:rsidR="00BB7D2A">
              <w:rPr>
                <w:rFonts w:eastAsiaTheme="minorEastAsia"/>
                <w:noProof/>
                <w:kern w:val="2"/>
                <w:sz w:val="24"/>
                <w:szCs w:val="24"/>
                <w:lang w:eastAsia="en-IN"/>
                <w14:ligatures w14:val="standardContextual"/>
              </w:rPr>
              <w:tab/>
            </w:r>
            <w:r w:rsidR="00BB7D2A" w:rsidRPr="00980EFF">
              <w:rPr>
                <w:rStyle w:val="Hyperlink"/>
                <w:noProof/>
              </w:rPr>
              <w:t>Internal integration with other modules</w:t>
            </w:r>
            <w:r w:rsidR="00BB7D2A">
              <w:rPr>
                <w:noProof/>
                <w:webHidden/>
              </w:rPr>
              <w:tab/>
            </w:r>
            <w:r w:rsidR="00BB7D2A">
              <w:rPr>
                <w:noProof/>
                <w:webHidden/>
              </w:rPr>
              <w:fldChar w:fldCharType="begin"/>
            </w:r>
            <w:r w:rsidR="00BB7D2A">
              <w:rPr>
                <w:noProof/>
                <w:webHidden/>
              </w:rPr>
              <w:instrText xml:space="preserve"> PAGEREF _Toc199326410 \h </w:instrText>
            </w:r>
            <w:r w:rsidR="00BB7D2A">
              <w:rPr>
                <w:noProof/>
                <w:webHidden/>
              </w:rPr>
            </w:r>
            <w:r w:rsidR="00BB7D2A">
              <w:rPr>
                <w:noProof/>
                <w:webHidden/>
              </w:rPr>
              <w:fldChar w:fldCharType="separate"/>
            </w:r>
            <w:r w:rsidR="00BB7D2A">
              <w:rPr>
                <w:noProof/>
                <w:webHidden/>
              </w:rPr>
              <w:t>6</w:t>
            </w:r>
            <w:r w:rsidR="00BB7D2A">
              <w:rPr>
                <w:noProof/>
                <w:webHidden/>
              </w:rPr>
              <w:fldChar w:fldCharType="end"/>
            </w:r>
          </w:hyperlink>
        </w:p>
        <w:p w14:paraId="61F8DADD" w14:textId="1FA9E2F6" w:rsidR="00BB7D2A" w:rsidRDefault="00A03A58">
          <w:pPr>
            <w:pStyle w:val="TOC2"/>
            <w:tabs>
              <w:tab w:val="left" w:pos="960"/>
              <w:tab w:val="right" w:leader="dot" w:pos="8756"/>
            </w:tabs>
            <w:rPr>
              <w:rFonts w:eastAsiaTheme="minorEastAsia"/>
              <w:noProof/>
              <w:kern w:val="2"/>
              <w:sz w:val="24"/>
              <w:szCs w:val="24"/>
              <w:lang w:eastAsia="en-IN"/>
              <w14:ligatures w14:val="standardContextual"/>
            </w:rPr>
          </w:pPr>
          <w:hyperlink w:anchor="_Toc199326411" w:history="1">
            <w:r w:rsidR="00BB7D2A" w:rsidRPr="00980EFF">
              <w:rPr>
                <w:rStyle w:val="Hyperlink"/>
                <w:noProof/>
              </w:rPr>
              <w:t>1.8</w:t>
            </w:r>
            <w:r w:rsidR="00BB7D2A">
              <w:rPr>
                <w:rFonts w:eastAsiaTheme="minorEastAsia"/>
                <w:noProof/>
                <w:kern w:val="2"/>
                <w:sz w:val="24"/>
                <w:szCs w:val="24"/>
                <w:lang w:eastAsia="en-IN"/>
                <w14:ligatures w14:val="standardContextual"/>
              </w:rPr>
              <w:tab/>
            </w:r>
            <w:r w:rsidR="00BB7D2A" w:rsidRPr="00980EFF">
              <w:rPr>
                <w:rStyle w:val="Hyperlink"/>
                <w:noProof/>
              </w:rPr>
              <w:t>Annexures</w:t>
            </w:r>
            <w:r w:rsidR="00BB7D2A">
              <w:rPr>
                <w:noProof/>
                <w:webHidden/>
              </w:rPr>
              <w:tab/>
            </w:r>
            <w:r w:rsidR="00BB7D2A">
              <w:rPr>
                <w:noProof/>
                <w:webHidden/>
              </w:rPr>
              <w:fldChar w:fldCharType="begin"/>
            </w:r>
            <w:r w:rsidR="00BB7D2A">
              <w:rPr>
                <w:noProof/>
                <w:webHidden/>
              </w:rPr>
              <w:instrText xml:space="preserve"> PAGEREF _Toc199326411 \h </w:instrText>
            </w:r>
            <w:r w:rsidR="00BB7D2A">
              <w:rPr>
                <w:noProof/>
                <w:webHidden/>
              </w:rPr>
            </w:r>
            <w:r w:rsidR="00BB7D2A">
              <w:rPr>
                <w:noProof/>
                <w:webHidden/>
              </w:rPr>
              <w:fldChar w:fldCharType="separate"/>
            </w:r>
            <w:r w:rsidR="00BB7D2A">
              <w:rPr>
                <w:noProof/>
                <w:webHidden/>
              </w:rPr>
              <w:t>6</w:t>
            </w:r>
            <w:r w:rsidR="00BB7D2A">
              <w:rPr>
                <w:noProof/>
                <w:webHidden/>
              </w:rPr>
              <w:fldChar w:fldCharType="end"/>
            </w:r>
          </w:hyperlink>
        </w:p>
        <w:p w14:paraId="22F12E2C" w14:textId="07378761" w:rsidR="00BB7D2A" w:rsidRDefault="00A03A58">
          <w:pPr>
            <w:pStyle w:val="TOC3"/>
            <w:tabs>
              <w:tab w:val="left" w:pos="1200"/>
              <w:tab w:val="right" w:leader="dot" w:pos="8756"/>
            </w:tabs>
            <w:rPr>
              <w:rFonts w:eastAsiaTheme="minorEastAsia"/>
              <w:noProof/>
              <w:kern w:val="2"/>
              <w:sz w:val="24"/>
              <w:szCs w:val="24"/>
              <w:lang w:eastAsia="en-IN"/>
              <w14:ligatures w14:val="standardContextual"/>
            </w:rPr>
          </w:pPr>
          <w:hyperlink w:anchor="_Toc199326412" w:history="1">
            <w:r w:rsidR="00BB7D2A" w:rsidRPr="00980EFF">
              <w:rPr>
                <w:rStyle w:val="Hyperlink"/>
                <w:noProof/>
              </w:rPr>
              <w:t>1.8.1</w:t>
            </w:r>
            <w:r w:rsidR="00BB7D2A">
              <w:rPr>
                <w:rFonts w:eastAsiaTheme="minorEastAsia"/>
                <w:noProof/>
                <w:kern w:val="2"/>
                <w:sz w:val="24"/>
                <w:szCs w:val="24"/>
                <w:lang w:eastAsia="en-IN"/>
                <w14:ligatures w14:val="standardContextual"/>
              </w:rPr>
              <w:tab/>
            </w:r>
            <w:r w:rsidR="00BB7D2A" w:rsidRPr="00980EFF">
              <w:rPr>
                <w:rStyle w:val="Hyperlink"/>
                <w:noProof/>
              </w:rPr>
              <w:t>Annexure – 1 – List of modules of Kaveri 2.0</w:t>
            </w:r>
            <w:r w:rsidR="00BB7D2A">
              <w:rPr>
                <w:noProof/>
                <w:webHidden/>
              </w:rPr>
              <w:tab/>
            </w:r>
            <w:r w:rsidR="00BB7D2A">
              <w:rPr>
                <w:noProof/>
                <w:webHidden/>
              </w:rPr>
              <w:fldChar w:fldCharType="begin"/>
            </w:r>
            <w:r w:rsidR="00BB7D2A">
              <w:rPr>
                <w:noProof/>
                <w:webHidden/>
              </w:rPr>
              <w:instrText xml:space="preserve"> PAGEREF _Toc199326412 \h </w:instrText>
            </w:r>
            <w:r w:rsidR="00BB7D2A">
              <w:rPr>
                <w:noProof/>
                <w:webHidden/>
              </w:rPr>
            </w:r>
            <w:r w:rsidR="00BB7D2A">
              <w:rPr>
                <w:noProof/>
                <w:webHidden/>
              </w:rPr>
              <w:fldChar w:fldCharType="separate"/>
            </w:r>
            <w:r w:rsidR="00BB7D2A">
              <w:rPr>
                <w:noProof/>
                <w:webHidden/>
              </w:rPr>
              <w:t>6</w:t>
            </w:r>
            <w:r w:rsidR="00BB7D2A">
              <w:rPr>
                <w:noProof/>
                <w:webHidden/>
              </w:rPr>
              <w:fldChar w:fldCharType="end"/>
            </w:r>
          </w:hyperlink>
        </w:p>
        <w:p w14:paraId="19851851" w14:textId="403155E9" w:rsidR="00BB7D2A" w:rsidRDefault="00A03A58">
          <w:pPr>
            <w:pStyle w:val="TOC3"/>
            <w:tabs>
              <w:tab w:val="left" w:pos="1200"/>
              <w:tab w:val="right" w:leader="dot" w:pos="8756"/>
            </w:tabs>
            <w:rPr>
              <w:rFonts w:eastAsiaTheme="minorEastAsia"/>
              <w:noProof/>
              <w:kern w:val="2"/>
              <w:sz w:val="24"/>
              <w:szCs w:val="24"/>
              <w:lang w:eastAsia="en-IN"/>
              <w14:ligatures w14:val="standardContextual"/>
            </w:rPr>
          </w:pPr>
          <w:hyperlink w:anchor="_Toc199326413" w:history="1">
            <w:r w:rsidR="00BB7D2A" w:rsidRPr="00980EFF">
              <w:rPr>
                <w:rStyle w:val="Hyperlink"/>
                <w:noProof/>
              </w:rPr>
              <w:t>1.8.2</w:t>
            </w:r>
            <w:r w:rsidR="00BB7D2A">
              <w:rPr>
                <w:rFonts w:eastAsiaTheme="minorEastAsia"/>
                <w:noProof/>
                <w:kern w:val="2"/>
                <w:sz w:val="24"/>
                <w:szCs w:val="24"/>
                <w:lang w:eastAsia="en-IN"/>
                <w14:ligatures w14:val="standardContextual"/>
              </w:rPr>
              <w:tab/>
            </w:r>
            <w:r w:rsidR="00BB7D2A" w:rsidRPr="00980EFF">
              <w:rPr>
                <w:rStyle w:val="Hyperlink"/>
                <w:noProof/>
              </w:rPr>
              <w:t>Annexure – 1 – Clarificatory questionnaire</w:t>
            </w:r>
            <w:r w:rsidR="00BB7D2A">
              <w:rPr>
                <w:noProof/>
                <w:webHidden/>
              </w:rPr>
              <w:tab/>
            </w:r>
            <w:r w:rsidR="00BB7D2A">
              <w:rPr>
                <w:noProof/>
                <w:webHidden/>
              </w:rPr>
              <w:fldChar w:fldCharType="begin"/>
            </w:r>
            <w:r w:rsidR="00BB7D2A">
              <w:rPr>
                <w:noProof/>
                <w:webHidden/>
              </w:rPr>
              <w:instrText xml:space="preserve"> PAGEREF _Toc199326413 \h </w:instrText>
            </w:r>
            <w:r w:rsidR="00BB7D2A">
              <w:rPr>
                <w:noProof/>
                <w:webHidden/>
              </w:rPr>
            </w:r>
            <w:r w:rsidR="00BB7D2A">
              <w:rPr>
                <w:noProof/>
                <w:webHidden/>
              </w:rPr>
              <w:fldChar w:fldCharType="separate"/>
            </w:r>
            <w:r w:rsidR="00BB7D2A">
              <w:rPr>
                <w:noProof/>
                <w:webHidden/>
              </w:rPr>
              <w:t>8</w:t>
            </w:r>
            <w:r w:rsidR="00BB7D2A">
              <w:rPr>
                <w:noProof/>
                <w:webHidden/>
              </w:rPr>
              <w:fldChar w:fldCharType="end"/>
            </w:r>
          </w:hyperlink>
        </w:p>
        <w:p w14:paraId="735B9D71" w14:textId="22029619" w:rsidR="008B6D0D" w:rsidRDefault="008B6D0D" w:rsidP="00270FA0">
          <w:pPr>
            <w:tabs>
              <w:tab w:val="left" w:pos="2760"/>
            </w:tabs>
          </w:pPr>
          <w:r>
            <w:rPr>
              <w:b/>
              <w:bCs/>
              <w:noProof/>
            </w:rPr>
            <w:fldChar w:fldCharType="end"/>
          </w:r>
          <w:r w:rsidR="00270FA0">
            <w:rPr>
              <w:b/>
              <w:bCs/>
              <w:noProof/>
            </w:rPr>
            <w:tab/>
          </w:r>
        </w:p>
      </w:sdtContent>
    </w:sdt>
    <w:p w14:paraId="6445758E" w14:textId="0D1B7C43" w:rsidR="00E148C0" w:rsidRDefault="00E148C0" w:rsidP="00D313A4">
      <w:pPr>
        <w:rPr>
          <w:ins w:id="2" w:author="Rajesh Hanbal" w:date="2023-11-07T22:29:00Z"/>
        </w:rPr>
      </w:pPr>
    </w:p>
    <w:p w14:paraId="594F2067" w14:textId="155B6675" w:rsidR="00A82C4A" w:rsidRDefault="00206D43" w:rsidP="00D313A4">
      <w:ins w:id="3" w:author="Rajesh Hanbal" w:date="2023-11-07T22:29:00Z">
        <w:r>
          <w:br w:type="page"/>
        </w:r>
      </w:ins>
    </w:p>
    <w:p w14:paraId="39EA8ADB" w14:textId="77777777" w:rsidR="00E7154E" w:rsidRPr="00E7154E" w:rsidRDefault="00E7154E" w:rsidP="00E7154E">
      <w:pPr>
        <w:pStyle w:val="Heading1"/>
      </w:pPr>
      <w:bookmarkStart w:id="4" w:name="_Toc199326396"/>
      <w:r w:rsidRPr="00E7154E">
        <w:lastRenderedPageBreak/>
        <w:t>BDA Parking Registration</w:t>
      </w:r>
      <w:bookmarkEnd w:id="4"/>
    </w:p>
    <w:p w14:paraId="1F4DF13F" w14:textId="77777777" w:rsidR="003E75B9" w:rsidRPr="003E75B9" w:rsidRDefault="003E75B9" w:rsidP="003E75B9"/>
    <w:p w14:paraId="12F263E0" w14:textId="772B6CD9" w:rsidR="002C38CF" w:rsidRPr="002C38CF" w:rsidRDefault="00807F99" w:rsidP="002C38CF">
      <w:pPr>
        <w:pStyle w:val="Heading2"/>
      </w:pPr>
      <w:bookmarkStart w:id="5" w:name="_Toc199326397"/>
      <w:r w:rsidRPr="001C22D4">
        <w:t>Introduction</w:t>
      </w:r>
      <w:bookmarkEnd w:id="5"/>
      <w:r w:rsidRPr="00C30370">
        <w:t xml:space="preserve"> </w:t>
      </w:r>
    </w:p>
    <w:p w14:paraId="4D7353C0" w14:textId="77777777" w:rsidR="00E01930" w:rsidRDefault="00E01930" w:rsidP="005869BA">
      <w:pPr>
        <w:jc w:val="both"/>
      </w:pPr>
      <w:r w:rsidRPr="00BC5B81">
        <w:t>The Department of Stamps and Registration</w:t>
      </w:r>
      <w:r>
        <w:t xml:space="preserve"> (henceforth referred to as “department”)</w:t>
      </w:r>
      <w:r w:rsidRPr="00BC5B81">
        <w:t xml:space="preserve"> is the custodian of registered public records such as Regist</w:t>
      </w:r>
      <w:r>
        <w:t>ration</w:t>
      </w:r>
      <w:r w:rsidRPr="00BC5B81">
        <w:t xml:space="preserve"> of Marriages and Firms, Documents pertaining to transactions namely sale, transfer or gift of immovable properties, Mortgage, Power of Attorneys, wills and many more.</w:t>
      </w:r>
      <w:r>
        <w:t xml:space="preserve"> </w:t>
      </w:r>
      <w:r w:rsidRPr="00BC5B81">
        <w:t>Maintenance and preservation of these critical public records is the prime responsibility of the department. The records or the information associated with registered records are to be made available to the public when requested through defined procedures. The department is also responsible for collecting stamp duty on behalf of the Government for specified transactions. The services are provided through 25</w:t>
      </w:r>
      <w:r>
        <w:t xml:space="preserve">8 </w:t>
      </w:r>
      <w:r w:rsidRPr="00BC5B81">
        <w:t xml:space="preserve">Sub-Registrar Offices (SROs), under </w:t>
      </w:r>
      <w:r>
        <w:t>the supervision</w:t>
      </w:r>
      <w:r w:rsidRPr="00BC5B81">
        <w:t xml:space="preserve"> of 3</w:t>
      </w:r>
      <w:r>
        <w:t>5</w:t>
      </w:r>
      <w:r w:rsidRPr="00BC5B81">
        <w:t xml:space="preserve"> District Registrar Offices, spread across the state.</w:t>
      </w:r>
    </w:p>
    <w:p w14:paraId="3C890C19" w14:textId="2E129C8D" w:rsidR="00C25DA8" w:rsidRDefault="00E01930" w:rsidP="00E01930">
      <w:pPr>
        <w:jc w:val="both"/>
      </w:pPr>
      <w:r>
        <w:t xml:space="preserve">The department has computerized the delivery of these services through the development of Kaveri software. </w:t>
      </w:r>
      <w:r w:rsidRPr="00BC5B81">
        <w:t xml:space="preserve">KAVERI Online service is a </w:t>
      </w:r>
      <w:r>
        <w:t>web-based</w:t>
      </w:r>
      <w:r w:rsidRPr="00BC5B81">
        <w:t xml:space="preserve"> application of </w:t>
      </w:r>
      <w:r>
        <w:t>the department that</w:t>
      </w:r>
      <w:r w:rsidRPr="00BC5B81">
        <w:t xml:space="preserve"> provides </w:t>
      </w:r>
      <w:r>
        <w:t xml:space="preserve">an </w:t>
      </w:r>
      <w:r w:rsidRPr="00BC5B81">
        <w:t xml:space="preserve">interface to the </w:t>
      </w:r>
      <w:r>
        <w:t>citizens</w:t>
      </w:r>
      <w:r w:rsidRPr="00BC5B81">
        <w:t xml:space="preserve"> required for </w:t>
      </w:r>
      <w:r>
        <w:t xml:space="preserve">documents, </w:t>
      </w:r>
      <w:r w:rsidRPr="00BC5B81">
        <w:t>marriage</w:t>
      </w:r>
      <w:r>
        <w:t>,</w:t>
      </w:r>
      <w:r w:rsidRPr="00BC5B81">
        <w:t xml:space="preserve"> </w:t>
      </w:r>
      <w:r>
        <w:t xml:space="preserve">and firm </w:t>
      </w:r>
      <w:r w:rsidRPr="00BC5B81">
        <w:t>registration. It enables citizens to know the details of stamp duty, property guidelines value, data entry for document registration and marriage registration</w:t>
      </w:r>
      <w:r>
        <w:t>,</w:t>
      </w:r>
      <w:r w:rsidRPr="00BC5B81">
        <w:t xml:space="preserve"> etc.</w:t>
      </w:r>
      <w:r>
        <w:t xml:space="preserve"> The list of modules of Kaveri 2.0 is available in Annexure 1</w:t>
      </w:r>
      <w:r w:rsidR="00EA140A">
        <w:t>.</w:t>
      </w:r>
    </w:p>
    <w:p w14:paraId="1B0CA365" w14:textId="77777777" w:rsidR="00213CE9" w:rsidRPr="00D01A83" w:rsidRDefault="00213CE9" w:rsidP="00E01930">
      <w:pPr>
        <w:jc w:val="both"/>
      </w:pPr>
    </w:p>
    <w:p w14:paraId="35692F32" w14:textId="3AC14EC8" w:rsidR="00D303E5" w:rsidRPr="001D7A9A" w:rsidRDefault="00CB1BF0" w:rsidP="00213CE9">
      <w:pPr>
        <w:pStyle w:val="Heading2"/>
      </w:pPr>
      <w:bookmarkStart w:id="6" w:name="_Toc199326398"/>
      <w:r w:rsidRPr="006D7D87">
        <w:t>D</w:t>
      </w:r>
      <w:r w:rsidR="00D01A83" w:rsidRPr="006D7D87">
        <w:t>ocument</w:t>
      </w:r>
      <w:r w:rsidR="00D01A83" w:rsidRPr="001217F6">
        <w:t xml:space="preserve"> </w:t>
      </w:r>
      <w:r w:rsidRPr="001217F6">
        <w:t>scope</w:t>
      </w:r>
      <w:bookmarkEnd w:id="6"/>
    </w:p>
    <w:p w14:paraId="6439F71F" w14:textId="028025C9" w:rsidR="00141FCA" w:rsidRPr="00171897" w:rsidRDefault="00171897" w:rsidP="005869BA">
      <w:pPr>
        <w:spacing w:before="100" w:beforeAutospacing="1" w:after="100" w:afterAutospacing="1" w:line="240" w:lineRule="auto"/>
        <w:jc w:val="both"/>
      </w:pPr>
      <w:r w:rsidRPr="00171897">
        <w:t xml:space="preserve">This document </w:t>
      </w:r>
      <w:r w:rsidR="00B53926">
        <w:t>is</w:t>
      </w:r>
      <w:r w:rsidRPr="00171897">
        <w:t xml:space="preserve"> the Functional Requirement Specification (FRS), outlining the functional features of </w:t>
      </w:r>
      <w:r w:rsidR="00A8225A">
        <w:rPr>
          <w:b/>
        </w:rPr>
        <w:t>BDA parking registration</w:t>
      </w:r>
      <w:r w:rsidR="009E4B93">
        <w:rPr>
          <w:b/>
        </w:rPr>
        <w:t xml:space="preserve"> </w:t>
      </w:r>
      <w:r w:rsidRPr="00171897">
        <w:t xml:space="preserve">within Kaveri 2.0. </w:t>
      </w:r>
      <w:r w:rsidR="005869BA">
        <w:t xml:space="preserve">Currently, Kaveri 2.0 enables citizens to transact </w:t>
      </w:r>
      <w:r w:rsidR="00A8225A">
        <w:t>the</w:t>
      </w:r>
      <w:r w:rsidR="00B53926">
        <w:t xml:space="preserve"> BDA </w:t>
      </w:r>
      <w:r w:rsidR="005869BA">
        <w:t>properties</w:t>
      </w:r>
      <w:r w:rsidR="00B53926">
        <w:t xml:space="preserve">, including car parking. </w:t>
      </w:r>
      <w:r w:rsidR="005869BA">
        <w:t xml:space="preserve">However, transactions involving </w:t>
      </w:r>
      <w:r w:rsidR="00A8225A">
        <w:t>only</w:t>
      </w:r>
      <w:r w:rsidR="00B53926">
        <w:t xml:space="preserve"> car</w:t>
      </w:r>
      <w:r w:rsidR="00A8225A">
        <w:t xml:space="preserve"> parking </w:t>
      </w:r>
      <w:r w:rsidR="00B53926">
        <w:t>on</w:t>
      </w:r>
      <w:r w:rsidR="00A8225A">
        <w:t xml:space="preserve"> </w:t>
      </w:r>
      <w:r w:rsidR="005869BA">
        <w:t>properties</w:t>
      </w:r>
      <w:r w:rsidR="00A8225A">
        <w:t xml:space="preserve"> </w:t>
      </w:r>
      <w:r w:rsidR="00B53926">
        <w:t xml:space="preserve">owned by BDA </w:t>
      </w:r>
      <w:r w:rsidR="005869BA">
        <w:t xml:space="preserve">are not permitted. </w:t>
      </w:r>
      <w:r w:rsidR="00B53926">
        <w:t>Implementing</w:t>
      </w:r>
      <w:r w:rsidR="005869BA">
        <w:t xml:space="preserve"> this feature facilitates citizens' </w:t>
      </w:r>
      <w:r w:rsidR="00181E4A">
        <w:t xml:space="preserve">transactions of only car parking </w:t>
      </w:r>
      <w:r w:rsidR="005869BA">
        <w:t xml:space="preserve">properties </w:t>
      </w:r>
      <w:r w:rsidR="00B1691A" w:rsidRPr="00B1691A">
        <w:rPr>
          <w:bCs/>
        </w:rPr>
        <w:t>by</w:t>
      </w:r>
      <w:r w:rsidR="00B1691A" w:rsidRPr="00566848">
        <w:rPr>
          <w:b/>
          <w:bCs/>
        </w:rPr>
        <w:t xml:space="preserve"> </w:t>
      </w:r>
      <w:r w:rsidR="00B1691A" w:rsidRPr="00B53926">
        <w:rPr>
          <w:b/>
          <w:bCs/>
          <w:highlight w:val="yellow"/>
        </w:rPr>
        <w:t>Sale</w:t>
      </w:r>
      <w:r w:rsidR="00A8225A">
        <w:rPr>
          <w:b/>
          <w:bCs/>
        </w:rPr>
        <w:t>.</w:t>
      </w:r>
    </w:p>
    <w:p w14:paraId="1FA569F2" w14:textId="6B6B23C4" w:rsidR="00171897" w:rsidRPr="004E654C" w:rsidRDefault="00171897" w:rsidP="00B53926">
      <w:pPr>
        <w:spacing w:before="100" w:beforeAutospacing="1" w:after="100" w:afterAutospacing="1" w:line="240" w:lineRule="auto"/>
        <w:jc w:val="both"/>
        <w:rPr>
          <w:rFonts w:eastAsia="Times New Roman" w:cstheme="minorHAnsi"/>
          <w:color w:val="000000" w:themeColor="text1"/>
          <w:lang w:eastAsia="en-IN"/>
        </w:rPr>
      </w:pPr>
      <w:r w:rsidRPr="00171897">
        <w:t xml:space="preserve">Prepared by the Centre for Smart Governance (CSG) and formally approved by the department, this document is intended for the departmental approving authority and the development team. </w:t>
      </w:r>
    </w:p>
    <w:p w14:paraId="0DAA7CC1" w14:textId="295A3AD7" w:rsidR="00DB389D" w:rsidRDefault="00765EDF" w:rsidP="00213CE9">
      <w:pPr>
        <w:pStyle w:val="Heading2"/>
      </w:pPr>
      <w:bookmarkStart w:id="7" w:name="_Toc199326399"/>
      <w:r w:rsidRPr="006D7D87">
        <w:t>Overview of the function</w:t>
      </w:r>
      <w:bookmarkEnd w:id="7"/>
    </w:p>
    <w:p w14:paraId="232AC696" w14:textId="5E9B8AAB" w:rsidR="00DB389D" w:rsidRDefault="00DB389D" w:rsidP="00DB389D">
      <w:pPr>
        <w:tabs>
          <w:tab w:val="left" w:pos="4962"/>
        </w:tabs>
      </w:pPr>
      <w:r>
        <w:rPr>
          <w:noProof/>
        </w:rPr>
        <mc:AlternateContent>
          <mc:Choice Requires="wps">
            <w:drawing>
              <wp:anchor distT="0" distB="0" distL="114300" distR="114300" simplePos="0" relativeHeight="251674624" behindDoc="0" locked="0" layoutInCell="1" allowOverlap="1" wp14:anchorId="285400FF" wp14:editId="7A61A4F4">
                <wp:simplePos x="0" y="0"/>
                <wp:positionH relativeFrom="column">
                  <wp:posOffset>1009650</wp:posOffset>
                </wp:positionH>
                <wp:positionV relativeFrom="paragraph">
                  <wp:posOffset>1419225</wp:posOffset>
                </wp:positionV>
                <wp:extent cx="1504950" cy="439387"/>
                <wp:effectExtent l="0" t="19050" r="38100" b="37465"/>
                <wp:wrapNone/>
                <wp:docPr id="3" name="Arrow: Right 3"/>
                <wp:cNvGraphicFramePr/>
                <a:graphic xmlns:a="http://schemas.openxmlformats.org/drawingml/2006/main">
                  <a:graphicData uri="http://schemas.microsoft.com/office/word/2010/wordprocessingShape">
                    <wps:wsp>
                      <wps:cNvSpPr/>
                      <wps:spPr>
                        <a:xfrm>
                          <a:off x="0" y="0"/>
                          <a:ext cx="1504950" cy="439387"/>
                        </a:xfrm>
                        <a:prstGeom prst="rightArrow">
                          <a:avLst>
                            <a:gd name="adj1" fmla="val 50000"/>
                            <a:gd name="adj2" fmla="val 48551"/>
                          </a:avLst>
                        </a:prstGeom>
                        <a:solidFill>
                          <a:schemeClr val="accent1">
                            <a:lumMod val="50000"/>
                          </a:schemeClr>
                        </a:solidFill>
                        <a:ln>
                          <a:solidFill>
                            <a:schemeClr val="accent1">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A52E08C" w14:textId="56598CAB" w:rsidR="0043350D" w:rsidRPr="00A37F8E" w:rsidRDefault="00EB7582" w:rsidP="00DB389D">
                            <w:pPr>
                              <w:jc w:val="center"/>
                              <w:rPr>
                                <w:b/>
                                <w:sz w:val="16"/>
                                <w:szCs w:val="16"/>
                                <w:lang w:val="en-US"/>
                              </w:rPr>
                            </w:pPr>
                            <w:r>
                              <w:rPr>
                                <w:b/>
                                <w:sz w:val="16"/>
                                <w:szCs w:val="16"/>
                                <w:lang w:val="en-US"/>
                              </w:rPr>
                              <w:t>B</w:t>
                            </w:r>
                            <w:r w:rsidR="00A37F8E" w:rsidRPr="00A37F8E">
                              <w:rPr>
                                <w:b/>
                                <w:sz w:val="16"/>
                                <w:szCs w:val="16"/>
                                <w:lang w:val="en-US"/>
                              </w:rPr>
                              <w:t xml:space="preserve">DA </w:t>
                            </w:r>
                            <w:r>
                              <w:rPr>
                                <w:b/>
                                <w:sz w:val="16"/>
                                <w:szCs w:val="16"/>
                                <w:lang w:val="en-US"/>
                              </w:rPr>
                              <w:t>parking registration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5400F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 o:spid="_x0000_s1026" type="#_x0000_t13" style="position:absolute;margin-left:79.5pt;margin-top:111.75pt;width:118.5pt;height:34.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" adj="18538" fillcolor="#1f3763 [1604]" strokecolor="#d9e2f3 [660]" strokeweight="1pt">
                <v:textbox>
                  <w:txbxContent>
                    <w:p w14:paraId="1A52E08C" w14:textId="56598CAB" w:rsidR="0043350D" w:rsidRPr="00A37F8E" w:rsidRDefault="00EB7582" w:rsidP="00DB389D">
                      <w:pPr>
                        <w:jc w:val="center"/>
                        <w:rPr>
                          <w:b/>
                          <w:sz w:val="16"/>
                          <w:szCs w:val="16"/>
                          <w:lang w:val="en-US"/>
                        </w:rPr>
                      </w:pPr>
                      <w:r>
                        <w:rPr>
                          <w:b/>
                          <w:sz w:val="16"/>
                          <w:szCs w:val="16"/>
                          <w:lang w:val="en-US"/>
                        </w:rPr>
                        <w:t>B</w:t>
                      </w:r>
                      <w:r w:rsidR="00A37F8E" w:rsidRPr="00A37F8E">
                        <w:rPr>
                          <w:b/>
                          <w:sz w:val="16"/>
                          <w:szCs w:val="16"/>
                          <w:lang w:val="en-US"/>
                        </w:rPr>
                        <w:t xml:space="preserve">DA </w:t>
                      </w:r>
                      <w:r>
                        <w:rPr>
                          <w:b/>
                          <w:sz w:val="16"/>
                          <w:szCs w:val="16"/>
                          <w:lang w:val="en-US"/>
                        </w:rPr>
                        <w:t>parking registration</w:t>
                      </w:r>
                    </w:p>
                  </w:txbxContent>
                </v:textbox>
              </v:shape>
            </w:pict>
          </mc:Fallback>
        </mc:AlternateContent>
      </w:r>
      <w:r>
        <w:rPr>
          <w:noProof/>
        </w:rPr>
        <w:drawing>
          <wp:inline distT="0" distB="0" distL="0" distR="0" wp14:anchorId="39EAE0AC" wp14:editId="2220CCA4">
            <wp:extent cx="5334000" cy="1704975"/>
            <wp:effectExtent l="19050" t="0" r="38100" b="0"/>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2E92A643" w14:textId="77777777" w:rsidR="00752365" w:rsidRDefault="00752365" w:rsidP="00C44B8E">
      <w:pPr>
        <w:rPr>
          <w:b/>
          <w:color w:val="2F5496" w:themeColor="accent1" w:themeShade="BF"/>
        </w:rPr>
      </w:pPr>
    </w:p>
    <w:p w14:paraId="11A384F4" w14:textId="1180D28D" w:rsidR="008122D5" w:rsidRPr="00035477" w:rsidRDefault="00DB389D" w:rsidP="00035477">
      <w:pPr>
        <w:jc w:val="center"/>
        <w:rPr>
          <w:i/>
          <w:color w:val="000000" w:themeColor="text1"/>
          <w:sz w:val="20"/>
          <w:szCs w:val="20"/>
        </w:rPr>
      </w:pPr>
      <w:r w:rsidRPr="00743B3C">
        <w:rPr>
          <w:i/>
          <w:color w:val="2F5496" w:themeColor="accent1" w:themeShade="BF"/>
          <w:sz w:val="20"/>
          <w:szCs w:val="20"/>
        </w:rPr>
        <w:t>Fig</w:t>
      </w:r>
      <w:r w:rsidR="00BD6C9A" w:rsidRPr="00743B3C">
        <w:rPr>
          <w:i/>
          <w:color w:val="2F5496" w:themeColor="accent1" w:themeShade="BF"/>
          <w:sz w:val="20"/>
          <w:szCs w:val="20"/>
        </w:rPr>
        <w:t>ure 1</w:t>
      </w:r>
      <w:r w:rsidRPr="00743B3C">
        <w:rPr>
          <w:i/>
          <w:color w:val="2F5496" w:themeColor="accent1" w:themeShade="BF"/>
          <w:sz w:val="20"/>
          <w:szCs w:val="20"/>
        </w:rPr>
        <w:t xml:space="preserve">: </w:t>
      </w:r>
      <w:r w:rsidR="006B0DCF">
        <w:rPr>
          <w:i/>
          <w:color w:val="1F3864" w:themeColor="accent1" w:themeShade="80"/>
          <w:sz w:val="20"/>
          <w:szCs w:val="20"/>
          <w:u w:val="single"/>
        </w:rPr>
        <w:t>BDA parking registration</w:t>
      </w:r>
      <w:r w:rsidR="00D71723">
        <w:rPr>
          <w:i/>
          <w:color w:val="1F3864" w:themeColor="accent1" w:themeShade="80"/>
          <w:sz w:val="20"/>
          <w:szCs w:val="20"/>
          <w:u w:val="single"/>
        </w:rPr>
        <w:t xml:space="preserve"> </w:t>
      </w:r>
      <w:r w:rsidRPr="00743B3C">
        <w:rPr>
          <w:i/>
          <w:color w:val="1F3864" w:themeColor="accent1" w:themeShade="80"/>
          <w:sz w:val="20"/>
          <w:szCs w:val="20"/>
          <w:u w:val="single"/>
        </w:rPr>
        <w:t>function in Document registration</w:t>
      </w:r>
    </w:p>
    <w:p w14:paraId="6588A34D" w14:textId="30C4D00D" w:rsidR="00C100F8" w:rsidRPr="00C100F8" w:rsidRDefault="005E0F06" w:rsidP="00C100F8">
      <w:r w:rsidRPr="005E0F06">
        <w:lastRenderedPageBreak/>
        <w:t xml:space="preserve">The </w:t>
      </w:r>
      <w:r w:rsidR="00F02308">
        <w:t>BDA parking registration</w:t>
      </w:r>
      <w:r w:rsidR="0014059D">
        <w:t xml:space="preserve"> </w:t>
      </w:r>
      <w:r w:rsidRPr="005E0F06">
        <w:t>feature</w:t>
      </w:r>
      <w:r w:rsidR="00C100F8">
        <w:t xml:space="preserve"> requires minor modifications during the application submission and SR scrutiny phases. There will be no market valuation involved as there is no transaction on property in both application submission and SR scrutiny phases. The detailed flow will be discussed further.</w:t>
      </w:r>
    </w:p>
    <w:p w14:paraId="7F8E136E" w14:textId="77777777" w:rsidR="003B72A6" w:rsidRDefault="003B72A6" w:rsidP="00E308C5"/>
    <w:p w14:paraId="41C2FB76" w14:textId="77777777" w:rsidR="00F332C1" w:rsidRPr="00FD3A7A" w:rsidRDefault="00F332C1" w:rsidP="00FD3A7A">
      <w:pPr>
        <w:rPr>
          <w:i/>
          <w:iCs/>
          <w:color w:val="44546A" w:themeColor="text2"/>
          <w:sz w:val="18"/>
          <w:szCs w:val="18"/>
        </w:rPr>
      </w:pPr>
    </w:p>
    <w:p w14:paraId="41DB7796" w14:textId="64691F07" w:rsidR="0081775D" w:rsidRDefault="00BA6191" w:rsidP="00213CE9">
      <w:pPr>
        <w:pStyle w:val="Heading2"/>
      </w:pPr>
      <w:bookmarkStart w:id="8" w:name="_Toc199326400"/>
      <w:r w:rsidRPr="00165427">
        <w:t xml:space="preserve">Description of the </w:t>
      </w:r>
      <w:r w:rsidR="00AB78CC" w:rsidRPr="00165427">
        <w:t>f</w:t>
      </w:r>
      <w:r w:rsidRPr="00165427">
        <w:t xml:space="preserve">unctional </w:t>
      </w:r>
      <w:r w:rsidR="00AB78CC" w:rsidRPr="00165427">
        <w:t>r</w:t>
      </w:r>
      <w:r w:rsidRPr="00165427">
        <w:t>equirement</w:t>
      </w:r>
      <w:bookmarkEnd w:id="8"/>
    </w:p>
    <w:p w14:paraId="7228F0AB" w14:textId="2EA7C5C5" w:rsidR="00764DE1" w:rsidRDefault="00784346" w:rsidP="00764DE1">
      <w:pPr>
        <w:pStyle w:val="Heading3"/>
      </w:pPr>
      <w:bookmarkStart w:id="9" w:name="_Toc199326401"/>
      <w:r>
        <w:t>As-Is: Existing process</w:t>
      </w:r>
      <w:bookmarkEnd w:id="9"/>
    </w:p>
    <w:p w14:paraId="1CFCAB82" w14:textId="3E713EB5" w:rsidR="00764DE1" w:rsidRPr="00764DE1" w:rsidRDefault="00764DE1" w:rsidP="00764DE1">
      <w:pPr>
        <w:pStyle w:val="Heading4"/>
      </w:pPr>
      <w:r w:rsidRPr="001C4D4F">
        <w:t xml:space="preserve">Interaction diagram of </w:t>
      </w:r>
      <w:r w:rsidR="0022065A">
        <w:t xml:space="preserve">Application </w:t>
      </w:r>
      <w:r w:rsidR="00585DBE">
        <w:t>Submission</w:t>
      </w:r>
    </w:p>
    <w:p w14:paraId="6603DB2E" w14:textId="66413A96" w:rsidR="003622F7" w:rsidRDefault="00B77529" w:rsidP="001F0112">
      <w:pPr>
        <w:spacing w:before="240"/>
        <w:rPr>
          <w:rStyle w:val="Strong"/>
          <w:rFonts w:cstheme="minorHAnsi"/>
          <w:bCs w:val="0"/>
          <w:color w:val="000000" w:themeColor="text1"/>
          <w:u w:val="single"/>
        </w:rPr>
      </w:pPr>
      <w:r>
        <w:rPr>
          <w:rFonts w:cstheme="minorHAnsi"/>
          <w:b/>
          <w:noProof/>
          <w:color w:val="000000" w:themeColor="text1"/>
          <w:u w:val="single"/>
        </w:rPr>
        <w:drawing>
          <wp:inline distT="0" distB="0" distL="0" distR="0" wp14:anchorId="6F718A4B" wp14:editId="1E81C468">
            <wp:extent cx="5566410" cy="4021455"/>
            <wp:effectExtent l="0" t="0" r="0" b="0"/>
            <wp:docPr id="17743869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386960" name="Picture 1774386960"/>
                    <pic:cNvPicPr/>
                  </pic:nvPicPr>
                  <pic:blipFill>
                    <a:blip r:embed="rId16"/>
                    <a:stretch>
                      <a:fillRect/>
                    </a:stretch>
                  </pic:blipFill>
                  <pic:spPr>
                    <a:xfrm>
                      <a:off x="0" y="0"/>
                      <a:ext cx="5566410" cy="4021455"/>
                    </a:xfrm>
                    <a:prstGeom prst="rect">
                      <a:avLst/>
                    </a:prstGeom>
                  </pic:spPr>
                </pic:pic>
              </a:graphicData>
            </a:graphic>
          </wp:inline>
        </w:drawing>
      </w:r>
    </w:p>
    <w:p w14:paraId="404D4FFB" w14:textId="087E07F4" w:rsidR="0081775D" w:rsidRPr="00A4182F" w:rsidRDefault="003C681C" w:rsidP="001F0112">
      <w:pPr>
        <w:spacing w:before="240"/>
        <w:rPr>
          <w:u w:val="single"/>
        </w:rPr>
      </w:pPr>
      <w:r>
        <w:rPr>
          <w:rStyle w:val="Strong"/>
          <w:rFonts w:cstheme="minorHAnsi"/>
          <w:bCs w:val="0"/>
          <w:color w:val="000000" w:themeColor="text1"/>
          <w:u w:val="single"/>
        </w:rPr>
        <w:t>As-Is</w:t>
      </w:r>
      <w:r w:rsidR="0081775D" w:rsidRPr="00A4182F">
        <w:rPr>
          <w:rStyle w:val="Strong"/>
          <w:rFonts w:cstheme="minorHAnsi"/>
          <w:bCs w:val="0"/>
          <w:color w:val="000000" w:themeColor="text1"/>
          <w:u w:val="single"/>
        </w:rPr>
        <w:t>: Application Submission</w:t>
      </w:r>
    </w:p>
    <w:p w14:paraId="3D9B365C" w14:textId="77777777" w:rsidR="000F0F9A" w:rsidRDefault="000F0F9A" w:rsidP="00BC4D22">
      <w:pPr>
        <w:pStyle w:val="ListParagraph"/>
        <w:numPr>
          <w:ilvl w:val="0"/>
          <w:numId w:val="17"/>
        </w:numPr>
      </w:pPr>
      <w:r>
        <w:t xml:space="preserve">The citizen logs into </w:t>
      </w:r>
      <w:r w:rsidRPr="00794E7A">
        <w:rPr>
          <w:rStyle w:val="Strong"/>
          <w:b w:val="0"/>
        </w:rPr>
        <w:t>Kaveri 2.0</w:t>
      </w:r>
      <w:r>
        <w:t xml:space="preserve"> and selects the </w:t>
      </w:r>
      <w:r w:rsidRPr="00794E7A">
        <w:rPr>
          <w:rStyle w:val="Strong"/>
          <w:b w:val="0"/>
        </w:rPr>
        <w:t>Document Registration</w:t>
      </w:r>
      <w:r>
        <w:t xml:space="preserve"> module.</w:t>
      </w:r>
    </w:p>
    <w:p w14:paraId="068139FF" w14:textId="77777777" w:rsidR="000F0F9A" w:rsidRPr="00794E7A" w:rsidRDefault="000F0F9A" w:rsidP="00BC4D22">
      <w:pPr>
        <w:pStyle w:val="ListParagraph"/>
        <w:numPr>
          <w:ilvl w:val="0"/>
          <w:numId w:val="17"/>
        </w:numPr>
        <w:rPr>
          <w:b/>
        </w:rPr>
      </w:pPr>
      <w:r>
        <w:t xml:space="preserve">The citizen enters document details, including the </w:t>
      </w:r>
      <w:r w:rsidRPr="00794E7A">
        <w:rPr>
          <w:rStyle w:val="Strong"/>
          <w:b w:val="0"/>
        </w:rPr>
        <w:t>nature of the document, article, and sub-article</w:t>
      </w:r>
      <w:r w:rsidRPr="00794E7A">
        <w:rPr>
          <w:b/>
        </w:rPr>
        <w:t>.</w:t>
      </w:r>
    </w:p>
    <w:p w14:paraId="269AA58F" w14:textId="77777777" w:rsidR="000F0F9A" w:rsidRDefault="000F0F9A" w:rsidP="00BC4D22">
      <w:pPr>
        <w:pStyle w:val="ListParagraph"/>
        <w:numPr>
          <w:ilvl w:val="0"/>
          <w:numId w:val="17"/>
        </w:numPr>
      </w:pPr>
      <w:r>
        <w:t xml:space="preserve">The citizen selects the </w:t>
      </w:r>
      <w:r w:rsidRPr="00794E7A">
        <w:t>property type</w:t>
      </w:r>
      <w:r>
        <w:t xml:space="preserve"> and enters the necessary details.</w:t>
      </w:r>
    </w:p>
    <w:p w14:paraId="15CE2216" w14:textId="4FBF08CE" w:rsidR="000F0F9A" w:rsidRDefault="000F0F9A" w:rsidP="00BC4D22">
      <w:pPr>
        <w:pStyle w:val="ListParagraph"/>
        <w:numPr>
          <w:ilvl w:val="0"/>
          <w:numId w:val="17"/>
        </w:numPr>
      </w:pPr>
      <w:r>
        <w:t xml:space="preserve">The system retrieves the </w:t>
      </w:r>
      <w:r w:rsidRPr="00A47775">
        <w:rPr>
          <w:rStyle w:val="Strong"/>
          <w:b w:val="0"/>
        </w:rPr>
        <w:t xml:space="preserve">property </w:t>
      </w:r>
      <w:r w:rsidR="005869BA">
        <w:rPr>
          <w:rStyle w:val="Strong"/>
          <w:b w:val="0"/>
        </w:rPr>
        <w:t>owner's</w:t>
      </w:r>
      <w:r w:rsidRPr="00A47775">
        <w:rPr>
          <w:rStyle w:val="Strong"/>
          <w:b w:val="0"/>
        </w:rPr>
        <w:t xml:space="preserve"> details</w:t>
      </w:r>
      <w:r>
        <w:t xml:space="preserve"> from </w:t>
      </w:r>
      <w:r w:rsidR="00B2713E" w:rsidRPr="00B2713E">
        <w:rPr>
          <w:rStyle w:val="Strong"/>
          <w:b w:val="0"/>
        </w:rPr>
        <w:t>the integrating department</w:t>
      </w:r>
      <w:r w:rsidRPr="00B2713E">
        <w:t>.</w:t>
      </w:r>
    </w:p>
    <w:p w14:paraId="1FFE763E" w14:textId="77777777" w:rsidR="000F0F9A" w:rsidRPr="00A47775" w:rsidRDefault="000F0F9A" w:rsidP="00BC4D22">
      <w:pPr>
        <w:pStyle w:val="ListParagraph"/>
        <w:numPr>
          <w:ilvl w:val="0"/>
          <w:numId w:val="17"/>
        </w:numPr>
        <w:rPr>
          <w:b/>
        </w:rPr>
      </w:pPr>
      <w:r>
        <w:t xml:space="preserve">The citizen selects the </w:t>
      </w:r>
      <w:r w:rsidRPr="00A47775">
        <w:rPr>
          <w:rStyle w:val="Strong"/>
          <w:b w:val="0"/>
        </w:rPr>
        <w:t>property</w:t>
      </w:r>
      <w:r>
        <w:t xml:space="preserve"> and inputs relevant data, including </w:t>
      </w:r>
      <w:r w:rsidRPr="00A47775">
        <w:rPr>
          <w:rStyle w:val="Strong"/>
          <w:b w:val="0"/>
        </w:rPr>
        <w:t>property and party details</w:t>
      </w:r>
      <w:r w:rsidRPr="00A47775">
        <w:rPr>
          <w:b/>
        </w:rPr>
        <w:t>.</w:t>
      </w:r>
    </w:p>
    <w:p w14:paraId="000AF09C" w14:textId="110BBE4E" w:rsidR="000F0F9A" w:rsidRPr="00A47775" w:rsidRDefault="005869BA" w:rsidP="00BC4D22">
      <w:pPr>
        <w:pStyle w:val="ListParagraph"/>
        <w:numPr>
          <w:ilvl w:val="0"/>
          <w:numId w:val="17"/>
        </w:numPr>
        <w:rPr>
          <w:b/>
        </w:rPr>
      </w:pPr>
      <w:r>
        <w:t xml:space="preserve">After entering all required information, the citizen </w:t>
      </w:r>
      <w:r w:rsidR="00316A61">
        <w:t>calculates</w:t>
      </w:r>
      <w:r>
        <w:t xml:space="preserve"> the</w:t>
      </w:r>
      <w:r w:rsidR="000F0F9A" w:rsidRPr="00A47775">
        <w:rPr>
          <w:rStyle w:val="Strong"/>
          <w:b w:val="0"/>
        </w:rPr>
        <w:t xml:space="preserve"> market valuation and stamp duty fee</w:t>
      </w:r>
      <w:r w:rsidR="000F0F9A" w:rsidRPr="00A47775">
        <w:rPr>
          <w:b/>
        </w:rPr>
        <w:t>.</w:t>
      </w:r>
    </w:p>
    <w:p w14:paraId="3EBD3A1C" w14:textId="7BD01EE7" w:rsidR="000F0F9A" w:rsidRDefault="000F0F9A" w:rsidP="00BC4D22">
      <w:pPr>
        <w:pStyle w:val="ListParagraph"/>
        <w:numPr>
          <w:ilvl w:val="0"/>
          <w:numId w:val="17"/>
        </w:numPr>
      </w:pPr>
      <w:r>
        <w:t xml:space="preserve">The citizen uploads the </w:t>
      </w:r>
      <w:r w:rsidRPr="00D12B5F">
        <w:rPr>
          <w:rStyle w:val="Strong"/>
          <w:b w:val="0"/>
        </w:rPr>
        <w:t>executed deed copy</w:t>
      </w:r>
      <w:r>
        <w:t xml:space="preserve"> along with relevant </w:t>
      </w:r>
      <w:r w:rsidRPr="00D12B5F">
        <w:rPr>
          <w:rStyle w:val="Strong"/>
          <w:b w:val="0"/>
        </w:rPr>
        <w:t>annexures</w:t>
      </w:r>
      <w:r>
        <w:t>.</w:t>
      </w:r>
    </w:p>
    <w:p w14:paraId="7C6B08CE" w14:textId="7E0E69B0" w:rsidR="000F0F9A" w:rsidRDefault="000F0F9A" w:rsidP="00BC4D22">
      <w:pPr>
        <w:pStyle w:val="ListParagraph"/>
        <w:numPr>
          <w:ilvl w:val="0"/>
          <w:numId w:val="17"/>
        </w:numPr>
      </w:pPr>
      <w:r>
        <w:lastRenderedPageBreak/>
        <w:t>After uploading all required documents, the citizen</w:t>
      </w:r>
      <w:r w:rsidR="00172CF3">
        <w:t xml:space="preserve"> </w:t>
      </w:r>
      <w:r w:rsidR="00172CF3">
        <w:rPr>
          <w:rStyle w:val="Strong"/>
          <w:b w:val="0"/>
        </w:rPr>
        <w:t xml:space="preserve">selects the </w:t>
      </w:r>
      <w:r w:rsidR="000D5393">
        <w:rPr>
          <w:rStyle w:val="Strong"/>
          <w:b w:val="0"/>
        </w:rPr>
        <w:t>SRO</w:t>
      </w:r>
      <w:r w:rsidR="00491D33">
        <w:rPr>
          <w:rStyle w:val="Strong"/>
          <w:b w:val="0"/>
        </w:rPr>
        <w:t xml:space="preserve"> and</w:t>
      </w:r>
      <w:r>
        <w:t xml:space="preserve"> submits the </w:t>
      </w:r>
      <w:r w:rsidRPr="00DA6AC0">
        <w:rPr>
          <w:rStyle w:val="Strong"/>
          <w:b w:val="0"/>
        </w:rPr>
        <w:t>application</w:t>
      </w:r>
      <w:r>
        <w:t>.</w:t>
      </w:r>
    </w:p>
    <w:p w14:paraId="2BF62B4C" w14:textId="5F9CCFAA" w:rsidR="000663B8" w:rsidRDefault="000F0F9A" w:rsidP="00DD6F04">
      <w:pPr>
        <w:pStyle w:val="ListParagraph"/>
        <w:numPr>
          <w:ilvl w:val="0"/>
          <w:numId w:val="17"/>
        </w:numPr>
      </w:pPr>
      <w:r>
        <w:t xml:space="preserve">The system forwards the application to the </w:t>
      </w:r>
      <w:r w:rsidRPr="007C3C64">
        <w:rPr>
          <w:rStyle w:val="Strong"/>
          <w:b w:val="0"/>
        </w:rPr>
        <w:t>jurisdictional SRO dashboard</w:t>
      </w:r>
      <w:r>
        <w:t xml:space="preserve"> for further processing.</w:t>
      </w:r>
    </w:p>
    <w:p w14:paraId="2FC2E629" w14:textId="77777777" w:rsidR="00DE3260" w:rsidRPr="000663B8" w:rsidRDefault="00DE3260" w:rsidP="00DD6F04">
      <w:pPr>
        <w:rPr>
          <w:rFonts w:ascii="Times New Roman" w:eastAsia="Times New Roman" w:hAnsi="Times New Roman"/>
          <w:sz w:val="24"/>
          <w:szCs w:val="24"/>
          <w:lang w:eastAsia="en-IN"/>
        </w:rPr>
      </w:pPr>
    </w:p>
    <w:p w14:paraId="40D16FE1" w14:textId="62BC34AC" w:rsidR="005E42E0" w:rsidRDefault="00663B77" w:rsidP="005E42E0">
      <w:pPr>
        <w:pStyle w:val="Heading3"/>
      </w:pPr>
      <w:bookmarkStart w:id="10" w:name="_Toc199326402"/>
      <w:r>
        <w:t xml:space="preserve">To-Be: </w:t>
      </w:r>
      <w:r w:rsidR="00B41A00">
        <w:t>BDA parking registration</w:t>
      </w:r>
      <w:bookmarkEnd w:id="10"/>
      <w:r>
        <w:t xml:space="preserve"> </w:t>
      </w:r>
    </w:p>
    <w:p w14:paraId="71FC8FEA" w14:textId="36CDAA6D" w:rsidR="006F58C7" w:rsidRDefault="00351D0E" w:rsidP="005E42E0">
      <w:pPr>
        <w:pStyle w:val="Heading4"/>
      </w:pPr>
      <w:r w:rsidRPr="001C4D4F">
        <w:t xml:space="preserve">Interaction </w:t>
      </w:r>
      <w:r w:rsidR="005869BA">
        <w:t>Diagram</w:t>
      </w:r>
      <w:r w:rsidRPr="001C4D4F">
        <w:t xml:space="preserve"> of </w:t>
      </w:r>
      <w:r>
        <w:t xml:space="preserve">Application </w:t>
      </w:r>
      <w:r w:rsidR="005869BA">
        <w:t>Submission</w:t>
      </w:r>
    </w:p>
    <w:p w14:paraId="1651B8D6" w14:textId="0A5BA4D5" w:rsidR="005E42E0" w:rsidRDefault="00D24BE8" w:rsidP="00B2713E">
      <w:pPr>
        <w:jc w:val="center"/>
      </w:pPr>
      <w:r>
        <w:rPr>
          <w:noProof/>
        </w:rPr>
        <w:drawing>
          <wp:inline distT="0" distB="0" distL="0" distR="0" wp14:anchorId="78CF2750" wp14:editId="448D12A7">
            <wp:extent cx="5566410" cy="3450590"/>
            <wp:effectExtent l="0" t="0" r="0" b="0"/>
            <wp:docPr id="833311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1114" name="Picture 83331114"/>
                    <pic:cNvPicPr/>
                  </pic:nvPicPr>
                  <pic:blipFill>
                    <a:blip r:embed="rId17"/>
                    <a:stretch>
                      <a:fillRect/>
                    </a:stretch>
                  </pic:blipFill>
                  <pic:spPr>
                    <a:xfrm>
                      <a:off x="0" y="0"/>
                      <a:ext cx="5566410" cy="3450590"/>
                    </a:xfrm>
                    <a:prstGeom prst="rect">
                      <a:avLst/>
                    </a:prstGeom>
                  </pic:spPr>
                </pic:pic>
              </a:graphicData>
            </a:graphic>
          </wp:inline>
        </w:drawing>
      </w:r>
    </w:p>
    <w:p w14:paraId="544A8754" w14:textId="263B0201" w:rsidR="002F1418" w:rsidRDefault="002F1418" w:rsidP="00F975CD">
      <w:pPr>
        <w:spacing w:before="240"/>
        <w:rPr>
          <w:rStyle w:val="Strong"/>
          <w:rFonts w:cstheme="minorHAnsi"/>
          <w:bCs w:val="0"/>
          <w:color w:val="000000" w:themeColor="text1"/>
          <w:u w:val="single"/>
        </w:rPr>
      </w:pPr>
    </w:p>
    <w:tbl>
      <w:tblPr>
        <w:tblStyle w:val="GridTable4-Accent1"/>
        <w:tblW w:w="9029" w:type="dxa"/>
        <w:tblInd w:w="-113" w:type="dxa"/>
        <w:tblBorders>
          <w:top w:val="single" w:sz="4" w:space="0" w:color="auto"/>
          <w:left w:val="single" w:sz="4" w:space="0" w:color="auto"/>
          <w:bottom w:val="single" w:sz="4" w:space="0" w:color="auto"/>
          <w:right w:val="single" w:sz="4" w:space="0" w:color="auto"/>
          <w:insideH w:val="none" w:sz="0" w:space="0" w:color="auto"/>
          <w:insideV w:val="single" w:sz="4" w:space="0" w:color="auto"/>
        </w:tblBorders>
        <w:tblLook w:val="0200" w:firstRow="0" w:lastRow="0" w:firstColumn="0" w:lastColumn="0" w:noHBand="1" w:noVBand="0"/>
      </w:tblPr>
      <w:tblGrid>
        <w:gridCol w:w="1036"/>
        <w:gridCol w:w="1026"/>
        <w:gridCol w:w="1248"/>
        <w:gridCol w:w="1106"/>
        <w:gridCol w:w="1115"/>
        <w:gridCol w:w="1074"/>
        <w:gridCol w:w="1210"/>
        <w:gridCol w:w="1214"/>
      </w:tblGrid>
      <w:tr w:rsidR="00430AB4" w:rsidRPr="007F671E" w14:paraId="0454340E" w14:textId="77777777" w:rsidTr="00430AB4">
        <w:trPr>
          <w:trHeight w:val="1841"/>
        </w:trPr>
        <w:tc>
          <w:tcPr>
            <w:cnfStyle w:val="000010000000" w:firstRow="0" w:lastRow="0" w:firstColumn="0" w:lastColumn="0" w:oddVBand="1" w:evenVBand="0" w:oddHBand="0" w:evenHBand="0" w:firstRowFirstColumn="0" w:firstRowLastColumn="0" w:lastRowFirstColumn="0" w:lastRowLastColumn="0"/>
            <w:tcW w:w="1036" w:type="dxa"/>
            <w:shd w:val="clear" w:color="auto" w:fill="auto"/>
            <w:noWrap/>
            <w:hideMark/>
          </w:tcPr>
          <w:p w14:paraId="69F36FBE" w14:textId="77777777" w:rsidR="00430AB4" w:rsidRPr="007F671E" w:rsidRDefault="00430AB4" w:rsidP="00417C0A">
            <w:pPr>
              <w:rPr>
                <w:rFonts w:eastAsia="Times New Roman" w:cstheme="minorHAnsi"/>
                <w:color w:val="000000"/>
                <w:lang w:eastAsia="en-IN"/>
              </w:rPr>
            </w:pPr>
            <w:r w:rsidRPr="007F671E">
              <w:rPr>
                <w:rFonts w:eastAsia="Times New Roman" w:cstheme="minorHAnsi"/>
                <w:color w:val="000000"/>
                <w:lang w:eastAsia="en-IN"/>
              </w:rPr>
              <w:t>Article Selection</w:t>
            </w:r>
          </w:p>
        </w:tc>
        <w:tc>
          <w:tcPr>
            <w:tcW w:w="1026" w:type="dxa"/>
            <w:tcBorders>
              <w:top w:val="single" w:sz="4" w:space="0" w:color="auto"/>
              <w:right w:val="single" w:sz="4" w:space="0" w:color="000000"/>
            </w:tcBorders>
            <w:shd w:val="clear" w:color="auto" w:fill="auto"/>
            <w:noWrap/>
            <w:hideMark/>
          </w:tcPr>
          <w:p w14:paraId="3B12AACF" w14:textId="77777777" w:rsidR="00430AB4" w:rsidRPr="007F671E" w:rsidRDefault="00430AB4" w:rsidP="00417C0A">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7F671E">
              <w:rPr>
                <w:rFonts w:eastAsia="Times New Roman" w:cstheme="minorHAnsi"/>
                <w:color w:val="000000"/>
                <w:lang w:eastAsia="en-IN"/>
              </w:rPr>
              <w:t>Property Search</w:t>
            </w:r>
          </w:p>
        </w:tc>
        <w:tc>
          <w:tcPr>
            <w:cnfStyle w:val="000010000000" w:firstRow="0" w:lastRow="0" w:firstColumn="0" w:lastColumn="0" w:oddVBand="1" w:evenVBand="0" w:oddHBand="0" w:evenHBand="0" w:firstRowFirstColumn="0" w:firstRowLastColumn="0" w:lastRowFirstColumn="0" w:lastRowLastColumn="0"/>
            <w:tcW w:w="1248" w:type="dxa"/>
            <w:tcBorders>
              <w:top w:val="single" w:sz="4" w:space="0" w:color="000000"/>
              <w:left w:val="single" w:sz="4" w:space="0" w:color="000000"/>
              <w:right w:val="single" w:sz="4" w:space="0" w:color="000000"/>
            </w:tcBorders>
            <w:shd w:val="clear" w:color="auto" w:fill="auto"/>
            <w:noWrap/>
            <w:hideMark/>
          </w:tcPr>
          <w:p w14:paraId="562F986C" w14:textId="77777777" w:rsidR="00430AB4" w:rsidRPr="007F671E" w:rsidRDefault="00430AB4" w:rsidP="00417C0A">
            <w:pPr>
              <w:rPr>
                <w:rFonts w:eastAsia="Times New Roman" w:cstheme="minorHAnsi"/>
                <w:color w:val="000000"/>
                <w:lang w:eastAsia="en-IN"/>
              </w:rPr>
            </w:pPr>
            <w:r w:rsidRPr="007F671E">
              <w:rPr>
                <w:rFonts w:eastAsia="Times New Roman" w:cstheme="minorHAnsi"/>
                <w:color w:val="000000"/>
                <w:lang w:eastAsia="en-IN"/>
              </w:rPr>
              <w:t>Property Schedule</w:t>
            </w:r>
          </w:p>
        </w:tc>
        <w:tc>
          <w:tcPr>
            <w:tcW w:w="1106" w:type="dxa"/>
            <w:tcBorders>
              <w:left w:val="single" w:sz="4" w:space="0" w:color="000000"/>
            </w:tcBorders>
            <w:noWrap/>
            <w:hideMark/>
          </w:tcPr>
          <w:p w14:paraId="7AF73D2D" w14:textId="77777777" w:rsidR="00430AB4" w:rsidRPr="007F671E" w:rsidRDefault="00430AB4" w:rsidP="00417C0A">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7F671E">
              <w:rPr>
                <w:rFonts w:eastAsia="Times New Roman" w:cstheme="minorHAnsi"/>
                <w:color w:val="000000"/>
                <w:lang w:eastAsia="en-IN"/>
              </w:rPr>
              <w:t>Executant details</w:t>
            </w:r>
          </w:p>
        </w:tc>
        <w:tc>
          <w:tcPr>
            <w:cnfStyle w:val="000010000000" w:firstRow="0" w:lastRow="0" w:firstColumn="0" w:lastColumn="0" w:oddVBand="1" w:evenVBand="0" w:oddHBand="0" w:evenHBand="0" w:firstRowFirstColumn="0" w:firstRowLastColumn="0" w:lastRowFirstColumn="0" w:lastRowLastColumn="0"/>
            <w:tcW w:w="1115" w:type="dxa"/>
            <w:shd w:val="clear" w:color="auto" w:fill="FFFFFF" w:themeFill="background1"/>
            <w:noWrap/>
            <w:hideMark/>
          </w:tcPr>
          <w:p w14:paraId="79F2CE4C" w14:textId="77777777" w:rsidR="00430AB4" w:rsidRPr="007F671E" w:rsidRDefault="00430AB4" w:rsidP="00417C0A">
            <w:pPr>
              <w:rPr>
                <w:rFonts w:eastAsia="Times New Roman" w:cstheme="minorHAnsi"/>
                <w:color w:val="000000"/>
                <w:lang w:eastAsia="en-IN"/>
              </w:rPr>
            </w:pPr>
            <w:r w:rsidRPr="007F671E">
              <w:rPr>
                <w:rFonts w:eastAsia="Times New Roman" w:cstheme="minorHAnsi"/>
                <w:color w:val="000000"/>
                <w:lang w:eastAsia="en-IN"/>
              </w:rPr>
              <w:t>Party Allocation</w:t>
            </w:r>
          </w:p>
        </w:tc>
        <w:tc>
          <w:tcPr>
            <w:tcW w:w="1074" w:type="dxa"/>
            <w:shd w:val="clear" w:color="auto" w:fill="D9E2F3" w:themeFill="accent1" w:themeFillTint="33"/>
            <w:hideMark/>
          </w:tcPr>
          <w:p w14:paraId="72E129A0" w14:textId="77777777" w:rsidR="00430AB4" w:rsidRPr="007F671E" w:rsidRDefault="00430AB4" w:rsidP="00417C0A">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7F671E">
              <w:rPr>
                <w:rFonts w:eastAsia="Times New Roman" w:cstheme="minorHAnsi"/>
                <w:color w:val="000000"/>
                <w:lang w:eastAsia="en-IN"/>
              </w:rPr>
              <w:t>Market Valuation</w:t>
            </w:r>
          </w:p>
        </w:tc>
        <w:tc>
          <w:tcPr>
            <w:cnfStyle w:val="000010000000" w:firstRow="0" w:lastRow="0" w:firstColumn="0" w:lastColumn="0" w:oddVBand="1" w:evenVBand="0" w:oddHBand="0" w:evenHBand="0" w:firstRowFirstColumn="0" w:firstRowLastColumn="0" w:lastRowFirstColumn="0" w:lastRowLastColumn="0"/>
            <w:tcW w:w="1210" w:type="dxa"/>
            <w:hideMark/>
          </w:tcPr>
          <w:p w14:paraId="4306CE3E" w14:textId="77777777" w:rsidR="00430AB4" w:rsidRPr="007F671E" w:rsidRDefault="00430AB4" w:rsidP="00417C0A">
            <w:pPr>
              <w:rPr>
                <w:rFonts w:eastAsia="Times New Roman" w:cstheme="minorHAnsi"/>
                <w:color w:val="000000"/>
                <w:lang w:eastAsia="en-IN"/>
              </w:rPr>
            </w:pPr>
            <w:r w:rsidRPr="007F671E">
              <w:rPr>
                <w:rFonts w:eastAsia="Times New Roman" w:cstheme="minorHAnsi"/>
                <w:color w:val="000000"/>
                <w:lang w:eastAsia="en-IN"/>
              </w:rPr>
              <w:t>Fee Calculation</w:t>
            </w:r>
          </w:p>
        </w:tc>
        <w:tc>
          <w:tcPr>
            <w:tcW w:w="1214" w:type="dxa"/>
            <w:hideMark/>
          </w:tcPr>
          <w:p w14:paraId="772308BF" w14:textId="77777777" w:rsidR="00430AB4" w:rsidRDefault="00430AB4" w:rsidP="00417C0A">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7F671E">
              <w:rPr>
                <w:rFonts w:eastAsia="Times New Roman" w:cstheme="minorHAnsi"/>
                <w:color w:val="000000"/>
                <w:lang w:eastAsia="en-IN"/>
              </w:rPr>
              <w:t xml:space="preserve">SRO </w:t>
            </w:r>
          </w:p>
          <w:p w14:paraId="16137AA1" w14:textId="77777777" w:rsidR="00430AB4" w:rsidRPr="007F671E" w:rsidRDefault="00430AB4" w:rsidP="00417C0A">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7F671E">
              <w:rPr>
                <w:rFonts w:eastAsia="Times New Roman" w:cstheme="minorHAnsi"/>
                <w:color w:val="000000"/>
                <w:lang w:eastAsia="en-IN"/>
              </w:rPr>
              <w:t>selection and submission</w:t>
            </w:r>
          </w:p>
        </w:tc>
      </w:tr>
    </w:tbl>
    <w:p w14:paraId="40C89470" w14:textId="77777777" w:rsidR="00CB5F34" w:rsidRDefault="00CB5F34" w:rsidP="00F975CD">
      <w:pPr>
        <w:spacing w:before="240"/>
        <w:rPr>
          <w:rStyle w:val="Strong"/>
          <w:rFonts w:cstheme="minorHAnsi"/>
          <w:bCs w:val="0"/>
          <w:color w:val="000000" w:themeColor="text1"/>
          <w:u w:val="single"/>
        </w:rPr>
      </w:pPr>
    </w:p>
    <w:p w14:paraId="049FCDF6" w14:textId="1DDEE41C" w:rsidR="00F975CD" w:rsidRPr="00C038C9" w:rsidRDefault="00A072E1" w:rsidP="00F975CD">
      <w:pPr>
        <w:spacing w:before="240"/>
        <w:rPr>
          <w:rFonts w:cstheme="minorHAnsi"/>
          <w:b/>
          <w:color w:val="000000" w:themeColor="text1"/>
          <w:u w:val="single"/>
        </w:rPr>
      </w:pPr>
      <w:r>
        <w:rPr>
          <w:rStyle w:val="Strong"/>
          <w:rFonts w:cstheme="minorHAnsi"/>
          <w:bCs w:val="0"/>
          <w:color w:val="000000" w:themeColor="text1"/>
          <w:u w:val="single"/>
        </w:rPr>
        <w:t>To</w:t>
      </w:r>
      <w:r w:rsidR="00F975CD">
        <w:rPr>
          <w:rStyle w:val="Strong"/>
          <w:rFonts w:cstheme="minorHAnsi"/>
          <w:bCs w:val="0"/>
          <w:color w:val="000000" w:themeColor="text1"/>
          <w:u w:val="single"/>
        </w:rPr>
        <w:t>-</w:t>
      </w:r>
      <w:r>
        <w:rPr>
          <w:rStyle w:val="Strong"/>
          <w:rFonts w:cstheme="minorHAnsi"/>
          <w:bCs w:val="0"/>
          <w:color w:val="000000" w:themeColor="text1"/>
          <w:u w:val="single"/>
        </w:rPr>
        <w:t>Be</w:t>
      </w:r>
      <w:r w:rsidR="00F975CD" w:rsidRPr="00A4182F">
        <w:rPr>
          <w:rStyle w:val="Strong"/>
          <w:rFonts w:cstheme="minorHAnsi"/>
          <w:bCs w:val="0"/>
          <w:color w:val="000000" w:themeColor="text1"/>
          <w:u w:val="single"/>
        </w:rPr>
        <w:t xml:space="preserve">: </w:t>
      </w:r>
      <w:r w:rsidR="00D94F1D">
        <w:rPr>
          <w:rStyle w:val="Strong"/>
          <w:rFonts w:cstheme="minorHAnsi"/>
          <w:bCs w:val="0"/>
          <w:color w:val="000000" w:themeColor="text1"/>
          <w:u w:val="single"/>
        </w:rPr>
        <w:t>BDA parking registration</w:t>
      </w:r>
      <w:r w:rsidR="00C038C9" w:rsidRPr="00A4182F">
        <w:rPr>
          <w:rStyle w:val="Strong"/>
          <w:rFonts w:cstheme="minorHAnsi"/>
          <w:bCs w:val="0"/>
          <w:color w:val="000000" w:themeColor="text1"/>
          <w:u w:val="single"/>
        </w:rPr>
        <w:t>:</w:t>
      </w:r>
      <w:r w:rsidR="00C038C9">
        <w:rPr>
          <w:rStyle w:val="Strong"/>
          <w:rFonts w:cstheme="minorHAnsi"/>
          <w:bCs w:val="0"/>
          <w:color w:val="000000" w:themeColor="text1"/>
          <w:u w:val="single"/>
        </w:rPr>
        <w:t xml:space="preserve"> </w:t>
      </w:r>
      <w:r w:rsidR="00F975CD" w:rsidRPr="00A4182F">
        <w:rPr>
          <w:rStyle w:val="Strong"/>
          <w:rFonts w:cstheme="minorHAnsi"/>
          <w:bCs w:val="0"/>
          <w:color w:val="000000" w:themeColor="text1"/>
          <w:u w:val="single"/>
        </w:rPr>
        <w:t>Application Submission</w:t>
      </w:r>
    </w:p>
    <w:p w14:paraId="7DAE829D" w14:textId="20730EE6" w:rsidR="006B71BF" w:rsidRDefault="00536B01" w:rsidP="006B71BF">
      <w:pPr>
        <w:pStyle w:val="ListParagraph"/>
        <w:numPr>
          <w:ilvl w:val="0"/>
          <w:numId w:val="29"/>
        </w:numPr>
        <w:rPr>
          <w:lang w:eastAsia="en-IN"/>
        </w:rPr>
      </w:pPr>
      <w:r w:rsidRPr="006C17EB">
        <w:rPr>
          <w:b/>
          <w:lang w:eastAsia="en-IN"/>
        </w:rPr>
        <w:t xml:space="preserve">Property </w:t>
      </w:r>
      <w:r>
        <w:rPr>
          <w:b/>
          <w:lang w:eastAsia="en-IN"/>
        </w:rPr>
        <w:t>search</w:t>
      </w:r>
      <w:r w:rsidR="005869BA">
        <w:rPr>
          <w:lang w:eastAsia="en-IN"/>
        </w:rPr>
        <w:t>—</w:t>
      </w:r>
      <w:r w:rsidR="006B71BF" w:rsidRPr="006B71BF">
        <w:rPr>
          <w:lang w:eastAsia="en-IN"/>
        </w:rPr>
        <w:t xml:space="preserve"> </w:t>
      </w:r>
      <w:r w:rsidR="006B71BF">
        <w:rPr>
          <w:lang w:eastAsia="en-IN"/>
        </w:rPr>
        <w:t>Upon entering the property details, the system retrieves a</w:t>
      </w:r>
      <w:r w:rsidR="006B71BF" w:rsidRPr="00184234">
        <w:rPr>
          <w:lang w:eastAsia="en-IN"/>
        </w:rPr>
        <w:t xml:space="preserve"> list of associated properties and owner information</w:t>
      </w:r>
      <w:r w:rsidR="006B71BF">
        <w:rPr>
          <w:lang w:eastAsia="en-IN"/>
        </w:rPr>
        <w:t>. The user selects the property to which the parking transaction is made.</w:t>
      </w:r>
    </w:p>
    <w:p w14:paraId="39A21D10" w14:textId="3626F1F2" w:rsidR="00A00943" w:rsidRPr="00A00943" w:rsidRDefault="00056EFD" w:rsidP="00536B01">
      <w:pPr>
        <w:pStyle w:val="ListParagraph"/>
        <w:numPr>
          <w:ilvl w:val="0"/>
          <w:numId w:val="29"/>
        </w:numPr>
        <w:rPr>
          <w:b/>
          <w:lang w:eastAsia="en-IN"/>
        </w:rPr>
      </w:pPr>
      <w:r>
        <w:rPr>
          <w:b/>
          <w:lang w:eastAsia="en-IN"/>
        </w:rPr>
        <w:t>Market valuation</w:t>
      </w:r>
      <w:r w:rsidR="00FC0F0C">
        <w:rPr>
          <w:b/>
          <w:lang w:eastAsia="en-IN"/>
        </w:rPr>
        <w:t xml:space="preserve"> and Fee calculation</w:t>
      </w:r>
      <w:r w:rsidR="00536B01">
        <w:rPr>
          <w:b/>
          <w:lang w:eastAsia="en-IN"/>
        </w:rPr>
        <w:t xml:space="preserve"> </w:t>
      </w:r>
      <w:r w:rsidR="00536B01">
        <w:rPr>
          <w:lang w:eastAsia="en-IN"/>
        </w:rPr>
        <w:t>–</w:t>
      </w:r>
      <w:r w:rsidR="00536B01" w:rsidRPr="004663B5">
        <w:rPr>
          <w:lang w:eastAsia="en-IN"/>
        </w:rPr>
        <w:t xml:space="preserve"> </w:t>
      </w:r>
      <w:r w:rsidR="00E97857">
        <w:rPr>
          <w:lang w:eastAsia="en-IN"/>
        </w:rPr>
        <w:t xml:space="preserve">The system gives only fee calculation but </w:t>
      </w:r>
      <w:r w:rsidR="00A00943">
        <w:rPr>
          <w:lang w:eastAsia="en-IN"/>
        </w:rPr>
        <w:t xml:space="preserve">no market valuation since there is only a transaction involving the parking area, not on the property. </w:t>
      </w:r>
    </w:p>
    <w:p w14:paraId="36A6D6C3" w14:textId="70CD86B8" w:rsidR="006625A8" w:rsidRPr="00E23D8F" w:rsidRDefault="00536B01" w:rsidP="00BB3CAE">
      <w:pPr>
        <w:pStyle w:val="ListParagraph"/>
        <w:numPr>
          <w:ilvl w:val="0"/>
          <w:numId w:val="29"/>
        </w:numPr>
        <w:rPr>
          <w:lang w:eastAsia="en-IN"/>
        </w:rPr>
      </w:pPr>
      <w:r>
        <w:rPr>
          <w:lang w:eastAsia="en-IN"/>
        </w:rPr>
        <w:t>The user continues with the typical registration process.</w:t>
      </w:r>
    </w:p>
    <w:p w14:paraId="24381C6D" w14:textId="686CF1C4" w:rsidR="00165427" w:rsidRDefault="00165427" w:rsidP="00D25388">
      <w:bookmarkStart w:id="11" w:name="_Toc184383135"/>
      <w:bookmarkStart w:id="12" w:name="_Toc184383883"/>
      <w:bookmarkStart w:id="13" w:name="_Toc184386809"/>
      <w:bookmarkStart w:id="14" w:name="_Toc184392162"/>
      <w:bookmarkStart w:id="15" w:name="_Toc184726440"/>
      <w:bookmarkStart w:id="16" w:name="_Toc186804486"/>
      <w:bookmarkStart w:id="17" w:name="_Toc188455093"/>
      <w:bookmarkStart w:id="18" w:name="_Toc188614791"/>
      <w:bookmarkStart w:id="19" w:name="_Toc189064521"/>
      <w:bookmarkStart w:id="20" w:name="_Toc193467778"/>
      <w:bookmarkStart w:id="21" w:name="_Toc193467891"/>
      <w:bookmarkStart w:id="22" w:name="_Toc193817195"/>
      <w:bookmarkStart w:id="23" w:name="_Toc193818073"/>
      <w:bookmarkStart w:id="24" w:name="_Toc194414888"/>
      <w:bookmarkStart w:id="25" w:name="_Toc196129736"/>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p>
    <w:p w14:paraId="48906C2C" w14:textId="48C973F8" w:rsidR="002161A0" w:rsidRDefault="002161A0" w:rsidP="00002328">
      <w:pPr>
        <w:pStyle w:val="Heading4"/>
      </w:pPr>
      <w:r>
        <w:t>Wireframes</w:t>
      </w:r>
    </w:p>
    <w:p w14:paraId="6853D6D7" w14:textId="4B90DC3C" w:rsidR="004A62E8" w:rsidRDefault="004A62E8" w:rsidP="00EE2B82">
      <w:pPr>
        <w:ind w:left="864"/>
        <w:rPr>
          <w:highlight w:val="yellow"/>
        </w:rPr>
      </w:pPr>
      <w:r w:rsidRPr="00B375F2">
        <w:rPr>
          <w:highlight w:val="yellow"/>
        </w:rPr>
        <w:t xml:space="preserve">Please find the wireframes in </w:t>
      </w:r>
      <w:r w:rsidR="005869BA" w:rsidRPr="00B375F2">
        <w:rPr>
          <w:highlight w:val="yellow"/>
        </w:rPr>
        <w:t xml:space="preserve">the </w:t>
      </w:r>
      <w:r w:rsidRPr="00B375F2">
        <w:rPr>
          <w:highlight w:val="yellow"/>
        </w:rPr>
        <w:t>attached pdf</w:t>
      </w:r>
    </w:p>
    <w:p w14:paraId="0F5DC4C3" w14:textId="54A98DAD" w:rsidR="00D74DE8" w:rsidRPr="00D74DE8" w:rsidRDefault="00D74DE8" w:rsidP="00EE2B82">
      <w:pPr>
        <w:ind w:left="864"/>
        <w:rPr>
          <w:b/>
          <w:u w:val="single"/>
        </w:rPr>
      </w:pPr>
      <w:r w:rsidRPr="00D74DE8">
        <w:rPr>
          <w:b/>
          <w:u w:val="single"/>
        </w:rPr>
        <w:t>Attachment</w:t>
      </w:r>
      <w:bookmarkStart w:id="26" w:name="_GoBack"/>
      <w:bookmarkEnd w:id="26"/>
    </w:p>
    <w:p w14:paraId="19F7232C" w14:textId="77777777" w:rsidR="001D3165" w:rsidRPr="00100C94" w:rsidRDefault="001D3165" w:rsidP="00100C94"/>
    <w:p w14:paraId="0E9C117E" w14:textId="5666F0FF" w:rsidR="00270FA0" w:rsidRDefault="00270FA0" w:rsidP="00213CE9">
      <w:pPr>
        <w:pStyle w:val="Heading2"/>
      </w:pPr>
      <w:bookmarkStart w:id="27" w:name="_Toc175568705"/>
      <w:bookmarkStart w:id="28" w:name="_Toc172400050"/>
      <w:bookmarkStart w:id="29" w:name="_Toc199326403"/>
      <w:r>
        <w:t>Assumptions</w:t>
      </w:r>
      <w:bookmarkEnd w:id="27"/>
      <w:bookmarkEnd w:id="28"/>
      <w:bookmarkEnd w:id="29"/>
    </w:p>
    <w:p w14:paraId="17BC2065" w14:textId="0C1A12A0" w:rsidR="0032174E" w:rsidRDefault="0032174E" w:rsidP="0032174E">
      <w:pPr>
        <w:pStyle w:val="ListParagraph"/>
        <w:numPr>
          <w:ilvl w:val="0"/>
          <w:numId w:val="37"/>
        </w:numPr>
      </w:pPr>
      <w:r>
        <w:t>The system allows the user to add m</w:t>
      </w:r>
      <w:r w:rsidRPr="004A01C5">
        <w:t>ultiple schedule</w:t>
      </w:r>
      <w:r>
        <w:t>s for transacted parking area</w:t>
      </w:r>
      <w:r w:rsidRPr="004A01C5">
        <w:t>.</w:t>
      </w:r>
    </w:p>
    <w:p w14:paraId="184BBE1B" w14:textId="400BCE86" w:rsidR="00CA39B1" w:rsidRPr="004A01C5" w:rsidRDefault="00CA39B1" w:rsidP="00CA39B1">
      <w:pPr>
        <w:pStyle w:val="ListParagraph"/>
        <w:numPr>
          <w:ilvl w:val="0"/>
          <w:numId w:val="37"/>
        </w:numPr>
      </w:pPr>
      <w:r>
        <w:t xml:space="preserve">Citizen can </w:t>
      </w:r>
      <w:r w:rsidRPr="004A01C5">
        <w:t xml:space="preserve">purchase </w:t>
      </w:r>
      <w:r w:rsidR="007A2EEB" w:rsidRPr="004A01C5">
        <w:t>these cars</w:t>
      </w:r>
      <w:r w:rsidRPr="004A01C5">
        <w:t xml:space="preserve"> parking spaces without owning a flat</w:t>
      </w:r>
      <w:r>
        <w:t>.</w:t>
      </w:r>
    </w:p>
    <w:p w14:paraId="6E3A1EC2" w14:textId="0FC78F02" w:rsidR="00C63A1B" w:rsidRDefault="00384238" w:rsidP="000558B2">
      <w:pPr>
        <w:pStyle w:val="ListParagraph"/>
        <w:numPr>
          <w:ilvl w:val="0"/>
          <w:numId w:val="37"/>
        </w:numPr>
      </w:pPr>
      <w:r>
        <w:t xml:space="preserve">After transaction, XML </w:t>
      </w:r>
      <w:r w:rsidRPr="004A01C5">
        <w:t xml:space="preserve">be pushed as per </w:t>
      </w:r>
      <w:r>
        <w:t xml:space="preserve">the </w:t>
      </w:r>
      <w:r w:rsidRPr="004A01C5">
        <w:t>existing process</w:t>
      </w:r>
      <w:r w:rsidR="00F15364">
        <w:t>.</w:t>
      </w:r>
    </w:p>
    <w:p w14:paraId="46BAF0D0" w14:textId="77777777" w:rsidR="00C63A1B" w:rsidRPr="00BB3CAE" w:rsidRDefault="00C63A1B" w:rsidP="00C63A1B">
      <w:pPr>
        <w:keepNext/>
        <w:keepLines/>
        <w:spacing w:before="240" w:after="0"/>
        <w:outlineLvl w:val="0"/>
        <w:rPr>
          <w:rFonts w:asciiTheme="majorHAnsi" w:eastAsiaTheme="majorEastAsia" w:hAnsiTheme="majorHAnsi" w:cstheme="majorBidi"/>
          <w:vanish/>
          <w:color w:val="2F5496" w:themeColor="accent1" w:themeShade="BF"/>
          <w:sz w:val="32"/>
          <w:szCs w:val="32"/>
          <w:u w:val="single"/>
        </w:rPr>
      </w:pPr>
    </w:p>
    <w:p w14:paraId="0CB52A9E" w14:textId="77777777" w:rsidR="00C63A1B" w:rsidRPr="00165427" w:rsidRDefault="00C63A1B" w:rsidP="00C63A1B">
      <w:pPr>
        <w:pStyle w:val="ListParagraph"/>
        <w:keepNext/>
        <w:keepLines/>
        <w:numPr>
          <w:ilvl w:val="0"/>
          <w:numId w:val="1"/>
        </w:numPr>
        <w:spacing w:before="240" w:after="0"/>
        <w:contextualSpacing w:val="0"/>
        <w:outlineLvl w:val="0"/>
        <w:rPr>
          <w:rFonts w:asciiTheme="majorHAnsi" w:eastAsiaTheme="majorEastAsia" w:hAnsiTheme="majorHAnsi" w:cstheme="majorBidi"/>
          <w:vanish/>
          <w:color w:val="2F5496" w:themeColor="accent1" w:themeShade="BF"/>
          <w:sz w:val="32"/>
          <w:szCs w:val="32"/>
          <w:u w:val="single"/>
        </w:rPr>
      </w:pPr>
      <w:bookmarkStart w:id="30" w:name="_Toc184383136"/>
      <w:bookmarkStart w:id="31" w:name="_Toc184383884"/>
      <w:bookmarkStart w:id="32" w:name="_Toc184386810"/>
      <w:bookmarkStart w:id="33" w:name="_Toc184392163"/>
      <w:bookmarkStart w:id="34" w:name="_Toc184726441"/>
      <w:bookmarkStart w:id="35" w:name="_Toc186804487"/>
      <w:bookmarkStart w:id="36" w:name="_Toc188455094"/>
      <w:bookmarkStart w:id="37" w:name="_Toc188614792"/>
      <w:bookmarkStart w:id="38" w:name="_Toc189064522"/>
      <w:bookmarkStart w:id="39" w:name="_Toc193467779"/>
      <w:bookmarkStart w:id="40" w:name="_Toc193467892"/>
      <w:bookmarkStart w:id="41" w:name="_Toc193817196"/>
      <w:bookmarkStart w:id="42" w:name="_Toc193818074"/>
      <w:bookmarkStart w:id="43" w:name="_Toc194414889"/>
      <w:bookmarkStart w:id="44" w:name="_Toc196129737"/>
      <w:bookmarkStart w:id="45" w:name="_Toc196135350"/>
      <w:bookmarkStart w:id="46" w:name="_Toc199249537"/>
      <w:bookmarkStart w:id="47" w:name="_Toc199325765"/>
      <w:bookmarkStart w:id="48" w:name="_Toc199326404"/>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p>
    <w:p w14:paraId="1D3094B7" w14:textId="77777777" w:rsidR="00C63A1B" w:rsidRPr="00165427" w:rsidRDefault="00C63A1B" w:rsidP="00C63A1B">
      <w:pPr>
        <w:pStyle w:val="ListParagraph"/>
        <w:keepNext/>
        <w:keepLines/>
        <w:numPr>
          <w:ilvl w:val="0"/>
          <w:numId w:val="1"/>
        </w:numPr>
        <w:spacing w:before="240" w:after="0"/>
        <w:contextualSpacing w:val="0"/>
        <w:outlineLvl w:val="0"/>
        <w:rPr>
          <w:rFonts w:asciiTheme="majorHAnsi" w:eastAsiaTheme="majorEastAsia" w:hAnsiTheme="majorHAnsi" w:cstheme="majorBidi"/>
          <w:vanish/>
          <w:color w:val="2F5496" w:themeColor="accent1" w:themeShade="BF"/>
          <w:sz w:val="32"/>
          <w:szCs w:val="32"/>
          <w:u w:val="single"/>
        </w:rPr>
      </w:pPr>
      <w:bookmarkStart w:id="49" w:name="_Toc184383137"/>
      <w:bookmarkStart w:id="50" w:name="_Toc184383885"/>
      <w:bookmarkStart w:id="51" w:name="_Toc184386811"/>
      <w:bookmarkStart w:id="52" w:name="_Toc184392164"/>
      <w:bookmarkStart w:id="53" w:name="_Toc184726442"/>
      <w:bookmarkStart w:id="54" w:name="_Toc186804488"/>
      <w:bookmarkStart w:id="55" w:name="_Toc188455095"/>
      <w:bookmarkStart w:id="56" w:name="_Toc188614793"/>
      <w:bookmarkStart w:id="57" w:name="_Toc189064523"/>
      <w:bookmarkStart w:id="58" w:name="_Toc193467780"/>
      <w:bookmarkStart w:id="59" w:name="_Toc193467893"/>
      <w:bookmarkStart w:id="60" w:name="_Toc193817197"/>
      <w:bookmarkStart w:id="61" w:name="_Toc193818075"/>
      <w:bookmarkStart w:id="62" w:name="_Toc194414890"/>
      <w:bookmarkStart w:id="63" w:name="_Toc196129738"/>
      <w:bookmarkStart w:id="64" w:name="_Toc196135351"/>
      <w:bookmarkStart w:id="65" w:name="_Toc199249538"/>
      <w:bookmarkStart w:id="66" w:name="_Toc199325766"/>
      <w:bookmarkStart w:id="67" w:name="_Toc199326405"/>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p>
    <w:p w14:paraId="6BC5F57D" w14:textId="77777777" w:rsidR="00C63A1B" w:rsidRPr="00165427" w:rsidRDefault="00C63A1B" w:rsidP="00C63A1B">
      <w:pPr>
        <w:pStyle w:val="ListParagraph"/>
        <w:keepNext/>
        <w:keepLines/>
        <w:numPr>
          <w:ilvl w:val="0"/>
          <w:numId w:val="1"/>
        </w:numPr>
        <w:spacing w:before="240" w:after="0"/>
        <w:contextualSpacing w:val="0"/>
        <w:outlineLvl w:val="0"/>
        <w:rPr>
          <w:rFonts w:asciiTheme="majorHAnsi" w:eastAsiaTheme="majorEastAsia" w:hAnsiTheme="majorHAnsi" w:cstheme="majorBidi"/>
          <w:vanish/>
          <w:color w:val="2F5496" w:themeColor="accent1" w:themeShade="BF"/>
          <w:sz w:val="32"/>
          <w:szCs w:val="32"/>
          <w:u w:val="single"/>
        </w:rPr>
      </w:pPr>
      <w:bookmarkStart w:id="68" w:name="_Toc184383138"/>
      <w:bookmarkStart w:id="69" w:name="_Toc184383886"/>
      <w:bookmarkStart w:id="70" w:name="_Toc184386812"/>
      <w:bookmarkStart w:id="71" w:name="_Toc184392165"/>
      <w:bookmarkStart w:id="72" w:name="_Toc184726443"/>
      <w:bookmarkStart w:id="73" w:name="_Toc186804489"/>
      <w:bookmarkStart w:id="74" w:name="_Toc188455096"/>
      <w:bookmarkStart w:id="75" w:name="_Toc188614794"/>
      <w:bookmarkStart w:id="76" w:name="_Toc189064524"/>
      <w:bookmarkStart w:id="77" w:name="_Toc193467781"/>
      <w:bookmarkStart w:id="78" w:name="_Toc193467894"/>
      <w:bookmarkStart w:id="79" w:name="_Toc193817198"/>
      <w:bookmarkStart w:id="80" w:name="_Toc193818076"/>
      <w:bookmarkStart w:id="81" w:name="_Toc194414891"/>
      <w:bookmarkStart w:id="82" w:name="_Toc196129739"/>
      <w:bookmarkStart w:id="83" w:name="_Toc196135352"/>
      <w:bookmarkStart w:id="84" w:name="_Toc199249539"/>
      <w:bookmarkStart w:id="85" w:name="_Toc199325767"/>
      <w:bookmarkStart w:id="86" w:name="_Toc199326406"/>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p>
    <w:p w14:paraId="2467A16A" w14:textId="77777777" w:rsidR="00C63A1B" w:rsidRDefault="00C63A1B" w:rsidP="00C63A1B"/>
    <w:p w14:paraId="17D3C0C1" w14:textId="7094A8CF" w:rsidR="009A5764" w:rsidRPr="009A5764" w:rsidRDefault="009A5764" w:rsidP="009A5764"/>
    <w:p w14:paraId="5F1AB0D4" w14:textId="121BD21F" w:rsidR="003E00D4" w:rsidRDefault="004929C2" w:rsidP="00475DA6">
      <w:pPr>
        <w:pStyle w:val="Heading2"/>
      </w:pPr>
      <w:bookmarkStart w:id="87" w:name="_Toc199326407"/>
      <w:r>
        <w:t>Validations</w:t>
      </w:r>
      <w:bookmarkEnd w:id="87"/>
    </w:p>
    <w:p w14:paraId="1B632001" w14:textId="77777777" w:rsidR="00475DA6" w:rsidRPr="009C50DA" w:rsidRDefault="00475DA6" w:rsidP="00475DA6">
      <w:pPr>
        <w:ind w:left="720"/>
        <w:rPr>
          <w:b/>
        </w:rPr>
      </w:pPr>
      <w:r w:rsidRPr="009C50DA">
        <w:rPr>
          <w:b/>
        </w:rPr>
        <w:t>N/A</w:t>
      </w:r>
    </w:p>
    <w:p w14:paraId="0AD7FF20" w14:textId="77777777" w:rsidR="00475DA6" w:rsidRPr="00475DA6" w:rsidRDefault="00475DA6" w:rsidP="00475DA6"/>
    <w:p w14:paraId="348A7395" w14:textId="3D2B7A24" w:rsidR="001C7361" w:rsidRDefault="00A24597" w:rsidP="00464695">
      <w:pPr>
        <w:pStyle w:val="Heading2"/>
      </w:pPr>
      <w:bookmarkStart w:id="88" w:name="_Toc199326408"/>
      <w:r w:rsidRPr="00270FA0">
        <w:t>Integration</w:t>
      </w:r>
      <w:r w:rsidR="005351C6" w:rsidRPr="00270FA0">
        <w:t xml:space="preserve"> with other systems/modules</w:t>
      </w:r>
      <w:bookmarkEnd w:id="88"/>
    </w:p>
    <w:p w14:paraId="777060C0" w14:textId="62F22E28" w:rsidR="002679DB" w:rsidRPr="00871655" w:rsidRDefault="002679DB" w:rsidP="00AF4394">
      <w:pPr>
        <w:pStyle w:val="Heading3"/>
      </w:pPr>
      <w:bookmarkStart w:id="89" w:name="_Toc184383142"/>
      <w:bookmarkStart w:id="90" w:name="_Toc184383890"/>
      <w:bookmarkStart w:id="91" w:name="_Toc199326409"/>
      <w:bookmarkEnd w:id="89"/>
      <w:bookmarkEnd w:id="90"/>
      <w:r w:rsidRPr="00871655">
        <w:t xml:space="preserve">External </w:t>
      </w:r>
      <w:r w:rsidRPr="00270FA0">
        <w:t>integration</w:t>
      </w:r>
      <w:bookmarkEnd w:id="91"/>
    </w:p>
    <w:p w14:paraId="3640DE5E" w14:textId="77777777" w:rsidR="00676DE2" w:rsidRPr="009C50DA" w:rsidRDefault="00676DE2" w:rsidP="00676DE2">
      <w:pPr>
        <w:ind w:left="720"/>
        <w:rPr>
          <w:b/>
        </w:rPr>
      </w:pPr>
      <w:r w:rsidRPr="009C50DA">
        <w:rPr>
          <w:b/>
        </w:rPr>
        <w:t>N/A</w:t>
      </w:r>
    </w:p>
    <w:p w14:paraId="716B2F02" w14:textId="72F2F458" w:rsidR="00B64F21" w:rsidRDefault="002679DB" w:rsidP="00AF4394">
      <w:pPr>
        <w:pStyle w:val="Heading3"/>
      </w:pPr>
      <w:bookmarkStart w:id="92" w:name="_Toc199326410"/>
      <w:r w:rsidRPr="00605475">
        <w:t>Internal integration with other modules</w:t>
      </w:r>
      <w:bookmarkEnd w:id="92"/>
      <w:r w:rsidRPr="00605475">
        <w:t xml:space="preserve"> </w:t>
      </w:r>
    </w:p>
    <w:p w14:paraId="72A73ED4" w14:textId="7FD5823E" w:rsidR="009C50DA" w:rsidRPr="009C50DA" w:rsidRDefault="009C50DA" w:rsidP="001C7361">
      <w:pPr>
        <w:ind w:left="720"/>
        <w:rPr>
          <w:b/>
        </w:rPr>
      </w:pPr>
      <w:r w:rsidRPr="009C50DA">
        <w:rPr>
          <w:b/>
        </w:rPr>
        <w:t>N/A</w:t>
      </w:r>
    </w:p>
    <w:p w14:paraId="13B9BE3E" w14:textId="6E9D376F" w:rsidR="007A7CC9" w:rsidRDefault="007A7CC9">
      <w:pPr>
        <w:rPr>
          <w:rFonts w:asciiTheme="majorHAnsi" w:eastAsiaTheme="majorEastAsia" w:hAnsiTheme="majorHAnsi" w:cstheme="majorBidi"/>
          <w:color w:val="2F5496" w:themeColor="accent1" w:themeShade="BF"/>
          <w:sz w:val="32"/>
          <w:szCs w:val="32"/>
          <w:u w:val="single"/>
        </w:rPr>
      </w:pPr>
    </w:p>
    <w:p w14:paraId="2064A09A" w14:textId="77777777" w:rsidR="001D65CE" w:rsidRDefault="001D65CE">
      <w:pPr>
        <w:rPr>
          <w:rFonts w:asciiTheme="majorHAnsi" w:eastAsiaTheme="majorEastAsia" w:hAnsiTheme="majorHAnsi" w:cstheme="majorBidi"/>
          <w:color w:val="2F5496" w:themeColor="accent1" w:themeShade="BF"/>
          <w:sz w:val="32"/>
          <w:szCs w:val="32"/>
          <w:u w:val="single"/>
        </w:rPr>
      </w:pPr>
    </w:p>
    <w:p w14:paraId="76EB759B" w14:textId="0AA6B4D1" w:rsidR="00113915" w:rsidRPr="00113915" w:rsidRDefault="00113915" w:rsidP="00213CE9">
      <w:pPr>
        <w:pStyle w:val="Heading2"/>
      </w:pPr>
      <w:bookmarkStart w:id="93" w:name="_Toc199326411"/>
      <w:r w:rsidRPr="00270FA0">
        <w:t>Annexures</w:t>
      </w:r>
      <w:bookmarkEnd w:id="93"/>
    </w:p>
    <w:p w14:paraId="512F111D" w14:textId="03496F4E" w:rsidR="00EA5F18" w:rsidRPr="00EA5F18" w:rsidRDefault="00F63FE3" w:rsidP="00AF4394">
      <w:pPr>
        <w:pStyle w:val="Heading3"/>
      </w:pPr>
      <w:bookmarkStart w:id="94" w:name="_Toc184383146"/>
      <w:bookmarkStart w:id="95" w:name="_Toc184383894"/>
      <w:bookmarkStart w:id="96" w:name="_Toc199326412"/>
      <w:bookmarkEnd w:id="94"/>
      <w:bookmarkEnd w:id="95"/>
      <w:r w:rsidRPr="00FE1792">
        <w:t xml:space="preserve">Annexure </w:t>
      </w:r>
      <w:r w:rsidR="00EA5F18" w:rsidRPr="00FE1792">
        <w:t>–</w:t>
      </w:r>
      <w:r w:rsidRPr="00FE1792">
        <w:t xml:space="preserve"> 1</w:t>
      </w:r>
      <w:r w:rsidR="00EA5F18" w:rsidRPr="00FE1792">
        <w:t xml:space="preserve"> – List of modules of Kaveri 2.0</w:t>
      </w:r>
      <w:bookmarkEnd w:id="96"/>
    </w:p>
    <w:tbl>
      <w:tblPr>
        <w:tblW w:w="8222" w:type="dxa"/>
        <w:tblInd w:w="-5" w:type="dxa"/>
        <w:tblLook w:val="04A0" w:firstRow="1" w:lastRow="0" w:firstColumn="1" w:lastColumn="0" w:noHBand="0" w:noVBand="1"/>
      </w:tblPr>
      <w:tblGrid>
        <w:gridCol w:w="954"/>
        <w:gridCol w:w="928"/>
        <w:gridCol w:w="2681"/>
        <w:gridCol w:w="3659"/>
      </w:tblGrid>
      <w:tr w:rsidR="00F63FE3" w:rsidRPr="0092722F" w14:paraId="5E1F59E9" w14:textId="77777777" w:rsidTr="006461A4">
        <w:trPr>
          <w:trHeight w:val="600"/>
        </w:trPr>
        <w:tc>
          <w:tcPr>
            <w:tcW w:w="954"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15B05809" w14:textId="77777777" w:rsidR="00F63FE3" w:rsidRPr="0092722F" w:rsidRDefault="00F63FE3" w:rsidP="00F63FE3">
            <w:pPr>
              <w:spacing w:after="0" w:line="240" w:lineRule="auto"/>
              <w:jc w:val="center"/>
              <w:rPr>
                <w:rFonts w:eastAsia="Times New Roman" w:cstheme="minorHAnsi"/>
                <w:b/>
                <w:bCs/>
                <w:color w:val="000000"/>
                <w:lang w:eastAsia="en-IN"/>
              </w:rPr>
            </w:pPr>
            <w:proofErr w:type="spellStart"/>
            <w:r w:rsidRPr="0092722F">
              <w:rPr>
                <w:rFonts w:eastAsia="Times New Roman" w:cstheme="minorHAnsi"/>
                <w:b/>
                <w:bCs/>
                <w:color w:val="000000"/>
                <w:lang w:eastAsia="en-IN"/>
              </w:rPr>
              <w:t>Sl</w:t>
            </w:r>
            <w:proofErr w:type="spellEnd"/>
            <w:r w:rsidRPr="0092722F">
              <w:rPr>
                <w:rFonts w:eastAsia="Times New Roman" w:cstheme="minorHAnsi"/>
                <w:b/>
                <w:bCs/>
                <w:color w:val="000000"/>
                <w:lang w:eastAsia="en-IN"/>
              </w:rPr>
              <w:t xml:space="preserve"> No</w:t>
            </w:r>
          </w:p>
        </w:tc>
        <w:tc>
          <w:tcPr>
            <w:tcW w:w="928" w:type="dxa"/>
            <w:tcBorders>
              <w:top w:val="single" w:sz="4" w:space="0" w:color="auto"/>
              <w:left w:val="nil"/>
              <w:bottom w:val="single" w:sz="4" w:space="0" w:color="auto"/>
              <w:right w:val="single" w:sz="4" w:space="0" w:color="auto"/>
            </w:tcBorders>
            <w:shd w:val="clear" w:color="000000" w:fill="FFFFFF"/>
            <w:vAlign w:val="bottom"/>
            <w:hideMark/>
          </w:tcPr>
          <w:p w14:paraId="292E0439" w14:textId="77777777" w:rsidR="00F63FE3" w:rsidRPr="0092722F" w:rsidRDefault="00F63FE3" w:rsidP="00F63FE3">
            <w:pPr>
              <w:spacing w:after="0" w:line="240" w:lineRule="auto"/>
              <w:rPr>
                <w:rFonts w:eastAsia="Times New Roman" w:cstheme="minorHAnsi"/>
                <w:b/>
                <w:bCs/>
                <w:color w:val="000000"/>
                <w:lang w:eastAsia="en-IN"/>
              </w:rPr>
            </w:pPr>
            <w:r w:rsidRPr="0092722F">
              <w:rPr>
                <w:rFonts w:eastAsia="Times New Roman" w:cstheme="minorHAnsi"/>
                <w:b/>
                <w:bCs/>
                <w:color w:val="000000"/>
                <w:lang w:eastAsia="en-IN"/>
              </w:rPr>
              <w:t>Module No</w:t>
            </w:r>
          </w:p>
        </w:tc>
        <w:tc>
          <w:tcPr>
            <w:tcW w:w="2681" w:type="dxa"/>
            <w:tcBorders>
              <w:top w:val="single" w:sz="4" w:space="0" w:color="auto"/>
              <w:left w:val="nil"/>
              <w:bottom w:val="single" w:sz="4" w:space="0" w:color="auto"/>
              <w:right w:val="single" w:sz="4" w:space="0" w:color="auto"/>
            </w:tcBorders>
            <w:shd w:val="clear" w:color="000000" w:fill="FFFFFF"/>
            <w:vAlign w:val="bottom"/>
            <w:hideMark/>
          </w:tcPr>
          <w:p w14:paraId="6564C5F6" w14:textId="77777777" w:rsidR="00F63FE3" w:rsidRPr="0092722F" w:rsidRDefault="00F63FE3" w:rsidP="00F63FE3">
            <w:pPr>
              <w:spacing w:after="0" w:line="240" w:lineRule="auto"/>
              <w:rPr>
                <w:rFonts w:eastAsia="Times New Roman" w:cstheme="minorHAnsi"/>
                <w:b/>
                <w:bCs/>
                <w:color w:val="000000"/>
                <w:lang w:eastAsia="en-IN"/>
              </w:rPr>
            </w:pPr>
            <w:r w:rsidRPr="0092722F">
              <w:rPr>
                <w:rFonts w:eastAsia="Times New Roman" w:cstheme="minorHAnsi"/>
                <w:b/>
                <w:bCs/>
                <w:color w:val="000000"/>
                <w:lang w:eastAsia="en-IN"/>
              </w:rPr>
              <w:t>Main Module</w:t>
            </w:r>
          </w:p>
        </w:tc>
        <w:tc>
          <w:tcPr>
            <w:tcW w:w="3659" w:type="dxa"/>
            <w:tcBorders>
              <w:top w:val="single" w:sz="4" w:space="0" w:color="auto"/>
              <w:left w:val="nil"/>
              <w:bottom w:val="single" w:sz="4" w:space="0" w:color="auto"/>
              <w:right w:val="single" w:sz="4" w:space="0" w:color="auto"/>
            </w:tcBorders>
            <w:shd w:val="clear" w:color="000000" w:fill="FFFFFF"/>
            <w:vAlign w:val="bottom"/>
            <w:hideMark/>
          </w:tcPr>
          <w:p w14:paraId="660B649A" w14:textId="77777777" w:rsidR="00F63FE3" w:rsidRPr="0092722F" w:rsidRDefault="00F63FE3" w:rsidP="00F63FE3">
            <w:pPr>
              <w:spacing w:after="0" w:line="240" w:lineRule="auto"/>
              <w:rPr>
                <w:rFonts w:eastAsia="Times New Roman" w:cstheme="minorHAnsi"/>
                <w:b/>
                <w:bCs/>
                <w:color w:val="000000"/>
                <w:lang w:eastAsia="en-IN"/>
              </w:rPr>
            </w:pPr>
            <w:r w:rsidRPr="0092722F">
              <w:rPr>
                <w:rFonts w:eastAsia="Times New Roman" w:cstheme="minorHAnsi"/>
                <w:b/>
                <w:bCs/>
                <w:color w:val="000000"/>
                <w:lang w:eastAsia="en-IN"/>
              </w:rPr>
              <w:t>Sub-Module</w:t>
            </w:r>
          </w:p>
        </w:tc>
      </w:tr>
      <w:tr w:rsidR="00F63FE3" w:rsidRPr="0092722F" w14:paraId="332009DA" w14:textId="77777777" w:rsidTr="00B3277D">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73C9240C"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w:t>
            </w:r>
          </w:p>
        </w:tc>
        <w:tc>
          <w:tcPr>
            <w:tcW w:w="928" w:type="dxa"/>
            <w:tcBorders>
              <w:top w:val="nil"/>
              <w:left w:val="nil"/>
              <w:bottom w:val="single" w:sz="4" w:space="0" w:color="auto"/>
              <w:right w:val="single" w:sz="4" w:space="0" w:color="auto"/>
            </w:tcBorders>
            <w:shd w:val="clear" w:color="000000" w:fill="FFFFFF"/>
            <w:vAlign w:val="bottom"/>
            <w:hideMark/>
          </w:tcPr>
          <w:p w14:paraId="0678C97D"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1.1</w:t>
            </w:r>
          </w:p>
        </w:tc>
        <w:tc>
          <w:tcPr>
            <w:tcW w:w="2681"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62D66DE4"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Registration</w:t>
            </w:r>
          </w:p>
        </w:tc>
        <w:tc>
          <w:tcPr>
            <w:tcW w:w="3659" w:type="dxa"/>
            <w:tcBorders>
              <w:top w:val="nil"/>
              <w:left w:val="nil"/>
              <w:bottom w:val="single" w:sz="4" w:space="0" w:color="auto"/>
              <w:right w:val="single" w:sz="4" w:space="0" w:color="auto"/>
            </w:tcBorders>
            <w:shd w:val="clear" w:color="auto" w:fill="D9E2F3" w:themeFill="accent1" w:themeFillTint="33"/>
            <w:vAlign w:val="bottom"/>
            <w:hideMark/>
          </w:tcPr>
          <w:p w14:paraId="5742A77B" w14:textId="77777777" w:rsidR="00F63FE3" w:rsidRPr="004B3311" w:rsidRDefault="00F63FE3" w:rsidP="00F63FE3">
            <w:pPr>
              <w:spacing w:after="0" w:line="240" w:lineRule="auto"/>
              <w:rPr>
                <w:rFonts w:eastAsia="Times New Roman" w:cstheme="minorHAnsi"/>
                <w:color w:val="000000"/>
                <w:lang w:eastAsia="en-IN"/>
              </w:rPr>
            </w:pPr>
            <w:r w:rsidRPr="004B3311">
              <w:rPr>
                <w:rFonts w:eastAsia="Times New Roman" w:cstheme="minorHAnsi"/>
                <w:color w:val="2F5496" w:themeColor="accent1" w:themeShade="BF"/>
                <w:lang w:eastAsia="en-IN"/>
              </w:rPr>
              <w:t>Registration</w:t>
            </w:r>
          </w:p>
        </w:tc>
      </w:tr>
      <w:tr w:rsidR="00F63FE3" w:rsidRPr="0092722F" w14:paraId="692B1C11"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6F26C6CF"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2</w:t>
            </w:r>
          </w:p>
        </w:tc>
        <w:tc>
          <w:tcPr>
            <w:tcW w:w="928" w:type="dxa"/>
            <w:tcBorders>
              <w:top w:val="nil"/>
              <w:left w:val="nil"/>
              <w:bottom w:val="single" w:sz="4" w:space="0" w:color="auto"/>
              <w:right w:val="single" w:sz="4" w:space="0" w:color="auto"/>
            </w:tcBorders>
            <w:shd w:val="clear" w:color="000000" w:fill="FFFFFF"/>
            <w:vAlign w:val="bottom"/>
            <w:hideMark/>
          </w:tcPr>
          <w:p w14:paraId="3DA5F281"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1.2</w:t>
            </w:r>
          </w:p>
        </w:tc>
        <w:tc>
          <w:tcPr>
            <w:tcW w:w="2681" w:type="dxa"/>
            <w:vMerge/>
            <w:tcBorders>
              <w:top w:val="nil"/>
              <w:left w:val="single" w:sz="4" w:space="0" w:color="auto"/>
              <w:bottom w:val="single" w:sz="4" w:space="0" w:color="000000"/>
              <w:right w:val="single" w:sz="4" w:space="0" w:color="auto"/>
            </w:tcBorders>
            <w:vAlign w:val="center"/>
            <w:hideMark/>
          </w:tcPr>
          <w:p w14:paraId="225509B8" w14:textId="77777777"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33629CEE"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Appointment</w:t>
            </w:r>
          </w:p>
        </w:tc>
      </w:tr>
      <w:tr w:rsidR="00F63FE3" w:rsidRPr="0092722F" w14:paraId="774BA78C"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35E0AE90"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3</w:t>
            </w:r>
          </w:p>
        </w:tc>
        <w:tc>
          <w:tcPr>
            <w:tcW w:w="928" w:type="dxa"/>
            <w:tcBorders>
              <w:top w:val="nil"/>
              <w:left w:val="nil"/>
              <w:bottom w:val="single" w:sz="4" w:space="0" w:color="auto"/>
              <w:right w:val="single" w:sz="4" w:space="0" w:color="auto"/>
            </w:tcBorders>
            <w:shd w:val="clear" w:color="000000" w:fill="FFFFFF"/>
            <w:vAlign w:val="bottom"/>
            <w:hideMark/>
          </w:tcPr>
          <w:p w14:paraId="0795A3DB"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1.3</w:t>
            </w:r>
          </w:p>
        </w:tc>
        <w:tc>
          <w:tcPr>
            <w:tcW w:w="2681" w:type="dxa"/>
            <w:vMerge/>
            <w:tcBorders>
              <w:top w:val="nil"/>
              <w:left w:val="single" w:sz="4" w:space="0" w:color="auto"/>
              <w:bottom w:val="single" w:sz="4" w:space="0" w:color="000000"/>
              <w:right w:val="single" w:sz="4" w:space="0" w:color="auto"/>
            </w:tcBorders>
            <w:vAlign w:val="center"/>
            <w:hideMark/>
          </w:tcPr>
          <w:p w14:paraId="12BBBE5C" w14:textId="77777777"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478292EF"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Integration module</w:t>
            </w:r>
          </w:p>
        </w:tc>
      </w:tr>
      <w:tr w:rsidR="00F63FE3" w:rsidRPr="0092722F" w14:paraId="620FA209" w14:textId="77777777" w:rsidTr="006461A4">
        <w:trPr>
          <w:trHeight w:val="258"/>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2C67A610"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4</w:t>
            </w:r>
          </w:p>
        </w:tc>
        <w:tc>
          <w:tcPr>
            <w:tcW w:w="928" w:type="dxa"/>
            <w:tcBorders>
              <w:top w:val="nil"/>
              <w:left w:val="nil"/>
              <w:bottom w:val="single" w:sz="4" w:space="0" w:color="auto"/>
              <w:right w:val="single" w:sz="4" w:space="0" w:color="auto"/>
            </w:tcBorders>
            <w:shd w:val="clear" w:color="000000" w:fill="FFFFFF"/>
            <w:vAlign w:val="bottom"/>
            <w:hideMark/>
          </w:tcPr>
          <w:p w14:paraId="1F5A8590"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1.4</w:t>
            </w:r>
          </w:p>
        </w:tc>
        <w:tc>
          <w:tcPr>
            <w:tcW w:w="2681" w:type="dxa"/>
            <w:vMerge/>
            <w:tcBorders>
              <w:top w:val="nil"/>
              <w:left w:val="single" w:sz="4" w:space="0" w:color="auto"/>
              <w:bottom w:val="single" w:sz="4" w:space="0" w:color="000000"/>
              <w:right w:val="single" w:sz="4" w:space="0" w:color="auto"/>
            </w:tcBorders>
            <w:vAlign w:val="center"/>
            <w:hideMark/>
          </w:tcPr>
          <w:p w14:paraId="6EC29F4E" w14:textId="77777777"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3B6663CE"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Stamp duty and Registration fee calculation</w:t>
            </w:r>
          </w:p>
        </w:tc>
      </w:tr>
      <w:tr w:rsidR="00F63FE3" w:rsidRPr="0092722F" w14:paraId="06CCD2F0"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0CC8290F"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5</w:t>
            </w:r>
          </w:p>
        </w:tc>
        <w:tc>
          <w:tcPr>
            <w:tcW w:w="928" w:type="dxa"/>
            <w:tcBorders>
              <w:top w:val="nil"/>
              <w:left w:val="nil"/>
              <w:bottom w:val="single" w:sz="4" w:space="0" w:color="auto"/>
              <w:right w:val="single" w:sz="4" w:space="0" w:color="auto"/>
            </w:tcBorders>
            <w:shd w:val="clear" w:color="000000" w:fill="FFFFFF"/>
            <w:vAlign w:val="bottom"/>
            <w:hideMark/>
          </w:tcPr>
          <w:p w14:paraId="75DBEC9A"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1.5</w:t>
            </w:r>
          </w:p>
        </w:tc>
        <w:tc>
          <w:tcPr>
            <w:tcW w:w="2681" w:type="dxa"/>
            <w:vMerge/>
            <w:tcBorders>
              <w:top w:val="nil"/>
              <w:left w:val="single" w:sz="4" w:space="0" w:color="auto"/>
              <w:bottom w:val="single" w:sz="4" w:space="0" w:color="000000"/>
              <w:right w:val="single" w:sz="4" w:space="0" w:color="auto"/>
            </w:tcBorders>
            <w:vAlign w:val="center"/>
            <w:hideMark/>
          </w:tcPr>
          <w:p w14:paraId="1110CD14" w14:textId="77777777"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4C9838EE"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 xml:space="preserve">Guideline value </w:t>
            </w:r>
            <w:r w:rsidR="00EA5F18" w:rsidRPr="0092722F">
              <w:rPr>
                <w:rFonts w:eastAsia="Times New Roman" w:cstheme="minorHAnsi"/>
                <w:color w:val="000000"/>
                <w:lang w:eastAsia="en-IN"/>
              </w:rPr>
              <w:t>calculation</w:t>
            </w:r>
          </w:p>
        </w:tc>
      </w:tr>
      <w:tr w:rsidR="00F63FE3" w:rsidRPr="0092722F" w14:paraId="0A36A8DC"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7AC4F7CF"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6</w:t>
            </w:r>
          </w:p>
        </w:tc>
        <w:tc>
          <w:tcPr>
            <w:tcW w:w="928" w:type="dxa"/>
            <w:tcBorders>
              <w:top w:val="nil"/>
              <w:left w:val="nil"/>
              <w:bottom w:val="single" w:sz="4" w:space="0" w:color="auto"/>
              <w:right w:val="single" w:sz="4" w:space="0" w:color="auto"/>
            </w:tcBorders>
            <w:shd w:val="clear" w:color="000000" w:fill="FFFFFF"/>
            <w:vAlign w:val="bottom"/>
            <w:hideMark/>
          </w:tcPr>
          <w:p w14:paraId="7163A9FF"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1.6</w:t>
            </w:r>
          </w:p>
        </w:tc>
        <w:tc>
          <w:tcPr>
            <w:tcW w:w="2681" w:type="dxa"/>
            <w:vMerge/>
            <w:tcBorders>
              <w:top w:val="nil"/>
              <w:left w:val="single" w:sz="4" w:space="0" w:color="auto"/>
              <w:bottom w:val="single" w:sz="4" w:space="0" w:color="000000"/>
              <w:right w:val="single" w:sz="4" w:space="0" w:color="auto"/>
            </w:tcBorders>
            <w:vAlign w:val="center"/>
            <w:hideMark/>
          </w:tcPr>
          <w:p w14:paraId="177D87C3" w14:textId="77777777"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45CDFB83"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Rule 17 (2) filing</w:t>
            </w:r>
          </w:p>
        </w:tc>
      </w:tr>
      <w:tr w:rsidR="00F63FE3" w:rsidRPr="0092722F" w14:paraId="4B83E7AD"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6DF8B259"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7</w:t>
            </w:r>
          </w:p>
        </w:tc>
        <w:tc>
          <w:tcPr>
            <w:tcW w:w="928" w:type="dxa"/>
            <w:tcBorders>
              <w:top w:val="nil"/>
              <w:left w:val="nil"/>
              <w:bottom w:val="single" w:sz="4" w:space="0" w:color="auto"/>
              <w:right w:val="single" w:sz="4" w:space="0" w:color="auto"/>
            </w:tcBorders>
            <w:shd w:val="clear" w:color="000000" w:fill="FFFFFF"/>
            <w:vAlign w:val="bottom"/>
            <w:hideMark/>
          </w:tcPr>
          <w:p w14:paraId="78DEE389"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1.7</w:t>
            </w:r>
          </w:p>
        </w:tc>
        <w:tc>
          <w:tcPr>
            <w:tcW w:w="2681" w:type="dxa"/>
            <w:vMerge/>
            <w:tcBorders>
              <w:top w:val="nil"/>
              <w:left w:val="single" w:sz="4" w:space="0" w:color="auto"/>
              <w:bottom w:val="single" w:sz="4" w:space="0" w:color="000000"/>
              <w:right w:val="single" w:sz="4" w:space="0" w:color="auto"/>
            </w:tcBorders>
            <w:vAlign w:val="center"/>
            <w:hideMark/>
          </w:tcPr>
          <w:p w14:paraId="19CBEB7E" w14:textId="77777777"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3F1609D4"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Rule 17 (3) filing</w:t>
            </w:r>
          </w:p>
        </w:tc>
      </w:tr>
      <w:tr w:rsidR="00F63FE3" w:rsidRPr="0092722F" w14:paraId="08040EFC" w14:textId="77777777" w:rsidTr="00B3277D">
        <w:trPr>
          <w:trHeight w:val="295"/>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1E5BB3A3"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8</w:t>
            </w:r>
          </w:p>
        </w:tc>
        <w:tc>
          <w:tcPr>
            <w:tcW w:w="928" w:type="dxa"/>
            <w:tcBorders>
              <w:top w:val="nil"/>
              <w:left w:val="nil"/>
              <w:bottom w:val="single" w:sz="4" w:space="0" w:color="auto"/>
              <w:right w:val="single" w:sz="4" w:space="0" w:color="auto"/>
            </w:tcBorders>
            <w:shd w:val="clear" w:color="000000" w:fill="FFFFFF"/>
            <w:vAlign w:val="bottom"/>
            <w:hideMark/>
          </w:tcPr>
          <w:p w14:paraId="3F073B3F"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1.8</w:t>
            </w:r>
          </w:p>
        </w:tc>
        <w:tc>
          <w:tcPr>
            <w:tcW w:w="2681" w:type="dxa"/>
            <w:vMerge/>
            <w:tcBorders>
              <w:top w:val="nil"/>
              <w:left w:val="single" w:sz="4" w:space="0" w:color="auto"/>
              <w:bottom w:val="single" w:sz="4" w:space="0" w:color="000000"/>
              <w:right w:val="single" w:sz="4" w:space="0" w:color="auto"/>
            </w:tcBorders>
            <w:vAlign w:val="center"/>
            <w:hideMark/>
          </w:tcPr>
          <w:p w14:paraId="1378C139" w14:textId="77777777"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auto" w:fill="auto"/>
            <w:vAlign w:val="bottom"/>
            <w:hideMark/>
          </w:tcPr>
          <w:p w14:paraId="1A995950" w14:textId="77777777" w:rsidR="00F63FE3" w:rsidRPr="00B3277D" w:rsidRDefault="00F63FE3" w:rsidP="00F63FE3">
            <w:pPr>
              <w:spacing w:after="0" w:line="240" w:lineRule="auto"/>
              <w:rPr>
                <w:rFonts w:eastAsia="Times New Roman" w:cstheme="minorHAnsi"/>
                <w:color w:val="000000"/>
                <w:lang w:eastAsia="en-IN"/>
              </w:rPr>
            </w:pPr>
            <w:r w:rsidRPr="00B3277D">
              <w:rPr>
                <w:rFonts w:eastAsia="Times New Roman" w:cstheme="minorHAnsi"/>
                <w:lang w:eastAsia="en-IN"/>
              </w:rPr>
              <w:t>Old pending release module</w:t>
            </w:r>
          </w:p>
        </w:tc>
      </w:tr>
      <w:tr w:rsidR="006461A4" w:rsidRPr="0092722F" w14:paraId="2D475BFA" w14:textId="77777777" w:rsidTr="004A1CD9">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1EBF8083"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lastRenderedPageBreak/>
              <w:t>9</w:t>
            </w:r>
          </w:p>
        </w:tc>
        <w:tc>
          <w:tcPr>
            <w:tcW w:w="928" w:type="dxa"/>
            <w:tcBorders>
              <w:top w:val="nil"/>
              <w:left w:val="nil"/>
              <w:bottom w:val="single" w:sz="4" w:space="0" w:color="auto"/>
              <w:right w:val="single" w:sz="4" w:space="0" w:color="auto"/>
            </w:tcBorders>
            <w:shd w:val="clear" w:color="000000" w:fill="FFFFFF"/>
            <w:vAlign w:val="bottom"/>
            <w:hideMark/>
          </w:tcPr>
          <w:p w14:paraId="33B1E673"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1.9</w:t>
            </w:r>
          </w:p>
        </w:tc>
        <w:tc>
          <w:tcPr>
            <w:tcW w:w="2681" w:type="dxa"/>
            <w:vMerge/>
            <w:tcBorders>
              <w:top w:val="nil"/>
              <w:left w:val="single" w:sz="4" w:space="0" w:color="auto"/>
              <w:bottom w:val="single" w:sz="4" w:space="0" w:color="000000"/>
              <w:right w:val="single" w:sz="4" w:space="0" w:color="auto"/>
            </w:tcBorders>
            <w:vAlign w:val="center"/>
            <w:hideMark/>
          </w:tcPr>
          <w:p w14:paraId="4AE2A0D8" w14:textId="77777777"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auto" w:fill="auto"/>
            <w:vAlign w:val="bottom"/>
            <w:hideMark/>
          </w:tcPr>
          <w:p w14:paraId="73415ADA" w14:textId="77777777" w:rsidR="00F63FE3" w:rsidRPr="0092722F" w:rsidRDefault="006461A4" w:rsidP="00F63FE3">
            <w:pPr>
              <w:spacing w:after="0" w:line="240" w:lineRule="auto"/>
              <w:rPr>
                <w:rFonts w:eastAsia="Times New Roman" w:cstheme="minorHAnsi"/>
                <w:lang w:eastAsia="en-IN"/>
              </w:rPr>
            </w:pPr>
            <w:r w:rsidRPr="0092722F">
              <w:rPr>
                <w:rFonts w:eastAsia="Times New Roman" w:cstheme="minorHAnsi"/>
                <w:lang w:eastAsia="en-IN"/>
              </w:rPr>
              <w:t>Re-Registration</w:t>
            </w:r>
            <w:r w:rsidR="00F63FE3" w:rsidRPr="0092722F">
              <w:rPr>
                <w:rFonts w:eastAsia="Times New Roman" w:cstheme="minorHAnsi"/>
                <w:lang w:eastAsia="en-IN"/>
              </w:rPr>
              <w:t xml:space="preserve"> module</w:t>
            </w:r>
          </w:p>
        </w:tc>
      </w:tr>
      <w:tr w:rsidR="00F63FE3" w:rsidRPr="0092722F" w14:paraId="32C15D37"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25A04630"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10</w:t>
            </w:r>
          </w:p>
        </w:tc>
        <w:tc>
          <w:tcPr>
            <w:tcW w:w="928" w:type="dxa"/>
            <w:tcBorders>
              <w:top w:val="nil"/>
              <w:left w:val="nil"/>
              <w:bottom w:val="single" w:sz="4" w:space="0" w:color="auto"/>
              <w:right w:val="single" w:sz="4" w:space="0" w:color="auto"/>
            </w:tcBorders>
            <w:shd w:val="clear" w:color="000000" w:fill="FFFFFF"/>
            <w:vAlign w:val="bottom"/>
            <w:hideMark/>
          </w:tcPr>
          <w:p w14:paraId="10B1540A"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1.1</w:t>
            </w:r>
          </w:p>
        </w:tc>
        <w:tc>
          <w:tcPr>
            <w:tcW w:w="2681" w:type="dxa"/>
            <w:vMerge/>
            <w:tcBorders>
              <w:top w:val="nil"/>
              <w:left w:val="single" w:sz="4" w:space="0" w:color="auto"/>
              <w:bottom w:val="single" w:sz="4" w:space="0" w:color="000000"/>
              <w:right w:val="single" w:sz="4" w:space="0" w:color="auto"/>
            </w:tcBorders>
            <w:vAlign w:val="center"/>
            <w:hideMark/>
          </w:tcPr>
          <w:p w14:paraId="7DF1CABC" w14:textId="77777777"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3FFB9CF6"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Will after Death </w:t>
            </w:r>
          </w:p>
        </w:tc>
      </w:tr>
      <w:tr w:rsidR="00F63FE3" w:rsidRPr="0092722F" w14:paraId="2250D08F"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3F21C446"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11</w:t>
            </w:r>
          </w:p>
        </w:tc>
        <w:tc>
          <w:tcPr>
            <w:tcW w:w="928" w:type="dxa"/>
            <w:tcBorders>
              <w:top w:val="nil"/>
              <w:left w:val="nil"/>
              <w:bottom w:val="single" w:sz="4" w:space="0" w:color="auto"/>
              <w:right w:val="single" w:sz="4" w:space="0" w:color="auto"/>
            </w:tcBorders>
            <w:shd w:val="clear" w:color="000000" w:fill="FFFFFF"/>
            <w:vAlign w:val="bottom"/>
            <w:hideMark/>
          </w:tcPr>
          <w:p w14:paraId="0D737B3D"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1.11</w:t>
            </w:r>
          </w:p>
        </w:tc>
        <w:tc>
          <w:tcPr>
            <w:tcW w:w="2681" w:type="dxa"/>
            <w:vMerge/>
            <w:tcBorders>
              <w:top w:val="nil"/>
              <w:left w:val="single" w:sz="4" w:space="0" w:color="auto"/>
              <w:bottom w:val="single" w:sz="4" w:space="0" w:color="000000"/>
              <w:right w:val="single" w:sz="4" w:space="0" w:color="auto"/>
            </w:tcBorders>
            <w:vAlign w:val="center"/>
            <w:hideMark/>
          </w:tcPr>
          <w:p w14:paraId="224B836B" w14:textId="77777777"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45FD5273"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Filing documents (FRUITS)</w:t>
            </w:r>
          </w:p>
        </w:tc>
      </w:tr>
      <w:tr w:rsidR="00F63FE3" w:rsidRPr="0092722F" w14:paraId="498C7A15"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115DBC11"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12</w:t>
            </w:r>
          </w:p>
        </w:tc>
        <w:tc>
          <w:tcPr>
            <w:tcW w:w="928" w:type="dxa"/>
            <w:tcBorders>
              <w:top w:val="nil"/>
              <w:left w:val="nil"/>
              <w:bottom w:val="single" w:sz="4" w:space="0" w:color="auto"/>
              <w:right w:val="single" w:sz="4" w:space="0" w:color="auto"/>
            </w:tcBorders>
            <w:shd w:val="clear" w:color="000000" w:fill="FFFFFF"/>
            <w:vAlign w:val="bottom"/>
            <w:hideMark/>
          </w:tcPr>
          <w:p w14:paraId="5404A1E8"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1.12</w:t>
            </w:r>
          </w:p>
        </w:tc>
        <w:tc>
          <w:tcPr>
            <w:tcW w:w="2681" w:type="dxa"/>
            <w:vMerge/>
            <w:tcBorders>
              <w:top w:val="nil"/>
              <w:left w:val="single" w:sz="4" w:space="0" w:color="auto"/>
              <w:bottom w:val="single" w:sz="4" w:space="0" w:color="000000"/>
              <w:right w:val="single" w:sz="4" w:space="0" w:color="auto"/>
            </w:tcBorders>
            <w:vAlign w:val="center"/>
            <w:hideMark/>
          </w:tcPr>
          <w:p w14:paraId="50C410EE" w14:textId="77777777"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0CCA5786"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Scanning</w:t>
            </w:r>
          </w:p>
        </w:tc>
      </w:tr>
      <w:tr w:rsidR="00F63FE3" w:rsidRPr="0092722F" w14:paraId="24911A7C" w14:textId="77777777" w:rsidTr="000C7430">
        <w:trPr>
          <w:trHeight w:val="213"/>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2D345FA1"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13</w:t>
            </w:r>
          </w:p>
        </w:tc>
        <w:tc>
          <w:tcPr>
            <w:tcW w:w="928" w:type="dxa"/>
            <w:tcBorders>
              <w:top w:val="nil"/>
              <w:left w:val="nil"/>
              <w:bottom w:val="single" w:sz="4" w:space="0" w:color="auto"/>
              <w:right w:val="single" w:sz="4" w:space="0" w:color="auto"/>
            </w:tcBorders>
            <w:shd w:val="clear" w:color="000000" w:fill="FFFFFF"/>
            <w:vAlign w:val="bottom"/>
            <w:hideMark/>
          </w:tcPr>
          <w:p w14:paraId="4D4581D3"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1.13</w:t>
            </w:r>
          </w:p>
        </w:tc>
        <w:tc>
          <w:tcPr>
            <w:tcW w:w="2681" w:type="dxa"/>
            <w:vMerge/>
            <w:tcBorders>
              <w:top w:val="nil"/>
              <w:left w:val="single" w:sz="4" w:space="0" w:color="auto"/>
              <w:bottom w:val="single" w:sz="4" w:space="0" w:color="000000"/>
              <w:right w:val="single" w:sz="4" w:space="0" w:color="auto"/>
            </w:tcBorders>
            <w:vAlign w:val="center"/>
            <w:hideMark/>
          </w:tcPr>
          <w:p w14:paraId="7E92496D" w14:textId="77777777"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auto" w:fill="auto"/>
            <w:vAlign w:val="bottom"/>
            <w:hideMark/>
          </w:tcPr>
          <w:p w14:paraId="4D17C944"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 xml:space="preserve">Memo </w:t>
            </w:r>
            <w:r w:rsidR="00EA5F18" w:rsidRPr="0092722F">
              <w:rPr>
                <w:rFonts w:eastAsia="Times New Roman" w:cstheme="minorHAnsi"/>
                <w:color w:val="000000"/>
                <w:lang w:eastAsia="en-IN"/>
              </w:rPr>
              <w:t>transmission</w:t>
            </w:r>
            <w:r w:rsidRPr="0092722F">
              <w:rPr>
                <w:rFonts w:eastAsia="Times New Roman" w:cstheme="minorHAnsi"/>
                <w:color w:val="000000"/>
                <w:lang w:eastAsia="en-IN"/>
              </w:rPr>
              <w:t xml:space="preserve"> and filing</w:t>
            </w:r>
          </w:p>
        </w:tc>
      </w:tr>
      <w:tr w:rsidR="00F63FE3" w:rsidRPr="0092722F" w14:paraId="5323FEEB"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6DB1C649"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14</w:t>
            </w:r>
          </w:p>
        </w:tc>
        <w:tc>
          <w:tcPr>
            <w:tcW w:w="928" w:type="dxa"/>
            <w:tcBorders>
              <w:top w:val="nil"/>
              <w:left w:val="nil"/>
              <w:bottom w:val="single" w:sz="4" w:space="0" w:color="auto"/>
              <w:right w:val="single" w:sz="4" w:space="0" w:color="auto"/>
            </w:tcBorders>
            <w:shd w:val="clear" w:color="000000" w:fill="FFFFFF"/>
            <w:vAlign w:val="bottom"/>
            <w:hideMark/>
          </w:tcPr>
          <w:p w14:paraId="5810C40C"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1.14</w:t>
            </w:r>
          </w:p>
        </w:tc>
        <w:tc>
          <w:tcPr>
            <w:tcW w:w="2681" w:type="dxa"/>
            <w:vMerge/>
            <w:tcBorders>
              <w:top w:val="nil"/>
              <w:left w:val="single" w:sz="4" w:space="0" w:color="auto"/>
              <w:bottom w:val="single" w:sz="4" w:space="0" w:color="000000"/>
              <w:right w:val="single" w:sz="4" w:space="0" w:color="auto"/>
            </w:tcBorders>
            <w:vAlign w:val="center"/>
            <w:hideMark/>
          </w:tcPr>
          <w:p w14:paraId="163DDEFF" w14:textId="77777777"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5EA09FEC"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68(2) correction</w:t>
            </w:r>
          </w:p>
        </w:tc>
      </w:tr>
      <w:tr w:rsidR="00F63FE3" w:rsidRPr="0092722F" w14:paraId="4BC9CB69"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26F76393"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15</w:t>
            </w:r>
          </w:p>
        </w:tc>
        <w:tc>
          <w:tcPr>
            <w:tcW w:w="928" w:type="dxa"/>
            <w:tcBorders>
              <w:top w:val="nil"/>
              <w:left w:val="nil"/>
              <w:bottom w:val="single" w:sz="4" w:space="0" w:color="auto"/>
              <w:right w:val="single" w:sz="4" w:space="0" w:color="auto"/>
            </w:tcBorders>
            <w:shd w:val="clear" w:color="000000" w:fill="FFFFFF"/>
            <w:vAlign w:val="bottom"/>
            <w:hideMark/>
          </w:tcPr>
          <w:p w14:paraId="7BB3CEF2"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1.15</w:t>
            </w:r>
          </w:p>
        </w:tc>
        <w:tc>
          <w:tcPr>
            <w:tcW w:w="2681" w:type="dxa"/>
            <w:vMerge/>
            <w:tcBorders>
              <w:top w:val="nil"/>
              <w:left w:val="single" w:sz="4" w:space="0" w:color="auto"/>
              <w:bottom w:val="single" w:sz="4" w:space="0" w:color="000000"/>
              <w:right w:val="single" w:sz="4" w:space="0" w:color="auto"/>
            </w:tcBorders>
            <w:vAlign w:val="center"/>
            <w:hideMark/>
          </w:tcPr>
          <w:p w14:paraId="3C17243B" w14:textId="77777777"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5ED5D142"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Cross-reference Rule 123</w:t>
            </w:r>
          </w:p>
        </w:tc>
      </w:tr>
      <w:tr w:rsidR="00F63FE3" w:rsidRPr="0092722F" w14:paraId="515244CB"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178D4D58"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16</w:t>
            </w:r>
          </w:p>
        </w:tc>
        <w:tc>
          <w:tcPr>
            <w:tcW w:w="928" w:type="dxa"/>
            <w:tcBorders>
              <w:top w:val="nil"/>
              <w:left w:val="nil"/>
              <w:bottom w:val="single" w:sz="4" w:space="0" w:color="auto"/>
              <w:right w:val="single" w:sz="4" w:space="0" w:color="auto"/>
            </w:tcBorders>
            <w:shd w:val="clear" w:color="000000" w:fill="FFFFFF"/>
            <w:vAlign w:val="bottom"/>
            <w:hideMark/>
          </w:tcPr>
          <w:p w14:paraId="22DCE669"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1.16</w:t>
            </w:r>
          </w:p>
        </w:tc>
        <w:tc>
          <w:tcPr>
            <w:tcW w:w="2681" w:type="dxa"/>
            <w:vMerge/>
            <w:tcBorders>
              <w:top w:val="nil"/>
              <w:left w:val="single" w:sz="4" w:space="0" w:color="auto"/>
              <w:bottom w:val="single" w:sz="4" w:space="0" w:color="000000"/>
              <w:right w:val="single" w:sz="4" w:space="0" w:color="auto"/>
            </w:tcBorders>
            <w:vAlign w:val="center"/>
            <w:hideMark/>
          </w:tcPr>
          <w:p w14:paraId="0F8021E4" w14:textId="77777777"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41A0CFD7"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Integration exemption</w:t>
            </w:r>
          </w:p>
        </w:tc>
      </w:tr>
      <w:tr w:rsidR="00F63FE3" w:rsidRPr="0092722F" w14:paraId="4ED6FB3B"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5C2609D8"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17</w:t>
            </w:r>
          </w:p>
        </w:tc>
        <w:tc>
          <w:tcPr>
            <w:tcW w:w="928" w:type="dxa"/>
            <w:tcBorders>
              <w:top w:val="nil"/>
              <w:left w:val="nil"/>
              <w:bottom w:val="single" w:sz="4" w:space="0" w:color="auto"/>
              <w:right w:val="single" w:sz="4" w:space="0" w:color="auto"/>
            </w:tcBorders>
            <w:shd w:val="clear" w:color="000000" w:fill="FFFFFF"/>
            <w:vAlign w:val="bottom"/>
            <w:hideMark/>
          </w:tcPr>
          <w:p w14:paraId="3A54851A"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1.17</w:t>
            </w:r>
          </w:p>
        </w:tc>
        <w:tc>
          <w:tcPr>
            <w:tcW w:w="2681" w:type="dxa"/>
            <w:vMerge/>
            <w:tcBorders>
              <w:top w:val="nil"/>
              <w:left w:val="single" w:sz="4" w:space="0" w:color="auto"/>
              <w:bottom w:val="single" w:sz="4" w:space="0" w:color="000000"/>
              <w:right w:val="single" w:sz="4" w:space="0" w:color="auto"/>
            </w:tcBorders>
            <w:vAlign w:val="center"/>
            <w:hideMark/>
          </w:tcPr>
          <w:p w14:paraId="578303EC" w14:textId="77777777"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583A4787"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Court entry</w:t>
            </w:r>
          </w:p>
        </w:tc>
      </w:tr>
      <w:tr w:rsidR="00F63FE3" w:rsidRPr="0092722F" w14:paraId="6E1C9614"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2870E392"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18</w:t>
            </w:r>
          </w:p>
        </w:tc>
        <w:tc>
          <w:tcPr>
            <w:tcW w:w="928" w:type="dxa"/>
            <w:tcBorders>
              <w:top w:val="nil"/>
              <w:left w:val="nil"/>
              <w:bottom w:val="single" w:sz="4" w:space="0" w:color="auto"/>
              <w:right w:val="single" w:sz="4" w:space="0" w:color="auto"/>
            </w:tcBorders>
            <w:shd w:val="clear" w:color="000000" w:fill="FFFFFF"/>
            <w:vAlign w:val="bottom"/>
            <w:hideMark/>
          </w:tcPr>
          <w:p w14:paraId="0DD7296A"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1.18</w:t>
            </w:r>
          </w:p>
        </w:tc>
        <w:tc>
          <w:tcPr>
            <w:tcW w:w="2681" w:type="dxa"/>
            <w:vMerge/>
            <w:tcBorders>
              <w:top w:val="nil"/>
              <w:left w:val="single" w:sz="4" w:space="0" w:color="auto"/>
              <w:bottom w:val="single" w:sz="4" w:space="0" w:color="000000"/>
              <w:right w:val="single" w:sz="4" w:space="0" w:color="auto"/>
            </w:tcBorders>
            <w:vAlign w:val="center"/>
            <w:hideMark/>
          </w:tcPr>
          <w:p w14:paraId="125C8507" w14:textId="77777777"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026815E5" w14:textId="77777777" w:rsidR="00F63FE3" w:rsidRPr="0092722F" w:rsidRDefault="00EA5F18"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Liability</w:t>
            </w:r>
          </w:p>
        </w:tc>
      </w:tr>
      <w:tr w:rsidR="00F63FE3" w:rsidRPr="0092722F" w14:paraId="017F0A3B"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59B67DB2"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19</w:t>
            </w:r>
          </w:p>
        </w:tc>
        <w:tc>
          <w:tcPr>
            <w:tcW w:w="928" w:type="dxa"/>
            <w:tcBorders>
              <w:top w:val="nil"/>
              <w:left w:val="nil"/>
              <w:bottom w:val="single" w:sz="4" w:space="0" w:color="auto"/>
              <w:right w:val="single" w:sz="4" w:space="0" w:color="auto"/>
            </w:tcBorders>
            <w:shd w:val="clear" w:color="000000" w:fill="FFFFFF"/>
            <w:vAlign w:val="bottom"/>
            <w:hideMark/>
          </w:tcPr>
          <w:p w14:paraId="4900ECF5"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1.19</w:t>
            </w:r>
          </w:p>
        </w:tc>
        <w:tc>
          <w:tcPr>
            <w:tcW w:w="2681" w:type="dxa"/>
            <w:vMerge/>
            <w:tcBorders>
              <w:top w:val="nil"/>
              <w:left w:val="single" w:sz="4" w:space="0" w:color="auto"/>
              <w:bottom w:val="single" w:sz="4" w:space="0" w:color="000000"/>
              <w:right w:val="single" w:sz="4" w:space="0" w:color="auto"/>
            </w:tcBorders>
            <w:vAlign w:val="center"/>
            <w:hideMark/>
          </w:tcPr>
          <w:p w14:paraId="438F3DEF" w14:textId="77777777"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6947C5E0"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Status tracking</w:t>
            </w:r>
          </w:p>
        </w:tc>
      </w:tr>
      <w:tr w:rsidR="00F63FE3" w:rsidRPr="0092722F" w14:paraId="63FEBD75"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01B82379"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20</w:t>
            </w:r>
          </w:p>
        </w:tc>
        <w:tc>
          <w:tcPr>
            <w:tcW w:w="928" w:type="dxa"/>
            <w:tcBorders>
              <w:top w:val="nil"/>
              <w:left w:val="nil"/>
              <w:bottom w:val="single" w:sz="4" w:space="0" w:color="auto"/>
              <w:right w:val="single" w:sz="4" w:space="0" w:color="auto"/>
            </w:tcBorders>
            <w:shd w:val="clear" w:color="000000" w:fill="FFFFFF"/>
            <w:vAlign w:val="bottom"/>
            <w:hideMark/>
          </w:tcPr>
          <w:p w14:paraId="1035889E"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1.2</w:t>
            </w:r>
          </w:p>
        </w:tc>
        <w:tc>
          <w:tcPr>
            <w:tcW w:w="2681" w:type="dxa"/>
            <w:vMerge/>
            <w:tcBorders>
              <w:top w:val="nil"/>
              <w:left w:val="single" w:sz="4" w:space="0" w:color="auto"/>
              <w:bottom w:val="single" w:sz="4" w:space="0" w:color="000000"/>
              <w:right w:val="single" w:sz="4" w:space="0" w:color="auto"/>
            </w:tcBorders>
            <w:vAlign w:val="center"/>
            <w:hideMark/>
          </w:tcPr>
          <w:p w14:paraId="70C6C217" w14:textId="77777777"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1410CFC0"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Investigation and Search</w:t>
            </w:r>
          </w:p>
        </w:tc>
      </w:tr>
      <w:tr w:rsidR="00F63FE3" w:rsidRPr="0092722F" w14:paraId="4BE81B2E"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3EB720FF"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21</w:t>
            </w:r>
          </w:p>
        </w:tc>
        <w:tc>
          <w:tcPr>
            <w:tcW w:w="928" w:type="dxa"/>
            <w:tcBorders>
              <w:top w:val="nil"/>
              <w:left w:val="nil"/>
              <w:bottom w:val="single" w:sz="4" w:space="0" w:color="auto"/>
              <w:right w:val="single" w:sz="4" w:space="0" w:color="auto"/>
            </w:tcBorders>
            <w:shd w:val="clear" w:color="000000" w:fill="FFFFFF"/>
            <w:vAlign w:val="bottom"/>
            <w:hideMark/>
          </w:tcPr>
          <w:p w14:paraId="1279BB45"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1.21</w:t>
            </w:r>
          </w:p>
        </w:tc>
        <w:tc>
          <w:tcPr>
            <w:tcW w:w="2681" w:type="dxa"/>
            <w:vMerge/>
            <w:tcBorders>
              <w:top w:val="nil"/>
              <w:left w:val="single" w:sz="4" w:space="0" w:color="auto"/>
              <w:bottom w:val="single" w:sz="4" w:space="0" w:color="000000"/>
              <w:right w:val="single" w:sz="4" w:space="0" w:color="auto"/>
            </w:tcBorders>
            <w:vAlign w:val="center"/>
            <w:hideMark/>
          </w:tcPr>
          <w:p w14:paraId="6311F75E" w14:textId="77777777"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434BBEEB"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Valuation Module (CVC)</w:t>
            </w:r>
          </w:p>
        </w:tc>
      </w:tr>
      <w:tr w:rsidR="00F63FE3" w:rsidRPr="0092722F" w14:paraId="0E27D3FD"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22679D70"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22</w:t>
            </w:r>
          </w:p>
        </w:tc>
        <w:tc>
          <w:tcPr>
            <w:tcW w:w="928" w:type="dxa"/>
            <w:tcBorders>
              <w:top w:val="nil"/>
              <w:left w:val="nil"/>
              <w:bottom w:val="single" w:sz="4" w:space="0" w:color="auto"/>
              <w:right w:val="single" w:sz="4" w:space="0" w:color="auto"/>
            </w:tcBorders>
            <w:shd w:val="clear" w:color="000000" w:fill="FFFFFF"/>
            <w:vAlign w:val="bottom"/>
            <w:hideMark/>
          </w:tcPr>
          <w:p w14:paraId="7C0F9079"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2</w:t>
            </w:r>
          </w:p>
        </w:tc>
        <w:tc>
          <w:tcPr>
            <w:tcW w:w="2681" w:type="dxa"/>
            <w:tcBorders>
              <w:top w:val="nil"/>
              <w:left w:val="nil"/>
              <w:bottom w:val="single" w:sz="4" w:space="0" w:color="auto"/>
              <w:right w:val="single" w:sz="4" w:space="0" w:color="auto"/>
            </w:tcBorders>
            <w:shd w:val="clear" w:color="000000" w:fill="FFFFFF"/>
            <w:vAlign w:val="bottom"/>
            <w:hideMark/>
          </w:tcPr>
          <w:p w14:paraId="7C267A66"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EC</w:t>
            </w:r>
          </w:p>
        </w:tc>
        <w:tc>
          <w:tcPr>
            <w:tcW w:w="3659" w:type="dxa"/>
            <w:tcBorders>
              <w:top w:val="nil"/>
              <w:left w:val="nil"/>
              <w:bottom w:val="single" w:sz="4" w:space="0" w:color="auto"/>
              <w:right w:val="single" w:sz="4" w:space="0" w:color="auto"/>
            </w:tcBorders>
            <w:shd w:val="clear" w:color="000000" w:fill="FFFFFF"/>
            <w:vAlign w:val="bottom"/>
            <w:hideMark/>
          </w:tcPr>
          <w:p w14:paraId="6B32926A"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 </w:t>
            </w:r>
          </w:p>
        </w:tc>
      </w:tr>
      <w:tr w:rsidR="00F63FE3" w:rsidRPr="0092722F" w14:paraId="16AD399D"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28FC3E8B"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23</w:t>
            </w:r>
          </w:p>
        </w:tc>
        <w:tc>
          <w:tcPr>
            <w:tcW w:w="928" w:type="dxa"/>
            <w:tcBorders>
              <w:top w:val="nil"/>
              <w:left w:val="nil"/>
              <w:bottom w:val="single" w:sz="4" w:space="0" w:color="auto"/>
              <w:right w:val="single" w:sz="4" w:space="0" w:color="auto"/>
            </w:tcBorders>
            <w:shd w:val="clear" w:color="000000" w:fill="FFFFFF"/>
            <w:vAlign w:val="bottom"/>
            <w:hideMark/>
          </w:tcPr>
          <w:p w14:paraId="6FF825B9"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3</w:t>
            </w:r>
          </w:p>
        </w:tc>
        <w:tc>
          <w:tcPr>
            <w:tcW w:w="2681" w:type="dxa"/>
            <w:tcBorders>
              <w:top w:val="nil"/>
              <w:left w:val="nil"/>
              <w:bottom w:val="single" w:sz="4" w:space="0" w:color="auto"/>
              <w:right w:val="single" w:sz="4" w:space="0" w:color="auto"/>
            </w:tcBorders>
            <w:shd w:val="clear" w:color="000000" w:fill="FFFFFF"/>
            <w:vAlign w:val="bottom"/>
            <w:hideMark/>
          </w:tcPr>
          <w:p w14:paraId="1DCC1223"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CC</w:t>
            </w:r>
          </w:p>
        </w:tc>
        <w:tc>
          <w:tcPr>
            <w:tcW w:w="3659" w:type="dxa"/>
            <w:tcBorders>
              <w:top w:val="nil"/>
              <w:left w:val="nil"/>
              <w:bottom w:val="single" w:sz="4" w:space="0" w:color="auto"/>
              <w:right w:val="single" w:sz="4" w:space="0" w:color="auto"/>
            </w:tcBorders>
            <w:shd w:val="clear" w:color="000000" w:fill="FFFFFF"/>
            <w:vAlign w:val="bottom"/>
            <w:hideMark/>
          </w:tcPr>
          <w:p w14:paraId="38E079CB"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 </w:t>
            </w:r>
          </w:p>
        </w:tc>
      </w:tr>
      <w:tr w:rsidR="00F63FE3" w:rsidRPr="0092722F" w14:paraId="4D83F416"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0E87FFD9"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24</w:t>
            </w:r>
          </w:p>
        </w:tc>
        <w:tc>
          <w:tcPr>
            <w:tcW w:w="928" w:type="dxa"/>
            <w:tcBorders>
              <w:top w:val="nil"/>
              <w:left w:val="nil"/>
              <w:bottom w:val="single" w:sz="4" w:space="0" w:color="auto"/>
              <w:right w:val="single" w:sz="4" w:space="0" w:color="auto"/>
            </w:tcBorders>
            <w:shd w:val="clear" w:color="000000" w:fill="FFFFFF"/>
            <w:vAlign w:val="bottom"/>
            <w:hideMark/>
          </w:tcPr>
          <w:p w14:paraId="126EEA12"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4</w:t>
            </w:r>
          </w:p>
        </w:tc>
        <w:tc>
          <w:tcPr>
            <w:tcW w:w="2681" w:type="dxa"/>
            <w:tcBorders>
              <w:top w:val="nil"/>
              <w:left w:val="nil"/>
              <w:bottom w:val="single" w:sz="4" w:space="0" w:color="auto"/>
              <w:right w:val="single" w:sz="4" w:space="0" w:color="auto"/>
            </w:tcBorders>
            <w:shd w:val="clear" w:color="000000" w:fill="FFFFFF"/>
            <w:vAlign w:val="bottom"/>
            <w:hideMark/>
          </w:tcPr>
          <w:p w14:paraId="44167DE5"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Verify Document</w:t>
            </w:r>
          </w:p>
        </w:tc>
        <w:tc>
          <w:tcPr>
            <w:tcW w:w="3659" w:type="dxa"/>
            <w:tcBorders>
              <w:top w:val="nil"/>
              <w:left w:val="nil"/>
              <w:bottom w:val="single" w:sz="4" w:space="0" w:color="auto"/>
              <w:right w:val="single" w:sz="4" w:space="0" w:color="auto"/>
            </w:tcBorders>
            <w:shd w:val="clear" w:color="000000" w:fill="FFFFFF"/>
            <w:vAlign w:val="bottom"/>
            <w:hideMark/>
          </w:tcPr>
          <w:p w14:paraId="2DE88D5D"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 </w:t>
            </w:r>
          </w:p>
        </w:tc>
      </w:tr>
      <w:tr w:rsidR="00F63FE3" w:rsidRPr="0092722F" w14:paraId="1DC12F48" w14:textId="77777777" w:rsidTr="006461A4">
        <w:trPr>
          <w:trHeight w:val="587"/>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5A37DEE3"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25</w:t>
            </w:r>
          </w:p>
        </w:tc>
        <w:tc>
          <w:tcPr>
            <w:tcW w:w="928" w:type="dxa"/>
            <w:tcBorders>
              <w:top w:val="nil"/>
              <w:left w:val="nil"/>
              <w:bottom w:val="single" w:sz="4" w:space="0" w:color="auto"/>
              <w:right w:val="single" w:sz="4" w:space="0" w:color="auto"/>
            </w:tcBorders>
            <w:shd w:val="clear" w:color="000000" w:fill="FFFFFF"/>
            <w:vAlign w:val="bottom"/>
            <w:hideMark/>
          </w:tcPr>
          <w:p w14:paraId="2C6E7DB6"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5</w:t>
            </w:r>
          </w:p>
        </w:tc>
        <w:tc>
          <w:tcPr>
            <w:tcW w:w="2681" w:type="dxa"/>
            <w:tcBorders>
              <w:top w:val="nil"/>
              <w:left w:val="nil"/>
              <w:bottom w:val="single" w:sz="4" w:space="0" w:color="auto"/>
              <w:right w:val="single" w:sz="4" w:space="0" w:color="auto"/>
            </w:tcBorders>
            <w:shd w:val="clear" w:color="000000" w:fill="FFFFFF"/>
            <w:vAlign w:val="bottom"/>
            <w:hideMark/>
          </w:tcPr>
          <w:p w14:paraId="25D98164"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Power of attorney Authentication Module</w:t>
            </w:r>
          </w:p>
        </w:tc>
        <w:tc>
          <w:tcPr>
            <w:tcW w:w="3659" w:type="dxa"/>
            <w:tcBorders>
              <w:top w:val="nil"/>
              <w:left w:val="nil"/>
              <w:bottom w:val="single" w:sz="4" w:space="0" w:color="auto"/>
              <w:right w:val="single" w:sz="4" w:space="0" w:color="auto"/>
            </w:tcBorders>
            <w:shd w:val="clear" w:color="000000" w:fill="FFFFFF"/>
            <w:vAlign w:val="bottom"/>
            <w:hideMark/>
          </w:tcPr>
          <w:p w14:paraId="24459DBD" w14:textId="77777777" w:rsidR="00F63FE3" w:rsidRPr="0092722F" w:rsidRDefault="00F63FE3" w:rsidP="00F63FE3">
            <w:pPr>
              <w:spacing w:after="0" w:line="240" w:lineRule="auto"/>
              <w:rPr>
                <w:rFonts w:eastAsia="Times New Roman" w:cstheme="minorHAnsi"/>
                <w:color w:val="000000"/>
                <w:lang w:eastAsia="en-IN"/>
              </w:rPr>
            </w:pPr>
          </w:p>
        </w:tc>
      </w:tr>
      <w:tr w:rsidR="00F63FE3" w:rsidRPr="0092722F" w14:paraId="305CD6BC"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173FABE9"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26</w:t>
            </w:r>
          </w:p>
        </w:tc>
        <w:tc>
          <w:tcPr>
            <w:tcW w:w="928" w:type="dxa"/>
            <w:tcBorders>
              <w:top w:val="nil"/>
              <w:left w:val="nil"/>
              <w:bottom w:val="single" w:sz="4" w:space="0" w:color="auto"/>
              <w:right w:val="single" w:sz="4" w:space="0" w:color="auto"/>
            </w:tcBorders>
            <w:shd w:val="clear" w:color="000000" w:fill="FFFFFF"/>
            <w:vAlign w:val="bottom"/>
            <w:hideMark/>
          </w:tcPr>
          <w:p w14:paraId="00B2B974"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6</w:t>
            </w:r>
          </w:p>
        </w:tc>
        <w:tc>
          <w:tcPr>
            <w:tcW w:w="2681" w:type="dxa"/>
            <w:tcBorders>
              <w:top w:val="nil"/>
              <w:left w:val="nil"/>
              <w:bottom w:val="single" w:sz="4" w:space="0" w:color="auto"/>
              <w:right w:val="single" w:sz="4" w:space="0" w:color="auto"/>
            </w:tcBorders>
            <w:shd w:val="clear" w:color="000000" w:fill="FFFFFF"/>
            <w:vAlign w:val="bottom"/>
            <w:hideMark/>
          </w:tcPr>
          <w:p w14:paraId="63814645"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Refund Module</w:t>
            </w:r>
          </w:p>
        </w:tc>
        <w:tc>
          <w:tcPr>
            <w:tcW w:w="3659" w:type="dxa"/>
            <w:tcBorders>
              <w:top w:val="nil"/>
              <w:left w:val="nil"/>
              <w:bottom w:val="single" w:sz="4" w:space="0" w:color="auto"/>
              <w:right w:val="single" w:sz="4" w:space="0" w:color="auto"/>
            </w:tcBorders>
            <w:shd w:val="clear" w:color="000000" w:fill="FFFFFF"/>
            <w:vAlign w:val="bottom"/>
            <w:hideMark/>
          </w:tcPr>
          <w:p w14:paraId="7171A892"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 </w:t>
            </w:r>
          </w:p>
        </w:tc>
      </w:tr>
      <w:tr w:rsidR="00F63FE3" w:rsidRPr="0092722F" w14:paraId="26AFB14C"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74A6C123"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27</w:t>
            </w:r>
          </w:p>
        </w:tc>
        <w:tc>
          <w:tcPr>
            <w:tcW w:w="928" w:type="dxa"/>
            <w:tcBorders>
              <w:top w:val="nil"/>
              <w:left w:val="nil"/>
              <w:bottom w:val="single" w:sz="4" w:space="0" w:color="auto"/>
              <w:right w:val="single" w:sz="4" w:space="0" w:color="auto"/>
            </w:tcBorders>
            <w:shd w:val="clear" w:color="000000" w:fill="FFFFFF"/>
            <w:vAlign w:val="bottom"/>
            <w:hideMark/>
          </w:tcPr>
          <w:p w14:paraId="3C4C498F"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7.1</w:t>
            </w:r>
          </w:p>
        </w:tc>
        <w:tc>
          <w:tcPr>
            <w:tcW w:w="2681"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5AED7E0"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Marriage</w:t>
            </w:r>
          </w:p>
        </w:tc>
        <w:tc>
          <w:tcPr>
            <w:tcW w:w="3659" w:type="dxa"/>
            <w:tcBorders>
              <w:top w:val="nil"/>
              <w:left w:val="nil"/>
              <w:bottom w:val="single" w:sz="4" w:space="0" w:color="auto"/>
              <w:right w:val="single" w:sz="4" w:space="0" w:color="auto"/>
            </w:tcBorders>
            <w:shd w:val="clear" w:color="000000" w:fill="FFFFFF"/>
            <w:vAlign w:val="bottom"/>
            <w:hideMark/>
          </w:tcPr>
          <w:p w14:paraId="2F9C9FEA"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Hindu Marriage</w:t>
            </w:r>
          </w:p>
        </w:tc>
      </w:tr>
      <w:tr w:rsidR="00F63FE3" w:rsidRPr="0092722F" w14:paraId="76894898"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3D31698E"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28</w:t>
            </w:r>
          </w:p>
        </w:tc>
        <w:tc>
          <w:tcPr>
            <w:tcW w:w="928" w:type="dxa"/>
            <w:tcBorders>
              <w:top w:val="nil"/>
              <w:left w:val="nil"/>
              <w:bottom w:val="single" w:sz="4" w:space="0" w:color="auto"/>
              <w:right w:val="single" w:sz="4" w:space="0" w:color="auto"/>
            </w:tcBorders>
            <w:shd w:val="clear" w:color="000000" w:fill="FFFFFF"/>
            <w:vAlign w:val="bottom"/>
            <w:hideMark/>
          </w:tcPr>
          <w:p w14:paraId="2BAB483A"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7.2</w:t>
            </w:r>
          </w:p>
        </w:tc>
        <w:tc>
          <w:tcPr>
            <w:tcW w:w="2681" w:type="dxa"/>
            <w:vMerge/>
            <w:tcBorders>
              <w:top w:val="nil"/>
              <w:left w:val="single" w:sz="4" w:space="0" w:color="auto"/>
              <w:bottom w:val="single" w:sz="4" w:space="0" w:color="000000"/>
              <w:right w:val="single" w:sz="4" w:space="0" w:color="auto"/>
            </w:tcBorders>
            <w:vAlign w:val="center"/>
            <w:hideMark/>
          </w:tcPr>
          <w:p w14:paraId="64FE922A" w14:textId="77777777"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153A3ED6"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Special Marriage</w:t>
            </w:r>
          </w:p>
        </w:tc>
      </w:tr>
      <w:tr w:rsidR="00F63FE3" w:rsidRPr="0092722F" w14:paraId="6314E253" w14:textId="77777777" w:rsidTr="00F3500E">
        <w:trPr>
          <w:trHeight w:val="121"/>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0BB2D98C"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29</w:t>
            </w:r>
          </w:p>
        </w:tc>
        <w:tc>
          <w:tcPr>
            <w:tcW w:w="928" w:type="dxa"/>
            <w:tcBorders>
              <w:top w:val="nil"/>
              <w:left w:val="nil"/>
              <w:bottom w:val="single" w:sz="4" w:space="0" w:color="auto"/>
              <w:right w:val="single" w:sz="4" w:space="0" w:color="auto"/>
            </w:tcBorders>
            <w:shd w:val="clear" w:color="000000" w:fill="FFFFFF"/>
            <w:vAlign w:val="bottom"/>
            <w:hideMark/>
          </w:tcPr>
          <w:p w14:paraId="675079BE"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7.3</w:t>
            </w:r>
          </w:p>
        </w:tc>
        <w:tc>
          <w:tcPr>
            <w:tcW w:w="2681" w:type="dxa"/>
            <w:vMerge/>
            <w:tcBorders>
              <w:top w:val="nil"/>
              <w:left w:val="single" w:sz="4" w:space="0" w:color="auto"/>
              <w:bottom w:val="single" w:sz="4" w:space="0" w:color="000000"/>
              <w:right w:val="single" w:sz="4" w:space="0" w:color="auto"/>
            </w:tcBorders>
            <w:vAlign w:val="center"/>
            <w:hideMark/>
          </w:tcPr>
          <w:p w14:paraId="155B5C78" w14:textId="77777777"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6CF73764"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Special Marriage in Other forms</w:t>
            </w:r>
          </w:p>
        </w:tc>
      </w:tr>
      <w:tr w:rsidR="00F63FE3" w:rsidRPr="0092722F" w14:paraId="3AF10764" w14:textId="77777777" w:rsidTr="006461A4">
        <w:trPr>
          <w:trHeight w:val="247"/>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333B72AE"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30</w:t>
            </w:r>
          </w:p>
        </w:tc>
        <w:tc>
          <w:tcPr>
            <w:tcW w:w="928" w:type="dxa"/>
            <w:tcBorders>
              <w:top w:val="nil"/>
              <w:left w:val="nil"/>
              <w:bottom w:val="single" w:sz="4" w:space="0" w:color="auto"/>
              <w:right w:val="single" w:sz="4" w:space="0" w:color="auto"/>
            </w:tcBorders>
            <w:shd w:val="clear" w:color="000000" w:fill="FFFFFF"/>
            <w:vAlign w:val="bottom"/>
            <w:hideMark/>
          </w:tcPr>
          <w:p w14:paraId="0AAB3F9A"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8</w:t>
            </w:r>
          </w:p>
        </w:tc>
        <w:tc>
          <w:tcPr>
            <w:tcW w:w="2681" w:type="dxa"/>
            <w:tcBorders>
              <w:top w:val="nil"/>
              <w:left w:val="nil"/>
              <w:bottom w:val="single" w:sz="4" w:space="0" w:color="auto"/>
              <w:right w:val="single" w:sz="4" w:space="0" w:color="auto"/>
            </w:tcBorders>
            <w:shd w:val="clear" w:color="000000" w:fill="FFFFFF"/>
            <w:vAlign w:val="bottom"/>
            <w:hideMark/>
          </w:tcPr>
          <w:p w14:paraId="66B3A7DF" w14:textId="77777777" w:rsidR="00F63FE3" w:rsidRPr="0092722F" w:rsidRDefault="00EA5F18"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Legacy</w:t>
            </w:r>
            <w:r w:rsidR="00F63FE3" w:rsidRPr="0092722F">
              <w:rPr>
                <w:rFonts w:eastAsia="Times New Roman" w:cstheme="minorHAnsi"/>
                <w:color w:val="000000"/>
                <w:lang w:eastAsia="en-IN"/>
              </w:rPr>
              <w:t xml:space="preserve"> record digitisation</w:t>
            </w:r>
          </w:p>
        </w:tc>
        <w:tc>
          <w:tcPr>
            <w:tcW w:w="3659" w:type="dxa"/>
            <w:tcBorders>
              <w:top w:val="nil"/>
              <w:left w:val="nil"/>
              <w:bottom w:val="single" w:sz="4" w:space="0" w:color="auto"/>
              <w:right w:val="single" w:sz="4" w:space="0" w:color="auto"/>
            </w:tcBorders>
            <w:shd w:val="clear" w:color="000000" w:fill="FFFFFF"/>
            <w:vAlign w:val="bottom"/>
            <w:hideMark/>
          </w:tcPr>
          <w:p w14:paraId="153C074E"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 </w:t>
            </w:r>
          </w:p>
        </w:tc>
      </w:tr>
      <w:tr w:rsidR="00F63FE3" w:rsidRPr="0092722F" w14:paraId="422F84E1"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4BB548D1"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31</w:t>
            </w:r>
          </w:p>
        </w:tc>
        <w:tc>
          <w:tcPr>
            <w:tcW w:w="928" w:type="dxa"/>
            <w:tcBorders>
              <w:top w:val="nil"/>
              <w:left w:val="nil"/>
              <w:bottom w:val="single" w:sz="4" w:space="0" w:color="auto"/>
              <w:right w:val="single" w:sz="4" w:space="0" w:color="auto"/>
            </w:tcBorders>
            <w:shd w:val="clear" w:color="000000" w:fill="FFFFFF"/>
            <w:vAlign w:val="bottom"/>
            <w:hideMark/>
          </w:tcPr>
          <w:p w14:paraId="04B74A54"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9</w:t>
            </w:r>
          </w:p>
        </w:tc>
        <w:tc>
          <w:tcPr>
            <w:tcW w:w="2681" w:type="dxa"/>
            <w:tcBorders>
              <w:top w:val="nil"/>
              <w:left w:val="nil"/>
              <w:bottom w:val="single" w:sz="4" w:space="0" w:color="auto"/>
              <w:right w:val="single" w:sz="4" w:space="0" w:color="auto"/>
            </w:tcBorders>
            <w:shd w:val="clear" w:color="000000" w:fill="FFFFFF"/>
            <w:vAlign w:val="bottom"/>
            <w:hideMark/>
          </w:tcPr>
          <w:p w14:paraId="06AB282D"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Audit</w:t>
            </w:r>
          </w:p>
        </w:tc>
        <w:tc>
          <w:tcPr>
            <w:tcW w:w="3659" w:type="dxa"/>
            <w:tcBorders>
              <w:top w:val="nil"/>
              <w:left w:val="nil"/>
              <w:bottom w:val="single" w:sz="4" w:space="0" w:color="auto"/>
              <w:right w:val="single" w:sz="4" w:space="0" w:color="auto"/>
            </w:tcBorders>
            <w:shd w:val="clear" w:color="000000" w:fill="FFFFFF"/>
            <w:vAlign w:val="bottom"/>
            <w:hideMark/>
          </w:tcPr>
          <w:p w14:paraId="6F30E78A"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 </w:t>
            </w:r>
          </w:p>
        </w:tc>
      </w:tr>
      <w:tr w:rsidR="00F63FE3" w:rsidRPr="0092722F" w14:paraId="7EB346C5"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34098D5F"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32</w:t>
            </w:r>
          </w:p>
        </w:tc>
        <w:tc>
          <w:tcPr>
            <w:tcW w:w="928" w:type="dxa"/>
            <w:tcBorders>
              <w:top w:val="nil"/>
              <w:left w:val="nil"/>
              <w:bottom w:val="single" w:sz="4" w:space="0" w:color="auto"/>
              <w:right w:val="single" w:sz="4" w:space="0" w:color="auto"/>
            </w:tcBorders>
            <w:shd w:val="clear" w:color="000000" w:fill="FFFFFF"/>
            <w:vAlign w:val="bottom"/>
            <w:hideMark/>
          </w:tcPr>
          <w:p w14:paraId="6D8142FC"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10</w:t>
            </w:r>
          </w:p>
        </w:tc>
        <w:tc>
          <w:tcPr>
            <w:tcW w:w="2681" w:type="dxa"/>
            <w:tcBorders>
              <w:top w:val="nil"/>
              <w:left w:val="nil"/>
              <w:bottom w:val="single" w:sz="4" w:space="0" w:color="auto"/>
              <w:right w:val="single" w:sz="4" w:space="0" w:color="auto"/>
            </w:tcBorders>
            <w:shd w:val="clear" w:color="000000" w:fill="FFFFFF"/>
            <w:vAlign w:val="bottom"/>
            <w:hideMark/>
          </w:tcPr>
          <w:p w14:paraId="12F3B6B6"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Accounts</w:t>
            </w:r>
          </w:p>
        </w:tc>
        <w:tc>
          <w:tcPr>
            <w:tcW w:w="3659" w:type="dxa"/>
            <w:tcBorders>
              <w:top w:val="nil"/>
              <w:left w:val="nil"/>
              <w:bottom w:val="single" w:sz="4" w:space="0" w:color="auto"/>
              <w:right w:val="single" w:sz="4" w:space="0" w:color="auto"/>
            </w:tcBorders>
            <w:shd w:val="clear" w:color="000000" w:fill="FFFFFF"/>
            <w:vAlign w:val="bottom"/>
            <w:hideMark/>
          </w:tcPr>
          <w:p w14:paraId="2AB50CA8"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 </w:t>
            </w:r>
          </w:p>
        </w:tc>
      </w:tr>
      <w:tr w:rsidR="00F63FE3" w:rsidRPr="0092722F" w14:paraId="2E1C8FBE"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3EAEE72E"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33</w:t>
            </w:r>
          </w:p>
        </w:tc>
        <w:tc>
          <w:tcPr>
            <w:tcW w:w="928" w:type="dxa"/>
            <w:tcBorders>
              <w:top w:val="nil"/>
              <w:left w:val="nil"/>
              <w:bottom w:val="single" w:sz="4" w:space="0" w:color="auto"/>
              <w:right w:val="single" w:sz="4" w:space="0" w:color="auto"/>
            </w:tcBorders>
            <w:shd w:val="clear" w:color="000000" w:fill="FFFFFF"/>
            <w:vAlign w:val="bottom"/>
            <w:hideMark/>
          </w:tcPr>
          <w:p w14:paraId="56E7B40A"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11.1</w:t>
            </w:r>
          </w:p>
        </w:tc>
        <w:tc>
          <w:tcPr>
            <w:tcW w:w="2681"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1F2C5CB"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MIS</w:t>
            </w:r>
          </w:p>
        </w:tc>
        <w:tc>
          <w:tcPr>
            <w:tcW w:w="3659" w:type="dxa"/>
            <w:tcBorders>
              <w:top w:val="nil"/>
              <w:left w:val="nil"/>
              <w:bottom w:val="single" w:sz="4" w:space="0" w:color="auto"/>
              <w:right w:val="single" w:sz="4" w:space="0" w:color="auto"/>
            </w:tcBorders>
            <w:shd w:val="clear" w:color="000000" w:fill="FFFFFF"/>
            <w:vAlign w:val="bottom"/>
            <w:hideMark/>
          </w:tcPr>
          <w:p w14:paraId="299AAE47" w14:textId="77777777" w:rsidR="00F63FE3" w:rsidRPr="0092722F" w:rsidRDefault="00EA5F18"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Statutory</w:t>
            </w:r>
            <w:r w:rsidR="00F63FE3" w:rsidRPr="0092722F">
              <w:rPr>
                <w:rFonts w:eastAsia="Times New Roman" w:cstheme="minorHAnsi"/>
                <w:color w:val="000000"/>
                <w:lang w:eastAsia="en-IN"/>
              </w:rPr>
              <w:t xml:space="preserve"> (44)</w:t>
            </w:r>
          </w:p>
        </w:tc>
      </w:tr>
      <w:tr w:rsidR="00F63FE3" w:rsidRPr="0092722F" w14:paraId="649E09CB"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18C33D79"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34</w:t>
            </w:r>
          </w:p>
        </w:tc>
        <w:tc>
          <w:tcPr>
            <w:tcW w:w="928" w:type="dxa"/>
            <w:tcBorders>
              <w:top w:val="nil"/>
              <w:left w:val="nil"/>
              <w:bottom w:val="single" w:sz="4" w:space="0" w:color="auto"/>
              <w:right w:val="single" w:sz="4" w:space="0" w:color="auto"/>
            </w:tcBorders>
            <w:shd w:val="clear" w:color="000000" w:fill="FFFFFF"/>
            <w:vAlign w:val="bottom"/>
            <w:hideMark/>
          </w:tcPr>
          <w:p w14:paraId="151A0F72"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11.2</w:t>
            </w:r>
          </w:p>
        </w:tc>
        <w:tc>
          <w:tcPr>
            <w:tcW w:w="2681" w:type="dxa"/>
            <w:vMerge/>
            <w:tcBorders>
              <w:top w:val="nil"/>
              <w:left w:val="single" w:sz="4" w:space="0" w:color="auto"/>
              <w:bottom w:val="single" w:sz="4" w:space="0" w:color="000000"/>
              <w:right w:val="single" w:sz="4" w:space="0" w:color="auto"/>
            </w:tcBorders>
            <w:vAlign w:val="center"/>
            <w:hideMark/>
          </w:tcPr>
          <w:p w14:paraId="23CF3CA4" w14:textId="77777777"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60562A34" w14:textId="77777777" w:rsidR="00F63FE3" w:rsidRPr="0092722F" w:rsidRDefault="00EA5F18"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Statistical</w:t>
            </w:r>
            <w:r w:rsidR="00F63FE3" w:rsidRPr="0092722F">
              <w:rPr>
                <w:rFonts w:eastAsia="Times New Roman" w:cstheme="minorHAnsi"/>
                <w:color w:val="000000"/>
                <w:lang w:eastAsia="en-IN"/>
              </w:rPr>
              <w:t xml:space="preserve"> (54)</w:t>
            </w:r>
          </w:p>
        </w:tc>
      </w:tr>
      <w:tr w:rsidR="00F63FE3" w:rsidRPr="0092722F" w14:paraId="22083458"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1DEAA915"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35</w:t>
            </w:r>
          </w:p>
        </w:tc>
        <w:tc>
          <w:tcPr>
            <w:tcW w:w="928" w:type="dxa"/>
            <w:tcBorders>
              <w:top w:val="nil"/>
              <w:left w:val="nil"/>
              <w:bottom w:val="single" w:sz="4" w:space="0" w:color="auto"/>
              <w:right w:val="single" w:sz="4" w:space="0" w:color="auto"/>
            </w:tcBorders>
            <w:shd w:val="clear" w:color="000000" w:fill="FFFFFF"/>
            <w:vAlign w:val="bottom"/>
            <w:hideMark/>
          </w:tcPr>
          <w:p w14:paraId="4E655987"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11.3</w:t>
            </w:r>
          </w:p>
        </w:tc>
        <w:tc>
          <w:tcPr>
            <w:tcW w:w="2681" w:type="dxa"/>
            <w:vMerge/>
            <w:tcBorders>
              <w:top w:val="nil"/>
              <w:left w:val="single" w:sz="4" w:space="0" w:color="auto"/>
              <w:bottom w:val="single" w:sz="4" w:space="0" w:color="000000"/>
              <w:right w:val="single" w:sz="4" w:space="0" w:color="auto"/>
            </w:tcBorders>
            <w:vAlign w:val="center"/>
            <w:hideMark/>
          </w:tcPr>
          <w:p w14:paraId="21287426" w14:textId="77777777"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27FCA30F"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Integration (15)</w:t>
            </w:r>
          </w:p>
        </w:tc>
      </w:tr>
      <w:tr w:rsidR="00F63FE3" w:rsidRPr="0092722F" w14:paraId="59512569"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2FCCC8CB"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36</w:t>
            </w:r>
          </w:p>
        </w:tc>
        <w:tc>
          <w:tcPr>
            <w:tcW w:w="928" w:type="dxa"/>
            <w:tcBorders>
              <w:top w:val="nil"/>
              <w:left w:val="nil"/>
              <w:bottom w:val="single" w:sz="4" w:space="0" w:color="auto"/>
              <w:right w:val="single" w:sz="4" w:space="0" w:color="auto"/>
            </w:tcBorders>
            <w:shd w:val="clear" w:color="000000" w:fill="FFFFFF"/>
            <w:vAlign w:val="bottom"/>
            <w:hideMark/>
          </w:tcPr>
          <w:p w14:paraId="5E3FEFC2"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11.4</w:t>
            </w:r>
          </w:p>
        </w:tc>
        <w:tc>
          <w:tcPr>
            <w:tcW w:w="2681" w:type="dxa"/>
            <w:vMerge/>
            <w:tcBorders>
              <w:top w:val="nil"/>
              <w:left w:val="single" w:sz="4" w:space="0" w:color="auto"/>
              <w:bottom w:val="single" w:sz="4" w:space="0" w:color="000000"/>
              <w:right w:val="single" w:sz="4" w:space="0" w:color="auto"/>
            </w:tcBorders>
            <w:vAlign w:val="center"/>
            <w:hideMark/>
          </w:tcPr>
          <w:p w14:paraId="55DDC16A" w14:textId="77777777"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3751D47A"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 xml:space="preserve">Computer </w:t>
            </w:r>
            <w:r w:rsidR="00EA5F18" w:rsidRPr="0092722F">
              <w:rPr>
                <w:rFonts w:eastAsia="Times New Roman" w:cstheme="minorHAnsi"/>
                <w:color w:val="000000"/>
                <w:lang w:eastAsia="en-IN"/>
              </w:rPr>
              <w:t>related</w:t>
            </w:r>
            <w:r w:rsidRPr="0092722F">
              <w:rPr>
                <w:rFonts w:eastAsia="Times New Roman" w:cstheme="minorHAnsi"/>
                <w:color w:val="000000"/>
                <w:lang w:eastAsia="en-IN"/>
              </w:rPr>
              <w:t xml:space="preserve"> (4)</w:t>
            </w:r>
          </w:p>
        </w:tc>
      </w:tr>
      <w:tr w:rsidR="00F63FE3" w:rsidRPr="0092722F" w14:paraId="2A61C7E6"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191505DD"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37</w:t>
            </w:r>
          </w:p>
        </w:tc>
        <w:tc>
          <w:tcPr>
            <w:tcW w:w="928" w:type="dxa"/>
            <w:tcBorders>
              <w:top w:val="nil"/>
              <w:left w:val="nil"/>
              <w:bottom w:val="single" w:sz="4" w:space="0" w:color="auto"/>
              <w:right w:val="single" w:sz="4" w:space="0" w:color="auto"/>
            </w:tcBorders>
            <w:shd w:val="clear" w:color="000000" w:fill="FFFFFF"/>
            <w:vAlign w:val="bottom"/>
            <w:hideMark/>
          </w:tcPr>
          <w:p w14:paraId="568EA528"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11.5</w:t>
            </w:r>
          </w:p>
        </w:tc>
        <w:tc>
          <w:tcPr>
            <w:tcW w:w="2681" w:type="dxa"/>
            <w:vMerge/>
            <w:tcBorders>
              <w:top w:val="nil"/>
              <w:left w:val="single" w:sz="4" w:space="0" w:color="auto"/>
              <w:bottom w:val="single" w:sz="4" w:space="0" w:color="000000"/>
              <w:right w:val="single" w:sz="4" w:space="0" w:color="auto"/>
            </w:tcBorders>
            <w:vAlign w:val="center"/>
            <w:hideMark/>
          </w:tcPr>
          <w:p w14:paraId="3962E060" w14:textId="77777777"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21468B7C" w14:textId="77777777" w:rsidR="00F63FE3" w:rsidRPr="0092722F" w:rsidRDefault="00EA5F18"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Reconciliation</w:t>
            </w:r>
            <w:r w:rsidR="00F63FE3" w:rsidRPr="0092722F">
              <w:rPr>
                <w:rFonts w:eastAsia="Times New Roman" w:cstheme="minorHAnsi"/>
                <w:color w:val="000000"/>
                <w:lang w:eastAsia="en-IN"/>
              </w:rPr>
              <w:t xml:space="preserve"> (5)</w:t>
            </w:r>
          </w:p>
        </w:tc>
      </w:tr>
      <w:tr w:rsidR="00F63FE3" w:rsidRPr="0092722F" w14:paraId="757E4276"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043E90B5"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38</w:t>
            </w:r>
          </w:p>
        </w:tc>
        <w:tc>
          <w:tcPr>
            <w:tcW w:w="928" w:type="dxa"/>
            <w:tcBorders>
              <w:top w:val="nil"/>
              <w:left w:val="nil"/>
              <w:bottom w:val="single" w:sz="4" w:space="0" w:color="auto"/>
              <w:right w:val="single" w:sz="4" w:space="0" w:color="auto"/>
            </w:tcBorders>
            <w:shd w:val="clear" w:color="000000" w:fill="FFFFFF"/>
            <w:vAlign w:val="bottom"/>
            <w:hideMark/>
          </w:tcPr>
          <w:p w14:paraId="6F423489"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11.6</w:t>
            </w:r>
          </w:p>
        </w:tc>
        <w:tc>
          <w:tcPr>
            <w:tcW w:w="2681" w:type="dxa"/>
            <w:vMerge/>
            <w:tcBorders>
              <w:top w:val="nil"/>
              <w:left w:val="single" w:sz="4" w:space="0" w:color="auto"/>
              <w:bottom w:val="single" w:sz="4" w:space="0" w:color="000000"/>
              <w:right w:val="single" w:sz="4" w:space="0" w:color="auto"/>
            </w:tcBorders>
            <w:vAlign w:val="center"/>
            <w:hideMark/>
          </w:tcPr>
          <w:p w14:paraId="59E6623B" w14:textId="77777777"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76535203"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HR (5)</w:t>
            </w:r>
          </w:p>
        </w:tc>
      </w:tr>
      <w:tr w:rsidR="00F63FE3" w:rsidRPr="0092722F" w14:paraId="13142030"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07C88F00"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39</w:t>
            </w:r>
          </w:p>
        </w:tc>
        <w:tc>
          <w:tcPr>
            <w:tcW w:w="928" w:type="dxa"/>
            <w:tcBorders>
              <w:top w:val="nil"/>
              <w:left w:val="nil"/>
              <w:bottom w:val="single" w:sz="4" w:space="0" w:color="auto"/>
              <w:right w:val="single" w:sz="4" w:space="0" w:color="auto"/>
            </w:tcBorders>
            <w:shd w:val="clear" w:color="000000" w:fill="FFFFFF"/>
            <w:vAlign w:val="bottom"/>
            <w:hideMark/>
          </w:tcPr>
          <w:p w14:paraId="3422964B"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12.1</w:t>
            </w:r>
          </w:p>
        </w:tc>
        <w:tc>
          <w:tcPr>
            <w:tcW w:w="2681"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DEC83EE"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DRO</w:t>
            </w:r>
          </w:p>
        </w:tc>
        <w:tc>
          <w:tcPr>
            <w:tcW w:w="3659" w:type="dxa"/>
            <w:tcBorders>
              <w:top w:val="nil"/>
              <w:left w:val="nil"/>
              <w:bottom w:val="single" w:sz="4" w:space="0" w:color="auto"/>
              <w:right w:val="single" w:sz="4" w:space="0" w:color="auto"/>
            </w:tcBorders>
            <w:shd w:val="clear" w:color="000000" w:fill="FFFFFF"/>
            <w:vAlign w:val="bottom"/>
            <w:hideMark/>
          </w:tcPr>
          <w:p w14:paraId="658DFC47"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Firm Registration</w:t>
            </w:r>
          </w:p>
        </w:tc>
      </w:tr>
      <w:tr w:rsidR="00F63FE3" w:rsidRPr="0092722F" w14:paraId="0C5482D3"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0623969A"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40</w:t>
            </w:r>
          </w:p>
        </w:tc>
        <w:tc>
          <w:tcPr>
            <w:tcW w:w="928" w:type="dxa"/>
            <w:tcBorders>
              <w:top w:val="nil"/>
              <w:left w:val="nil"/>
              <w:bottom w:val="single" w:sz="4" w:space="0" w:color="auto"/>
              <w:right w:val="single" w:sz="4" w:space="0" w:color="auto"/>
            </w:tcBorders>
            <w:shd w:val="clear" w:color="000000" w:fill="FFFFFF"/>
            <w:vAlign w:val="bottom"/>
            <w:hideMark/>
          </w:tcPr>
          <w:p w14:paraId="1E553829"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12.2</w:t>
            </w:r>
          </w:p>
        </w:tc>
        <w:tc>
          <w:tcPr>
            <w:tcW w:w="2681" w:type="dxa"/>
            <w:vMerge/>
            <w:tcBorders>
              <w:top w:val="nil"/>
              <w:left w:val="single" w:sz="4" w:space="0" w:color="auto"/>
              <w:bottom w:val="single" w:sz="4" w:space="0" w:color="000000"/>
              <w:right w:val="single" w:sz="4" w:space="0" w:color="auto"/>
            </w:tcBorders>
            <w:vAlign w:val="center"/>
            <w:hideMark/>
          </w:tcPr>
          <w:p w14:paraId="465848CC" w14:textId="77777777"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43ED9406"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Undervaluation</w:t>
            </w:r>
          </w:p>
        </w:tc>
      </w:tr>
      <w:tr w:rsidR="00F63FE3" w:rsidRPr="0092722F" w14:paraId="528FAB34"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212B878F"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41</w:t>
            </w:r>
          </w:p>
        </w:tc>
        <w:tc>
          <w:tcPr>
            <w:tcW w:w="928" w:type="dxa"/>
            <w:tcBorders>
              <w:top w:val="nil"/>
              <w:left w:val="nil"/>
              <w:bottom w:val="single" w:sz="4" w:space="0" w:color="auto"/>
              <w:right w:val="single" w:sz="4" w:space="0" w:color="auto"/>
            </w:tcBorders>
            <w:shd w:val="clear" w:color="000000" w:fill="FFFFFF"/>
            <w:vAlign w:val="bottom"/>
            <w:hideMark/>
          </w:tcPr>
          <w:p w14:paraId="1DFC478D"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12.3</w:t>
            </w:r>
          </w:p>
        </w:tc>
        <w:tc>
          <w:tcPr>
            <w:tcW w:w="2681" w:type="dxa"/>
            <w:vMerge/>
            <w:tcBorders>
              <w:top w:val="nil"/>
              <w:left w:val="single" w:sz="4" w:space="0" w:color="auto"/>
              <w:bottom w:val="single" w:sz="4" w:space="0" w:color="000000"/>
              <w:right w:val="single" w:sz="4" w:space="0" w:color="auto"/>
            </w:tcBorders>
            <w:vAlign w:val="center"/>
            <w:hideMark/>
          </w:tcPr>
          <w:p w14:paraId="7251B473" w14:textId="77777777"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4384A3E0"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Deposit of will</w:t>
            </w:r>
          </w:p>
        </w:tc>
      </w:tr>
      <w:tr w:rsidR="00F63FE3" w:rsidRPr="0092722F" w14:paraId="5E102C88"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6CA7DA21"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42</w:t>
            </w:r>
          </w:p>
        </w:tc>
        <w:tc>
          <w:tcPr>
            <w:tcW w:w="928" w:type="dxa"/>
            <w:tcBorders>
              <w:top w:val="nil"/>
              <w:left w:val="nil"/>
              <w:bottom w:val="single" w:sz="4" w:space="0" w:color="auto"/>
              <w:right w:val="single" w:sz="4" w:space="0" w:color="auto"/>
            </w:tcBorders>
            <w:shd w:val="clear" w:color="000000" w:fill="FFFFFF"/>
            <w:vAlign w:val="bottom"/>
            <w:hideMark/>
          </w:tcPr>
          <w:p w14:paraId="7E6827EF"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12.4</w:t>
            </w:r>
          </w:p>
        </w:tc>
        <w:tc>
          <w:tcPr>
            <w:tcW w:w="2681" w:type="dxa"/>
            <w:vMerge/>
            <w:tcBorders>
              <w:top w:val="nil"/>
              <w:left w:val="single" w:sz="4" w:space="0" w:color="auto"/>
              <w:bottom w:val="single" w:sz="4" w:space="0" w:color="000000"/>
              <w:right w:val="single" w:sz="4" w:space="0" w:color="auto"/>
            </w:tcBorders>
            <w:vAlign w:val="center"/>
            <w:hideMark/>
          </w:tcPr>
          <w:p w14:paraId="7CD0F714" w14:textId="77777777"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77A3B2D2"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Adjudication of documents</w:t>
            </w:r>
          </w:p>
        </w:tc>
      </w:tr>
      <w:tr w:rsidR="00F63FE3" w:rsidRPr="0092722F" w14:paraId="276C487D"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2D893C31"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43</w:t>
            </w:r>
          </w:p>
        </w:tc>
        <w:tc>
          <w:tcPr>
            <w:tcW w:w="928" w:type="dxa"/>
            <w:tcBorders>
              <w:top w:val="nil"/>
              <w:left w:val="nil"/>
              <w:bottom w:val="single" w:sz="4" w:space="0" w:color="auto"/>
              <w:right w:val="single" w:sz="4" w:space="0" w:color="auto"/>
            </w:tcBorders>
            <w:shd w:val="clear" w:color="000000" w:fill="FFFFFF"/>
            <w:vAlign w:val="bottom"/>
            <w:hideMark/>
          </w:tcPr>
          <w:p w14:paraId="04D6F507"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13</w:t>
            </w:r>
          </w:p>
        </w:tc>
        <w:tc>
          <w:tcPr>
            <w:tcW w:w="2681" w:type="dxa"/>
            <w:tcBorders>
              <w:top w:val="nil"/>
              <w:left w:val="nil"/>
              <w:bottom w:val="single" w:sz="4" w:space="0" w:color="auto"/>
              <w:right w:val="single" w:sz="4" w:space="0" w:color="auto"/>
            </w:tcBorders>
            <w:shd w:val="clear" w:color="000000" w:fill="FFFFFF"/>
            <w:vAlign w:val="bottom"/>
            <w:hideMark/>
          </w:tcPr>
          <w:p w14:paraId="4582BD1F"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IGRO</w:t>
            </w:r>
          </w:p>
        </w:tc>
        <w:tc>
          <w:tcPr>
            <w:tcW w:w="3659" w:type="dxa"/>
            <w:tcBorders>
              <w:top w:val="nil"/>
              <w:left w:val="nil"/>
              <w:bottom w:val="single" w:sz="4" w:space="0" w:color="auto"/>
              <w:right w:val="single" w:sz="4" w:space="0" w:color="auto"/>
            </w:tcBorders>
            <w:shd w:val="clear" w:color="000000" w:fill="FFFFFF"/>
            <w:vAlign w:val="bottom"/>
            <w:hideMark/>
          </w:tcPr>
          <w:p w14:paraId="439E3537"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Appeal</w:t>
            </w:r>
          </w:p>
        </w:tc>
      </w:tr>
      <w:tr w:rsidR="00F63FE3" w:rsidRPr="0092722F" w14:paraId="79B3550E" w14:textId="77777777" w:rsidTr="006461A4">
        <w:trPr>
          <w:trHeight w:val="271"/>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00259E28"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44</w:t>
            </w:r>
          </w:p>
        </w:tc>
        <w:tc>
          <w:tcPr>
            <w:tcW w:w="928" w:type="dxa"/>
            <w:tcBorders>
              <w:top w:val="nil"/>
              <w:left w:val="nil"/>
              <w:bottom w:val="single" w:sz="4" w:space="0" w:color="auto"/>
              <w:right w:val="single" w:sz="4" w:space="0" w:color="auto"/>
            </w:tcBorders>
            <w:shd w:val="clear" w:color="000000" w:fill="FFFFFF"/>
            <w:vAlign w:val="bottom"/>
            <w:hideMark/>
          </w:tcPr>
          <w:p w14:paraId="3E312798"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14</w:t>
            </w:r>
          </w:p>
        </w:tc>
        <w:tc>
          <w:tcPr>
            <w:tcW w:w="2681" w:type="dxa"/>
            <w:tcBorders>
              <w:top w:val="nil"/>
              <w:left w:val="nil"/>
              <w:bottom w:val="single" w:sz="4" w:space="0" w:color="auto"/>
              <w:right w:val="single" w:sz="4" w:space="0" w:color="auto"/>
            </w:tcBorders>
            <w:shd w:val="clear" w:color="000000" w:fill="FFFFFF"/>
            <w:vAlign w:val="bottom"/>
            <w:hideMark/>
          </w:tcPr>
          <w:p w14:paraId="7EC8BB7F"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Master Data Management</w:t>
            </w:r>
          </w:p>
        </w:tc>
        <w:tc>
          <w:tcPr>
            <w:tcW w:w="3659" w:type="dxa"/>
            <w:tcBorders>
              <w:top w:val="nil"/>
              <w:left w:val="nil"/>
              <w:bottom w:val="single" w:sz="4" w:space="0" w:color="auto"/>
              <w:right w:val="single" w:sz="4" w:space="0" w:color="auto"/>
            </w:tcBorders>
            <w:shd w:val="clear" w:color="000000" w:fill="FFFFFF"/>
            <w:vAlign w:val="bottom"/>
            <w:hideMark/>
          </w:tcPr>
          <w:p w14:paraId="75CDF816"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 </w:t>
            </w:r>
          </w:p>
        </w:tc>
      </w:tr>
      <w:tr w:rsidR="00F63FE3" w:rsidRPr="0092722F" w14:paraId="698335A7"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6FD2FE08"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45</w:t>
            </w:r>
          </w:p>
        </w:tc>
        <w:tc>
          <w:tcPr>
            <w:tcW w:w="928" w:type="dxa"/>
            <w:tcBorders>
              <w:top w:val="nil"/>
              <w:left w:val="nil"/>
              <w:bottom w:val="single" w:sz="4" w:space="0" w:color="auto"/>
              <w:right w:val="single" w:sz="4" w:space="0" w:color="auto"/>
            </w:tcBorders>
            <w:shd w:val="clear" w:color="000000" w:fill="FFFFFF"/>
            <w:vAlign w:val="bottom"/>
            <w:hideMark/>
          </w:tcPr>
          <w:p w14:paraId="0C68742B"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15</w:t>
            </w:r>
          </w:p>
        </w:tc>
        <w:tc>
          <w:tcPr>
            <w:tcW w:w="2681" w:type="dxa"/>
            <w:tcBorders>
              <w:top w:val="nil"/>
              <w:left w:val="nil"/>
              <w:bottom w:val="single" w:sz="4" w:space="0" w:color="auto"/>
              <w:right w:val="single" w:sz="4" w:space="0" w:color="auto"/>
            </w:tcBorders>
            <w:shd w:val="clear" w:color="000000" w:fill="FFFFFF"/>
            <w:vAlign w:val="bottom"/>
            <w:hideMark/>
          </w:tcPr>
          <w:p w14:paraId="1E3D4175"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 xml:space="preserve">User </w:t>
            </w:r>
            <w:r w:rsidR="00EA5F18" w:rsidRPr="0092722F">
              <w:rPr>
                <w:rFonts w:eastAsia="Times New Roman" w:cstheme="minorHAnsi"/>
                <w:color w:val="000000"/>
                <w:lang w:eastAsia="en-IN"/>
              </w:rPr>
              <w:t>Management</w:t>
            </w:r>
          </w:p>
        </w:tc>
        <w:tc>
          <w:tcPr>
            <w:tcW w:w="3659" w:type="dxa"/>
            <w:tcBorders>
              <w:top w:val="nil"/>
              <w:left w:val="nil"/>
              <w:bottom w:val="single" w:sz="4" w:space="0" w:color="auto"/>
              <w:right w:val="single" w:sz="4" w:space="0" w:color="auto"/>
            </w:tcBorders>
            <w:shd w:val="clear" w:color="000000" w:fill="FFFFFF"/>
            <w:vAlign w:val="bottom"/>
            <w:hideMark/>
          </w:tcPr>
          <w:p w14:paraId="2F04E2F2"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 </w:t>
            </w:r>
          </w:p>
        </w:tc>
      </w:tr>
      <w:tr w:rsidR="00F63FE3" w:rsidRPr="0092722F" w14:paraId="63C6FD4C" w14:textId="77777777" w:rsidTr="006461A4">
        <w:trPr>
          <w:trHeight w:val="237"/>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69AE3C67"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46</w:t>
            </w:r>
          </w:p>
        </w:tc>
        <w:tc>
          <w:tcPr>
            <w:tcW w:w="928" w:type="dxa"/>
            <w:tcBorders>
              <w:top w:val="nil"/>
              <w:left w:val="nil"/>
              <w:bottom w:val="single" w:sz="4" w:space="0" w:color="auto"/>
              <w:right w:val="single" w:sz="4" w:space="0" w:color="auto"/>
            </w:tcBorders>
            <w:shd w:val="clear" w:color="000000" w:fill="FFFFFF"/>
            <w:vAlign w:val="bottom"/>
            <w:hideMark/>
          </w:tcPr>
          <w:p w14:paraId="5C503B78"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16</w:t>
            </w:r>
          </w:p>
        </w:tc>
        <w:tc>
          <w:tcPr>
            <w:tcW w:w="2681" w:type="dxa"/>
            <w:tcBorders>
              <w:top w:val="nil"/>
              <w:left w:val="nil"/>
              <w:bottom w:val="single" w:sz="4" w:space="0" w:color="auto"/>
              <w:right w:val="single" w:sz="4" w:space="0" w:color="auto"/>
            </w:tcBorders>
            <w:shd w:val="clear" w:color="000000" w:fill="FFFFFF"/>
            <w:vAlign w:val="bottom"/>
            <w:hideMark/>
          </w:tcPr>
          <w:p w14:paraId="0D0654B2"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Mobile application</w:t>
            </w:r>
          </w:p>
        </w:tc>
        <w:tc>
          <w:tcPr>
            <w:tcW w:w="3659" w:type="dxa"/>
            <w:tcBorders>
              <w:top w:val="nil"/>
              <w:left w:val="nil"/>
              <w:bottom w:val="single" w:sz="4" w:space="0" w:color="auto"/>
              <w:right w:val="single" w:sz="4" w:space="0" w:color="auto"/>
            </w:tcBorders>
            <w:shd w:val="clear" w:color="000000" w:fill="FFFFFF"/>
            <w:vAlign w:val="bottom"/>
            <w:hideMark/>
          </w:tcPr>
          <w:p w14:paraId="46EBEBEF"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 </w:t>
            </w:r>
          </w:p>
        </w:tc>
      </w:tr>
      <w:tr w:rsidR="00F63FE3" w:rsidRPr="0092722F" w14:paraId="795B9FD2" w14:textId="77777777" w:rsidTr="006461A4">
        <w:trPr>
          <w:trHeight w:val="255"/>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63F045C4"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47</w:t>
            </w:r>
          </w:p>
        </w:tc>
        <w:tc>
          <w:tcPr>
            <w:tcW w:w="928" w:type="dxa"/>
            <w:tcBorders>
              <w:top w:val="nil"/>
              <w:left w:val="nil"/>
              <w:bottom w:val="single" w:sz="4" w:space="0" w:color="auto"/>
              <w:right w:val="single" w:sz="4" w:space="0" w:color="auto"/>
            </w:tcBorders>
            <w:shd w:val="clear" w:color="000000" w:fill="FFFFFF"/>
            <w:vAlign w:val="bottom"/>
            <w:hideMark/>
          </w:tcPr>
          <w:p w14:paraId="13B16565" w14:textId="77777777"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17</w:t>
            </w:r>
          </w:p>
        </w:tc>
        <w:tc>
          <w:tcPr>
            <w:tcW w:w="2681" w:type="dxa"/>
            <w:tcBorders>
              <w:top w:val="nil"/>
              <w:left w:val="nil"/>
              <w:bottom w:val="single" w:sz="4" w:space="0" w:color="auto"/>
              <w:right w:val="single" w:sz="4" w:space="0" w:color="auto"/>
            </w:tcBorders>
            <w:shd w:val="clear" w:color="000000" w:fill="FFFFFF"/>
            <w:vAlign w:val="bottom"/>
            <w:hideMark/>
          </w:tcPr>
          <w:p w14:paraId="178B8A77"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Training Module</w:t>
            </w:r>
          </w:p>
        </w:tc>
        <w:tc>
          <w:tcPr>
            <w:tcW w:w="3659" w:type="dxa"/>
            <w:tcBorders>
              <w:top w:val="nil"/>
              <w:left w:val="nil"/>
              <w:bottom w:val="single" w:sz="4" w:space="0" w:color="auto"/>
              <w:right w:val="single" w:sz="4" w:space="0" w:color="auto"/>
            </w:tcBorders>
            <w:shd w:val="clear" w:color="000000" w:fill="FFFFFF"/>
            <w:vAlign w:val="bottom"/>
            <w:hideMark/>
          </w:tcPr>
          <w:p w14:paraId="5F4BC89A" w14:textId="77777777"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Master Trainer, Training Plan</w:t>
            </w:r>
          </w:p>
        </w:tc>
      </w:tr>
    </w:tbl>
    <w:p w14:paraId="7B2E323D" w14:textId="392362C6" w:rsidR="00EA5F18" w:rsidRDefault="00EA5F18" w:rsidP="005477E1"/>
    <w:p w14:paraId="62108894" w14:textId="48F32D60" w:rsidR="000F26ED" w:rsidRDefault="000F26ED" w:rsidP="005477E1"/>
    <w:p w14:paraId="5BE0CA59" w14:textId="77777777" w:rsidR="00EF2404" w:rsidRDefault="00EF2404" w:rsidP="005477E1"/>
    <w:p w14:paraId="25BEEF01" w14:textId="77777777" w:rsidR="00EF2404" w:rsidRDefault="00EF2404" w:rsidP="005477E1"/>
    <w:p w14:paraId="56D6EEFC" w14:textId="77777777" w:rsidR="00EF2404" w:rsidRDefault="00EF2404" w:rsidP="005477E1"/>
    <w:p w14:paraId="7174BBE8" w14:textId="033F94E8" w:rsidR="004A01C5" w:rsidRPr="00EA5F18" w:rsidRDefault="004A01C5" w:rsidP="004A01C5">
      <w:pPr>
        <w:pStyle w:val="Heading3"/>
      </w:pPr>
      <w:bookmarkStart w:id="97" w:name="_Toc199326413"/>
      <w:r w:rsidRPr="00FE1792">
        <w:t xml:space="preserve">Annexure – 1 – </w:t>
      </w:r>
      <w:r w:rsidR="0070690F">
        <w:t>Clarificatory questionnaire</w:t>
      </w:r>
      <w:bookmarkEnd w:id="97"/>
    </w:p>
    <w:p w14:paraId="364A418D" w14:textId="5E58AA14" w:rsidR="00EA5F18" w:rsidRDefault="00EA5F18" w:rsidP="00EA5F18"/>
    <w:p w14:paraId="1E99FC90" w14:textId="12BBD129" w:rsidR="004A01C5" w:rsidRPr="004A01C5" w:rsidRDefault="002A3680" w:rsidP="00A70857">
      <w:pPr>
        <w:pStyle w:val="ListParagraph"/>
        <w:numPr>
          <w:ilvl w:val="0"/>
          <w:numId w:val="35"/>
        </w:numPr>
      </w:pPr>
      <w:r>
        <w:t xml:space="preserve">Is </w:t>
      </w:r>
      <w:r w:rsidR="004A01C5" w:rsidRPr="004A01C5">
        <w:t xml:space="preserve">this process applicable </w:t>
      </w:r>
      <w:r>
        <w:t>to</w:t>
      </w:r>
      <w:r w:rsidR="004A01C5" w:rsidRPr="004A01C5">
        <w:t xml:space="preserve"> all existing articles?</w:t>
      </w:r>
    </w:p>
    <w:p w14:paraId="147AD8A9" w14:textId="36F3E084" w:rsidR="004A01C5" w:rsidRPr="004A01C5" w:rsidRDefault="002A3680" w:rsidP="00A70857">
      <w:pPr>
        <w:pStyle w:val="ListParagraph"/>
        <w:numPr>
          <w:ilvl w:val="0"/>
          <w:numId w:val="35"/>
        </w:numPr>
      </w:pPr>
      <w:r>
        <w:t>Is the new nature of the document, article and sub-article</w:t>
      </w:r>
      <w:r w:rsidR="004A01C5" w:rsidRPr="004A01C5">
        <w:t xml:space="preserve"> to be created?</w:t>
      </w:r>
    </w:p>
    <w:p w14:paraId="47D695A6" w14:textId="04C9059A" w:rsidR="004A01C5" w:rsidRPr="004A01C5" w:rsidRDefault="00031BCC" w:rsidP="00A70857">
      <w:pPr>
        <w:pStyle w:val="ListParagraph"/>
        <w:numPr>
          <w:ilvl w:val="0"/>
          <w:numId w:val="35"/>
        </w:numPr>
      </w:pPr>
      <w:r>
        <w:t>Are exemption and denotation fees</w:t>
      </w:r>
      <w:r w:rsidR="004A01C5" w:rsidRPr="004A01C5">
        <w:t xml:space="preserve"> applicable?</w:t>
      </w:r>
    </w:p>
    <w:p w14:paraId="0FE78BBB" w14:textId="2EAAA762" w:rsidR="004A01C5" w:rsidRPr="004A01C5" w:rsidRDefault="004A01C5" w:rsidP="00A70857">
      <w:pPr>
        <w:pStyle w:val="ListParagraph"/>
        <w:numPr>
          <w:ilvl w:val="0"/>
          <w:numId w:val="35"/>
        </w:numPr>
      </w:pPr>
      <w:r w:rsidRPr="004A01C5">
        <w:t xml:space="preserve">What details are to be considered for </w:t>
      </w:r>
      <w:proofErr w:type="spellStart"/>
      <w:r w:rsidRPr="004A01C5">
        <w:t>che</w:t>
      </w:r>
      <w:r w:rsidR="00031BCC">
        <w:t>c</w:t>
      </w:r>
      <w:r w:rsidRPr="004A01C5">
        <w:t>kbandi</w:t>
      </w:r>
      <w:proofErr w:type="spellEnd"/>
      <w:r w:rsidRPr="004A01C5">
        <w:t>?</w:t>
      </w:r>
    </w:p>
    <w:p w14:paraId="40E82B99" w14:textId="0D572737" w:rsidR="004A01C5" w:rsidRPr="004A01C5" w:rsidRDefault="004A01C5" w:rsidP="00A70857">
      <w:pPr>
        <w:pStyle w:val="ListParagraph"/>
        <w:numPr>
          <w:ilvl w:val="0"/>
          <w:numId w:val="35"/>
        </w:numPr>
      </w:pPr>
      <w:r w:rsidRPr="004A01C5">
        <w:t>Should we allow the transactions without the saleable area of the flat?</w:t>
      </w:r>
    </w:p>
    <w:p w14:paraId="6ED50B16" w14:textId="17FBE3A1" w:rsidR="00A81144" w:rsidRDefault="00A81144" w:rsidP="009A1448"/>
    <w:sectPr w:rsidR="00A81144" w:rsidSect="00472883">
      <w:headerReference w:type="default" r:id="rId18"/>
      <w:footerReference w:type="default" r:id="rId19"/>
      <w:pgSz w:w="11906" w:h="16838"/>
      <w:pgMar w:top="1440" w:right="170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9BD09BC" w14:textId="77777777" w:rsidR="00A03A58" w:rsidRDefault="00A03A58" w:rsidP="008F36B1">
      <w:pPr>
        <w:spacing w:after="0" w:line="240" w:lineRule="auto"/>
      </w:pPr>
      <w:r>
        <w:separator/>
      </w:r>
    </w:p>
  </w:endnote>
  <w:endnote w:type="continuationSeparator" w:id="0">
    <w:p w14:paraId="1A86FF8E" w14:textId="77777777" w:rsidR="00A03A58" w:rsidRDefault="00A03A58" w:rsidP="008F36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E9F377" w14:textId="77777777" w:rsidR="0043350D" w:rsidRDefault="0043350D">
    <w:pPr>
      <w:pStyle w:val="Footer"/>
    </w:pPr>
  </w:p>
  <w:p w14:paraId="1FBB68C5" w14:textId="77777777" w:rsidR="0043350D" w:rsidRDefault="004335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49184D" w14:textId="77777777" w:rsidR="00A03A58" w:rsidRDefault="00A03A58" w:rsidP="008F36B1">
      <w:pPr>
        <w:spacing w:after="0" w:line="240" w:lineRule="auto"/>
      </w:pPr>
      <w:r>
        <w:separator/>
      </w:r>
    </w:p>
  </w:footnote>
  <w:footnote w:type="continuationSeparator" w:id="0">
    <w:p w14:paraId="0A0067D8" w14:textId="77777777" w:rsidR="00A03A58" w:rsidRDefault="00A03A58" w:rsidP="008F36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1B5181" w14:textId="50DF91F4" w:rsidR="0043350D" w:rsidRDefault="0043350D" w:rsidP="00D06059">
    <w:pPr>
      <w:pStyle w:val="Header"/>
      <w:jc w:val="center"/>
    </w:pPr>
    <w:r>
      <w:rPr>
        <w:noProof/>
      </w:rPr>
      <w:drawing>
        <wp:anchor distT="0" distB="0" distL="114300" distR="114300" simplePos="0" relativeHeight="251659264" behindDoc="0" locked="0" layoutInCell="1" allowOverlap="1" wp14:anchorId="2CF794FC" wp14:editId="648B58EE">
          <wp:simplePos x="0" y="0"/>
          <wp:positionH relativeFrom="column">
            <wp:posOffset>5902960</wp:posOffset>
          </wp:positionH>
          <wp:positionV relativeFrom="page">
            <wp:posOffset>396875</wp:posOffset>
          </wp:positionV>
          <wp:extent cx="349250" cy="281940"/>
          <wp:effectExtent l="0" t="0" r="0"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9250" cy="281940"/>
                  </a:xfrm>
                  <a:prstGeom prst="rect">
                    <a:avLst/>
                  </a:prstGeom>
                  <a:noFill/>
                </pic:spPr>
              </pic:pic>
            </a:graphicData>
          </a:graphic>
          <wp14:sizeRelH relativeFrom="page">
            <wp14:pctWidth>0</wp14:pctWidth>
          </wp14:sizeRelH>
          <wp14:sizeRelV relativeFrom="page">
            <wp14:pctHeight>0</wp14:pctHeight>
          </wp14:sizeRelV>
        </wp:anchor>
      </w:drawing>
    </w:r>
    <w:r>
      <w:t xml:space="preserve">Department of Stamps and Registration, Government of Karnataka </w:t>
    </w:r>
    <w:r>
      <w:tab/>
    </w:r>
    <w:r>
      <w:rPr>
        <w:b/>
        <w:color w:val="FF0000"/>
      </w:rPr>
      <w:t xml:space="preserve">CSG  </w:t>
    </w:r>
  </w:p>
  <w:p w14:paraId="1EFB5C79" w14:textId="77777777" w:rsidR="0043350D" w:rsidRDefault="004335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D37CE"/>
    <w:multiLevelType w:val="hybridMultilevel"/>
    <w:tmpl w:val="159C46BA"/>
    <w:lvl w:ilvl="0" w:tplc="40090005">
      <w:start w:val="1"/>
      <w:numFmt w:val="bullet"/>
      <w:lvlText w:val=""/>
      <w:lvlJc w:val="left"/>
      <w:pPr>
        <w:ind w:left="3402" w:hanging="360"/>
      </w:pPr>
      <w:rPr>
        <w:rFonts w:ascii="Wingdings" w:hAnsi="Wingdings" w:hint="default"/>
      </w:rPr>
    </w:lvl>
    <w:lvl w:ilvl="1" w:tplc="40090003" w:tentative="1">
      <w:start w:val="1"/>
      <w:numFmt w:val="bullet"/>
      <w:lvlText w:val="o"/>
      <w:lvlJc w:val="left"/>
      <w:pPr>
        <w:ind w:left="4122" w:hanging="360"/>
      </w:pPr>
      <w:rPr>
        <w:rFonts w:ascii="Courier New" w:hAnsi="Courier New" w:cs="Courier New" w:hint="default"/>
      </w:rPr>
    </w:lvl>
    <w:lvl w:ilvl="2" w:tplc="40090005" w:tentative="1">
      <w:start w:val="1"/>
      <w:numFmt w:val="bullet"/>
      <w:lvlText w:val=""/>
      <w:lvlJc w:val="left"/>
      <w:pPr>
        <w:ind w:left="4842" w:hanging="360"/>
      </w:pPr>
      <w:rPr>
        <w:rFonts w:ascii="Wingdings" w:hAnsi="Wingdings" w:hint="default"/>
      </w:rPr>
    </w:lvl>
    <w:lvl w:ilvl="3" w:tplc="40090001" w:tentative="1">
      <w:start w:val="1"/>
      <w:numFmt w:val="bullet"/>
      <w:lvlText w:val=""/>
      <w:lvlJc w:val="left"/>
      <w:pPr>
        <w:ind w:left="5562" w:hanging="360"/>
      </w:pPr>
      <w:rPr>
        <w:rFonts w:ascii="Symbol" w:hAnsi="Symbol" w:hint="default"/>
      </w:rPr>
    </w:lvl>
    <w:lvl w:ilvl="4" w:tplc="40090003" w:tentative="1">
      <w:start w:val="1"/>
      <w:numFmt w:val="bullet"/>
      <w:lvlText w:val="o"/>
      <w:lvlJc w:val="left"/>
      <w:pPr>
        <w:ind w:left="6282" w:hanging="360"/>
      </w:pPr>
      <w:rPr>
        <w:rFonts w:ascii="Courier New" w:hAnsi="Courier New" w:cs="Courier New" w:hint="default"/>
      </w:rPr>
    </w:lvl>
    <w:lvl w:ilvl="5" w:tplc="40090005" w:tentative="1">
      <w:start w:val="1"/>
      <w:numFmt w:val="bullet"/>
      <w:lvlText w:val=""/>
      <w:lvlJc w:val="left"/>
      <w:pPr>
        <w:ind w:left="7002" w:hanging="360"/>
      </w:pPr>
      <w:rPr>
        <w:rFonts w:ascii="Wingdings" w:hAnsi="Wingdings" w:hint="default"/>
      </w:rPr>
    </w:lvl>
    <w:lvl w:ilvl="6" w:tplc="40090001" w:tentative="1">
      <w:start w:val="1"/>
      <w:numFmt w:val="bullet"/>
      <w:lvlText w:val=""/>
      <w:lvlJc w:val="left"/>
      <w:pPr>
        <w:ind w:left="7722" w:hanging="360"/>
      </w:pPr>
      <w:rPr>
        <w:rFonts w:ascii="Symbol" w:hAnsi="Symbol" w:hint="default"/>
      </w:rPr>
    </w:lvl>
    <w:lvl w:ilvl="7" w:tplc="40090003" w:tentative="1">
      <w:start w:val="1"/>
      <w:numFmt w:val="bullet"/>
      <w:lvlText w:val="o"/>
      <w:lvlJc w:val="left"/>
      <w:pPr>
        <w:ind w:left="8442" w:hanging="360"/>
      </w:pPr>
      <w:rPr>
        <w:rFonts w:ascii="Courier New" w:hAnsi="Courier New" w:cs="Courier New" w:hint="default"/>
      </w:rPr>
    </w:lvl>
    <w:lvl w:ilvl="8" w:tplc="40090005" w:tentative="1">
      <w:start w:val="1"/>
      <w:numFmt w:val="bullet"/>
      <w:lvlText w:val=""/>
      <w:lvlJc w:val="left"/>
      <w:pPr>
        <w:ind w:left="9162" w:hanging="360"/>
      </w:pPr>
      <w:rPr>
        <w:rFonts w:ascii="Wingdings" w:hAnsi="Wingdings" w:hint="default"/>
      </w:rPr>
    </w:lvl>
  </w:abstractNum>
  <w:abstractNum w:abstractNumId="1" w15:restartNumberingAfterBreak="0">
    <w:nsid w:val="02EF28DA"/>
    <w:multiLevelType w:val="hybridMultilevel"/>
    <w:tmpl w:val="30081E02"/>
    <w:lvl w:ilvl="0" w:tplc="73286640">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75F7082"/>
    <w:multiLevelType w:val="hybridMultilevel"/>
    <w:tmpl w:val="A1AE1FA6"/>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4662E59"/>
    <w:multiLevelType w:val="multilevel"/>
    <w:tmpl w:val="9BBC2AE6"/>
    <w:lvl w:ilvl="0">
      <w:start w:val="14"/>
      <w:numFmt w:val="decimal"/>
      <w:lvlText w:val="%1."/>
      <w:lvlJc w:val="left"/>
      <w:pPr>
        <w:tabs>
          <w:tab w:val="num" w:pos="720"/>
        </w:tabs>
        <w:ind w:left="720" w:hanging="360"/>
      </w:pPr>
      <w:rPr>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686E9B"/>
    <w:multiLevelType w:val="hybridMultilevel"/>
    <w:tmpl w:val="30081E02"/>
    <w:lvl w:ilvl="0" w:tplc="73286640">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29902E8"/>
    <w:multiLevelType w:val="hybridMultilevel"/>
    <w:tmpl w:val="E278CC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38C5A7B"/>
    <w:multiLevelType w:val="hybridMultilevel"/>
    <w:tmpl w:val="E15E68F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2471484A"/>
    <w:multiLevelType w:val="hybridMultilevel"/>
    <w:tmpl w:val="13422E8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6C50425"/>
    <w:multiLevelType w:val="hybridMultilevel"/>
    <w:tmpl w:val="431AA338"/>
    <w:lvl w:ilvl="0" w:tplc="40090019">
      <w:start w:val="1"/>
      <w:numFmt w:val="lowerLetter"/>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9" w15:restartNumberingAfterBreak="0">
    <w:nsid w:val="26E67627"/>
    <w:multiLevelType w:val="multilevel"/>
    <w:tmpl w:val="97949A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2712134F"/>
    <w:multiLevelType w:val="multilevel"/>
    <w:tmpl w:val="9BBC2AE6"/>
    <w:lvl w:ilvl="0">
      <w:start w:val="14"/>
      <w:numFmt w:val="decimal"/>
      <w:lvlText w:val="%1."/>
      <w:lvlJc w:val="left"/>
      <w:pPr>
        <w:tabs>
          <w:tab w:val="num" w:pos="720"/>
        </w:tabs>
        <w:ind w:left="720" w:hanging="360"/>
      </w:pPr>
      <w:rPr>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F90673"/>
    <w:multiLevelType w:val="hybridMultilevel"/>
    <w:tmpl w:val="38B2702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C7F32C8"/>
    <w:multiLevelType w:val="hybridMultilevel"/>
    <w:tmpl w:val="ACC6AD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F68740A"/>
    <w:multiLevelType w:val="multilevel"/>
    <w:tmpl w:val="68284FB6"/>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31247BFC"/>
    <w:multiLevelType w:val="multilevel"/>
    <w:tmpl w:val="6E645E88"/>
    <w:lvl w:ilvl="0">
      <w:start w:val="1"/>
      <w:numFmt w:val="lowerLetter"/>
      <w:lvlText w:val="%1."/>
      <w:lvlJc w:val="left"/>
      <w:pPr>
        <w:tabs>
          <w:tab w:val="num" w:pos="1080"/>
        </w:tabs>
        <w:ind w:left="1080" w:hanging="360"/>
      </w:pPr>
    </w:lvl>
    <w:lvl w:ilvl="1">
      <w:start w:val="1"/>
      <w:numFmt w:val="bullet"/>
      <w:lvlText w:val=""/>
      <w:lvlJc w:val="left"/>
      <w:pPr>
        <w:tabs>
          <w:tab w:val="num" w:pos="1800"/>
        </w:tabs>
        <w:ind w:left="1800" w:hanging="360"/>
      </w:pPr>
      <w:rPr>
        <w:rFonts w:ascii="Symbol" w:hAnsi="Symbol" w:hint="default"/>
        <w:sz w:val="20"/>
      </w:rPr>
    </w:lvl>
    <w:lvl w:ilvl="2">
      <w:start w:val="1"/>
      <w:numFmt w:val="bullet"/>
      <w:lvlText w:val=""/>
      <w:lvlJc w:val="left"/>
      <w:pPr>
        <w:tabs>
          <w:tab w:val="num" w:pos="2520"/>
        </w:tabs>
        <w:ind w:left="2520" w:hanging="360"/>
      </w:pPr>
      <w:rPr>
        <w:rFonts w:ascii="Wingdings" w:hAnsi="Wingdings" w:hint="default"/>
      </w:rPr>
    </w:lvl>
    <w:lvl w:ilvl="3">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 w15:restartNumberingAfterBreak="0">
    <w:nsid w:val="34BE217C"/>
    <w:multiLevelType w:val="hybridMultilevel"/>
    <w:tmpl w:val="3FB221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882882"/>
    <w:multiLevelType w:val="multilevel"/>
    <w:tmpl w:val="C7EE6FDC"/>
    <w:lvl w:ilvl="0">
      <w:start w:val="18"/>
      <w:numFmt w:val="decimal"/>
      <w:lvlText w:val="%1."/>
      <w:lvlJc w:val="left"/>
      <w:pPr>
        <w:tabs>
          <w:tab w:val="num" w:pos="720"/>
        </w:tabs>
        <w:ind w:left="720" w:hanging="360"/>
      </w:pPr>
      <w:rPr>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75027A"/>
    <w:multiLevelType w:val="multilevel"/>
    <w:tmpl w:val="3D10FBB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0658C6"/>
    <w:multiLevelType w:val="multilevel"/>
    <w:tmpl w:val="BF4C6C7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3A2671B"/>
    <w:multiLevelType w:val="multilevel"/>
    <w:tmpl w:val="A732954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601EA6"/>
    <w:multiLevelType w:val="multilevel"/>
    <w:tmpl w:val="1FE86AD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 w15:restartNumberingAfterBreak="0">
    <w:nsid w:val="48982B74"/>
    <w:multiLevelType w:val="hybridMultilevel"/>
    <w:tmpl w:val="28CC74D2"/>
    <w:lvl w:ilvl="0" w:tplc="40090019">
      <w:start w:val="1"/>
      <w:numFmt w:val="lowerLetter"/>
      <w:lvlText w:val="%1."/>
      <w:lvlJc w:val="left"/>
      <w:pPr>
        <w:ind w:left="1080" w:hanging="360"/>
      </w:pPr>
    </w:lvl>
    <w:lvl w:ilvl="1" w:tplc="1F94E906">
      <w:start w:val="1"/>
      <w:numFmt w:val="decimal"/>
      <w:lvlText w:val="%2."/>
      <w:lvlJc w:val="right"/>
      <w:pPr>
        <w:ind w:left="1800" w:hanging="360"/>
      </w:pPr>
      <w:rPr>
        <w:rFonts w:asciiTheme="minorHAnsi" w:eastAsiaTheme="minorHAnsi" w:hAnsiTheme="minorHAnsi" w:cstheme="minorBidi"/>
      </w:r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22" w15:restartNumberingAfterBreak="0">
    <w:nsid w:val="49F8788E"/>
    <w:multiLevelType w:val="hybridMultilevel"/>
    <w:tmpl w:val="5DD8C3F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3B45B3E"/>
    <w:multiLevelType w:val="multilevel"/>
    <w:tmpl w:val="3D10FBB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C876B88"/>
    <w:multiLevelType w:val="hybridMultilevel"/>
    <w:tmpl w:val="CBBA1FA2"/>
    <w:lvl w:ilvl="0" w:tplc="11020052">
      <w:start w:val="1"/>
      <w:numFmt w:val="bullet"/>
      <w:lvlText w:val=""/>
      <w:lvlJc w:val="left"/>
      <w:pPr>
        <w:ind w:left="1080" w:hanging="360"/>
      </w:pPr>
      <w:rPr>
        <w:rFonts w:ascii="Symbol" w:hAnsi="Symbol" w:hint="default"/>
        <w:color w:val="auto"/>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60A96C47"/>
    <w:multiLevelType w:val="hybridMultilevel"/>
    <w:tmpl w:val="A2307CEC"/>
    <w:lvl w:ilvl="0" w:tplc="94C84590">
      <w:start w:val="1"/>
      <w:numFmt w:val="decimal"/>
      <w:lvlText w:val="%1."/>
      <w:lvlJc w:val="left"/>
      <w:pPr>
        <w:ind w:left="720" w:hanging="360"/>
      </w:pPr>
      <w:rPr>
        <w:rFonts w:asciiTheme="minorHAnsi" w:eastAsiaTheme="minorHAnsi" w:hAnsiTheme="minorHAnsi" w:cstheme="minorBidi"/>
        <w:b w:val="0"/>
      </w:rPr>
    </w:lvl>
    <w:lvl w:ilvl="1" w:tplc="01E4D076">
      <w:start w:val="1"/>
      <w:numFmt w:val="lowerLetter"/>
      <w:lvlText w:val="%2."/>
      <w:lvlJc w:val="left"/>
      <w:pPr>
        <w:ind w:left="1440" w:hanging="360"/>
      </w:pPr>
      <w:rPr>
        <w:b w:val="0"/>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2A21CDA"/>
    <w:multiLevelType w:val="hybridMultilevel"/>
    <w:tmpl w:val="FCB4456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AFC04FE"/>
    <w:multiLevelType w:val="hybridMultilevel"/>
    <w:tmpl w:val="4814A48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CCC25FF"/>
    <w:multiLevelType w:val="hybridMultilevel"/>
    <w:tmpl w:val="9E0C9AD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72BD200D"/>
    <w:multiLevelType w:val="multilevel"/>
    <w:tmpl w:val="A732954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4B21E49"/>
    <w:multiLevelType w:val="hybridMultilevel"/>
    <w:tmpl w:val="27D8F5C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7EF5BD4"/>
    <w:multiLevelType w:val="hybridMultilevel"/>
    <w:tmpl w:val="1CA40ACE"/>
    <w:lvl w:ilvl="0" w:tplc="4009000F">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 w15:restartNumberingAfterBreak="0">
    <w:nsid w:val="7D061ED1"/>
    <w:multiLevelType w:val="hybridMultilevel"/>
    <w:tmpl w:val="30081E02"/>
    <w:lvl w:ilvl="0" w:tplc="73286640">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FBD543F"/>
    <w:multiLevelType w:val="multilevel"/>
    <w:tmpl w:val="C7EE6FDC"/>
    <w:lvl w:ilvl="0">
      <w:start w:val="18"/>
      <w:numFmt w:val="decimal"/>
      <w:lvlText w:val="%1."/>
      <w:lvlJc w:val="left"/>
      <w:pPr>
        <w:tabs>
          <w:tab w:val="num" w:pos="720"/>
        </w:tabs>
        <w:ind w:left="720" w:hanging="360"/>
      </w:pPr>
      <w:rPr>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8"/>
  </w:num>
  <w:num w:numId="2">
    <w:abstractNumId w:val="27"/>
  </w:num>
  <w:num w:numId="3">
    <w:abstractNumId w:val="7"/>
  </w:num>
  <w:num w:numId="4">
    <w:abstractNumId w:val="22"/>
  </w:num>
  <w:num w:numId="5">
    <w:abstractNumId w:val="30"/>
  </w:num>
  <w:num w:numId="6">
    <w:abstractNumId w:val="26"/>
  </w:num>
  <w:num w:numId="7">
    <w:abstractNumId w:val="2"/>
  </w:num>
  <w:num w:numId="8">
    <w:abstractNumId w:val="0"/>
  </w:num>
  <w:num w:numId="9">
    <w:abstractNumId w:val="14"/>
  </w:num>
  <w:num w:numId="10">
    <w:abstractNumId w:val="13"/>
  </w:num>
  <w:num w:numId="11">
    <w:abstractNumId w:val="20"/>
  </w:num>
  <w:num w:numId="12">
    <w:abstractNumId w:val="9"/>
  </w:num>
  <w:num w:numId="13">
    <w:abstractNumId w:val="17"/>
  </w:num>
  <w:num w:numId="14">
    <w:abstractNumId w:val="29"/>
  </w:num>
  <w:num w:numId="15">
    <w:abstractNumId w:val="10"/>
  </w:num>
  <w:num w:numId="16">
    <w:abstractNumId w:val="16"/>
  </w:num>
  <w:num w:numId="17">
    <w:abstractNumId w:val="32"/>
  </w:num>
  <w:num w:numId="18">
    <w:abstractNumId w:val="4"/>
  </w:num>
  <w:num w:numId="19">
    <w:abstractNumId w:val="23"/>
  </w:num>
  <w:num w:numId="20">
    <w:abstractNumId w:val="19"/>
  </w:num>
  <w:num w:numId="21">
    <w:abstractNumId w:val="3"/>
  </w:num>
  <w:num w:numId="22">
    <w:abstractNumId w:val="33"/>
  </w:num>
  <w:num w:numId="23">
    <w:abstractNumId w:val="5"/>
  </w:num>
  <w:num w:numId="24">
    <w:abstractNumId w:val="9"/>
  </w:num>
  <w:num w:numId="2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1"/>
  </w:num>
  <w:num w:numId="27">
    <w:abstractNumId w:val="1"/>
  </w:num>
  <w:num w:numId="28">
    <w:abstractNumId w:val="28"/>
  </w:num>
  <w:num w:numId="29">
    <w:abstractNumId w:val="25"/>
  </w:num>
  <w:num w:numId="30">
    <w:abstractNumId w:val="8"/>
  </w:num>
  <w:num w:numId="31">
    <w:abstractNumId w:val="11"/>
  </w:num>
  <w:num w:numId="32">
    <w:abstractNumId w:val="9"/>
  </w:num>
  <w:num w:numId="33">
    <w:abstractNumId w:val="24"/>
  </w:num>
  <w:num w:numId="34">
    <w:abstractNumId w:val="9"/>
  </w:num>
  <w:num w:numId="35">
    <w:abstractNumId w:val="12"/>
  </w:num>
  <w:num w:numId="36">
    <w:abstractNumId w:val="15"/>
  </w:num>
  <w:num w:numId="37">
    <w:abstractNumId w:val="6"/>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ajesh Hanbal">
    <w15:presenceInfo w15:providerId="None" w15:userId="Rajesh Hanba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A76"/>
    <w:rsid w:val="00000448"/>
    <w:rsid w:val="00000861"/>
    <w:rsid w:val="00001CA0"/>
    <w:rsid w:val="00002328"/>
    <w:rsid w:val="00002547"/>
    <w:rsid w:val="00002887"/>
    <w:rsid w:val="000033BB"/>
    <w:rsid w:val="00003D8D"/>
    <w:rsid w:val="00003F3E"/>
    <w:rsid w:val="00005539"/>
    <w:rsid w:val="000067DF"/>
    <w:rsid w:val="00010EC7"/>
    <w:rsid w:val="00013744"/>
    <w:rsid w:val="00014B2A"/>
    <w:rsid w:val="00014E44"/>
    <w:rsid w:val="00015ADE"/>
    <w:rsid w:val="00016692"/>
    <w:rsid w:val="000171D6"/>
    <w:rsid w:val="00023813"/>
    <w:rsid w:val="00024310"/>
    <w:rsid w:val="00026A36"/>
    <w:rsid w:val="0003043E"/>
    <w:rsid w:val="00030C07"/>
    <w:rsid w:val="00031757"/>
    <w:rsid w:val="00031BCC"/>
    <w:rsid w:val="00032152"/>
    <w:rsid w:val="000326B0"/>
    <w:rsid w:val="000335FA"/>
    <w:rsid w:val="00034AA9"/>
    <w:rsid w:val="00034C7B"/>
    <w:rsid w:val="00035477"/>
    <w:rsid w:val="00036B80"/>
    <w:rsid w:val="00041686"/>
    <w:rsid w:val="00041B1C"/>
    <w:rsid w:val="0005007B"/>
    <w:rsid w:val="000511E8"/>
    <w:rsid w:val="000527B3"/>
    <w:rsid w:val="00052E8A"/>
    <w:rsid w:val="00053FDA"/>
    <w:rsid w:val="00054422"/>
    <w:rsid w:val="000558B2"/>
    <w:rsid w:val="00056EFD"/>
    <w:rsid w:val="00057066"/>
    <w:rsid w:val="0006053D"/>
    <w:rsid w:val="00060A68"/>
    <w:rsid w:val="00062519"/>
    <w:rsid w:val="000634D2"/>
    <w:rsid w:val="000663B8"/>
    <w:rsid w:val="00070567"/>
    <w:rsid w:val="000707D4"/>
    <w:rsid w:val="00070B27"/>
    <w:rsid w:val="00070C86"/>
    <w:rsid w:val="00073035"/>
    <w:rsid w:val="0007499D"/>
    <w:rsid w:val="00075F8D"/>
    <w:rsid w:val="00080304"/>
    <w:rsid w:val="00080EBF"/>
    <w:rsid w:val="00081C44"/>
    <w:rsid w:val="00084A39"/>
    <w:rsid w:val="0008577F"/>
    <w:rsid w:val="00092526"/>
    <w:rsid w:val="000939B3"/>
    <w:rsid w:val="00093B91"/>
    <w:rsid w:val="000951B3"/>
    <w:rsid w:val="00095433"/>
    <w:rsid w:val="00096F69"/>
    <w:rsid w:val="00096F7D"/>
    <w:rsid w:val="000A3FD9"/>
    <w:rsid w:val="000A4C7E"/>
    <w:rsid w:val="000A5A4D"/>
    <w:rsid w:val="000A6FE4"/>
    <w:rsid w:val="000A7C95"/>
    <w:rsid w:val="000B20AC"/>
    <w:rsid w:val="000B50D5"/>
    <w:rsid w:val="000B546C"/>
    <w:rsid w:val="000B6FC2"/>
    <w:rsid w:val="000B714D"/>
    <w:rsid w:val="000B7724"/>
    <w:rsid w:val="000B7C61"/>
    <w:rsid w:val="000B7FDF"/>
    <w:rsid w:val="000C0028"/>
    <w:rsid w:val="000C189B"/>
    <w:rsid w:val="000C23CE"/>
    <w:rsid w:val="000C378D"/>
    <w:rsid w:val="000C48BD"/>
    <w:rsid w:val="000C6B6F"/>
    <w:rsid w:val="000C7430"/>
    <w:rsid w:val="000D0452"/>
    <w:rsid w:val="000D4524"/>
    <w:rsid w:val="000D46A7"/>
    <w:rsid w:val="000D5393"/>
    <w:rsid w:val="000D5CD3"/>
    <w:rsid w:val="000D6CB2"/>
    <w:rsid w:val="000D7D5A"/>
    <w:rsid w:val="000E248D"/>
    <w:rsid w:val="000E554C"/>
    <w:rsid w:val="000F0F9A"/>
    <w:rsid w:val="000F26ED"/>
    <w:rsid w:val="000F3F8B"/>
    <w:rsid w:val="000F4908"/>
    <w:rsid w:val="000F5AF9"/>
    <w:rsid w:val="0010045E"/>
    <w:rsid w:val="00100C94"/>
    <w:rsid w:val="00100F8C"/>
    <w:rsid w:val="00101C71"/>
    <w:rsid w:val="00101D18"/>
    <w:rsid w:val="00101DAE"/>
    <w:rsid w:val="001023A1"/>
    <w:rsid w:val="00104996"/>
    <w:rsid w:val="001077B0"/>
    <w:rsid w:val="00107D92"/>
    <w:rsid w:val="001104F8"/>
    <w:rsid w:val="00111480"/>
    <w:rsid w:val="00112BA4"/>
    <w:rsid w:val="001135E5"/>
    <w:rsid w:val="001138F4"/>
    <w:rsid w:val="00113915"/>
    <w:rsid w:val="001141D6"/>
    <w:rsid w:val="0011564A"/>
    <w:rsid w:val="00116881"/>
    <w:rsid w:val="00117CCF"/>
    <w:rsid w:val="00117EB1"/>
    <w:rsid w:val="00120340"/>
    <w:rsid w:val="001217F6"/>
    <w:rsid w:val="00123DFD"/>
    <w:rsid w:val="00124B53"/>
    <w:rsid w:val="001257E9"/>
    <w:rsid w:val="00125EAA"/>
    <w:rsid w:val="0012717B"/>
    <w:rsid w:val="001273B2"/>
    <w:rsid w:val="00127B7C"/>
    <w:rsid w:val="00130AA0"/>
    <w:rsid w:val="0013103C"/>
    <w:rsid w:val="0013334B"/>
    <w:rsid w:val="0013449C"/>
    <w:rsid w:val="0013488D"/>
    <w:rsid w:val="001356A4"/>
    <w:rsid w:val="00135D4E"/>
    <w:rsid w:val="00137485"/>
    <w:rsid w:val="00137754"/>
    <w:rsid w:val="001401DA"/>
    <w:rsid w:val="0014059D"/>
    <w:rsid w:val="00140BAD"/>
    <w:rsid w:val="0014148B"/>
    <w:rsid w:val="00141690"/>
    <w:rsid w:val="00141F7A"/>
    <w:rsid w:val="00141FCA"/>
    <w:rsid w:val="00144C1E"/>
    <w:rsid w:val="0014514E"/>
    <w:rsid w:val="00146E19"/>
    <w:rsid w:val="00147406"/>
    <w:rsid w:val="0015248D"/>
    <w:rsid w:val="00153596"/>
    <w:rsid w:val="0015395C"/>
    <w:rsid w:val="00156D78"/>
    <w:rsid w:val="00160B81"/>
    <w:rsid w:val="00160BC5"/>
    <w:rsid w:val="00160C07"/>
    <w:rsid w:val="00161B2D"/>
    <w:rsid w:val="00161BDA"/>
    <w:rsid w:val="00164832"/>
    <w:rsid w:val="00165427"/>
    <w:rsid w:val="00165471"/>
    <w:rsid w:val="0016640D"/>
    <w:rsid w:val="00166BC7"/>
    <w:rsid w:val="00170588"/>
    <w:rsid w:val="00171897"/>
    <w:rsid w:val="0017296D"/>
    <w:rsid w:val="00172CF3"/>
    <w:rsid w:val="00173C60"/>
    <w:rsid w:val="001755FA"/>
    <w:rsid w:val="001807CA"/>
    <w:rsid w:val="001808A5"/>
    <w:rsid w:val="00181E4A"/>
    <w:rsid w:val="00182EBD"/>
    <w:rsid w:val="001846AD"/>
    <w:rsid w:val="00184B73"/>
    <w:rsid w:val="001852BA"/>
    <w:rsid w:val="0018702C"/>
    <w:rsid w:val="00190E09"/>
    <w:rsid w:val="00194027"/>
    <w:rsid w:val="0019517D"/>
    <w:rsid w:val="00195EF7"/>
    <w:rsid w:val="00196278"/>
    <w:rsid w:val="001A1DC3"/>
    <w:rsid w:val="001A35E0"/>
    <w:rsid w:val="001A37BF"/>
    <w:rsid w:val="001A6908"/>
    <w:rsid w:val="001A7CC7"/>
    <w:rsid w:val="001B01AC"/>
    <w:rsid w:val="001B05E1"/>
    <w:rsid w:val="001B0A72"/>
    <w:rsid w:val="001B3B6C"/>
    <w:rsid w:val="001B4490"/>
    <w:rsid w:val="001B4604"/>
    <w:rsid w:val="001B6CD1"/>
    <w:rsid w:val="001B6F4B"/>
    <w:rsid w:val="001C0621"/>
    <w:rsid w:val="001C0F70"/>
    <w:rsid w:val="001C22D4"/>
    <w:rsid w:val="001C4D4F"/>
    <w:rsid w:val="001C5D7A"/>
    <w:rsid w:val="001C7361"/>
    <w:rsid w:val="001C76D0"/>
    <w:rsid w:val="001C7F7E"/>
    <w:rsid w:val="001D3165"/>
    <w:rsid w:val="001D4307"/>
    <w:rsid w:val="001D4E2B"/>
    <w:rsid w:val="001D4E5F"/>
    <w:rsid w:val="001D5262"/>
    <w:rsid w:val="001D5882"/>
    <w:rsid w:val="001D5DB2"/>
    <w:rsid w:val="001D65CE"/>
    <w:rsid w:val="001D7A9A"/>
    <w:rsid w:val="001E009A"/>
    <w:rsid w:val="001E3889"/>
    <w:rsid w:val="001E3FDB"/>
    <w:rsid w:val="001E7D33"/>
    <w:rsid w:val="001F0112"/>
    <w:rsid w:val="001F03A2"/>
    <w:rsid w:val="001F06AF"/>
    <w:rsid w:val="001F316B"/>
    <w:rsid w:val="001F536C"/>
    <w:rsid w:val="001F5460"/>
    <w:rsid w:val="001F5D56"/>
    <w:rsid w:val="001F61C6"/>
    <w:rsid w:val="001F665E"/>
    <w:rsid w:val="00200CC6"/>
    <w:rsid w:val="0020331C"/>
    <w:rsid w:val="002038BC"/>
    <w:rsid w:val="00203C5C"/>
    <w:rsid w:val="002047DF"/>
    <w:rsid w:val="00204E35"/>
    <w:rsid w:val="00205A59"/>
    <w:rsid w:val="00206CEC"/>
    <w:rsid w:val="00206D43"/>
    <w:rsid w:val="0020766A"/>
    <w:rsid w:val="00210A95"/>
    <w:rsid w:val="00211604"/>
    <w:rsid w:val="00213CE9"/>
    <w:rsid w:val="00213F18"/>
    <w:rsid w:val="00214255"/>
    <w:rsid w:val="00214426"/>
    <w:rsid w:val="0021544E"/>
    <w:rsid w:val="002161A0"/>
    <w:rsid w:val="00216AEE"/>
    <w:rsid w:val="0022065A"/>
    <w:rsid w:val="00222682"/>
    <w:rsid w:val="00223E34"/>
    <w:rsid w:val="002245C5"/>
    <w:rsid w:val="00226602"/>
    <w:rsid w:val="00227B2A"/>
    <w:rsid w:val="002324D0"/>
    <w:rsid w:val="002331FB"/>
    <w:rsid w:val="00233273"/>
    <w:rsid w:val="00234264"/>
    <w:rsid w:val="002352CF"/>
    <w:rsid w:val="0023555C"/>
    <w:rsid w:val="0023629E"/>
    <w:rsid w:val="00237061"/>
    <w:rsid w:val="002372F0"/>
    <w:rsid w:val="002379B2"/>
    <w:rsid w:val="00241BF0"/>
    <w:rsid w:val="00242B96"/>
    <w:rsid w:val="00243DCE"/>
    <w:rsid w:val="002443F7"/>
    <w:rsid w:val="00244EC9"/>
    <w:rsid w:val="00246188"/>
    <w:rsid w:val="00246DD6"/>
    <w:rsid w:val="002511EE"/>
    <w:rsid w:val="00251894"/>
    <w:rsid w:val="00251DD3"/>
    <w:rsid w:val="0025231D"/>
    <w:rsid w:val="00253909"/>
    <w:rsid w:val="00254496"/>
    <w:rsid w:val="002545C2"/>
    <w:rsid w:val="00257FB1"/>
    <w:rsid w:val="002606AF"/>
    <w:rsid w:val="00261CE9"/>
    <w:rsid w:val="0026220C"/>
    <w:rsid w:val="00262EAA"/>
    <w:rsid w:val="00262ED9"/>
    <w:rsid w:val="002654F6"/>
    <w:rsid w:val="00265A69"/>
    <w:rsid w:val="00266306"/>
    <w:rsid w:val="0026737C"/>
    <w:rsid w:val="00267937"/>
    <w:rsid w:val="002679DB"/>
    <w:rsid w:val="00270FA0"/>
    <w:rsid w:val="00271072"/>
    <w:rsid w:val="0027326A"/>
    <w:rsid w:val="002736CE"/>
    <w:rsid w:val="00273B73"/>
    <w:rsid w:val="00277576"/>
    <w:rsid w:val="00280C0A"/>
    <w:rsid w:val="00283704"/>
    <w:rsid w:val="00286979"/>
    <w:rsid w:val="00290377"/>
    <w:rsid w:val="00290804"/>
    <w:rsid w:val="0029088D"/>
    <w:rsid w:val="00291043"/>
    <w:rsid w:val="0029186C"/>
    <w:rsid w:val="00294096"/>
    <w:rsid w:val="0029763A"/>
    <w:rsid w:val="002A27F2"/>
    <w:rsid w:val="002A3680"/>
    <w:rsid w:val="002A3D6E"/>
    <w:rsid w:val="002A496F"/>
    <w:rsid w:val="002A7F0F"/>
    <w:rsid w:val="002B1082"/>
    <w:rsid w:val="002B127C"/>
    <w:rsid w:val="002B29FE"/>
    <w:rsid w:val="002B3345"/>
    <w:rsid w:val="002B4B41"/>
    <w:rsid w:val="002B5C48"/>
    <w:rsid w:val="002C08E8"/>
    <w:rsid w:val="002C25E2"/>
    <w:rsid w:val="002C27EC"/>
    <w:rsid w:val="002C35E4"/>
    <w:rsid w:val="002C38CF"/>
    <w:rsid w:val="002C64D6"/>
    <w:rsid w:val="002C6B9F"/>
    <w:rsid w:val="002D104D"/>
    <w:rsid w:val="002D4F63"/>
    <w:rsid w:val="002D5E51"/>
    <w:rsid w:val="002D7DCB"/>
    <w:rsid w:val="002E2CE5"/>
    <w:rsid w:val="002E3DBA"/>
    <w:rsid w:val="002E3E07"/>
    <w:rsid w:val="002E4278"/>
    <w:rsid w:val="002E5469"/>
    <w:rsid w:val="002E66D8"/>
    <w:rsid w:val="002E6B7B"/>
    <w:rsid w:val="002F0619"/>
    <w:rsid w:val="002F1418"/>
    <w:rsid w:val="002F1BC4"/>
    <w:rsid w:val="002F28A7"/>
    <w:rsid w:val="002F43FC"/>
    <w:rsid w:val="002F5FC6"/>
    <w:rsid w:val="00301464"/>
    <w:rsid w:val="00302644"/>
    <w:rsid w:val="00303993"/>
    <w:rsid w:val="00304173"/>
    <w:rsid w:val="0030420C"/>
    <w:rsid w:val="003044B9"/>
    <w:rsid w:val="00304C64"/>
    <w:rsid w:val="00304FC8"/>
    <w:rsid w:val="00305A89"/>
    <w:rsid w:val="00306052"/>
    <w:rsid w:val="003077F9"/>
    <w:rsid w:val="00307A61"/>
    <w:rsid w:val="00313B38"/>
    <w:rsid w:val="003150B0"/>
    <w:rsid w:val="00316A61"/>
    <w:rsid w:val="0032174E"/>
    <w:rsid w:val="0032274D"/>
    <w:rsid w:val="00322CF8"/>
    <w:rsid w:val="00323DAE"/>
    <w:rsid w:val="003248DE"/>
    <w:rsid w:val="00324B22"/>
    <w:rsid w:val="00325187"/>
    <w:rsid w:val="00327468"/>
    <w:rsid w:val="00327515"/>
    <w:rsid w:val="00331DD0"/>
    <w:rsid w:val="00331E86"/>
    <w:rsid w:val="0033247B"/>
    <w:rsid w:val="003336BA"/>
    <w:rsid w:val="00333F3D"/>
    <w:rsid w:val="00334E99"/>
    <w:rsid w:val="00336922"/>
    <w:rsid w:val="00336CBD"/>
    <w:rsid w:val="0033761B"/>
    <w:rsid w:val="00340942"/>
    <w:rsid w:val="00344CBC"/>
    <w:rsid w:val="00345020"/>
    <w:rsid w:val="0034599C"/>
    <w:rsid w:val="00345C97"/>
    <w:rsid w:val="00347617"/>
    <w:rsid w:val="0035058F"/>
    <w:rsid w:val="00350ED5"/>
    <w:rsid w:val="00351D0E"/>
    <w:rsid w:val="00351E1B"/>
    <w:rsid w:val="00353E29"/>
    <w:rsid w:val="00354BF3"/>
    <w:rsid w:val="00355253"/>
    <w:rsid w:val="003561EF"/>
    <w:rsid w:val="00356CA4"/>
    <w:rsid w:val="003622F7"/>
    <w:rsid w:val="00364467"/>
    <w:rsid w:val="00370FD9"/>
    <w:rsid w:val="00371053"/>
    <w:rsid w:val="0037116A"/>
    <w:rsid w:val="00371BFF"/>
    <w:rsid w:val="00372AB5"/>
    <w:rsid w:val="00373F14"/>
    <w:rsid w:val="00377C07"/>
    <w:rsid w:val="00377E40"/>
    <w:rsid w:val="00383D90"/>
    <w:rsid w:val="00384238"/>
    <w:rsid w:val="0038576F"/>
    <w:rsid w:val="00385E4F"/>
    <w:rsid w:val="00386A6D"/>
    <w:rsid w:val="00386BC7"/>
    <w:rsid w:val="00390B0B"/>
    <w:rsid w:val="00391CA7"/>
    <w:rsid w:val="00393D75"/>
    <w:rsid w:val="00394D63"/>
    <w:rsid w:val="00396590"/>
    <w:rsid w:val="003A1F36"/>
    <w:rsid w:val="003A37E4"/>
    <w:rsid w:val="003A3C9E"/>
    <w:rsid w:val="003A4245"/>
    <w:rsid w:val="003A477B"/>
    <w:rsid w:val="003A7C33"/>
    <w:rsid w:val="003B031D"/>
    <w:rsid w:val="003B1B93"/>
    <w:rsid w:val="003B1CF8"/>
    <w:rsid w:val="003B1EB2"/>
    <w:rsid w:val="003B2374"/>
    <w:rsid w:val="003B34D6"/>
    <w:rsid w:val="003B384F"/>
    <w:rsid w:val="003B4D55"/>
    <w:rsid w:val="003B709F"/>
    <w:rsid w:val="003B72A6"/>
    <w:rsid w:val="003B7E2F"/>
    <w:rsid w:val="003C275C"/>
    <w:rsid w:val="003C2CE0"/>
    <w:rsid w:val="003C3177"/>
    <w:rsid w:val="003C4EF0"/>
    <w:rsid w:val="003C51E4"/>
    <w:rsid w:val="003C681C"/>
    <w:rsid w:val="003D03E9"/>
    <w:rsid w:val="003D1316"/>
    <w:rsid w:val="003D1A02"/>
    <w:rsid w:val="003D3113"/>
    <w:rsid w:val="003D4374"/>
    <w:rsid w:val="003D4769"/>
    <w:rsid w:val="003D65AE"/>
    <w:rsid w:val="003D6B98"/>
    <w:rsid w:val="003D7D0F"/>
    <w:rsid w:val="003E002A"/>
    <w:rsid w:val="003E00D4"/>
    <w:rsid w:val="003E013E"/>
    <w:rsid w:val="003E1548"/>
    <w:rsid w:val="003E210F"/>
    <w:rsid w:val="003E37B7"/>
    <w:rsid w:val="003E3B87"/>
    <w:rsid w:val="003E5460"/>
    <w:rsid w:val="003E575F"/>
    <w:rsid w:val="003E75B9"/>
    <w:rsid w:val="003F169E"/>
    <w:rsid w:val="003F1707"/>
    <w:rsid w:val="003F1947"/>
    <w:rsid w:val="003F4064"/>
    <w:rsid w:val="003F4B98"/>
    <w:rsid w:val="003F5274"/>
    <w:rsid w:val="004025C4"/>
    <w:rsid w:val="0040361B"/>
    <w:rsid w:val="00404629"/>
    <w:rsid w:val="00406253"/>
    <w:rsid w:val="004075F7"/>
    <w:rsid w:val="0041017B"/>
    <w:rsid w:val="00410831"/>
    <w:rsid w:val="00413715"/>
    <w:rsid w:val="00414549"/>
    <w:rsid w:val="00414654"/>
    <w:rsid w:val="00417B0B"/>
    <w:rsid w:val="0042011B"/>
    <w:rsid w:val="004220E8"/>
    <w:rsid w:val="00422438"/>
    <w:rsid w:val="00424603"/>
    <w:rsid w:val="00426B9D"/>
    <w:rsid w:val="00427025"/>
    <w:rsid w:val="00430AB4"/>
    <w:rsid w:val="0043160A"/>
    <w:rsid w:val="00431F84"/>
    <w:rsid w:val="00432B5E"/>
    <w:rsid w:val="00432E6A"/>
    <w:rsid w:val="00433225"/>
    <w:rsid w:val="0043339D"/>
    <w:rsid w:val="0043350D"/>
    <w:rsid w:val="00434EB5"/>
    <w:rsid w:val="0043669A"/>
    <w:rsid w:val="004368BB"/>
    <w:rsid w:val="00440BE7"/>
    <w:rsid w:val="00442797"/>
    <w:rsid w:val="00442E92"/>
    <w:rsid w:val="00443B08"/>
    <w:rsid w:val="004464BB"/>
    <w:rsid w:val="004507E1"/>
    <w:rsid w:val="00451C80"/>
    <w:rsid w:val="004531C7"/>
    <w:rsid w:val="00453926"/>
    <w:rsid w:val="004548CB"/>
    <w:rsid w:val="00455AAA"/>
    <w:rsid w:val="00456EF8"/>
    <w:rsid w:val="004618F7"/>
    <w:rsid w:val="00464695"/>
    <w:rsid w:val="00465110"/>
    <w:rsid w:val="00470D1E"/>
    <w:rsid w:val="00471CF5"/>
    <w:rsid w:val="00472883"/>
    <w:rsid w:val="004747F2"/>
    <w:rsid w:val="00475DA6"/>
    <w:rsid w:val="00477C6A"/>
    <w:rsid w:val="004811FD"/>
    <w:rsid w:val="00481713"/>
    <w:rsid w:val="0048437D"/>
    <w:rsid w:val="004849EF"/>
    <w:rsid w:val="0048753E"/>
    <w:rsid w:val="004878B8"/>
    <w:rsid w:val="00491D33"/>
    <w:rsid w:val="00491EFB"/>
    <w:rsid w:val="004929C2"/>
    <w:rsid w:val="004930A9"/>
    <w:rsid w:val="00493794"/>
    <w:rsid w:val="00494253"/>
    <w:rsid w:val="00494426"/>
    <w:rsid w:val="004A01C5"/>
    <w:rsid w:val="004A1A41"/>
    <w:rsid w:val="004A1CD9"/>
    <w:rsid w:val="004A24E7"/>
    <w:rsid w:val="004A2634"/>
    <w:rsid w:val="004A5618"/>
    <w:rsid w:val="004A5E5A"/>
    <w:rsid w:val="004A612A"/>
    <w:rsid w:val="004A62E8"/>
    <w:rsid w:val="004A641F"/>
    <w:rsid w:val="004A686D"/>
    <w:rsid w:val="004B14D0"/>
    <w:rsid w:val="004B16E9"/>
    <w:rsid w:val="004B2B22"/>
    <w:rsid w:val="004B3311"/>
    <w:rsid w:val="004B3565"/>
    <w:rsid w:val="004B5957"/>
    <w:rsid w:val="004B5EF0"/>
    <w:rsid w:val="004B5F17"/>
    <w:rsid w:val="004B735F"/>
    <w:rsid w:val="004B7396"/>
    <w:rsid w:val="004C1B87"/>
    <w:rsid w:val="004C6469"/>
    <w:rsid w:val="004C6D31"/>
    <w:rsid w:val="004C7B5E"/>
    <w:rsid w:val="004C7C6D"/>
    <w:rsid w:val="004D1284"/>
    <w:rsid w:val="004D28BD"/>
    <w:rsid w:val="004D3A79"/>
    <w:rsid w:val="004D51F3"/>
    <w:rsid w:val="004D6133"/>
    <w:rsid w:val="004E0B8D"/>
    <w:rsid w:val="004E37CB"/>
    <w:rsid w:val="004E42E3"/>
    <w:rsid w:val="004E51AA"/>
    <w:rsid w:val="004E55F6"/>
    <w:rsid w:val="004E5BC2"/>
    <w:rsid w:val="004E654C"/>
    <w:rsid w:val="004E7D8E"/>
    <w:rsid w:val="004F2B97"/>
    <w:rsid w:val="004F330B"/>
    <w:rsid w:val="004F3E41"/>
    <w:rsid w:val="004F7082"/>
    <w:rsid w:val="00500965"/>
    <w:rsid w:val="005016DC"/>
    <w:rsid w:val="00501719"/>
    <w:rsid w:val="0050225F"/>
    <w:rsid w:val="005026D3"/>
    <w:rsid w:val="0050434C"/>
    <w:rsid w:val="0050485D"/>
    <w:rsid w:val="00504893"/>
    <w:rsid w:val="00506D04"/>
    <w:rsid w:val="0050704E"/>
    <w:rsid w:val="0050756E"/>
    <w:rsid w:val="00507C78"/>
    <w:rsid w:val="00511F01"/>
    <w:rsid w:val="005138EA"/>
    <w:rsid w:val="005143D0"/>
    <w:rsid w:val="005165D0"/>
    <w:rsid w:val="00521719"/>
    <w:rsid w:val="0052212D"/>
    <w:rsid w:val="005236EB"/>
    <w:rsid w:val="00524068"/>
    <w:rsid w:val="00524AF6"/>
    <w:rsid w:val="00525F5E"/>
    <w:rsid w:val="0052670B"/>
    <w:rsid w:val="005273A5"/>
    <w:rsid w:val="00530564"/>
    <w:rsid w:val="005351C6"/>
    <w:rsid w:val="005365A2"/>
    <w:rsid w:val="00536B01"/>
    <w:rsid w:val="00537DA0"/>
    <w:rsid w:val="00540799"/>
    <w:rsid w:val="00540E04"/>
    <w:rsid w:val="00541AC2"/>
    <w:rsid w:val="005428A9"/>
    <w:rsid w:val="005436B6"/>
    <w:rsid w:val="00543AC2"/>
    <w:rsid w:val="00544455"/>
    <w:rsid w:val="00545324"/>
    <w:rsid w:val="00545FC7"/>
    <w:rsid w:val="005477E1"/>
    <w:rsid w:val="00551025"/>
    <w:rsid w:val="005553B8"/>
    <w:rsid w:val="0055730A"/>
    <w:rsid w:val="005602D4"/>
    <w:rsid w:val="00561743"/>
    <w:rsid w:val="00561B09"/>
    <w:rsid w:val="00561C91"/>
    <w:rsid w:val="00561F6B"/>
    <w:rsid w:val="00561FC4"/>
    <w:rsid w:val="005641A4"/>
    <w:rsid w:val="00564E67"/>
    <w:rsid w:val="0056651F"/>
    <w:rsid w:val="00570BA5"/>
    <w:rsid w:val="005712C0"/>
    <w:rsid w:val="005729F0"/>
    <w:rsid w:val="00574053"/>
    <w:rsid w:val="005743C9"/>
    <w:rsid w:val="00574404"/>
    <w:rsid w:val="005753CC"/>
    <w:rsid w:val="00577703"/>
    <w:rsid w:val="005816EF"/>
    <w:rsid w:val="005839B8"/>
    <w:rsid w:val="00583D48"/>
    <w:rsid w:val="00584A9F"/>
    <w:rsid w:val="00584BBD"/>
    <w:rsid w:val="00585236"/>
    <w:rsid w:val="005852C9"/>
    <w:rsid w:val="00585DBE"/>
    <w:rsid w:val="0058658A"/>
    <w:rsid w:val="005869BA"/>
    <w:rsid w:val="00592BDC"/>
    <w:rsid w:val="00594379"/>
    <w:rsid w:val="00595FE9"/>
    <w:rsid w:val="005A0C06"/>
    <w:rsid w:val="005A200D"/>
    <w:rsid w:val="005A2020"/>
    <w:rsid w:val="005A2646"/>
    <w:rsid w:val="005A2985"/>
    <w:rsid w:val="005A2EE5"/>
    <w:rsid w:val="005A3336"/>
    <w:rsid w:val="005A6EA4"/>
    <w:rsid w:val="005A7B7F"/>
    <w:rsid w:val="005B01CE"/>
    <w:rsid w:val="005B0B05"/>
    <w:rsid w:val="005B0ED2"/>
    <w:rsid w:val="005B24B8"/>
    <w:rsid w:val="005B36EA"/>
    <w:rsid w:val="005B4525"/>
    <w:rsid w:val="005B5FBA"/>
    <w:rsid w:val="005B7EBC"/>
    <w:rsid w:val="005B7F2B"/>
    <w:rsid w:val="005C041B"/>
    <w:rsid w:val="005C1D4F"/>
    <w:rsid w:val="005C3979"/>
    <w:rsid w:val="005C6A3A"/>
    <w:rsid w:val="005D1D81"/>
    <w:rsid w:val="005D1E14"/>
    <w:rsid w:val="005D2250"/>
    <w:rsid w:val="005D278D"/>
    <w:rsid w:val="005D597E"/>
    <w:rsid w:val="005D5E19"/>
    <w:rsid w:val="005D6127"/>
    <w:rsid w:val="005E0CF3"/>
    <w:rsid w:val="005E0F06"/>
    <w:rsid w:val="005E27FD"/>
    <w:rsid w:val="005E3A6A"/>
    <w:rsid w:val="005E4032"/>
    <w:rsid w:val="005E42E0"/>
    <w:rsid w:val="005E4AA7"/>
    <w:rsid w:val="005E556B"/>
    <w:rsid w:val="005E595D"/>
    <w:rsid w:val="005F1144"/>
    <w:rsid w:val="005F3C65"/>
    <w:rsid w:val="005F5640"/>
    <w:rsid w:val="00600CF9"/>
    <w:rsid w:val="00601927"/>
    <w:rsid w:val="00602991"/>
    <w:rsid w:val="00603368"/>
    <w:rsid w:val="00603A1C"/>
    <w:rsid w:val="00604633"/>
    <w:rsid w:val="006052A1"/>
    <w:rsid w:val="00605475"/>
    <w:rsid w:val="00605A1C"/>
    <w:rsid w:val="006069BC"/>
    <w:rsid w:val="00607669"/>
    <w:rsid w:val="00611D64"/>
    <w:rsid w:val="00614507"/>
    <w:rsid w:val="00615DDA"/>
    <w:rsid w:val="00616447"/>
    <w:rsid w:val="00617558"/>
    <w:rsid w:val="006200B0"/>
    <w:rsid w:val="00621C50"/>
    <w:rsid w:val="006231C3"/>
    <w:rsid w:val="00623E89"/>
    <w:rsid w:val="00630D35"/>
    <w:rsid w:val="00630D3D"/>
    <w:rsid w:val="006314A5"/>
    <w:rsid w:val="00633C98"/>
    <w:rsid w:val="00634032"/>
    <w:rsid w:val="00634842"/>
    <w:rsid w:val="00635A2D"/>
    <w:rsid w:val="0063617D"/>
    <w:rsid w:val="00640FBF"/>
    <w:rsid w:val="00641830"/>
    <w:rsid w:val="00641BFD"/>
    <w:rsid w:val="00642186"/>
    <w:rsid w:val="006449DE"/>
    <w:rsid w:val="006461A4"/>
    <w:rsid w:val="00647959"/>
    <w:rsid w:val="006517A4"/>
    <w:rsid w:val="00651B7C"/>
    <w:rsid w:val="0065273A"/>
    <w:rsid w:val="00654569"/>
    <w:rsid w:val="00655063"/>
    <w:rsid w:val="006552B8"/>
    <w:rsid w:val="00660844"/>
    <w:rsid w:val="006609E7"/>
    <w:rsid w:val="00660BE1"/>
    <w:rsid w:val="00661A76"/>
    <w:rsid w:val="006625A8"/>
    <w:rsid w:val="00663B2D"/>
    <w:rsid w:val="00663B77"/>
    <w:rsid w:val="00664533"/>
    <w:rsid w:val="00665364"/>
    <w:rsid w:val="00665D11"/>
    <w:rsid w:val="00667207"/>
    <w:rsid w:val="006710D4"/>
    <w:rsid w:val="006714D5"/>
    <w:rsid w:val="006721F1"/>
    <w:rsid w:val="00674F68"/>
    <w:rsid w:val="006757FB"/>
    <w:rsid w:val="00675823"/>
    <w:rsid w:val="00675D49"/>
    <w:rsid w:val="00676622"/>
    <w:rsid w:val="00676DE2"/>
    <w:rsid w:val="0067712F"/>
    <w:rsid w:val="006776E4"/>
    <w:rsid w:val="00677FE0"/>
    <w:rsid w:val="0068176C"/>
    <w:rsid w:val="00682EB1"/>
    <w:rsid w:val="00683094"/>
    <w:rsid w:val="00683137"/>
    <w:rsid w:val="00683845"/>
    <w:rsid w:val="0068440B"/>
    <w:rsid w:val="006850F5"/>
    <w:rsid w:val="006900D0"/>
    <w:rsid w:val="00690943"/>
    <w:rsid w:val="00690A5A"/>
    <w:rsid w:val="0069122F"/>
    <w:rsid w:val="006921AD"/>
    <w:rsid w:val="00692660"/>
    <w:rsid w:val="00692FBE"/>
    <w:rsid w:val="006954A9"/>
    <w:rsid w:val="00695AC6"/>
    <w:rsid w:val="006A18B9"/>
    <w:rsid w:val="006A2F4A"/>
    <w:rsid w:val="006A3C9B"/>
    <w:rsid w:val="006A6A45"/>
    <w:rsid w:val="006A6B9A"/>
    <w:rsid w:val="006A6C3D"/>
    <w:rsid w:val="006A70E8"/>
    <w:rsid w:val="006A79FA"/>
    <w:rsid w:val="006A7D3A"/>
    <w:rsid w:val="006B0241"/>
    <w:rsid w:val="006B06EF"/>
    <w:rsid w:val="006B0DCF"/>
    <w:rsid w:val="006B1711"/>
    <w:rsid w:val="006B5900"/>
    <w:rsid w:val="006B673F"/>
    <w:rsid w:val="006B71BF"/>
    <w:rsid w:val="006B72DD"/>
    <w:rsid w:val="006C2A28"/>
    <w:rsid w:val="006C38BF"/>
    <w:rsid w:val="006C43CB"/>
    <w:rsid w:val="006C4E7C"/>
    <w:rsid w:val="006D060B"/>
    <w:rsid w:val="006D0846"/>
    <w:rsid w:val="006D0B16"/>
    <w:rsid w:val="006D1E8D"/>
    <w:rsid w:val="006D2567"/>
    <w:rsid w:val="006D2B9F"/>
    <w:rsid w:val="006D2D27"/>
    <w:rsid w:val="006D30A9"/>
    <w:rsid w:val="006D3D2E"/>
    <w:rsid w:val="006D4092"/>
    <w:rsid w:val="006D5A04"/>
    <w:rsid w:val="006D5C11"/>
    <w:rsid w:val="006D6208"/>
    <w:rsid w:val="006D6DEF"/>
    <w:rsid w:val="006D7D87"/>
    <w:rsid w:val="006E02DE"/>
    <w:rsid w:val="006E0B2E"/>
    <w:rsid w:val="006E1674"/>
    <w:rsid w:val="006E251C"/>
    <w:rsid w:val="006E363F"/>
    <w:rsid w:val="006E7193"/>
    <w:rsid w:val="006F2ACD"/>
    <w:rsid w:val="006F54AA"/>
    <w:rsid w:val="006F58C7"/>
    <w:rsid w:val="00700D87"/>
    <w:rsid w:val="0070176A"/>
    <w:rsid w:val="007021ED"/>
    <w:rsid w:val="007036AA"/>
    <w:rsid w:val="0070449B"/>
    <w:rsid w:val="00704C69"/>
    <w:rsid w:val="00705BA2"/>
    <w:rsid w:val="0070690F"/>
    <w:rsid w:val="007078F3"/>
    <w:rsid w:val="00710B49"/>
    <w:rsid w:val="00712193"/>
    <w:rsid w:val="00712898"/>
    <w:rsid w:val="007151A0"/>
    <w:rsid w:val="007152A0"/>
    <w:rsid w:val="00716AF8"/>
    <w:rsid w:val="007176DC"/>
    <w:rsid w:val="00717BDF"/>
    <w:rsid w:val="00717FEA"/>
    <w:rsid w:val="00721F97"/>
    <w:rsid w:val="007221DF"/>
    <w:rsid w:val="00722BAE"/>
    <w:rsid w:val="0072372B"/>
    <w:rsid w:val="00724547"/>
    <w:rsid w:val="00725C35"/>
    <w:rsid w:val="00725D74"/>
    <w:rsid w:val="007365A1"/>
    <w:rsid w:val="00736B82"/>
    <w:rsid w:val="00743429"/>
    <w:rsid w:val="00743694"/>
    <w:rsid w:val="00743B3C"/>
    <w:rsid w:val="00744107"/>
    <w:rsid w:val="00744515"/>
    <w:rsid w:val="0074634B"/>
    <w:rsid w:val="007474B9"/>
    <w:rsid w:val="00747D08"/>
    <w:rsid w:val="00750CBC"/>
    <w:rsid w:val="007520CC"/>
    <w:rsid w:val="00752365"/>
    <w:rsid w:val="007527E5"/>
    <w:rsid w:val="00752F2A"/>
    <w:rsid w:val="0075323A"/>
    <w:rsid w:val="007555BB"/>
    <w:rsid w:val="00755F65"/>
    <w:rsid w:val="00756433"/>
    <w:rsid w:val="007571D8"/>
    <w:rsid w:val="00757E27"/>
    <w:rsid w:val="00761ABE"/>
    <w:rsid w:val="00764DE1"/>
    <w:rsid w:val="00765EDF"/>
    <w:rsid w:val="007670C4"/>
    <w:rsid w:val="00770BF1"/>
    <w:rsid w:val="00776967"/>
    <w:rsid w:val="0077769F"/>
    <w:rsid w:val="0077782A"/>
    <w:rsid w:val="00780F9A"/>
    <w:rsid w:val="00781E2A"/>
    <w:rsid w:val="00784346"/>
    <w:rsid w:val="00784864"/>
    <w:rsid w:val="0078525E"/>
    <w:rsid w:val="0078552D"/>
    <w:rsid w:val="00785631"/>
    <w:rsid w:val="00785834"/>
    <w:rsid w:val="00786231"/>
    <w:rsid w:val="00786AAD"/>
    <w:rsid w:val="00786ECC"/>
    <w:rsid w:val="00786FF4"/>
    <w:rsid w:val="007870ED"/>
    <w:rsid w:val="007905F7"/>
    <w:rsid w:val="0079168A"/>
    <w:rsid w:val="00791B43"/>
    <w:rsid w:val="007939DE"/>
    <w:rsid w:val="00794E7A"/>
    <w:rsid w:val="007952EA"/>
    <w:rsid w:val="0079583E"/>
    <w:rsid w:val="00797153"/>
    <w:rsid w:val="00797EA7"/>
    <w:rsid w:val="007A0D78"/>
    <w:rsid w:val="007A1C04"/>
    <w:rsid w:val="007A29AA"/>
    <w:rsid w:val="007A2EEB"/>
    <w:rsid w:val="007A3357"/>
    <w:rsid w:val="007A49BA"/>
    <w:rsid w:val="007A5A6F"/>
    <w:rsid w:val="007A6152"/>
    <w:rsid w:val="007A670D"/>
    <w:rsid w:val="007A74B1"/>
    <w:rsid w:val="007A77E6"/>
    <w:rsid w:val="007A7CC9"/>
    <w:rsid w:val="007B416B"/>
    <w:rsid w:val="007B45DE"/>
    <w:rsid w:val="007B7BFF"/>
    <w:rsid w:val="007C3C64"/>
    <w:rsid w:val="007C4C14"/>
    <w:rsid w:val="007C5533"/>
    <w:rsid w:val="007C559F"/>
    <w:rsid w:val="007C56D2"/>
    <w:rsid w:val="007C5879"/>
    <w:rsid w:val="007C5CF6"/>
    <w:rsid w:val="007D2689"/>
    <w:rsid w:val="007D6DDC"/>
    <w:rsid w:val="007D7324"/>
    <w:rsid w:val="007E09AF"/>
    <w:rsid w:val="007E30E5"/>
    <w:rsid w:val="007E5819"/>
    <w:rsid w:val="007E5C81"/>
    <w:rsid w:val="007E69FC"/>
    <w:rsid w:val="007E77F9"/>
    <w:rsid w:val="007F03CA"/>
    <w:rsid w:val="007F1308"/>
    <w:rsid w:val="007F2E75"/>
    <w:rsid w:val="007F35E4"/>
    <w:rsid w:val="007F4387"/>
    <w:rsid w:val="007F5BF0"/>
    <w:rsid w:val="007F7739"/>
    <w:rsid w:val="008001F7"/>
    <w:rsid w:val="0080046D"/>
    <w:rsid w:val="00801F5C"/>
    <w:rsid w:val="00802876"/>
    <w:rsid w:val="008050D4"/>
    <w:rsid w:val="008055D5"/>
    <w:rsid w:val="00806431"/>
    <w:rsid w:val="0080748D"/>
    <w:rsid w:val="00807F99"/>
    <w:rsid w:val="0081054B"/>
    <w:rsid w:val="00810829"/>
    <w:rsid w:val="00810DB3"/>
    <w:rsid w:val="0081124A"/>
    <w:rsid w:val="008114A1"/>
    <w:rsid w:val="008122D5"/>
    <w:rsid w:val="00812998"/>
    <w:rsid w:val="0081468B"/>
    <w:rsid w:val="00814709"/>
    <w:rsid w:val="00814E40"/>
    <w:rsid w:val="008170D1"/>
    <w:rsid w:val="00817469"/>
    <w:rsid w:val="0081775D"/>
    <w:rsid w:val="00820472"/>
    <w:rsid w:val="008236B3"/>
    <w:rsid w:val="0082462C"/>
    <w:rsid w:val="008254F5"/>
    <w:rsid w:val="00826154"/>
    <w:rsid w:val="00826C1B"/>
    <w:rsid w:val="0082747A"/>
    <w:rsid w:val="00827C94"/>
    <w:rsid w:val="008300DC"/>
    <w:rsid w:val="0083111A"/>
    <w:rsid w:val="00832707"/>
    <w:rsid w:val="00832E72"/>
    <w:rsid w:val="00842070"/>
    <w:rsid w:val="00843446"/>
    <w:rsid w:val="008443AE"/>
    <w:rsid w:val="00845801"/>
    <w:rsid w:val="00845F4C"/>
    <w:rsid w:val="00850E06"/>
    <w:rsid w:val="00850EC0"/>
    <w:rsid w:val="008518BF"/>
    <w:rsid w:val="00851C94"/>
    <w:rsid w:val="008531A4"/>
    <w:rsid w:val="0085364F"/>
    <w:rsid w:val="00854233"/>
    <w:rsid w:val="00855D0D"/>
    <w:rsid w:val="00856219"/>
    <w:rsid w:val="00860E8E"/>
    <w:rsid w:val="00861F39"/>
    <w:rsid w:val="00863804"/>
    <w:rsid w:val="00863AFB"/>
    <w:rsid w:val="00863CEA"/>
    <w:rsid w:val="0086445E"/>
    <w:rsid w:val="008659E5"/>
    <w:rsid w:val="00865AFD"/>
    <w:rsid w:val="00866167"/>
    <w:rsid w:val="00867285"/>
    <w:rsid w:val="0087029C"/>
    <w:rsid w:val="008715F0"/>
    <w:rsid w:val="00871655"/>
    <w:rsid w:val="00871B30"/>
    <w:rsid w:val="00871DF9"/>
    <w:rsid w:val="00872153"/>
    <w:rsid w:val="00874895"/>
    <w:rsid w:val="00874B17"/>
    <w:rsid w:val="008768C5"/>
    <w:rsid w:val="00881955"/>
    <w:rsid w:val="00881B45"/>
    <w:rsid w:val="00881C14"/>
    <w:rsid w:val="00882024"/>
    <w:rsid w:val="00882D7E"/>
    <w:rsid w:val="0088388F"/>
    <w:rsid w:val="00883FF6"/>
    <w:rsid w:val="00884066"/>
    <w:rsid w:val="00884AAB"/>
    <w:rsid w:val="0088587C"/>
    <w:rsid w:val="00890F21"/>
    <w:rsid w:val="00891D8B"/>
    <w:rsid w:val="0089204B"/>
    <w:rsid w:val="00892318"/>
    <w:rsid w:val="008A0217"/>
    <w:rsid w:val="008A1211"/>
    <w:rsid w:val="008A2015"/>
    <w:rsid w:val="008A4C30"/>
    <w:rsid w:val="008A5142"/>
    <w:rsid w:val="008A51AD"/>
    <w:rsid w:val="008A78BF"/>
    <w:rsid w:val="008B0912"/>
    <w:rsid w:val="008B0FF8"/>
    <w:rsid w:val="008B1351"/>
    <w:rsid w:val="008B1BE6"/>
    <w:rsid w:val="008B6D0D"/>
    <w:rsid w:val="008B6F30"/>
    <w:rsid w:val="008B7A20"/>
    <w:rsid w:val="008C11E3"/>
    <w:rsid w:val="008C15F1"/>
    <w:rsid w:val="008C1972"/>
    <w:rsid w:val="008C4DAA"/>
    <w:rsid w:val="008C6A19"/>
    <w:rsid w:val="008D2665"/>
    <w:rsid w:val="008D404A"/>
    <w:rsid w:val="008D76CE"/>
    <w:rsid w:val="008E2101"/>
    <w:rsid w:val="008E24CD"/>
    <w:rsid w:val="008E2E56"/>
    <w:rsid w:val="008E353C"/>
    <w:rsid w:val="008F222A"/>
    <w:rsid w:val="008F36B1"/>
    <w:rsid w:val="008F433E"/>
    <w:rsid w:val="008F7C8F"/>
    <w:rsid w:val="0090068C"/>
    <w:rsid w:val="00901CEE"/>
    <w:rsid w:val="0090321D"/>
    <w:rsid w:val="00904191"/>
    <w:rsid w:val="009041AD"/>
    <w:rsid w:val="0090580F"/>
    <w:rsid w:val="009104C3"/>
    <w:rsid w:val="00911716"/>
    <w:rsid w:val="009139B0"/>
    <w:rsid w:val="00915688"/>
    <w:rsid w:val="00915717"/>
    <w:rsid w:val="00916580"/>
    <w:rsid w:val="00917E4E"/>
    <w:rsid w:val="00920D94"/>
    <w:rsid w:val="0092722F"/>
    <w:rsid w:val="009273EA"/>
    <w:rsid w:val="00931663"/>
    <w:rsid w:val="00933F1A"/>
    <w:rsid w:val="00934D55"/>
    <w:rsid w:val="00937DE7"/>
    <w:rsid w:val="009410BA"/>
    <w:rsid w:val="009440A4"/>
    <w:rsid w:val="009473F9"/>
    <w:rsid w:val="00950C6C"/>
    <w:rsid w:val="0095184A"/>
    <w:rsid w:val="009523FD"/>
    <w:rsid w:val="00953529"/>
    <w:rsid w:val="00954E6E"/>
    <w:rsid w:val="009602C6"/>
    <w:rsid w:val="009608DE"/>
    <w:rsid w:val="00961623"/>
    <w:rsid w:val="009616CD"/>
    <w:rsid w:val="00961C66"/>
    <w:rsid w:val="00962F6E"/>
    <w:rsid w:val="0096336A"/>
    <w:rsid w:val="00963E19"/>
    <w:rsid w:val="009651DC"/>
    <w:rsid w:val="009658D3"/>
    <w:rsid w:val="009676A9"/>
    <w:rsid w:val="009678DB"/>
    <w:rsid w:val="0097093F"/>
    <w:rsid w:val="00971058"/>
    <w:rsid w:val="00972926"/>
    <w:rsid w:val="0097294E"/>
    <w:rsid w:val="0097336F"/>
    <w:rsid w:val="00975F05"/>
    <w:rsid w:val="00977925"/>
    <w:rsid w:val="0098461D"/>
    <w:rsid w:val="00984D88"/>
    <w:rsid w:val="009856FD"/>
    <w:rsid w:val="00986F3E"/>
    <w:rsid w:val="0098733A"/>
    <w:rsid w:val="00991448"/>
    <w:rsid w:val="009920F5"/>
    <w:rsid w:val="00993696"/>
    <w:rsid w:val="00995B3C"/>
    <w:rsid w:val="009A0F66"/>
    <w:rsid w:val="009A1448"/>
    <w:rsid w:val="009A1DDB"/>
    <w:rsid w:val="009A5764"/>
    <w:rsid w:val="009A6127"/>
    <w:rsid w:val="009A63CB"/>
    <w:rsid w:val="009A6C19"/>
    <w:rsid w:val="009A7061"/>
    <w:rsid w:val="009A7B0A"/>
    <w:rsid w:val="009B4517"/>
    <w:rsid w:val="009B4D63"/>
    <w:rsid w:val="009B5D37"/>
    <w:rsid w:val="009B6CBD"/>
    <w:rsid w:val="009B703B"/>
    <w:rsid w:val="009B75F1"/>
    <w:rsid w:val="009B7E3C"/>
    <w:rsid w:val="009C09D1"/>
    <w:rsid w:val="009C46BF"/>
    <w:rsid w:val="009C50DA"/>
    <w:rsid w:val="009C7121"/>
    <w:rsid w:val="009D053B"/>
    <w:rsid w:val="009D1D53"/>
    <w:rsid w:val="009D1E22"/>
    <w:rsid w:val="009D2926"/>
    <w:rsid w:val="009D2B72"/>
    <w:rsid w:val="009D2C10"/>
    <w:rsid w:val="009D2E29"/>
    <w:rsid w:val="009D4025"/>
    <w:rsid w:val="009D4425"/>
    <w:rsid w:val="009D4C99"/>
    <w:rsid w:val="009D5C09"/>
    <w:rsid w:val="009E1126"/>
    <w:rsid w:val="009E1561"/>
    <w:rsid w:val="009E1D40"/>
    <w:rsid w:val="009E3ADF"/>
    <w:rsid w:val="009E41BC"/>
    <w:rsid w:val="009E4742"/>
    <w:rsid w:val="009E4B93"/>
    <w:rsid w:val="009E4C41"/>
    <w:rsid w:val="009E6066"/>
    <w:rsid w:val="009F01BF"/>
    <w:rsid w:val="009F0F9B"/>
    <w:rsid w:val="009F1D99"/>
    <w:rsid w:val="009F1EC2"/>
    <w:rsid w:val="009F219A"/>
    <w:rsid w:val="009F4662"/>
    <w:rsid w:val="009F52BF"/>
    <w:rsid w:val="009F53CC"/>
    <w:rsid w:val="009F6FD7"/>
    <w:rsid w:val="00A00943"/>
    <w:rsid w:val="00A01C00"/>
    <w:rsid w:val="00A02329"/>
    <w:rsid w:val="00A027D6"/>
    <w:rsid w:val="00A03668"/>
    <w:rsid w:val="00A03A58"/>
    <w:rsid w:val="00A0461B"/>
    <w:rsid w:val="00A06F73"/>
    <w:rsid w:val="00A072E1"/>
    <w:rsid w:val="00A073EF"/>
    <w:rsid w:val="00A07861"/>
    <w:rsid w:val="00A10414"/>
    <w:rsid w:val="00A11647"/>
    <w:rsid w:val="00A12547"/>
    <w:rsid w:val="00A13853"/>
    <w:rsid w:val="00A13A28"/>
    <w:rsid w:val="00A13B83"/>
    <w:rsid w:val="00A20EF0"/>
    <w:rsid w:val="00A2137E"/>
    <w:rsid w:val="00A229A4"/>
    <w:rsid w:val="00A22FF2"/>
    <w:rsid w:val="00A23969"/>
    <w:rsid w:val="00A24597"/>
    <w:rsid w:val="00A275C4"/>
    <w:rsid w:val="00A30A1D"/>
    <w:rsid w:val="00A31742"/>
    <w:rsid w:val="00A31C11"/>
    <w:rsid w:val="00A32207"/>
    <w:rsid w:val="00A32541"/>
    <w:rsid w:val="00A32A1F"/>
    <w:rsid w:val="00A3374F"/>
    <w:rsid w:val="00A3404A"/>
    <w:rsid w:val="00A35433"/>
    <w:rsid w:val="00A36E8E"/>
    <w:rsid w:val="00A3772E"/>
    <w:rsid w:val="00A37F8E"/>
    <w:rsid w:val="00A40F3F"/>
    <w:rsid w:val="00A4182F"/>
    <w:rsid w:val="00A427FA"/>
    <w:rsid w:val="00A43514"/>
    <w:rsid w:val="00A4483F"/>
    <w:rsid w:val="00A45BCF"/>
    <w:rsid w:val="00A46E5B"/>
    <w:rsid w:val="00A47775"/>
    <w:rsid w:val="00A47856"/>
    <w:rsid w:val="00A529C3"/>
    <w:rsid w:val="00A52CD4"/>
    <w:rsid w:val="00A5485F"/>
    <w:rsid w:val="00A54A71"/>
    <w:rsid w:val="00A55B2F"/>
    <w:rsid w:val="00A56C4E"/>
    <w:rsid w:val="00A57B67"/>
    <w:rsid w:val="00A600C1"/>
    <w:rsid w:val="00A60A6A"/>
    <w:rsid w:val="00A60FFC"/>
    <w:rsid w:val="00A70857"/>
    <w:rsid w:val="00A71B94"/>
    <w:rsid w:val="00A764A5"/>
    <w:rsid w:val="00A7672C"/>
    <w:rsid w:val="00A768C0"/>
    <w:rsid w:val="00A77271"/>
    <w:rsid w:val="00A810BD"/>
    <w:rsid w:val="00A81144"/>
    <w:rsid w:val="00A8225A"/>
    <w:rsid w:val="00A82C4A"/>
    <w:rsid w:val="00A82EE1"/>
    <w:rsid w:val="00A84294"/>
    <w:rsid w:val="00A84725"/>
    <w:rsid w:val="00A84D1D"/>
    <w:rsid w:val="00A86BC2"/>
    <w:rsid w:val="00A86EA3"/>
    <w:rsid w:val="00A87083"/>
    <w:rsid w:val="00A8720C"/>
    <w:rsid w:val="00A92D3B"/>
    <w:rsid w:val="00A94552"/>
    <w:rsid w:val="00A94D56"/>
    <w:rsid w:val="00A963AA"/>
    <w:rsid w:val="00A971B6"/>
    <w:rsid w:val="00AA306E"/>
    <w:rsid w:val="00AA35EB"/>
    <w:rsid w:val="00AA3611"/>
    <w:rsid w:val="00AA5E3E"/>
    <w:rsid w:val="00AA7EC4"/>
    <w:rsid w:val="00AB058B"/>
    <w:rsid w:val="00AB0BC7"/>
    <w:rsid w:val="00AB0CB5"/>
    <w:rsid w:val="00AB0E22"/>
    <w:rsid w:val="00AB1B62"/>
    <w:rsid w:val="00AB2921"/>
    <w:rsid w:val="00AB3C58"/>
    <w:rsid w:val="00AB56CA"/>
    <w:rsid w:val="00AB5C83"/>
    <w:rsid w:val="00AB78CC"/>
    <w:rsid w:val="00AC0AF1"/>
    <w:rsid w:val="00AC0BF7"/>
    <w:rsid w:val="00AC2B94"/>
    <w:rsid w:val="00AC3009"/>
    <w:rsid w:val="00AC48A9"/>
    <w:rsid w:val="00AC50BC"/>
    <w:rsid w:val="00AC7BD4"/>
    <w:rsid w:val="00AD074F"/>
    <w:rsid w:val="00AD1A29"/>
    <w:rsid w:val="00AD36CE"/>
    <w:rsid w:val="00AD4363"/>
    <w:rsid w:val="00AD4A52"/>
    <w:rsid w:val="00AD6FF3"/>
    <w:rsid w:val="00AD7C7E"/>
    <w:rsid w:val="00AE0175"/>
    <w:rsid w:val="00AE038A"/>
    <w:rsid w:val="00AE3307"/>
    <w:rsid w:val="00AE38E3"/>
    <w:rsid w:val="00AE48B9"/>
    <w:rsid w:val="00AE518A"/>
    <w:rsid w:val="00AE5413"/>
    <w:rsid w:val="00AE6085"/>
    <w:rsid w:val="00AE60E9"/>
    <w:rsid w:val="00AE69A6"/>
    <w:rsid w:val="00AE71BB"/>
    <w:rsid w:val="00AF00B6"/>
    <w:rsid w:val="00AF25FD"/>
    <w:rsid w:val="00AF2875"/>
    <w:rsid w:val="00AF3644"/>
    <w:rsid w:val="00AF4394"/>
    <w:rsid w:val="00AF4D7C"/>
    <w:rsid w:val="00B00BA0"/>
    <w:rsid w:val="00B063CC"/>
    <w:rsid w:val="00B1084E"/>
    <w:rsid w:val="00B11A4E"/>
    <w:rsid w:val="00B11C80"/>
    <w:rsid w:val="00B14EC3"/>
    <w:rsid w:val="00B16484"/>
    <w:rsid w:val="00B1691A"/>
    <w:rsid w:val="00B17FCB"/>
    <w:rsid w:val="00B20D97"/>
    <w:rsid w:val="00B22873"/>
    <w:rsid w:val="00B22F92"/>
    <w:rsid w:val="00B23FB1"/>
    <w:rsid w:val="00B2713E"/>
    <w:rsid w:val="00B27B93"/>
    <w:rsid w:val="00B30178"/>
    <w:rsid w:val="00B315AC"/>
    <w:rsid w:val="00B3277D"/>
    <w:rsid w:val="00B33004"/>
    <w:rsid w:val="00B360C7"/>
    <w:rsid w:val="00B36278"/>
    <w:rsid w:val="00B374A5"/>
    <w:rsid w:val="00B375F2"/>
    <w:rsid w:val="00B37792"/>
    <w:rsid w:val="00B41180"/>
    <w:rsid w:val="00B41A00"/>
    <w:rsid w:val="00B41EE7"/>
    <w:rsid w:val="00B42EB9"/>
    <w:rsid w:val="00B44752"/>
    <w:rsid w:val="00B45690"/>
    <w:rsid w:val="00B45B61"/>
    <w:rsid w:val="00B46698"/>
    <w:rsid w:val="00B47610"/>
    <w:rsid w:val="00B50985"/>
    <w:rsid w:val="00B51A6A"/>
    <w:rsid w:val="00B52628"/>
    <w:rsid w:val="00B52897"/>
    <w:rsid w:val="00B5378C"/>
    <w:rsid w:val="00B53926"/>
    <w:rsid w:val="00B54244"/>
    <w:rsid w:val="00B557A1"/>
    <w:rsid w:val="00B62EB3"/>
    <w:rsid w:val="00B63779"/>
    <w:rsid w:val="00B637A3"/>
    <w:rsid w:val="00B64F21"/>
    <w:rsid w:val="00B65C06"/>
    <w:rsid w:val="00B66767"/>
    <w:rsid w:val="00B66E78"/>
    <w:rsid w:val="00B67346"/>
    <w:rsid w:val="00B67DFA"/>
    <w:rsid w:val="00B70570"/>
    <w:rsid w:val="00B70744"/>
    <w:rsid w:val="00B70B1E"/>
    <w:rsid w:val="00B72410"/>
    <w:rsid w:val="00B72552"/>
    <w:rsid w:val="00B72630"/>
    <w:rsid w:val="00B74D49"/>
    <w:rsid w:val="00B76289"/>
    <w:rsid w:val="00B77529"/>
    <w:rsid w:val="00B82FFD"/>
    <w:rsid w:val="00B8363C"/>
    <w:rsid w:val="00B8368A"/>
    <w:rsid w:val="00B86307"/>
    <w:rsid w:val="00B8761F"/>
    <w:rsid w:val="00B92212"/>
    <w:rsid w:val="00B9277C"/>
    <w:rsid w:val="00B94F29"/>
    <w:rsid w:val="00BA0905"/>
    <w:rsid w:val="00BA09CC"/>
    <w:rsid w:val="00BA2C30"/>
    <w:rsid w:val="00BA4660"/>
    <w:rsid w:val="00BA6191"/>
    <w:rsid w:val="00BB1962"/>
    <w:rsid w:val="00BB2774"/>
    <w:rsid w:val="00BB3019"/>
    <w:rsid w:val="00BB3CAE"/>
    <w:rsid w:val="00BB6378"/>
    <w:rsid w:val="00BB7733"/>
    <w:rsid w:val="00BB7B6D"/>
    <w:rsid w:val="00BB7D2A"/>
    <w:rsid w:val="00BC0F0B"/>
    <w:rsid w:val="00BC1CE4"/>
    <w:rsid w:val="00BC2978"/>
    <w:rsid w:val="00BC3540"/>
    <w:rsid w:val="00BC3F44"/>
    <w:rsid w:val="00BC4D22"/>
    <w:rsid w:val="00BC5433"/>
    <w:rsid w:val="00BC563E"/>
    <w:rsid w:val="00BC5B81"/>
    <w:rsid w:val="00BC5F7B"/>
    <w:rsid w:val="00BC6174"/>
    <w:rsid w:val="00BC6C1A"/>
    <w:rsid w:val="00BD03C7"/>
    <w:rsid w:val="00BD1FF4"/>
    <w:rsid w:val="00BD36FB"/>
    <w:rsid w:val="00BD47B9"/>
    <w:rsid w:val="00BD4DC2"/>
    <w:rsid w:val="00BD60DC"/>
    <w:rsid w:val="00BD6C9A"/>
    <w:rsid w:val="00BD7FD7"/>
    <w:rsid w:val="00BE0825"/>
    <w:rsid w:val="00BE0A8D"/>
    <w:rsid w:val="00BE2160"/>
    <w:rsid w:val="00BE346F"/>
    <w:rsid w:val="00BE3C1C"/>
    <w:rsid w:val="00BE7FD0"/>
    <w:rsid w:val="00BF261D"/>
    <w:rsid w:val="00BF2D4F"/>
    <w:rsid w:val="00BF3103"/>
    <w:rsid w:val="00BF3EAB"/>
    <w:rsid w:val="00BF548A"/>
    <w:rsid w:val="00BF56E8"/>
    <w:rsid w:val="00BF5A8F"/>
    <w:rsid w:val="00BF62B9"/>
    <w:rsid w:val="00BF7660"/>
    <w:rsid w:val="00C038C9"/>
    <w:rsid w:val="00C04CF5"/>
    <w:rsid w:val="00C05B67"/>
    <w:rsid w:val="00C065D3"/>
    <w:rsid w:val="00C100F8"/>
    <w:rsid w:val="00C10B02"/>
    <w:rsid w:val="00C10E95"/>
    <w:rsid w:val="00C16A29"/>
    <w:rsid w:val="00C17068"/>
    <w:rsid w:val="00C1744E"/>
    <w:rsid w:val="00C20A28"/>
    <w:rsid w:val="00C20CD7"/>
    <w:rsid w:val="00C20E3A"/>
    <w:rsid w:val="00C212D0"/>
    <w:rsid w:val="00C233A7"/>
    <w:rsid w:val="00C23584"/>
    <w:rsid w:val="00C2365A"/>
    <w:rsid w:val="00C244F1"/>
    <w:rsid w:val="00C25DA8"/>
    <w:rsid w:val="00C2797B"/>
    <w:rsid w:val="00C300FB"/>
    <w:rsid w:val="00C30370"/>
    <w:rsid w:val="00C31C52"/>
    <w:rsid w:val="00C320A0"/>
    <w:rsid w:val="00C3245E"/>
    <w:rsid w:val="00C3435A"/>
    <w:rsid w:val="00C34E4C"/>
    <w:rsid w:val="00C41B3E"/>
    <w:rsid w:val="00C43633"/>
    <w:rsid w:val="00C43DDA"/>
    <w:rsid w:val="00C44B34"/>
    <w:rsid w:val="00C44B8E"/>
    <w:rsid w:val="00C464AD"/>
    <w:rsid w:val="00C4668F"/>
    <w:rsid w:val="00C50A33"/>
    <w:rsid w:val="00C51064"/>
    <w:rsid w:val="00C52BA0"/>
    <w:rsid w:val="00C55AE4"/>
    <w:rsid w:val="00C57455"/>
    <w:rsid w:val="00C62A4E"/>
    <w:rsid w:val="00C63838"/>
    <w:rsid w:val="00C63A1B"/>
    <w:rsid w:val="00C64172"/>
    <w:rsid w:val="00C642EE"/>
    <w:rsid w:val="00C66879"/>
    <w:rsid w:val="00C66C71"/>
    <w:rsid w:val="00C66F1C"/>
    <w:rsid w:val="00C674DD"/>
    <w:rsid w:val="00C674FF"/>
    <w:rsid w:val="00C67803"/>
    <w:rsid w:val="00C73D30"/>
    <w:rsid w:val="00C7729E"/>
    <w:rsid w:val="00C77483"/>
    <w:rsid w:val="00C8058D"/>
    <w:rsid w:val="00C812BF"/>
    <w:rsid w:val="00C82DD3"/>
    <w:rsid w:val="00C82F21"/>
    <w:rsid w:val="00C85237"/>
    <w:rsid w:val="00C858FD"/>
    <w:rsid w:val="00C86AA2"/>
    <w:rsid w:val="00C8758F"/>
    <w:rsid w:val="00C87C95"/>
    <w:rsid w:val="00C90C29"/>
    <w:rsid w:val="00C91F42"/>
    <w:rsid w:val="00C9251D"/>
    <w:rsid w:val="00C93981"/>
    <w:rsid w:val="00C94D65"/>
    <w:rsid w:val="00C955FF"/>
    <w:rsid w:val="00C96470"/>
    <w:rsid w:val="00C96693"/>
    <w:rsid w:val="00C97CBF"/>
    <w:rsid w:val="00CA00EE"/>
    <w:rsid w:val="00CA2048"/>
    <w:rsid w:val="00CA25AD"/>
    <w:rsid w:val="00CA3473"/>
    <w:rsid w:val="00CA39B1"/>
    <w:rsid w:val="00CA3A93"/>
    <w:rsid w:val="00CA428D"/>
    <w:rsid w:val="00CA5F41"/>
    <w:rsid w:val="00CA722C"/>
    <w:rsid w:val="00CB1BF0"/>
    <w:rsid w:val="00CB22DE"/>
    <w:rsid w:val="00CB3F1E"/>
    <w:rsid w:val="00CB40FA"/>
    <w:rsid w:val="00CB4573"/>
    <w:rsid w:val="00CB4DDA"/>
    <w:rsid w:val="00CB5F22"/>
    <w:rsid w:val="00CB5F34"/>
    <w:rsid w:val="00CB6B65"/>
    <w:rsid w:val="00CC127C"/>
    <w:rsid w:val="00CC2B20"/>
    <w:rsid w:val="00CC43BC"/>
    <w:rsid w:val="00CC4618"/>
    <w:rsid w:val="00CC7C8C"/>
    <w:rsid w:val="00CD1616"/>
    <w:rsid w:val="00CD166C"/>
    <w:rsid w:val="00CD73B1"/>
    <w:rsid w:val="00CD7D65"/>
    <w:rsid w:val="00CE204E"/>
    <w:rsid w:val="00CE2341"/>
    <w:rsid w:val="00CE3A0E"/>
    <w:rsid w:val="00CE4A63"/>
    <w:rsid w:val="00CE60C7"/>
    <w:rsid w:val="00CE729F"/>
    <w:rsid w:val="00CE762A"/>
    <w:rsid w:val="00CE79DB"/>
    <w:rsid w:val="00CF074D"/>
    <w:rsid w:val="00CF11DF"/>
    <w:rsid w:val="00CF1211"/>
    <w:rsid w:val="00CF2C54"/>
    <w:rsid w:val="00CF337A"/>
    <w:rsid w:val="00CF4ACD"/>
    <w:rsid w:val="00CF4AD4"/>
    <w:rsid w:val="00D01008"/>
    <w:rsid w:val="00D01A83"/>
    <w:rsid w:val="00D01ADC"/>
    <w:rsid w:val="00D02413"/>
    <w:rsid w:val="00D0319B"/>
    <w:rsid w:val="00D03F12"/>
    <w:rsid w:val="00D0400D"/>
    <w:rsid w:val="00D045F2"/>
    <w:rsid w:val="00D056E0"/>
    <w:rsid w:val="00D056FD"/>
    <w:rsid w:val="00D06059"/>
    <w:rsid w:val="00D06D08"/>
    <w:rsid w:val="00D06D51"/>
    <w:rsid w:val="00D07E20"/>
    <w:rsid w:val="00D07ECB"/>
    <w:rsid w:val="00D12B5F"/>
    <w:rsid w:val="00D12F31"/>
    <w:rsid w:val="00D13C5D"/>
    <w:rsid w:val="00D14EDE"/>
    <w:rsid w:val="00D17817"/>
    <w:rsid w:val="00D17F6F"/>
    <w:rsid w:val="00D22439"/>
    <w:rsid w:val="00D22C7E"/>
    <w:rsid w:val="00D24BE8"/>
    <w:rsid w:val="00D24D18"/>
    <w:rsid w:val="00D25388"/>
    <w:rsid w:val="00D26B1E"/>
    <w:rsid w:val="00D303E5"/>
    <w:rsid w:val="00D30823"/>
    <w:rsid w:val="00D308DC"/>
    <w:rsid w:val="00D313A4"/>
    <w:rsid w:val="00D32CE3"/>
    <w:rsid w:val="00D33FE2"/>
    <w:rsid w:val="00D36EA7"/>
    <w:rsid w:val="00D37A91"/>
    <w:rsid w:val="00D403E7"/>
    <w:rsid w:val="00D422E2"/>
    <w:rsid w:val="00D45187"/>
    <w:rsid w:val="00D4631F"/>
    <w:rsid w:val="00D4658F"/>
    <w:rsid w:val="00D47A9F"/>
    <w:rsid w:val="00D5058B"/>
    <w:rsid w:val="00D50984"/>
    <w:rsid w:val="00D516CB"/>
    <w:rsid w:val="00D519BB"/>
    <w:rsid w:val="00D55C27"/>
    <w:rsid w:val="00D56763"/>
    <w:rsid w:val="00D57A01"/>
    <w:rsid w:val="00D625AA"/>
    <w:rsid w:val="00D63B92"/>
    <w:rsid w:val="00D63DBE"/>
    <w:rsid w:val="00D640AF"/>
    <w:rsid w:val="00D6578D"/>
    <w:rsid w:val="00D6600E"/>
    <w:rsid w:val="00D661F0"/>
    <w:rsid w:val="00D66A21"/>
    <w:rsid w:val="00D67B24"/>
    <w:rsid w:val="00D707D7"/>
    <w:rsid w:val="00D71723"/>
    <w:rsid w:val="00D7176A"/>
    <w:rsid w:val="00D7252F"/>
    <w:rsid w:val="00D74DE8"/>
    <w:rsid w:val="00D80976"/>
    <w:rsid w:val="00D80BEB"/>
    <w:rsid w:val="00D81C5C"/>
    <w:rsid w:val="00D82E84"/>
    <w:rsid w:val="00D8415F"/>
    <w:rsid w:val="00D85723"/>
    <w:rsid w:val="00D87C66"/>
    <w:rsid w:val="00D94F1D"/>
    <w:rsid w:val="00DA100E"/>
    <w:rsid w:val="00DA47D2"/>
    <w:rsid w:val="00DA490B"/>
    <w:rsid w:val="00DA6550"/>
    <w:rsid w:val="00DA6AC0"/>
    <w:rsid w:val="00DA7420"/>
    <w:rsid w:val="00DB15B8"/>
    <w:rsid w:val="00DB29C0"/>
    <w:rsid w:val="00DB3590"/>
    <w:rsid w:val="00DB389D"/>
    <w:rsid w:val="00DB530D"/>
    <w:rsid w:val="00DB5610"/>
    <w:rsid w:val="00DB63DA"/>
    <w:rsid w:val="00DB63E2"/>
    <w:rsid w:val="00DB6782"/>
    <w:rsid w:val="00DB6D0A"/>
    <w:rsid w:val="00DB7B59"/>
    <w:rsid w:val="00DB7D04"/>
    <w:rsid w:val="00DC00FA"/>
    <w:rsid w:val="00DC1221"/>
    <w:rsid w:val="00DC13A5"/>
    <w:rsid w:val="00DC1931"/>
    <w:rsid w:val="00DC356E"/>
    <w:rsid w:val="00DC514E"/>
    <w:rsid w:val="00DC5709"/>
    <w:rsid w:val="00DD1921"/>
    <w:rsid w:val="00DD21C9"/>
    <w:rsid w:val="00DD65ED"/>
    <w:rsid w:val="00DD6F04"/>
    <w:rsid w:val="00DE1662"/>
    <w:rsid w:val="00DE1EFA"/>
    <w:rsid w:val="00DE3260"/>
    <w:rsid w:val="00DE33F9"/>
    <w:rsid w:val="00DE45B1"/>
    <w:rsid w:val="00DE4854"/>
    <w:rsid w:val="00DE4EB2"/>
    <w:rsid w:val="00DE60D6"/>
    <w:rsid w:val="00DE6371"/>
    <w:rsid w:val="00DF0260"/>
    <w:rsid w:val="00DF0693"/>
    <w:rsid w:val="00DF08AF"/>
    <w:rsid w:val="00DF2124"/>
    <w:rsid w:val="00DF57ED"/>
    <w:rsid w:val="00DF6EC7"/>
    <w:rsid w:val="00DF73B0"/>
    <w:rsid w:val="00E01930"/>
    <w:rsid w:val="00E01A7A"/>
    <w:rsid w:val="00E02054"/>
    <w:rsid w:val="00E02739"/>
    <w:rsid w:val="00E05CFF"/>
    <w:rsid w:val="00E06843"/>
    <w:rsid w:val="00E07076"/>
    <w:rsid w:val="00E1296F"/>
    <w:rsid w:val="00E148C0"/>
    <w:rsid w:val="00E14BC8"/>
    <w:rsid w:val="00E17B53"/>
    <w:rsid w:val="00E200E5"/>
    <w:rsid w:val="00E21648"/>
    <w:rsid w:val="00E21F79"/>
    <w:rsid w:val="00E23D8F"/>
    <w:rsid w:val="00E2474C"/>
    <w:rsid w:val="00E250B6"/>
    <w:rsid w:val="00E25768"/>
    <w:rsid w:val="00E25CBA"/>
    <w:rsid w:val="00E25E37"/>
    <w:rsid w:val="00E26613"/>
    <w:rsid w:val="00E26EC7"/>
    <w:rsid w:val="00E303C5"/>
    <w:rsid w:val="00E308C5"/>
    <w:rsid w:val="00E31427"/>
    <w:rsid w:val="00E31AC6"/>
    <w:rsid w:val="00E3294D"/>
    <w:rsid w:val="00E40205"/>
    <w:rsid w:val="00E414B1"/>
    <w:rsid w:val="00E42155"/>
    <w:rsid w:val="00E42692"/>
    <w:rsid w:val="00E43287"/>
    <w:rsid w:val="00E437B0"/>
    <w:rsid w:val="00E45434"/>
    <w:rsid w:val="00E45C44"/>
    <w:rsid w:val="00E45C88"/>
    <w:rsid w:val="00E46053"/>
    <w:rsid w:val="00E46A18"/>
    <w:rsid w:val="00E50A8B"/>
    <w:rsid w:val="00E5245C"/>
    <w:rsid w:val="00E536DB"/>
    <w:rsid w:val="00E53E7A"/>
    <w:rsid w:val="00E53EEF"/>
    <w:rsid w:val="00E547CF"/>
    <w:rsid w:val="00E54C23"/>
    <w:rsid w:val="00E566ED"/>
    <w:rsid w:val="00E61169"/>
    <w:rsid w:val="00E6234F"/>
    <w:rsid w:val="00E62585"/>
    <w:rsid w:val="00E62EED"/>
    <w:rsid w:val="00E6333B"/>
    <w:rsid w:val="00E63ADD"/>
    <w:rsid w:val="00E6414A"/>
    <w:rsid w:val="00E64715"/>
    <w:rsid w:val="00E653C6"/>
    <w:rsid w:val="00E66425"/>
    <w:rsid w:val="00E6653B"/>
    <w:rsid w:val="00E70D3D"/>
    <w:rsid w:val="00E7154E"/>
    <w:rsid w:val="00E7322F"/>
    <w:rsid w:val="00E74C36"/>
    <w:rsid w:val="00E74C58"/>
    <w:rsid w:val="00E751AC"/>
    <w:rsid w:val="00E828F2"/>
    <w:rsid w:val="00E8340E"/>
    <w:rsid w:val="00E842C3"/>
    <w:rsid w:val="00E84560"/>
    <w:rsid w:val="00E865B2"/>
    <w:rsid w:val="00E86AD1"/>
    <w:rsid w:val="00E86C4F"/>
    <w:rsid w:val="00E87443"/>
    <w:rsid w:val="00E91512"/>
    <w:rsid w:val="00E93981"/>
    <w:rsid w:val="00E94376"/>
    <w:rsid w:val="00E94542"/>
    <w:rsid w:val="00E94E17"/>
    <w:rsid w:val="00E95630"/>
    <w:rsid w:val="00E97857"/>
    <w:rsid w:val="00EA0367"/>
    <w:rsid w:val="00EA0C82"/>
    <w:rsid w:val="00EA108D"/>
    <w:rsid w:val="00EA1101"/>
    <w:rsid w:val="00EA140A"/>
    <w:rsid w:val="00EA1EB6"/>
    <w:rsid w:val="00EA4EB5"/>
    <w:rsid w:val="00EA4FB6"/>
    <w:rsid w:val="00EA55C1"/>
    <w:rsid w:val="00EA5F18"/>
    <w:rsid w:val="00EB0D81"/>
    <w:rsid w:val="00EB51D5"/>
    <w:rsid w:val="00EB52FD"/>
    <w:rsid w:val="00EB6CFB"/>
    <w:rsid w:val="00EB7582"/>
    <w:rsid w:val="00EC0032"/>
    <w:rsid w:val="00EC2AB6"/>
    <w:rsid w:val="00EC3E81"/>
    <w:rsid w:val="00EC52EF"/>
    <w:rsid w:val="00EC5506"/>
    <w:rsid w:val="00EC76B6"/>
    <w:rsid w:val="00EC7D34"/>
    <w:rsid w:val="00EC7ED0"/>
    <w:rsid w:val="00ED2047"/>
    <w:rsid w:val="00ED2950"/>
    <w:rsid w:val="00ED528A"/>
    <w:rsid w:val="00ED56DB"/>
    <w:rsid w:val="00ED640B"/>
    <w:rsid w:val="00EE0086"/>
    <w:rsid w:val="00EE2B82"/>
    <w:rsid w:val="00EE2E92"/>
    <w:rsid w:val="00EE6473"/>
    <w:rsid w:val="00EE69B8"/>
    <w:rsid w:val="00EF2404"/>
    <w:rsid w:val="00EF3664"/>
    <w:rsid w:val="00EF5797"/>
    <w:rsid w:val="00EF5C08"/>
    <w:rsid w:val="00EF69B7"/>
    <w:rsid w:val="00F0195C"/>
    <w:rsid w:val="00F02060"/>
    <w:rsid w:val="00F02308"/>
    <w:rsid w:val="00F0244E"/>
    <w:rsid w:val="00F02E4A"/>
    <w:rsid w:val="00F03465"/>
    <w:rsid w:val="00F03D06"/>
    <w:rsid w:val="00F11D5E"/>
    <w:rsid w:val="00F13E5C"/>
    <w:rsid w:val="00F14983"/>
    <w:rsid w:val="00F14C71"/>
    <w:rsid w:val="00F15364"/>
    <w:rsid w:val="00F2058E"/>
    <w:rsid w:val="00F21BFA"/>
    <w:rsid w:val="00F21EF8"/>
    <w:rsid w:val="00F23136"/>
    <w:rsid w:val="00F2400B"/>
    <w:rsid w:val="00F27AEC"/>
    <w:rsid w:val="00F332C1"/>
    <w:rsid w:val="00F344E6"/>
    <w:rsid w:val="00F3500E"/>
    <w:rsid w:val="00F36358"/>
    <w:rsid w:val="00F378C7"/>
    <w:rsid w:val="00F37959"/>
    <w:rsid w:val="00F41F7F"/>
    <w:rsid w:val="00F42051"/>
    <w:rsid w:val="00F42CC6"/>
    <w:rsid w:val="00F44386"/>
    <w:rsid w:val="00F4636A"/>
    <w:rsid w:val="00F47390"/>
    <w:rsid w:val="00F4744A"/>
    <w:rsid w:val="00F47CCC"/>
    <w:rsid w:val="00F5180C"/>
    <w:rsid w:val="00F51D4C"/>
    <w:rsid w:val="00F54D52"/>
    <w:rsid w:val="00F54FD0"/>
    <w:rsid w:val="00F5579C"/>
    <w:rsid w:val="00F56A64"/>
    <w:rsid w:val="00F56B92"/>
    <w:rsid w:val="00F56F02"/>
    <w:rsid w:val="00F609A2"/>
    <w:rsid w:val="00F60BAF"/>
    <w:rsid w:val="00F61AFF"/>
    <w:rsid w:val="00F62F2A"/>
    <w:rsid w:val="00F631AF"/>
    <w:rsid w:val="00F63E2B"/>
    <w:rsid w:val="00F63FE3"/>
    <w:rsid w:val="00F64A72"/>
    <w:rsid w:val="00F64EB0"/>
    <w:rsid w:val="00F6622F"/>
    <w:rsid w:val="00F666F8"/>
    <w:rsid w:val="00F66831"/>
    <w:rsid w:val="00F66C8B"/>
    <w:rsid w:val="00F66CE4"/>
    <w:rsid w:val="00F66F33"/>
    <w:rsid w:val="00F706BD"/>
    <w:rsid w:val="00F71B4D"/>
    <w:rsid w:val="00F72A06"/>
    <w:rsid w:val="00F762B7"/>
    <w:rsid w:val="00F82CD9"/>
    <w:rsid w:val="00F840DB"/>
    <w:rsid w:val="00F849BC"/>
    <w:rsid w:val="00F87342"/>
    <w:rsid w:val="00F908AB"/>
    <w:rsid w:val="00F90C2E"/>
    <w:rsid w:val="00F92D3A"/>
    <w:rsid w:val="00F93576"/>
    <w:rsid w:val="00F94006"/>
    <w:rsid w:val="00F951AB"/>
    <w:rsid w:val="00F95A8E"/>
    <w:rsid w:val="00F96204"/>
    <w:rsid w:val="00F9725D"/>
    <w:rsid w:val="00F975CD"/>
    <w:rsid w:val="00FA2B1C"/>
    <w:rsid w:val="00FA2C2B"/>
    <w:rsid w:val="00FA2D82"/>
    <w:rsid w:val="00FA349F"/>
    <w:rsid w:val="00FA4BFD"/>
    <w:rsid w:val="00FB0177"/>
    <w:rsid w:val="00FB0CF0"/>
    <w:rsid w:val="00FB1F68"/>
    <w:rsid w:val="00FB4D67"/>
    <w:rsid w:val="00FB536B"/>
    <w:rsid w:val="00FB640D"/>
    <w:rsid w:val="00FB6649"/>
    <w:rsid w:val="00FC0B46"/>
    <w:rsid w:val="00FC0F0C"/>
    <w:rsid w:val="00FC0F48"/>
    <w:rsid w:val="00FC1FAB"/>
    <w:rsid w:val="00FC2221"/>
    <w:rsid w:val="00FC3918"/>
    <w:rsid w:val="00FC7395"/>
    <w:rsid w:val="00FD0BEA"/>
    <w:rsid w:val="00FD3A7A"/>
    <w:rsid w:val="00FD4187"/>
    <w:rsid w:val="00FE1792"/>
    <w:rsid w:val="00FE488A"/>
    <w:rsid w:val="00FE5074"/>
    <w:rsid w:val="00FE5351"/>
    <w:rsid w:val="00FE5B61"/>
    <w:rsid w:val="00FE5DF8"/>
    <w:rsid w:val="00FE628D"/>
    <w:rsid w:val="00FF00F9"/>
    <w:rsid w:val="00FF0E30"/>
    <w:rsid w:val="00FF119F"/>
    <w:rsid w:val="00FF1C5A"/>
    <w:rsid w:val="00FF40FF"/>
    <w:rsid w:val="00FF6CDF"/>
    <w:rsid w:val="00FF76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2F914D0"/>
  <w14:defaultImageDpi w14:val="32767"/>
  <w15:chartTrackingRefBased/>
  <w15:docId w15:val="{2AC268F0-AABD-419B-AF41-4B80259A4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76DE2"/>
  </w:style>
  <w:style w:type="paragraph" w:styleId="Heading1">
    <w:name w:val="heading 1"/>
    <w:basedOn w:val="Normal"/>
    <w:next w:val="Normal"/>
    <w:link w:val="Heading1Char"/>
    <w:autoRedefine/>
    <w:uiPriority w:val="9"/>
    <w:qFormat/>
    <w:rsid w:val="001C22D4"/>
    <w:pPr>
      <w:keepNext/>
      <w:keepLines/>
      <w:numPr>
        <w:numId w:val="12"/>
      </w:numPr>
      <w:spacing w:before="240" w:after="0"/>
      <w:outlineLvl w:val="0"/>
    </w:pPr>
    <w:rPr>
      <w:rFonts w:eastAsiaTheme="majorEastAsia" w:cstheme="minorHAnsi"/>
      <w:color w:val="2F5496" w:themeColor="accent1" w:themeShade="BF"/>
      <w:sz w:val="32"/>
      <w:szCs w:val="28"/>
      <w:u w:val="single"/>
    </w:rPr>
  </w:style>
  <w:style w:type="paragraph" w:styleId="Heading2">
    <w:name w:val="heading 2"/>
    <w:basedOn w:val="Normal"/>
    <w:next w:val="Normal"/>
    <w:link w:val="Heading2Char"/>
    <w:autoRedefine/>
    <w:uiPriority w:val="9"/>
    <w:unhideWhenUsed/>
    <w:qFormat/>
    <w:rsid w:val="00213CE9"/>
    <w:pPr>
      <w:keepNext/>
      <w:keepLines/>
      <w:numPr>
        <w:ilvl w:val="1"/>
        <w:numId w:val="12"/>
      </w:numPr>
      <w:spacing w:before="40" w:after="240"/>
      <w:outlineLvl w:val="1"/>
    </w:pPr>
    <w:rPr>
      <w:rFonts w:eastAsiaTheme="majorEastAsia" w:cstheme="majorBidi"/>
      <w:color w:val="2F5496" w:themeColor="accent1" w:themeShade="BF"/>
      <w:sz w:val="28"/>
      <w:szCs w:val="26"/>
      <w:u w:val="single"/>
    </w:rPr>
  </w:style>
  <w:style w:type="paragraph" w:styleId="Heading3">
    <w:name w:val="heading 3"/>
    <w:basedOn w:val="Normal"/>
    <w:next w:val="Normal"/>
    <w:link w:val="Heading3Char"/>
    <w:uiPriority w:val="9"/>
    <w:unhideWhenUsed/>
    <w:qFormat/>
    <w:rsid w:val="00E46A18"/>
    <w:pPr>
      <w:keepNext/>
      <w:keepLines/>
      <w:numPr>
        <w:ilvl w:val="2"/>
        <w:numId w:val="12"/>
      </w:numPr>
      <w:spacing w:before="40" w:after="0"/>
      <w:outlineLvl w:val="2"/>
    </w:pPr>
    <w:rPr>
      <w:rFonts w:asciiTheme="majorHAnsi" w:eastAsiaTheme="majorEastAsia" w:hAnsiTheme="majorHAnsi" w:cstheme="majorBidi"/>
      <w:color w:val="1F3763" w:themeColor="accent1" w:themeShade="7F"/>
      <w:sz w:val="24"/>
      <w:szCs w:val="24"/>
      <w:u w:val="single"/>
    </w:rPr>
  </w:style>
  <w:style w:type="paragraph" w:styleId="Heading4">
    <w:name w:val="heading 4"/>
    <w:basedOn w:val="Normal"/>
    <w:next w:val="Normal"/>
    <w:link w:val="Heading4Char"/>
    <w:uiPriority w:val="9"/>
    <w:unhideWhenUsed/>
    <w:qFormat/>
    <w:rsid w:val="002F43FC"/>
    <w:pPr>
      <w:keepNext/>
      <w:keepLines/>
      <w:numPr>
        <w:ilvl w:val="3"/>
        <w:numId w:val="12"/>
      </w:numPr>
      <w:spacing w:before="40" w:after="0"/>
      <w:outlineLvl w:val="3"/>
    </w:pPr>
    <w:rPr>
      <w:rFonts w:asciiTheme="majorHAnsi" w:eastAsiaTheme="majorEastAsia" w:hAnsiTheme="majorHAnsi" w:cstheme="majorBidi"/>
      <w:i/>
      <w:iCs/>
      <w:color w:val="2F5496" w:themeColor="accent1" w:themeShade="BF"/>
      <w:u w:val="single"/>
    </w:rPr>
  </w:style>
  <w:style w:type="paragraph" w:styleId="Heading5">
    <w:name w:val="heading 5"/>
    <w:basedOn w:val="Normal"/>
    <w:next w:val="Normal"/>
    <w:link w:val="Heading5Char"/>
    <w:uiPriority w:val="9"/>
    <w:unhideWhenUsed/>
    <w:qFormat/>
    <w:rsid w:val="00385E4F"/>
    <w:pPr>
      <w:keepNext/>
      <w:keepLines/>
      <w:numPr>
        <w:ilvl w:val="4"/>
        <w:numId w:val="1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85E4F"/>
    <w:pPr>
      <w:keepNext/>
      <w:keepLines/>
      <w:numPr>
        <w:ilvl w:val="5"/>
        <w:numId w:val="1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85E4F"/>
    <w:pPr>
      <w:keepNext/>
      <w:keepLines/>
      <w:numPr>
        <w:ilvl w:val="6"/>
        <w:numId w:val="1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85E4F"/>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85E4F"/>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 Char Char,Bullet 1,List Paragraph1,b1,Number_1,SGLText List Paragraph,new,List Paragraph11,List Paragraph2,Colorful List - Accent 11,Normal Sentence,First level bullet,Bullit,Citation List,Graphic,normal,Equipment,Paragraph"/>
    <w:basedOn w:val="Normal"/>
    <w:link w:val="ListParagraphChar"/>
    <w:uiPriority w:val="34"/>
    <w:qFormat/>
    <w:rsid w:val="00661A76"/>
    <w:pPr>
      <w:ind w:left="720"/>
      <w:contextualSpacing/>
    </w:pPr>
  </w:style>
  <w:style w:type="character" w:customStyle="1" w:styleId="Heading1Char">
    <w:name w:val="Heading 1 Char"/>
    <w:basedOn w:val="DefaultParagraphFont"/>
    <w:link w:val="Heading1"/>
    <w:uiPriority w:val="9"/>
    <w:rsid w:val="001C22D4"/>
    <w:rPr>
      <w:rFonts w:eastAsiaTheme="majorEastAsia" w:cstheme="minorHAnsi"/>
      <w:color w:val="2F5496" w:themeColor="accent1" w:themeShade="BF"/>
      <w:sz w:val="32"/>
      <w:szCs w:val="28"/>
      <w:u w:val="single"/>
    </w:rPr>
  </w:style>
  <w:style w:type="character" w:customStyle="1" w:styleId="Heading2Char">
    <w:name w:val="Heading 2 Char"/>
    <w:basedOn w:val="DefaultParagraphFont"/>
    <w:link w:val="Heading2"/>
    <w:uiPriority w:val="9"/>
    <w:rsid w:val="00213CE9"/>
    <w:rPr>
      <w:rFonts w:eastAsiaTheme="majorEastAsia" w:cstheme="majorBidi"/>
      <w:color w:val="2F5496" w:themeColor="accent1" w:themeShade="BF"/>
      <w:sz w:val="28"/>
      <w:szCs w:val="26"/>
      <w:u w:val="single"/>
    </w:rPr>
  </w:style>
  <w:style w:type="character" w:customStyle="1" w:styleId="Heading3Char">
    <w:name w:val="Heading 3 Char"/>
    <w:basedOn w:val="DefaultParagraphFont"/>
    <w:link w:val="Heading3"/>
    <w:uiPriority w:val="9"/>
    <w:rsid w:val="00E46A18"/>
    <w:rPr>
      <w:rFonts w:asciiTheme="majorHAnsi" w:eastAsiaTheme="majorEastAsia" w:hAnsiTheme="majorHAnsi" w:cstheme="majorBidi"/>
      <w:color w:val="1F3763" w:themeColor="accent1" w:themeShade="7F"/>
      <w:sz w:val="24"/>
      <w:szCs w:val="24"/>
      <w:u w:val="single"/>
    </w:rPr>
  </w:style>
  <w:style w:type="table" w:styleId="TableGrid">
    <w:name w:val="Table Grid"/>
    <w:basedOn w:val="TableNormal"/>
    <w:uiPriority w:val="39"/>
    <w:rsid w:val="003274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765EDF"/>
    <w:pPr>
      <w:spacing w:after="0" w:line="240" w:lineRule="auto"/>
    </w:pPr>
    <w:rPr>
      <w:sz w:val="20"/>
      <w:szCs w:val="20"/>
    </w:rPr>
  </w:style>
  <w:style w:type="character" w:customStyle="1" w:styleId="FootnoteTextChar">
    <w:name w:val="Footnote Text Char"/>
    <w:basedOn w:val="DefaultParagraphFont"/>
    <w:link w:val="FootnoteText"/>
    <w:uiPriority w:val="99"/>
    <w:rsid w:val="00765EDF"/>
    <w:rPr>
      <w:sz w:val="20"/>
      <w:szCs w:val="20"/>
    </w:rPr>
  </w:style>
  <w:style w:type="character" w:styleId="FootnoteReference">
    <w:name w:val="footnote reference"/>
    <w:basedOn w:val="DefaultParagraphFont"/>
    <w:uiPriority w:val="99"/>
    <w:semiHidden/>
    <w:unhideWhenUsed/>
    <w:rsid w:val="008F36B1"/>
    <w:rPr>
      <w:vertAlign w:val="superscript"/>
    </w:rPr>
  </w:style>
  <w:style w:type="table" w:styleId="GridTable4-Accent5">
    <w:name w:val="Grid Table 4 Accent 5"/>
    <w:basedOn w:val="TableNormal"/>
    <w:uiPriority w:val="49"/>
    <w:rsid w:val="00543AC2"/>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1">
    <w:name w:val="Grid Table 4 Accent 1"/>
    <w:basedOn w:val="TableNormal"/>
    <w:uiPriority w:val="49"/>
    <w:rsid w:val="00543AC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CommentReference">
    <w:name w:val="annotation reference"/>
    <w:basedOn w:val="DefaultParagraphFont"/>
    <w:uiPriority w:val="99"/>
    <w:semiHidden/>
    <w:unhideWhenUsed/>
    <w:rsid w:val="00CD73B1"/>
    <w:rPr>
      <w:sz w:val="16"/>
      <w:szCs w:val="16"/>
    </w:rPr>
  </w:style>
  <w:style w:type="paragraph" w:styleId="CommentText">
    <w:name w:val="annotation text"/>
    <w:basedOn w:val="Normal"/>
    <w:link w:val="CommentTextChar"/>
    <w:uiPriority w:val="99"/>
    <w:semiHidden/>
    <w:unhideWhenUsed/>
    <w:rsid w:val="00CD73B1"/>
    <w:pPr>
      <w:spacing w:line="240" w:lineRule="auto"/>
    </w:pPr>
    <w:rPr>
      <w:sz w:val="20"/>
      <w:szCs w:val="20"/>
    </w:rPr>
  </w:style>
  <w:style w:type="character" w:customStyle="1" w:styleId="CommentTextChar">
    <w:name w:val="Comment Text Char"/>
    <w:basedOn w:val="DefaultParagraphFont"/>
    <w:link w:val="CommentText"/>
    <w:uiPriority w:val="99"/>
    <w:semiHidden/>
    <w:rsid w:val="00CD73B1"/>
    <w:rPr>
      <w:sz w:val="20"/>
      <w:szCs w:val="20"/>
    </w:rPr>
  </w:style>
  <w:style w:type="paragraph" w:styleId="CommentSubject">
    <w:name w:val="annotation subject"/>
    <w:basedOn w:val="CommentText"/>
    <w:next w:val="CommentText"/>
    <w:link w:val="CommentSubjectChar"/>
    <w:uiPriority w:val="99"/>
    <w:semiHidden/>
    <w:unhideWhenUsed/>
    <w:rsid w:val="00CD73B1"/>
    <w:rPr>
      <w:b/>
      <w:bCs/>
    </w:rPr>
  </w:style>
  <w:style w:type="character" w:customStyle="1" w:styleId="CommentSubjectChar">
    <w:name w:val="Comment Subject Char"/>
    <w:basedOn w:val="CommentTextChar"/>
    <w:link w:val="CommentSubject"/>
    <w:uiPriority w:val="99"/>
    <w:semiHidden/>
    <w:rsid w:val="00CD73B1"/>
    <w:rPr>
      <w:b/>
      <w:bCs/>
      <w:sz w:val="20"/>
      <w:szCs w:val="20"/>
    </w:rPr>
  </w:style>
  <w:style w:type="paragraph" w:styleId="BalloonText">
    <w:name w:val="Balloon Text"/>
    <w:basedOn w:val="Normal"/>
    <w:link w:val="BalloonTextChar"/>
    <w:uiPriority w:val="99"/>
    <w:semiHidden/>
    <w:unhideWhenUsed/>
    <w:rsid w:val="00CD73B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D73B1"/>
    <w:rPr>
      <w:rFonts w:ascii="Segoe UI" w:hAnsi="Segoe UI" w:cs="Segoe UI"/>
      <w:sz w:val="18"/>
      <w:szCs w:val="18"/>
    </w:rPr>
  </w:style>
  <w:style w:type="paragraph" w:styleId="Header">
    <w:name w:val="header"/>
    <w:basedOn w:val="Normal"/>
    <w:link w:val="HeaderChar"/>
    <w:uiPriority w:val="99"/>
    <w:unhideWhenUsed/>
    <w:rsid w:val="001C76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76D0"/>
  </w:style>
  <w:style w:type="paragraph" w:styleId="Footer">
    <w:name w:val="footer"/>
    <w:basedOn w:val="Normal"/>
    <w:link w:val="FooterChar"/>
    <w:uiPriority w:val="99"/>
    <w:unhideWhenUsed/>
    <w:rsid w:val="001C76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76D0"/>
  </w:style>
  <w:style w:type="paragraph" w:styleId="TOCHeading">
    <w:name w:val="TOC Heading"/>
    <w:basedOn w:val="Heading1"/>
    <w:next w:val="Normal"/>
    <w:uiPriority w:val="39"/>
    <w:unhideWhenUsed/>
    <w:qFormat/>
    <w:rsid w:val="00E148C0"/>
    <w:pPr>
      <w:outlineLvl w:val="9"/>
    </w:pPr>
    <w:rPr>
      <w:lang w:val="en-US"/>
    </w:rPr>
  </w:style>
  <w:style w:type="paragraph" w:styleId="TOC1">
    <w:name w:val="toc 1"/>
    <w:basedOn w:val="Normal"/>
    <w:next w:val="Normal"/>
    <w:autoRedefine/>
    <w:uiPriority w:val="39"/>
    <w:unhideWhenUsed/>
    <w:rsid w:val="00E148C0"/>
    <w:pPr>
      <w:spacing w:after="100"/>
    </w:pPr>
  </w:style>
  <w:style w:type="paragraph" w:styleId="TOC2">
    <w:name w:val="toc 2"/>
    <w:basedOn w:val="Normal"/>
    <w:next w:val="Normal"/>
    <w:autoRedefine/>
    <w:uiPriority w:val="39"/>
    <w:unhideWhenUsed/>
    <w:rsid w:val="00E148C0"/>
    <w:pPr>
      <w:spacing w:after="100"/>
      <w:ind w:left="220"/>
    </w:pPr>
  </w:style>
  <w:style w:type="paragraph" w:styleId="TOC3">
    <w:name w:val="toc 3"/>
    <w:basedOn w:val="Normal"/>
    <w:next w:val="Normal"/>
    <w:autoRedefine/>
    <w:uiPriority w:val="39"/>
    <w:unhideWhenUsed/>
    <w:rsid w:val="00E148C0"/>
    <w:pPr>
      <w:spacing w:after="100"/>
      <w:ind w:left="440"/>
    </w:pPr>
  </w:style>
  <w:style w:type="character" w:styleId="Hyperlink">
    <w:name w:val="Hyperlink"/>
    <w:basedOn w:val="DefaultParagraphFont"/>
    <w:uiPriority w:val="99"/>
    <w:unhideWhenUsed/>
    <w:rsid w:val="00E148C0"/>
    <w:rPr>
      <w:color w:val="0563C1" w:themeColor="hyperlink"/>
      <w:u w:val="single"/>
    </w:rPr>
  </w:style>
  <w:style w:type="paragraph" w:styleId="NoSpacing">
    <w:name w:val="No Spacing"/>
    <w:uiPriority w:val="1"/>
    <w:qFormat/>
    <w:rsid w:val="00602991"/>
    <w:pPr>
      <w:spacing w:after="0" w:line="240" w:lineRule="auto"/>
    </w:pPr>
  </w:style>
  <w:style w:type="character" w:customStyle="1" w:styleId="ui-provider">
    <w:name w:val="ui-provider"/>
    <w:basedOn w:val="DefaultParagraphFont"/>
    <w:rsid w:val="00BF7660"/>
  </w:style>
  <w:style w:type="character" w:customStyle="1" w:styleId="Heading4Char">
    <w:name w:val="Heading 4 Char"/>
    <w:basedOn w:val="DefaultParagraphFont"/>
    <w:link w:val="Heading4"/>
    <w:uiPriority w:val="9"/>
    <w:rsid w:val="002F43FC"/>
    <w:rPr>
      <w:rFonts w:asciiTheme="majorHAnsi" w:eastAsiaTheme="majorEastAsia" w:hAnsiTheme="majorHAnsi" w:cstheme="majorBidi"/>
      <w:i/>
      <w:iCs/>
      <w:color w:val="2F5496" w:themeColor="accent1" w:themeShade="BF"/>
      <w:u w:val="single"/>
    </w:rPr>
  </w:style>
  <w:style w:type="character" w:customStyle="1" w:styleId="Heading5Char">
    <w:name w:val="Heading 5 Char"/>
    <w:basedOn w:val="DefaultParagraphFont"/>
    <w:link w:val="Heading5"/>
    <w:uiPriority w:val="9"/>
    <w:rsid w:val="00385E4F"/>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85E4F"/>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85E4F"/>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85E4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85E4F"/>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87165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1655"/>
    <w:rPr>
      <w:rFonts w:asciiTheme="majorHAnsi" w:eastAsiaTheme="majorEastAsia" w:hAnsiTheme="majorHAnsi" w:cstheme="majorBidi"/>
      <w:spacing w:val="-10"/>
      <w:kern w:val="28"/>
      <w:sz w:val="56"/>
      <w:szCs w:val="56"/>
    </w:rPr>
  </w:style>
  <w:style w:type="paragraph" w:styleId="Caption">
    <w:name w:val="caption"/>
    <w:basedOn w:val="Normal"/>
    <w:next w:val="Normal"/>
    <w:uiPriority w:val="35"/>
    <w:unhideWhenUsed/>
    <w:qFormat/>
    <w:rsid w:val="00807F99"/>
    <w:pPr>
      <w:spacing w:after="200" w:line="240" w:lineRule="auto"/>
    </w:pPr>
    <w:rPr>
      <w:i/>
      <w:iCs/>
      <w:color w:val="44546A" w:themeColor="text2"/>
      <w:sz w:val="18"/>
      <w:szCs w:val="18"/>
    </w:rPr>
  </w:style>
  <w:style w:type="character" w:customStyle="1" w:styleId="ListParagraphChar">
    <w:name w:val="List Paragraph Char"/>
    <w:aliases w:val="List Paragraph Char Char Char,Bullet 1 Char,List Paragraph1 Char,b1 Char,Number_1 Char,SGLText List Paragraph Char,new Char,List Paragraph11 Char,List Paragraph2 Char,Colorful List - Accent 11 Char,Normal Sentence Char,Bullit Char"/>
    <w:basedOn w:val="DefaultParagraphFont"/>
    <w:link w:val="ListParagraph"/>
    <w:uiPriority w:val="34"/>
    <w:qFormat/>
    <w:rsid w:val="004B7396"/>
  </w:style>
  <w:style w:type="paragraph" w:styleId="NormalWeb">
    <w:name w:val="Normal (Web)"/>
    <w:basedOn w:val="Normal"/>
    <w:uiPriority w:val="99"/>
    <w:unhideWhenUsed/>
    <w:rsid w:val="0000288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02887"/>
    <w:rPr>
      <w:b/>
      <w:bCs/>
    </w:rPr>
  </w:style>
  <w:style w:type="character" w:styleId="UnresolvedMention">
    <w:name w:val="Unresolved Mention"/>
    <w:basedOn w:val="DefaultParagraphFont"/>
    <w:uiPriority w:val="99"/>
    <w:semiHidden/>
    <w:unhideWhenUsed/>
    <w:rsid w:val="00785631"/>
    <w:rPr>
      <w:color w:val="605E5C"/>
      <w:shd w:val="clear" w:color="auto" w:fill="E1DFDD"/>
    </w:rPr>
  </w:style>
  <w:style w:type="character" w:styleId="FollowedHyperlink">
    <w:name w:val="FollowedHyperlink"/>
    <w:basedOn w:val="DefaultParagraphFont"/>
    <w:uiPriority w:val="99"/>
    <w:semiHidden/>
    <w:unhideWhenUsed/>
    <w:rsid w:val="00785631"/>
    <w:rPr>
      <w:color w:val="954F72" w:themeColor="followedHyperlink"/>
      <w:u w:val="single"/>
    </w:rPr>
  </w:style>
  <w:style w:type="paragraph" w:styleId="EndnoteText">
    <w:name w:val="endnote text"/>
    <w:basedOn w:val="Normal"/>
    <w:link w:val="EndnoteTextChar"/>
    <w:uiPriority w:val="99"/>
    <w:semiHidden/>
    <w:unhideWhenUsed/>
    <w:rsid w:val="00C97CB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97CBF"/>
    <w:rPr>
      <w:sz w:val="20"/>
      <w:szCs w:val="20"/>
    </w:rPr>
  </w:style>
  <w:style w:type="character" w:styleId="EndnoteReference">
    <w:name w:val="endnote reference"/>
    <w:basedOn w:val="DefaultParagraphFont"/>
    <w:uiPriority w:val="99"/>
    <w:semiHidden/>
    <w:unhideWhenUsed/>
    <w:rsid w:val="00C97CB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262033">
      <w:bodyDiv w:val="1"/>
      <w:marLeft w:val="0"/>
      <w:marRight w:val="0"/>
      <w:marTop w:val="0"/>
      <w:marBottom w:val="0"/>
      <w:divBdr>
        <w:top w:val="none" w:sz="0" w:space="0" w:color="auto"/>
        <w:left w:val="none" w:sz="0" w:space="0" w:color="auto"/>
        <w:bottom w:val="none" w:sz="0" w:space="0" w:color="auto"/>
        <w:right w:val="none" w:sz="0" w:space="0" w:color="auto"/>
      </w:divBdr>
    </w:div>
    <w:div w:id="109788055">
      <w:bodyDiv w:val="1"/>
      <w:marLeft w:val="0"/>
      <w:marRight w:val="0"/>
      <w:marTop w:val="0"/>
      <w:marBottom w:val="0"/>
      <w:divBdr>
        <w:top w:val="none" w:sz="0" w:space="0" w:color="auto"/>
        <w:left w:val="none" w:sz="0" w:space="0" w:color="auto"/>
        <w:bottom w:val="none" w:sz="0" w:space="0" w:color="auto"/>
        <w:right w:val="none" w:sz="0" w:space="0" w:color="auto"/>
      </w:divBdr>
    </w:div>
    <w:div w:id="192618298">
      <w:bodyDiv w:val="1"/>
      <w:marLeft w:val="0"/>
      <w:marRight w:val="0"/>
      <w:marTop w:val="0"/>
      <w:marBottom w:val="0"/>
      <w:divBdr>
        <w:top w:val="none" w:sz="0" w:space="0" w:color="auto"/>
        <w:left w:val="none" w:sz="0" w:space="0" w:color="auto"/>
        <w:bottom w:val="none" w:sz="0" w:space="0" w:color="auto"/>
        <w:right w:val="none" w:sz="0" w:space="0" w:color="auto"/>
      </w:divBdr>
    </w:div>
    <w:div w:id="515970832">
      <w:bodyDiv w:val="1"/>
      <w:marLeft w:val="0"/>
      <w:marRight w:val="0"/>
      <w:marTop w:val="0"/>
      <w:marBottom w:val="0"/>
      <w:divBdr>
        <w:top w:val="none" w:sz="0" w:space="0" w:color="auto"/>
        <w:left w:val="none" w:sz="0" w:space="0" w:color="auto"/>
        <w:bottom w:val="none" w:sz="0" w:space="0" w:color="auto"/>
        <w:right w:val="none" w:sz="0" w:space="0" w:color="auto"/>
      </w:divBdr>
    </w:div>
    <w:div w:id="525755144">
      <w:bodyDiv w:val="1"/>
      <w:marLeft w:val="0"/>
      <w:marRight w:val="0"/>
      <w:marTop w:val="0"/>
      <w:marBottom w:val="0"/>
      <w:divBdr>
        <w:top w:val="none" w:sz="0" w:space="0" w:color="auto"/>
        <w:left w:val="none" w:sz="0" w:space="0" w:color="auto"/>
        <w:bottom w:val="none" w:sz="0" w:space="0" w:color="auto"/>
        <w:right w:val="none" w:sz="0" w:space="0" w:color="auto"/>
      </w:divBdr>
    </w:div>
    <w:div w:id="530072576">
      <w:bodyDiv w:val="1"/>
      <w:marLeft w:val="0"/>
      <w:marRight w:val="0"/>
      <w:marTop w:val="0"/>
      <w:marBottom w:val="0"/>
      <w:divBdr>
        <w:top w:val="none" w:sz="0" w:space="0" w:color="auto"/>
        <w:left w:val="none" w:sz="0" w:space="0" w:color="auto"/>
        <w:bottom w:val="none" w:sz="0" w:space="0" w:color="auto"/>
        <w:right w:val="none" w:sz="0" w:space="0" w:color="auto"/>
      </w:divBdr>
    </w:div>
    <w:div w:id="538737025">
      <w:bodyDiv w:val="1"/>
      <w:marLeft w:val="0"/>
      <w:marRight w:val="0"/>
      <w:marTop w:val="0"/>
      <w:marBottom w:val="0"/>
      <w:divBdr>
        <w:top w:val="none" w:sz="0" w:space="0" w:color="auto"/>
        <w:left w:val="none" w:sz="0" w:space="0" w:color="auto"/>
        <w:bottom w:val="none" w:sz="0" w:space="0" w:color="auto"/>
        <w:right w:val="none" w:sz="0" w:space="0" w:color="auto"/>
      </w:divBdr>
    </w:div>
    <w:div w:id="562108212">
      <w:bodyDiv w:val="1"/>
      <w:marLeft w:val="0"/>
      <w:marRight w:val="0"/>
      <w:marTop w:val="0"/>
      <w:marBottom w:val="0"/>
      <w:divBdr>
        <w:top w:val="none" w:sz="0" w:space="0" w:color="auto"/>
        <w:left w:val="none" w:sz="0" w:space="0" w:color="auto"/>
        <w:bottom w:val="none" w:sz="0" w:space="0" w:color="auto"/>
        <w:right w:val="none" w:sz="0" w:space="0" w:color="auto"/>
      </w:divBdr>
    </w:div>
    <w:div w:id="679427299">
      <w:bodyDiv w:val="1"/>
      <w:marLeft w:val="0"/>
      <w:marRight w:val="0"/>
      <w:marTop w:val="0"/>
      <w:marBottom w:val="0"/>
      <w:divBdr>
        <w:top w:val="none" w:sz="0" w:space="0" w:color="auto"/>
        <w:left w:val="none" w:sz="0" w:space="0" w:color="auto"/>
        <w:bottom w:val="none" w:sz="0" w:space="0" w:color="auto"/>
        <w:right w:val="none" w:sz="0" w:space="0" w:color="auto"/>
      </w:divBdr>
    </w:div>
    <w:div w:id="681861662">
      <w:bodyDiv w:val="1"/>
      <w:marLeft w:val="0"/>
      <w:marRight w:val="0"/>
      <w:marTop w:val="0"/>
      <w:marBottom w:val="0"/>
      <w:divBdr>
        <w:top w:val="none" w:sz="0" w:space="0" w:color="auto"/>
        <w:left w:val="none" w:sz="0" w:space="0" w:color="auto"/>
        <w:bottom w:val="none" w:sz="0" w:space="0" w:color="auto"/>
        <w:right w:val="none" w:sz="0" w:space="0" w:color="auto"/>
      </w:divBdr>
    </w:div>
    <w:div w:id="847059095">
      <w:bodyDiv w:val="1"/>
      <w:marLeft w:val="0"/>
      <w:marRight w:val="0"/>
      <w:marTop w:val="0"/>
      <w:marBottom w:val="0"/>
      <w:divBdr>
        <w:top w:val="none" w:sz="0" w:space="0" w:color="auto"/>
        <w:left w:val="none" w:sz="0" w:space="0" w:color="auto"/>
        <w:bottom w:val="none" w:sz="0" w:space="0" w:color="auto"/>
        <w:right w:val="none" w:sz="0" w:space="0" w:color="auto"/>
      </w:divBdr>
    </w:div>
    <w:div w:id="908619183">
      <w:bodyDiv w:val="1"/>
      <w:marLeft w:val="0"/>
      <w:marRight w:val="0"/>
      <w:marTop w:val="0"/>
      <w:marBottom w:val="0"/>
      <w:divBdr>
        <w:top w:val="none" w:sz="0" w:space="0" w:color="auto"/>
        <w:left w:val="none" w:sz="0" w:space="0" w:color="auto"/>
        <w:bottom w:val="none" w:sz="0" w:space="0" w:color="auto"/>
        <w:right w:val="none" w:sz="0" w:space="0" w:color="auto"/>
      </w:divBdr>
    </w:div>
    <w:div w:id="987366063">
      <w:bodyDiv w:val="1"/>
      <w:marLeft w:val="0"/>
      <w:marRight w:val="0"/>
      <w:marTop w:val="0"/>
      <w:marBottom w:val="0"/>
      <w:divBdr>
        <w:top w:val="none" w:sz="0" w:space="0" w:color="auto"/>
        <w:left w:val="none" w:sz="0" w:space="0" w:color="auto"/>
        <w:bottom w:val="none" w:sz="0" w:space="0" w:color="auto"/>
        <w:right w:val="none" w:sz="0" w:space="0" w:color="auto"/>
      </w:divBdr>
    </w:div>
    <w:div w:id="1045178431">
      <w:bodyDiv w:val="1"/>
      <w:marLeft w:val="0"/>
      <w:marRight w:val="0"/>
      <w:marTop w:val="0"/>
      <w:marBottom w:val="0"/>
      <w:divBdr>
        <w:top w:val="none" w:sz="0" w:space="0" w:color="auto"/>
        <w:left w:val="none" w:sz="0" w:space="0" w:color="auto"/>
        <w:bottom w:val="none" w:sz="0" w:space="0" w:color="auto"/>
        <w:right w:val="none" w:sz="0" w:space="0" w:color="auto"/>
      </w:divBdr>
    </w:div>
    <w:div w:id="1158961546">
      <w:bodyDiv w:val="1"/>
      <w:marLeft w:val="0"/>
      <w:marRight w:val="0"/>
      <w:marTop w:val="0"/>
      <w:marBottom w:val="0"/>
      <w:divBdr>
        <w:top w:val="none" w:sz="0" w:space="0" w:color="auto"/>
        <w:left w:val="none" w:sz="0" w:space="0" w:color="auto"/>
        <w:bottom w:val="none" w:sz="0" w:space="0" w:color="auto"/>
        <w:right w:val="none" w:sz="0" w:space="0" w:color="auto"/>
      </w:divBdr>
    </w:div>
    <w:div w:id="1163738948">
      <w:bodyDiv w:val="1"/>
      <w:marLeft w:val="0"/>
      <w:marRight w:val="0"/>
      <w:marTop w:val="0"/>
      <w:marBottom w:val="0"/>
      <w:divBdr>
        <w:top w:val="none" w:sz="0" w:space="0" w:color="auto"/>
        <w:left w:val="none" w:sz="0" w:space="0" w:color="auto"/>
        <w:bottom w:val="none" w:sz="0" w:space="0" w:color="auto"/>
        <w:right w:val="none" w:sz="0" w:space="0" w:color="auto"/>
      </w:divBdr>
    </w:div>
    <w:div w:id="1238394183">
      <w:bodyDiv w:val="1"/>
      <w:marLeft w:val="0"/>
      <w:marRight w:val="0"/>
      <w:marTop w:val="0"/>
      <w:marBottom w:val="0"/>
      <w:divBdr>
        <w:top w:val="none" w:sz="0" w:space="0" w:color="auto"/>
        <w:left w:val="none" w:sz="0" w:space="0" w:color="auto"/>
        <w:bottom w:val="none" w:sz="0" w:space="0" w:color="auto"/>
        <w:right w:val="none" w:sz="0" w:space="0" w:color="auto"/>
      </w:divBdr>
    </w:div>
    <w:div w:id="1311128227">
      <w:bodyDiv w:val="1"/>
      <w:marLeft w:val="0"/>
      <w:marRight w:val="0"/>
      <w:marTop w:val="0"/>
      <w:marBottom w:val="0"/>
      <w:divBdr>
        <w:top w:val="none" w:sz="0" w:space="0" w:color="auto"/>
        <w:left w:val="none" w:sz="0" w:space="0" w:color="auto"/>
        <w:bottom w:val="none" w:sz="0" w:space="0" w:color="auto"/>
        <w:right w:val="none" w:sz="0" w:space="0" w:color="auto"/>
      </w:divBdr>
    </w:div>
    <w:div w:id="1324549797">
      <w:bodyDiv w:val="1"/>
      <w:marLeft w:val="0"/>
      <w:marRight w:val="0"/>
      <w:marTop w:val="0"/>
      <w:marBottom w:val="0"/>
      <w:divBdr>
        <w:top w:val="none" w:sz="0" w:space="0" w:color="auto"/>
        <w:left w:val="none" w:sz="0" w:space="0" w:color="auto"/>
        <w:bottom w:val="none" w:sz="0" w:space="0" w:color="auto"/>
        <w:right w:val="none" w:sz="0" w:space="0" w:color="auto"/>
      </w:divBdr>
    </w:div>
    <w:div w:id="1329363004">
      <w:bodyDiv w:val="1"/>
      <w:marLeft w:val="0"/>
      <w:marRight w:val="0"/>
      <w:marTop w:val="0"/>
      <w:marBottom w:val="0"/>
      <w:divBdr>
        <w:top w:val="none" w:sz="0" w:space="0" w:color="auto"/>
        <w:left w:val="none" w:sz="0" w:space="0" w:color="auto"/>
        <w:bottom w:val="none" w:sz="0" w:space="0" w:color="auto"/>
        <w:right w:val="none" w:sz="0" w:space="0" w:color="auto"/>
      </w:divBdr>
    </w:div>
    <w:div w:id="1338382942">
      <w:bodyDiv w:val="1"/>
      <w:marLeft w:val="0"/>
      <w:marRight w:val="0"/>
      <w:marTop w:val="0"/>
      <w:marBottom w:val="0"/>
      <w:divBdr>
        <w:top w:val="none" w:sz="0" w:space="0" w:color="auto"/>
        <w:left w:val="none" w:sz="0" w:space="0" w:color="auto"/>
        <w:bottom w:val="none" w:sz="0" w:space="0" w:color="auto"/>
        <w:right w:val="none" w:sz="0" w:space="0" w:color="auto"/>
      </w:divBdr>
    </w:div>
    <w:div w:id="1351447746">
      <w:bodyDiv w:val="1"/>
      <w:marLeft w:val="0"/>
      <w:marRight w:val="0"/>
      <w:marTop w:val="0"/>
      <w:marBottom w:val="0"/>
      <w:divBdr>
        <w:top w:val="none" w:sz="0" w:space="0" w:color="auto"/>
        <w:left w:val="none" w:sz="0" w:space="0" w:color="auto"/>
        <w:bottom w:val="none" w:sz="0" w:space="0" w:color="auto"/>
        <w:right w:val="none" w:sz="0" w:space="0" w:color="auto"/>
      </w:divBdr>
    </w:div>
    <w:div w:id="1366523690">
      <w:bodyDiv w:val="1"/>
      <w:marLeft w:val="0"/>
      <w:marRight w:val="0"/>
      <w:marTop w:val="0"/>
      <w:marBottom w:val="0"/>
      <w:divBdr>
        <w:top w:val="none" w:sz="0" w:space="0" w:color="auto"/>
        <w:left w:val="none" w:sz="0" w:space="0" w:color="auto"/>
        <w:bottom w:val="none" w:sz="0" w:space="0" w:color="auto"/>
        <w:right w:val="none" w:sz="0" w:space="0" w:color="auto"/>
      </w:divBdr>
    </w:div>
    <w:div w:id="1407142740">
      <w:bodyDiv w:val="1"/>
      <w:marLeft w:val="0"/>
      <w:marRight w:val="0"/>
      <w:marTop w:val="0"/>
      <w:marBottom w:val="0"/>
      <w:divBdr>
        <w:top w:val="none" w:sz="0" w:space="0" w:color="auto"/>
        <w:left w:val="none" w:sz="0" w:space="0" w:color="auto"/>
        <w:bottom w:val="none" w:sz="0" w:space="0" w:color="auto"/>
        <w:right w:val="none" w:sz="0" w:space="0" w:color="auto"/>
      </w:divBdr>
    </w:div>
    <w:div w:id="1417166967">
      <w:bodyDiv w:val="1"/>
      <w:marLeft w:val="0"/>
      <w:marRight w:val="0"/>
      <w:marTop w:val="0"/>
      <w:marBottom w:val="0"/>
      <w:divBdr>
        <w:top w:val="none" w:sz="0" w:space="0" w:color="auto"/>
        <w:left w:val="none" w:sz="0" w:space="0" w:color="auto"/>
        <w:bottom w:val="none" w:sz="0" w:space="0" w:color="auto"/>
        <w:right w:val="none" w:sz="0" w:space="0" w:color="auto"/>
      </w:divBdr>
    </w:div>
    <w:div w:id="1538662652">
      <w:bodyDiv w:val="1"/>
      <w:marLeft w:val="0"/>
      <w:marRight w:val="0"/>
      <w:marTop w:val="0"/>
      <w:marBottom w:val="0"/>
      <w:divBdr>
        <w:top w:val="none" w:sz="0" w:space="0" w:color="auto"/>
        <w:left w:val="none" w:sz="0" w:space="0" w:color="auto"/>
        <w:bottom w:val="none" w:sz="0" w:space="0" w:color="auto"/>
        <w:right w:val="none" w:sz="0" w:space="0" w:color="auto"/>
      </w:divBdr>
    </w:div>
    <w:div w:id="1636135697">
      <w:bodyDiv w:val="1"/>
      <w:marLeft w:val="0"/>
      <w:marRight w:val="0"/>
      <w:marTop w:val="0"/>
      <w:marBottom w:val="0"/>
      <w:divBdr>
        <w:top w:val="none" w:sz="0" w:space="0" w:color="auto"/>
        <w:left w:val="none" w:sz="0" w:space="0" w:color="auto"/>
        <w:bottom w:val="none" w:sz="0" w:space="0" w:color="auto"/>
        <w:right w:val="none" w:sz="0" w:space="0" w:color="auto"/>
      </w:divBdr>
    </w:div>
    <w:div w:id="1804229838">
      <w:bodyDiv w:val="1"/>
      <w:marLeft w:val="0"/>
      <w:marRight w:val="0"/>
      <w:marTop w:val="0"/>
      <w:marBottom w:val="0"/>
      <w:divBdr>
        <w:top w:val="none" w:sz="0" w:space="0" w:color="auto"/>
        <w:left w:val="none" w:sz="0" w:space="0" w:color="auto"/>
        <w:bottom w:val="none" w:sz="0" w:space="0" w:color="auto"/>
        <w:right w:val="none" w:sz="0" w:space="0" w:color="auto"/>
      </w:divBdr>
    </w:div>
    <w:div w:id="1912352000">
      <w:bodyDiv w:val="1"/>
      <w:marLeft w:val="0"/>
      <w:marRight w:val="0"/>
      <w:marTop w:val="0"/>
      <w:marBottom w:val="0"/>
      <w:divBdr>
        <w:top w:val="none" w:sz="0" w:space="0" w:color="auto"/>
        <w:left w:val="none" w:sz="0" w:space="0" w:color="auto"/>
        <w:bottom w:val="none" w:sz="0" w:space="0" w:color="auto"/>
        <w:right w:val="none" w:sz="0" w:space="0" w:color="auto"/>
      </w:divBdr>
    </w:div>
    <w:div w:id="1919053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QuickStyle" Target="diagrams/quickStyle1.xml"/><Relationship Id="rId18" Type="http://schemas.openxmlformats.org/officeDocument/2006/relationships/header" Target="header1.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diagramLayout" Target="diagrams/layout1.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Data" Target="diagrams/data1.xml"/><Relationship Id="rId5" Type="http://schemas.openxmlformats.org/officeDocument/2006/relationships/numbering" Target="numbering.xml"/><Relationship Id="rId15" Type="http://schemas.microsoft.com/office/2007/relationships/diagramDrawing" Target="diagrams/drawing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Colors" Target="diagrams/colors1.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14B8209-DD96-45D3-86DE-E5D8CD79C20C}" type="doc">
      <dgm:prSet loTypeId="urn:microsoft.com/office/officeart/2005/8/layout/hProcess11" loCatId="process" qsTypeId="urn:microsoft.com/office/officeart/2005/8/quickstyle/simple1" qsCatId="simple" csTypeId="urn:microsoft.com/office/officeart/2005/8/colors/accent0_1" csCatId="mainScheme" phldr="1"/>
      <dgm:spPr/>
    </dgm:pt>
    <dgm:pt modelId="{B0591E23-5024-4999-A96C-AB0EBD3AE6B5}">
      <dgm:prSet phldrT="[Text]" custT="1"/>
      <dgm:spPr/>
      <dgm:t>
        <a:bodyPr/>
        <a:lstStyle/>
        <a:p>
          <a:r>
            <a:rPr lang="en-IN" sz="900"/>
            <a:t>Execution</a:t>
          </a:r>
        </a:p>
      </dgm:t>
    </dgm:pt>
    <dgm:pt modelId="{C872BBBC-DFD4-4951-A2E2-8C8A7A0B4B34}" type="parTrans" cxnId="{F08EA2D8-B5AA-4B2D-948E-1F5263812DA6}">
      <dgm:prSet/>
      <dgm:spPr/>
      <dgm:t>
        <a:bodyPr/>
        <a:lstStyle/>
        <a:p>
          <a:endParaRPr lang="en-IN"/>
        </a:p>
      </dgm:t>
    </dgm:pt>
    <dgm:pt modelId="{C547B9EC-42CC-40F6-8167-1C0247737835}" type="sibTrans" cxnId="{F08EA2D8-B5AA-4B2D-948E-1F5263812DA6}">
      <dgm:prSet/>
      <dgm:spPr/>
      <dgm:t>
        <a:bodyPr/>
        <a:lstStyle/>
        <a:p>
          <a:endParaRPr lang="en-IN"/>
        </a:p>
      </dgm:t>
    </dgm:pt>
    <dgm:pt modelId="{537C67E3-265E-4F82-8291-C5A013366DBB}">
      <dgm:prSet phldrT="[Text]" custT="1"/>
      <dgm:spPr/>
      <dgm:t>
        <a:bodyPr/>
        <a:lstStyle/>
        <a:p>
          <a:r>
            <a:rPr lang="en-IN" sz="900"/>
            <a:t>Registration</a:t>
          </a:r>
        </a:p>
      </dgm:t>
    </dgm:pt>
    <dgm:pt modelId="{A257A2CD-D0D9-4B57-A549-482A8E0C97F6}" type="parTrans" cxnId="{84D691F3-70CC-47AA-A8AE-BA9BE6CD02C5}">
      <dgm:prSet/>
      <dgm:spPr/>
      <dgm:t>
        <a:bodyPr/>
        <a:lstStyle/>
        <a:p>
          <a:endParaRPr lang="en-IN"/>
        </a:p>
      </dgm:t>
    </dgm:pt>
    <dgm:pt modelId="{4D2DBB25-389C-4EE0-A0D5-8D5E32EC84FD}" type="sibTrans" cxnId="{84D691F3-70CC-47AA-A8AE-BA9BE6CD02C5}">
      <dgm:prSet/>
      <dgm:spPr/>
      <dgm:t>
        <a:bodyPr/>
        <a:lstStyle/>
        <a:p>
          <a:endParaRPr lang="en-IN"/>
        </a:p>
      </dgm:t>
    </dgm:pt>
    <dgm:pt modelId="{5E1BEA91-D0A3-40FF-92C5-48DD87DA3940}">
      <dgm:prSet phldrT="[Text]" custT="1"/>
      <dgm:spPr/>
      <dgm:t>
        <a:bodyPr/>
        <a:lstStyle/>
        <a:p>
          <a:r>
            <a:rPr lang="en-IN" sz="900"/>
            <a:t>Application </a:t>
          </a:r>
        </a:p>
        <a:p>
          <a:r>
            <a:rPr lang="en-IN" sz="900"/>
            <a:t>submission</a:t>
          </a:r>
        </a:p>
      </dgm:t>
    </dgm:pt>
    <dgm:pt modelId="{7D50A7B7-94BC-483E-943E-763F4D8EE398}" type="parTrans" cxnId="{1216EAD8-634E-4420-8640-8C6C19471BF2}">
      <dgm:prSet/>
      <dgm:spPr/>
      <dgm:t>
        <a:bodyPr/>
        <a:lstStyle/>
        <a:p>
          <a:endParaRPr lang="en-IN"/>
        </a:p>
      </dgm:t>
    </dgm:pt>
    <dgm:pt modelId="{84A19EB6-CE04-4CD3-8BFA-D64970B7F0B5}" type="sibTrans" cxnId="{1216EAD8-634E-4420-8640-8C6C19471BF2}">
      <dgm:prSet/>
      <dgm:spPr/>
      <dgm:t>
        <a:bodyPr/>
        <a:lstStyle/>
        <a:p>
          <a:endParaRPr lang="en-IN"/>
        </a:p>
      </dgm:t>
    </dgm:pt>
    <dgm:pt modelId="{821FDE42-6366-4B48-B579-D0D77C9E473B}">
      <dgm:prSet phldrT="[Text]" custT="1"/>
      <dgm:spPr/>
      <dgm:t>
        <a:bodyPr/>
        <a:lstStyle/>
        <a:p>
          <a:r>
            <a:rPr lang="en-IN" sz="900"/>
            <a:t>Presentation</a:t>
          </a:r>
        </a:p>
      </dgm:t>
    </dgm:pt>
    <dgm:pt modelId="{F1890903-53CD-4011-A830-51A872A33062}" type="parTrans" cxnId="{D24904D2-5D5E-4449-9CED-086C342DABD0}">
      <dgm:prSet/>
      <dgm:spPr/>
      <dgm:t>
        <a:bodyPr/>
        <a:lstStyle/>
        <a:p>
          <a:endParaRPr lang="en-IN"/>
        </a:p>
      </dgm:t>
    </dgm:pt>
    <dgm:pt modelId="{9436DFBE-8C89-4BDD-A346-BECD65C5193B}" type="sibTrans" cxnId="{D24904D2-5D5E-4449-9CED-086C342DABD0}">
      <dgm:prSet/>
      <dgm:spPr/>
      <dgm:t>
        <a:bodyPr/>
        <a:lstStyle/>
        <a:p>
          <a:endParaRPr lang="en-IN"/>
        </a:p>
      </dgm:t>
    </dgm:pt>
    <dgm:pt modelId="{7C0F52D9-87DD-4BA0-8BE9-299D6E262890}">
      <dgm:prSet phldrT="[Text]" custT="1"/>
      <dgm:spPr/>
      <dgm:t>
        <a:bodyPr/>
        <a:lstStyle/>
        <a:p>
          <a:r>
            <a:rPr lang="en-IN" sz="900"/>
            <a:t>Scrutiny</a:t>
          </a:r>
        </a:p>
      </dgm:t>
    </dgm:pt>
    <dgm:pt modelId="{3D251D80-68CC-4641-B782-275399E75409}" type="parTrans" cxnId="{2CA3E5D4-1043-4931-B89D-C9F94CD722FF}">
      <dgm:prSet/>
      <dgm:spPr/>
      <dgm:t>
        <a:bodyPr/>
        <a:lstStyle/>
        <a:p>
          <a:endParaRPr lang="en-IN"/>
        </a:p>
      </dgm:t>
    </dgm:pt>
    <dgm:pt modelId="{C6382459-02A4-4C9B-B912-581CE442EF82}" type="sibTrans" cxnId="{2CA3E5D4-1043-4931-B89D-C9F94CD722FF}">
      <dgm:prSet/>
      <dgm:spPr/>
      <dgm:t>
        <a:bodyPr/>
        <a:lstStyle/>
        <a:p>
          <a:endParaRPr lang="en-IN"/>
        </a:p>
      </dgm:t>
    </dgm:pt>
    <dgm:pt modelId="{ACB180F5-ACFF-4137-B6E0-8010A3990046}">
      <dgm:prSet phldrT="[Text]" custT="1"/>
      <dgm:spPr/>
      <dgm:t>
        <a:bodyPr/>
        <a:lstStyle/>
        <a:p>
          <a:r>
            <a:rPr lang="en-IN" sz="900"/>
            <a:t>Payment</a:t>
          </a:r>
        </a:p>
      </dgm:t>
    </dgm:pt>
    <dgm:pt modelId="{387C7486-9390-44F7-90C9-9DD3DD36D89A}" type="parTrans" cxnId="{36F49D2D-E8C5-4634-8F66-FCCABC6F94EA}">
      <dgm:prSet/>
      <dgm:spPr/>
      <dgm:t>
        <a:bodyPr/>
        <a:lstStyle/>
        <a:p>
          <a:endParaRPr lang="en-IN"/>
        </a:p>
      </dgm:t>
    </dgm:pt>
    <dgm:pt modelId="{0F633E2A-01B6-4488-B243-33C255762CE9}" type="sibTrans" cxnId="{36F49D2D-E8C5-4634-8F66-FCCABC6F94EA}">
      <dgm:prSet/>
      <dgm:spPr/>
      <dgm:t>
        <a:bodyPr/>
        <a:lstStyle/>
        <a:p>
          <a:endParaRPr lang="en-IN"/>
        </a:p>
      </dgm:t>
    </dgm:pt>
    <dgm:pt modelId="{EBE6EBDC-7A16-49D1-B815-42AFC3149451}" type="pres">
      <dgm:prSet presAssocID="{E14B8209-DD96-45D3-86DE-E5D8CD79C20C}" presName="Name0" presStyleCnt="0">
        <dgm:presLayoutVars>
          <dgm:dir/>
          <dgm:resizeHandles val="exact"/>
        </dgm:presLayoutVars>
      </dgm:prSet>
      <dgm:spPr/>
    </dgm:pt>
    <dgm:pt modelId="{35CBCF10-2979-4E43-8945-F61452783D75}" type="pres">
      <dgm:prSet presAssocID="{E14B8209-DD96-45D3-86DE-E5D8CD79C20C}" presName="arrow" presStyleLbl="bgShp" presStyleIdx="0" presStyleCnt="1" custLinFactNeighborX="133" custLinFactNeighborY="-1016"/>
      <dgm:spPr>
        <a:solidFill>
          <a:schemeClr val="accent1">
            <a:lumMod val="20000"/>
            <a:lumOff val="80000"/>
          </a:schemeClr>
        </a:solidFill>
        <a:ln w="3175">
          <a:solidFill>
            <a:schemeClr val="bg2">
              <a:lumMod val="75000"/>
            </a:schemeClr>
          </a:solidFill>
        </a:ln>
      </dgm:spPr>
    </dgm:pt>
    <dgm:pt modelId="{680899A8-6ADD-4FFB-A1FA-7819A87BAB80}" type="pres">
      <dgm:prSet presAssocID="{E14B8209-DD96-45D3-86DE-E5D8CD79C20C}" presName="points" presStyleCnt="0"/>
      <dgm:spPr/>
    </dgm:pt>
    <dgm:pt modelId="{691390C8-B73C-4B8F-9FF5-15C739824DFF}" type="pres">
      <dgm:prSet presAssocID="{B0591E23-5024-4999-A96C-AB0EBD3AE6B5}" presName="compositeA" presStyleCnt="0"/>
      <dgm:spPr/>
    </dgm:pt>
    <dgm:pt modelId="{C4753831-3B73-4205-98CC-63761C72D4FB}" type="pres">
      <dgm:prSet presAssocID="{B0591E23-5024-4999-A96C-AB0EBD3AE6B5}" presName="textA" presStyleLbl="revTx" presStyleIdx="0" presStyleCnt="6" custScaleX="220906">
        <dgm:presLayoutVars>
          <dgm:bulletEnabled val="1"/>
        </dgm:presLayoutVars>
      </dgm:prSet>
      <dgm:spPr/>
    </dgm:pt>
    <dgm:pt modelId="{3D53F8DC-19E4-4745-9CF9-DB8A53D580CD}" type="pres">
      <dgm:prSet presAssocID="{B0591E23-5024-4999-A96C-AB0EBD3AE6B5}" presName="circleA" presStyleLbl="node1" presStyleIdx="0" presStyleCnt="6" custLinFactNeighborX="16491" custLinFactNeighborY="-22">
        <dgm:style>
          <a:lnRef idx="2">
            <a:schemeClr val="accent1"/>
          </a:lnRef>
          <a:fillRef idx="1">
            <a:schemeClr val="lt1"/>
          </a:fillRef>
          <a:effectRef idx="0">
            <a:schemeClr val="accent1"/>
          </a:effectRef>
          <a:fontRef idx="minor">
            <a:schemeClr val="dk1"/>
          </a:fontRef>
        </dgm:style>
      </dgm:prSet>
      <dgm:spPr>
        <a:solidFill>
          <a:schemeClr val="bg1"/>
        </a:solidFill>
        <a:ln w="3175">
          <a:solidFill>
            <a:schemeClr val="accent1">
              <a:lumMod val="60000"/>
              <a:lumOff val="40000"/>
            </a:schemeClr>
          </a:solidFill>
        </a:ln>
      </dgm:spPr>
    </dgm:pt>
    <dgm:pt modelId="{4A81CACD-83D2-4917-AAF7-7D914853D20A}" type="pres">
      <dgm:prSet presAssocID="{B0591E23-5024-4999-A96C-AB0EBD3AE6B5}" presName="spaceA" presStyleCnt="0"/>
      <dgm:spPr/>
    </dgm:pt>
    <dgm:pt modelId="{111FD516-08B6-4AD9-8CDB-22C36389F53D}" type="pres">
      <dgm:prSet presAssocID="{C547B9EC-42CC-40F6-8167-1C0247737835}" presName="space" presStyleCnt="0"/>
      <dgm:spPr/>
    </dgm:pt>
    <dgm:pt modelId="{ABB3C5BE-0177-43CD-9C02-28A2497854C4}" type="pres">
      <dgm:prSet presAssocID="{5E1BEA91-D0A3-40FF-92C5-48DD87DA3940}" presName="compositeB" presStyleCnt="0"/>
      <dgm:spPr/>
    </dgm:pt>
    <dgm:pt modelId="{6E32C79C-FD26-403E-9E1E-4CFE96501CBE}" type="pres">
      <dgm:prSet presAssocID="{5E1BEA91-D0A3-40FF-92C5-48DD87DA3940}" presName="textB" presStyleLbl="revTx" presStyleIdx="1" presStyleCnt="6" custScaleX="134618" custLinFactNeighborX="-54934">
        <dgm:presLayoutVars>
          <dgm:bulletEnabled val="1"/>
        </dgm:presLayoutVars>
      </dgm:prSet>
      <dgm:spPr/>
    </dgm:pt>
    <dgm:pt modelId="{13A2FD2A-DA49-47A3-9917-C9E922600352}" type="pres">
      <dgm:prSet presAssocID="{5E1BEA91-D0A3-40FF-92C5-48DD87DA3940}" presName="circleB" presStyleLbl="node1" presStyleIdx="1" presStyleCnt="6" custLinFactX="-80940" custLinFactNeighborX="-100000" custLinFactNeighborY="-3379">
        <dgm:style>
          <a:lnRef idx="2">
            <a:schemeClr val="accent1"/>
          </a:lnRef>
          <a:fillRef idx="1">
            <a:schemeClr val="lt1"/>
          </a:fillRef>
          <a:effectRef idx="0">
            <a:schemeClr val="accent1"/>
          </a:effectRef>
          <a:fontRef idx="minor">
            <a:schemeClr val="dk1"/>
          </a:fontRef>
        </dgm:style>
      </dgm:prSet>
      <dgm:spPr>
        <a:solidFill>
          <a:schemeClr val="accent1">
            <a:lumMod val="75000"/>
          </a:schemeClr>
        </a:solidFill>
        <a:ln w="3175">
          <a:solidFill>
            <a:schemeClr val="bg1"/>
          </a:solidFill>
        </a:ln>
      </dgm:spPr>
    </dgm:pt>
    <dgm:pt modelId="{8C6E60FD-21C7-4DC6-9D24-D2532A9B6129}" type="pres">
      <dgm:prSet presAssocID="{5E1BEA91-D0A3-40FF-92C5-48DD87DA3940}" presName="spaceB" presStyleCnt="0"/>
      <dgm:spPr/>
    </dgm:pt>
    <dgm:pt modelId="{FAB63E0C-5D7D-4D73-A0F3-A961A6CCABB2}" type="pres">
      <dgm:prSet presAssocID="{84A19EB6-CE04-4CD3-8BFA-D64970B7F0B5}" presName="space" presStyleCnt="0"/>
      <dgm:spPr/>
    </dgm:pt>
    <dgm:pt modelId="{0D9E5172-2850-48D9-A0E6-704DC4D28640}" type="pres">
      <dgm:prSet presAssocID="{7C0F52D9-87DD-4BA0-8BE9-299D6E262890}" presName="compositeA" presStyleCnt="0"/>
      <dgm:spPr/>
    </dgm:pt>
    <dgm:pt modelId="{A93E9519-B027-4E27-B9EA-E4B657DAA0CE}" type="pres">
      <dgm:prSet presAssocID="{7C0F52D9-87DD-4BA0-8BE9-299D6E262890}" presName="textA" presStyleLbl="revTx" presStyleIdx="2" presStyleCnt="6" custLinFactNeighborX="-47060">
        <dgm:presLayoutVars>
          <dgm:bulletEnabled val="1"/>
        </dgm:presLayoutVars>
      </dgm:prSet>
      <dgm:spPr/>
    </dgm:pt>
    <dgm:pt modelId="{3B6A357C-E902-4081-BA14-971F62EAB75A}" type="pres">
      <dgm:prSet presAssocID="{7C0F52D9-87DD-4BA0-8BE9-299D6E262890}" presName="circleA" presStyleLbl="node1" presStyleIdx="2" presStyleCnt="6" custLinFactX="-76103" custLinFactNeighborX="-100000"/>
      <dgm:spPr>
        <a:solidFill>
          <a:schemeClr val="accent1">
            <a:lumMod val="75000"/>
          </a:schemeClr>
        </a:solidFill>
        <a:ln w="3175">
          <a:solidFill>
            <a:schemeClr val="bg1"/>
          </a:solidFill>
        </a:ln>
      </dgm:spPr>
    </dgm:pt>
    <dgm:pt modelId="{0F823FF8-4B8A-4AFA-8533-6AE4B5FF0ED7}" type="pres">
      <dgm:prSet presAssocID="{7C0F52D9-87DD-4BA0-8BE9-299D6E262890}" presName="spaceA" presStyleCnt="0"/>
      <dgm:spPr/>
    </dgm:pt>
    <dgm:pt modelId="{8CC56222-97FA-4712-A1AD-6919AB7CB6D7}" type="pres">
      <dgm:prSet presAssocID="{C6382459-02A4-4C9B-B912-581CE442EF82}" presName="space" presStyleCnt="0"/>
      <dgm:spPr/>
    </dgm:pt>
    <dgm:pt modelId="{D45C11F7-D118-438A-B0FE-7A2F39712370}" type="pres">
      <dgm:prSet presAssocID="{ACB180F5-ACFF-4137-B6E0-8010A3990046}" presName="compositeB" presStyleCnt="0"/>
      <dgm:spPr/>
    </dgm:pt>
    <dgm:pt modelId="{19DE94C3-D6CF-4D2F-B3EB-A5518E935844}" type="pres">
      <dgm:prSet presAssocID="{ACB180F5-ACFF-4137-B6E0-8010A3990046}" presName="textB" presStyleLbl="revTx" presStyleIdx="3" presStyleCnt="6">
        <dgm:presLayoutVars>
          <dgm:bulletEnabled val="1"/>
        </dgm:presLayoutVars>
      </dgm:prSet>
      <dgm:spPr/>
    </dgm:pt>
    <dgm:pt modelId="{3B1A5453-A4FD-46A3-B51E-B8CC116F8C27}" type="pres">
      <dgm:prSet presAssocID="{ACB180F5-ACFF-4137-B6E0-8010A3990046}" presName="circleB" presStyleLbl="node1" presStyleIdx="3" presStyleCnt="6" custLinFactNeighborX="-51482" custLinFactNeighborY="-4290"/>
      <dgm:spPr>
        <a:ln w="3175">
          <a:solidFill>
            <a:schemeClr val="accent1">
              <a:lumMod val="60000"/>
              <a:lumOff val="40000"/>
            </a:schemeClr>
          </a:solidFill>
        </a:ln>
      </dgm:spPr>
    </dgm:pt>
    <dgm:pt modelId="{2A4AADC0-304E-4854-8277-26B25E93E89C}" type="pres">
      <dgm:prSet presAssocID="{ACB180F5-ACFF-4137-B6E0-8010A3990046}" presName="spaceB" presStyleCnt="0"/>
      <dgm:spPr/>
    </dgm:pt>
    <dgm:pt modelId="{F5030B86-A035-4E0A-A702-9F69A382C187}" type="pres">
      <dgm:prSet presAssocID="{0F633E2A-01B6-4488-B243-33C255762CE9}" presName="space" presStyleCnt="0"/>
      <dgm:spPr/>
    </dgm:pt>
    <dgm:pt modelId="{7A891BBE-A0F9-4ACA-B72F-B3C2A8553A00}" type="pres">
      <dgm:prSet presAssocID="{821FDE42-6366-4B48-B579-D0D77C9E473B}" presName="compositeA" presStyleCnt="0"/>
      <dgm:spPr/>
    </dgm:pt>
    <dgm:pt modelId="{FCBA82B8-B2FB-4A7F-B999-869E3265B870}" type="pres">
      <dgm:prSet presAssocID="{821FDE42-6366-4B48-B579-D0D77C9E473B}" presName="textA" presStyleLbl="revTx" presStyleIdx="4" presStyleCnt="6" custScaleX="132340">
        <dgm:presLayoutVars>
          <dgm:bulletEnabled val="1"/>
        </dgm:presLayoutVars>
      </dgm:prSet>
      <dgm:spPr/>
    </dgm:pt>
    <dgm:pt modelId="{F524D793-FE34-49B1-881C-4918CDB0FE7E}" type="pres">
      <dgm:prSet presAssocID="{821FDE42-6366-4B48-B579-D0D77C9E473B}" presName="circleA" presStyleLbl="node1" presStyleIdx="4" presStyleCnt="6"/>
      <dgm:spPr>
        <a:solidFill>
          <a:schemeClr val="bg1"/>
        </a:solidFill>
        <a:ln w="3175">
          <a:solidFill>
            <a:schemeClr val="accent1">
              <a:lumMod val="60000"/>
              <a:lumOff val="40000"/>
            </a:schemeClr>
          </a:solidFill>
        </a:ln>
      </dgm:spPr>
    </dgm:pt>
    <dgm:pt modelId="{224FBB01-3BD0-43B5-9AA6-66FA39F1447E}" type="pres">
      <dgm:prSet presAssocID="{821FDE42-6366-4B48-B579-D0D77C9E473B}" presName="spaceA" presStyleCnt="0"/>
      <dgm:spPr/>
    </dgm:pt>
    <dgm:pt modelId="{380D1C74-1D64-4AC2-90C3-228EFCAE2112}" type="pres">
      <dgm:prSet presAssocID="{9436DFBE-8C89-4BDD-A346-BECD65C5193B}" presName="space" presStyleCnt="0"/>
      <dgm:spPr/>
    </dgm:pt>
    <dgm:pt modelId="{0258D62F-B2C4-4A55-8342-5192B2890F51}" type="pres">
      <dgm:prSet presAssocID="{537C67E3-265E-4F82-8291-C5A013366DBB}" presName="compositeB" presStyleCnt="0"/>
      <dgm:spPr/>
    </dgm:pt>
    <dgm:pt modelId="{440C41EC-F81F-476C-97BC-FC30012E7F9A}" type="pres">
      <dgm:prSet presAssocID="{537C67E3-265E-4F82-8291-C5A013366DBB}" presName="textB" presStyleLbl="revTx" presStyleIdx="5" presStyleCnt="6" custScaleX="129308" custLinFactNeighborX="11157">
        <dgm:presLayoutVars>
          <dgm:bulletEnabled val="1"/>
        </dgm:presLayoutVars>
      </dgm:prSet>
      <dgm:spPr/>
    </dgm:pt>
    <dgm:pt modelId="{FDD4D572-145F-4126-8C3F-E20EB529E524}" type="pres">
      <dgm:prSet presAssocID="{537C67E3-265E-4F82-8291-C5A013366DBB}" presName="circleB" presStyleLbl="node1" presStyleIdx="5" presStyleCnt="6" custLinFactNeighborY="4290"/>
      <dgm:spPr>
        <a:solidFill>
          <a:schemeClr val="bg1"/>
        </a:solidFill>
        <a:ln w="3175">
          <a:solidFill>
            <a:schemeClr val="accent1">
              <a:lumMod val="60000"/>
              <a:lumOff val="40000"/>
            </a:schemeClr>
          </a:solidFill>
        </a:ln>
      </dgm:spPr>
    </dgm:pt>
    <dgm:pt modelId="{8672FB05-C2E6-4E32-9AB7-7BE1C6464C9C}" type="pres">
      <dgm:prSet presAssocID="{537C67E3-265E-4F82-8291-C5A013366DBB}" presName="spaceB" presStyleCnt="0"/>
      <dgm:spPr/>
    </dgm:pt>
  </dgm:ptLst>
  <dgm:cxnLst>
    <dgm:cxn modelId="{36F49D2D-E8C5-4634-8F66-FCCABC6F94EA}" srcId="{E14B8209-DD96-45D3-86DE-E5D8CD79C20C}" destId="{ACB180F5-ACFF-4137-B6E0-8010A3990046}" srcOrd="3" destOrd="0" parTransId="{387C7486-9390-44F7-90C9-9DD3DD36D89A}" sibTransId="{0F633E2A-01B6-4488-B243-33C255762CE9}"/>
    <dgm:cxn modelId="{84357232-B2FE-4B40-B811-5751B03C57AD}" type="presOf" srcId="{537C67E3-265E-4F82-8291-C5A013366DBB}" destId="{440C41EC-F81F-476C-97BC-FC30012E7F9A}" srcOrd="0" destOrd="0" presId="urn:microsoft.com/office/officeart/2005/8/layout/hProcess11"/>
    <dgm:cxn modelId="{924D305E-FF95-469B-974B-12D8D5E7CF5C}" type="presOf" srcId="{821FDE42-6366-4B48-B579-D0D77C9E473B}" destId="{FCBA82B8-B2FB-4A7F-B999-869E3265B870}" srcOrd="0" destOrd="0" presId="urn:microsoft.com/office/officeart/2005/8/layout/hProcess11"/>
    <dgm:cxn modelId="{CDE2BC50-AF43-42F0-B003-96DA52BEDA75}" type="presOf" srcId="{ACB180F5-ACFF-4137-B6E0-8010A3990046}" destId="{19DE94C3-D6CF-4D2F-B3EB-A5518E935844}" srcOrd="0" destOrd="0" presId="urn:microsoft.com/office/officeart/2005/8/layout/hProcess11"/>
    <dgm:cxn modelId="{3739F3A2-E395-407F-9C52-64F305E5BB0B}" type="presOf" srcId="{E14B8209-DD96-45D3-86DE-E5D8CD79C20C}" destId="{EBE6EBDC-7A16-49D1-B815-42AFC3149451}" srcOrd="0" destOrd="0" presId="urn:microsoft.com/office/officeart/2005/8/layout/hProcess11"/>
    <dgm:cxn modelId="{1B3A12B8-0ED2-47E0-966A-C638F435610B}" type="presOf" srcId="{B0591E23-5024-4999-A96C-AB0EBD3AE6B5}" destId="{C4753831-3B73-4205-98CC-63761C72D4FB}" srcOrd="0" destOrd="0" presId="urn:microsoft.com/office/officeart/2005/8/layout/hProcess11"/>
    <dgm:cxn modelId="{D24904D2-5D5E-4449-9CED-086C342DABD0}" srcId="{E14B8209-DD96-45D3-86DE-E5D8CD79C20C}" destId="{821FDE42-6366-4B48-B579-D0D77C9E473B}" srcOrd="4" destOrd="0" parTransId="{F1890903-53CD-4011-A830-51A872A33062}" sibTransId="{9436DFBE-8C89-4BDD-A346-BECD65C5193B}"/>
    <dgm:cxn modelId="{2CA3E5D4-1043-4931-B89D-C9F94CD722FF}" srcId="{E14B8209-DD96-45D3-86DE-E5D8CD79C20C}" destId="{7C0F52D9-87DD-4BA0-8BE9-299D6E262890}" srcOrd="2" destOrd="0" parTransId="{3D251D80-68CC-4641-B782-275399E75409}" sibTransId="{C6382459-02A4-4C9B-B912-581CE442EF82}"/>
    <dgm:cxn modelId="{F08EA2D8-B5AA-4B2D-948E-1F5263812DA6}" srcId="{E14B8209-DD96-45D3-86DE-E5D8CD79C20C}" destId="{B0591E23-5024-4999-A96C-AB0EBD3AE6B5}" srcOrd="0" destOrd="0" parTransId="{C872BBBC-DFD4-4951-A2E2-8C8A7A0B4B34}" sibTransId="{C547B9EC-42CC-40F6-8167-1C0247737835}"/>
    <dgm:cxn modelId="{1216EAD8-634E-4420-8640-8C6C19471BF2}" srcId="{E14B8209-DD96-45D3-86DE-E5D8CD79C20C}" destId="{5E1BEA91-D0A3-40FF-92C5-48DD87DA3940}" srcOrd="1" destOrd="0" parTransId="{7D50A7B7-94BC-483E-943E-763F4D8EE398}" sibTransId="{84A19EB6-CE04-4CD3-8BFA-D64970B7F0B5}"/>
    <dgm:cxn modelId="{52BC9CE8-2342-4E1D-BA56-6CB854B7A7EB}" type="presOf" srcId="{7C0F52D9-87DD-4BA0-8BE9-299D6E262890}" destId="{A93E9519-B027-4E27-B9EA-E4B657DAA0CE}" srcOrd="0" destOrd="0" presId="urn:microsoft.com/office/officeart/2005/8/layout/hProcess11"/>
    <dgm:cxn modelId="{5A53BDEC-E8E7-484A-B89B-05230D216AE9}" type="presOf" srcId="{5E1BEA91-D0A3-40FF-92C5-48DD87DA3940}" destId="{6E32C79C-FD26-403E-9E1E-4CFE96501CBE}" srcOrd="0" destOrd="0" presId="urn:microsoft.com/office/officeart/2005/8/layout/hProcess11"/>
    <dgm:cxn modelId="{84D691F3-70CC-47AA-A8AE-BA9BE6CD02C5}" srcId="{E14B8209-DD96-45D3-86DE-E5D8CD79C20C}" destId="{537C67E3-265E-4F82-8291-C5A013366DBB}" srcOrd="5" destOrd="0" parTransId="{A257A2CD-D0D9-4B57-A549-482A8E0C97F6}" sibTransId="{4D2DBB25-389C-4EE0-A0D5-8D5E32EC84FD}"/>
    <dgm:cxn modelId="{067050D4-9891-47CB-8AC7-542AEF6F806D}" type="presParOf" srcId="{EBE6EBDC-7A16-49D1-B815-42AFC3149451}" destId="{35CBCF10-2979-4E43-8945-F61452783D75}" srcOrd="0" destOrd="0" presId="urn:microsoft.com/office/officeart/2005/8/layout/hProcess11"/>
    <dgm:cxn modelId="{C2F24178-CEAD-465A-96A5-2CB10E338F27}" type="presParOf" srcId="{EBE6EBDC-7A16-49D1-B815-42AFC3149451}" destId="{680899A8-6ADD-4FFB-A1FA-7819A87BAB80}" srcOrd="1" destOrd="0" presId="urn:microsoft.com/office/officeart/2005/8/layout/hProcess11"/>
    <dgm:cxn modelId="{69774694-5AF2-43A4-B091-25E88690ED9E}" type="presParOf" srcId="{680899A8-6ADD-4FFB-A1FA-7819A87BAB80}" destId="{691390C8-B73C-4B8F-9FF5-15C739824DFF}" srcOrd="0" destOrd="0" presId="urn:microsoft.com/office/officeart/2005/8/layout/hProcess11"/>
    <dgm:cxn modelId="{42945C03-6A79-4287-B31D-041A833DD577}" type="presParOf" srcId="{691390C8-B73C-4B8F-9FF5-15C739824DFF}" destId="{C4753831-3B73-4205-98CC-63761C72D4FB}" srcOrd="0" destOrd="0" presId="urn:microsoft.com/office/officeart/2005/8/layout/hProcess11"/>
    <dgm:cxn modelId="{3F86A762-2729-4D0C-A677-805EA1BDBEFF}" type="presParOf" srcId="{691390C8-B73C-4B8F-9FF5-15C739824DFF}" destId="{3D53F8DC-19E4-4745-9CF9-DB8A53D580CD}" srcOrd="1" destOrd="0" presId="urn:microsoft.com/office/officeart/2005/8/layout/hProcess11"/>
    <dgm:cxn modelId="{9C174B76-375C-449F-B1D3-29BA4857484B}" type="presParOf" srcId="{691390C8-B73C-4B8F-9FF5-15C739824DFF}" destId="{4A81CACD-83D2-4917-AAF7-7D914853D20A}" srcOrd="2" destOrd="0" presId="urn:microsoft.com/office/officeart/2005/8/layout/hProcess11"/>
    <dgm:cxn modelId="{BDFAC587-A5D9-4CE0-8D61-EA75265C3BE1}" type="presParOf" srcId="{680899A8-6ADD-4FFB-A1FA-7819A87BAB80}" destId="{111FD516-08B6-4AD9-8CDB-22C36389F53D}" srcOrd="1" destOrd="0" presId="urn:microsoft.com/office/officeart/2005/8/layout/hProcess11"/>
    <dgm:cxn modelId="{77A8863D-56D6-4F76-9E6E-4D1F6C846F27}" type="presParOf" srcId="{680899A8-6ADD-4FFB-A1FA-7819A87BAB80}" destId="{ABB3C5BE-0177-43CD-9C02-28A2497854C4}" srcOrd="2" destOrd="0" presId="urn:microsoft.com/office/officeart/2005/8/layout/hProcess11"/>
    <dgm:cxn modelId="{17FE088B-7B0A-456E-B735-1A8C99E079A5}" type="presParOf" srcId="{ABB3C5BE-0177-43CD-9C02-28A2497854C4}" destId="{6E32C79C-FD26-403E-9E1E-4CFE96501CBE}" srcOrd="0" destOrd="0" presId="urn:microsoft.com/office/officeart/2005/8/layout/hProcess11"/>
    <dgm:cxn modelId="{C699F155-B69E-4500-99F4-C8879D64C82C}" type="presParOf" srcId="{ABB3C5BE-0177-43CD-9C02-28A2497854C4}" destId="{13A2FD2A-DA49-47A3-9917-C9E922600352}" srcOrd="1" destOrd="0" presId="urn:microsoft.com/office/officeart/2005/8/layout/hProcess11"/>
    <dgm:cxn modelId="{AA172FB6-E7D7-4926-9BCE-1BA9C76DEBF0}" type="presParOf" srcId="{ABB3C5BE-0177-43CD-9C02-28A2497854C4}" destId="{8C6E60FD-21C7-4DC6-9D24-D2532A9B6129}" srcOrd="2" destOrd="0" presId="urn:microsoft.com/office/officeart/2005/8/layout/hProcess11"/>
    <dgm:cxn modelId="{672757E3-F7F4-44DD-9564-06F635F22EBD}" type="presParOf" srcId="{680899A8-6ADD-4FFB-A1FA-7819A87BAB80}" destId="{FAB63E0C-5D7D-4D73-A0F3-A961A6CCABB2}" srcOrd="3" destOrd="0" presId="urn:microsoft.com/office/officeart/2005/8/layout/hProcess11"/>
    <dgm:cxn modelId="{82594325-FE21-417C-9B95-13F9F10E8113}" type="presParOf" srcId="{680899A8-6ADD-4FFB-A1FA-7819A87BAB80}" destId="{0D9E5172-2850-48D9-A0E6-704DC4D28640}" srcOrd="4" destOrd="0" presId="urn:microsoft.com/office/officeart/2005/8/layout/hProcess11"/>
    <dgm:cxn modelId="{23E91C8A-8EBC-480F-9D97-2D3A706ABC69}" type="presParOf" srcId="{0D9E5172-2850-48D9-A0E6-704DC4D28640}" destId="{A93E9519-B027-4E27-B9EA-E4B657DAA0CE}" srcOrd="0" destOrd="0" presId="urn:microsoft.com/office/officeart/2005/8/layout/hProcess11"/>
    <dgm:cxn modelId="{7031A686-4D81-479F-A7DC-E2D0B0059E61}" type="presParOf" srcId="{0D9E5172-2850-48D9-A0E6-704DC4D28640}" destId="{3B6A357C-E902-4081-BA14-971F62EAB75A}" srcOrd="1" destOrd="0" presId="urn:microsoft.com/office/officeart/2005/8/layout/hProcess11"/>
    <dgm:cxn modelId="{11A31958-0EDE-47CA-AC8C-8C0D03AEDD7B}" type="presParOf" srcId="{0D9E5172-2850-48D9-A0E6-704DC4D28640}" destId="{0F823FF8-4B8A-4AFA-8533-6AE4B5FF0ED7}" srcOrd="2" destOrd="0" presId="urn:microsoft.com/office/officeart/2005/8/layout/hProcess11"/>
    <dgm:cxn modelId="{18AD4868-E6C5-4A87-A2C3-78B453962DBA}" type="presParOf" srcId="{680899A8-6ADD-4FFB-A1FA-7819A87BAB80}" destId="{8CC56222-97FA-4712-A1AD-6919AB7CB6D7}" srcOrd="5" destOrd="0" presId="urn:microsoft.com/office/officeart/2005/8/layout/hProcess11"/>
    <dgm:cxn modelId="{88C20F37-26AE-430F-A26A-BD3603B0049C}" type="presParOf" srcId="{680899A8-6ADD-4FFB-A1FA-7819A87BAB80}" destId="{D45C11F7-D118-438A-B0FE-7A2F39712370}" srcOrd="6" destOrd="0" presId="urn:microsoft.com/office/officeart/2005/8/layout/hProcess11"/>
    <dgm:cxn modelId="{3D7AB023-ACD6-4FA1-A37E-FE2D59641E84}" type="presParOf" srcId="{D45C11F7-D118-438A-B0FE-7A2F39712370}" destId="{19DE94C3-D6CF-4D2F-B3EB-A5518E935844}" srcOrd="0" destOrd="0" presId="urn:microsoft.com/office/officeart/2005/8/layout/hProcess11"/>
    <dgm:cxn modelId="{12E1AA32-3DCD-453A-B62F-834BD583F1B8}" type="presParOf" srcId="{D45C11F7-D118-438A-B0FE-7A2F39712370}" destId="{3B1A5453-A4FD-46A3-B51E-B8CC116F8C27}" srcOrd="1" destOrd="0" presId="urn:microsoft.com/office/officeart/2005/8/layout/hProcess11"/>
    <dgm:cxn modelId="{ECE2A86B-3A4B-47E0-803E-172FC9E5EA59}" type="presParOf" srcId="{D45C11F7-D118-438A-B0FE-7A2F39712370}" destId="{2A4AADC0-304E-4854-8277-26B25E93E89C}" srcOrd="2" destOrd="0" presId="urn:microsoft.com/office/officeart/2005/8/layout/hProcess11"/>
    <dgm:cxn modelId="{449D74EB-7F2D-4F6F-8578-E4D17FF482BB}" type="presParOf" srcId="{680899A8-6ADD-4FFB-A1FA-7819A87BAB80}" destId="{F5030B86-A035-4E0A-A702-9F69A382C187}" srcOrd="7" destOrd="0" presId="urn:microsoft.com/office/officeart/2005/8/layout/hProcess11"/>
    <dgm:cxn modelId="{52905586-3019-4A83-84AE-5D5F50037E5A}" type="presParOf" srcId="{680899A8-6ADD-4FFB-A1FA-7819A87BAB80}" destId="{7A891BBE-A0F9-4ACA-B72F-B3C2A8553A00}" srcOrd="8" destOrd="0" presId="urn:microsoft.com/office/officeart/2005/8/layout/hProcess11"/>
    <dgm:cxn modelId="{C82B41FC-ACE6-4CCD-8F90-63AE036EE0A6}" type="presParOf" srcId="{7A891BBE-A0F9-4ACA-B72F-B3C2A8553A00}" destId="{FCBA82B8-B2FB-4A7F-B999-869E3265B870}" srcOrd="0" destOrd="0" presId="urn:microsoft.com/office/officeart/2005/8/layout/hProcess11"/>
    <dgm:cxn modelId="{FC1C1A85-C09A-4D89-A48B-C52F3CF481AE}" type="presParOf" srcId="{7A891BBE-A0F9-4ACA-B72F-B3C2A8553A00}" destId="{F524D793-FE34-49B1-881C-4918CDB0FE7E}" srcOrd="1" destOrd="0" presId="urn:microsoft.com/office/officeart/2005/8/layout/hProcess11"/>
    <dgm:cxn modelId="{C533A591-32C3-4802-8B7D-CD5E80EA2A20}" type="presParOf" srcId="{7A891BBE-A0F9-4ACA-B72F-B3C2A8553A00}" destId="{224FBB01-3BD0-43B5-9AA6-66FA39F1447E}" srcOrd="2" destOrd="0" presId="urn:microsoft.com/office/officeart/2005/8/layout/hProcess11"/>
    <dgm:cxn modelId="{E273F457-5C90-41FB-B821-B61E7D2413A2}" type="presParOf" srcId="{680899A8-6ADD-4FFB-A1FA-7819A87BAB80}" destId="{380D1C74-1D64-4AC2-90C3-228EFCAE2112}" srcOrd="9" destOrd="0" presId="urn:microsoft.com/office/officeart/2005/8/layout/hProcess11"/>
    <dgm:cxn modelId="{BB102295-F76D-4637-AC5F-9B9238A8C80A}" type="presParOf" srcId="{680899A8-6ADD-4FFB-A1FA-7819A87BAB80}" destId="{0258D62F-B2C4-4A55-8342-5192B2890F51}" srcOrd="10" destOrd="0" presId="urn:microsoft.com/office/officeart/2005/8/layout/hProcess11"/>
    <dgm:cxn modelId="{857D8A34-D621-4AC9-8E8A-EF28EB0A5CB2}" type="presParOf" srcId="{0258D62F-B2C4-4A55-8342-5192B2890F51}" destId="{440C41EC-F81F-476C-97BC-FC30012E7F9A}" srcOrd="0" destOrd="0" presId="urn:microsoft.com/office/officeart/2005/8/layout/hProcess11"/>
    <dgm:cxn modelId="{924FE2C2-A827-4D6B-A1B0-C80BCFD6F01F}" type="presParOf" srcId="{0258D62F-B2C4-4A55-8342-5192B2890F51}" destId="{FDD4D572-145F-4126-8C3F-E20EB529E524}" srcOrd="1" destOrd="0" presId="urn:microsoft.com/office/officeart/2005/8/layout/hProcess11"/>
    <dgm:cxn modelId="{CA315428-72AE-4B6A-893C-B2EAAAA04B6C}" type="presParOf" srcId="{0258D62F-B2C4-4A55-8342-5192B2890F51}" destId="{8672FB05-C2E6-4E32-9AB7-7BE1C6464C9C}" srcOrd="2" destOrd="0" presId="urn:microsoft.com/office/officeart/2005/8/layout/hProcess1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5CBCF10-2979-4E43-8945-F61452783D75}">
      <dsp:nvSpPr>
        <dsp:cNvPr id="0" name=""/>
        <dsp:cNvSpPr/>
      </dsp:nvSpPr>
      <dsp:spPr>
        <a:xfrm>
          <a:off x="0" y="504563"/>
          <a:ext cx="5334000" cy="681990"/>
        </a:xfrm>
        <a:prstGeom prst="notchedRightArrow">
          <a:avLst/>
        </a:prstGeom>
        <a:solidFill>
          <a:schemeClr val="accent1">
            <a:lumMod val="20000"/>
            <a:lumOff val="80000"/>
          </a:schemeClr>
        </a:solidFill>
        <a:ln w="3175">
          <a:solidFill>
            <a:schemeClr val="bg2">
              <a:lumMod val="75000"/>
            </a:schemeClr>
          </a:solidFill>
        </a:ln>
        <a:effectLst/>
      </dsp:spPr>
      <dsp:style>
        <a:lnRef idx="0">
          <a:scrgbClr r="0" g="0" b="0"/>
        </a:lnRef>
        <a:fillRef idx="1">
          <a:scrgbClr r="0" g="0" b="0"/>
        </a:fillRef>
        <a:effectRef idx="0">
          <a:scrgbClr r="0" g="0" b="0"/>
        </a:effectRef>
        <a:fontRef idx="minor"/>
      </dsp:style>
    </dsp:sp>
    <dsp:sp modelId="{C4753831-3B73-4205-98CC-63761C72D4FB}">
      <dsp:nvSpPr>
        <dsp:cNvPr id="0" name=""/>
        <dsp:cNvSpPr/>
      </dsp:nvSpPr>
      <dsp:spPr>
        <a:xfrm>
          <a:off x="1783" y="0"/>
          <a:ext cx="1258285" cy="68199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64008" numCol="1" spcCol="1270" anchor="b" anchorCtr="0">
          <a:noAutofit/>
        </a:bodyPr>
        <a:lstStyle/>
        <a:p>
          <a:pPr marL="0" lvl="0" indent="0" algn="ctr" defTabSz="400050">
            <a:lnSpc>
              <a:spcPct val="90000"/>
            </a:lnSpc>
            <a:spcBef>
              <a:spcPct val="0"/>
            </a:spcBef>
            <a:spcAft>
              <a:spcPct val="35000"/>
            </a:spcAft>
            <a:buNone/>
          </a:pPr>
          <a:r>
            <a:rPr lang="en-IN" sz="900" kern="1200"/>
            <a:t>Execution</a:t>
          </a:r>
        </a:p>
      </dsp:txBody>
      <dsp:txXfrm>
        <a:off x="1783" y="0"/>
        <a:ext cx="1258285" cy="681990"/>
      </dsp:txXfrm>
    </dsp:sp>
    <dsp:sp modelId="{3D53F8DC-19E4-4745-9CF9-DB8A53D580CD}">
      <dsp:nvSpPr>
        <dsp:cNvPr id="0" name=""/>
        <dsp:cNvSpPr/>
      </dsp:nvSpPr>
      <dsp:spPr>
        <a:xfrm>
          <a:off x="573794" y="767201"/>
          <a:ext cx="170497" cy="170497"/>
        </a:xfrm>
        <a:prstGeom prst="ellipse">
          <a:avLst/>
        </a:prstGeom>
        <a:solidFill>
          <a:schemeClr val="bg1"/>
        </a:solidFill>
        <a:ln w="3175" cap="flat" cmpd="sng" algn="ctr">
          <a:solidFill>
            <a:schemeClr val="accent1">
              <a:lumMod val="60000"/>
              <a:lumOff val="40000"/>
            </a:schemeClr>
          </a:solidFill>
          <a:prstDash val="solid"/>
          <a:miter lim="800000"/>
        </a:ln>
        <a:effectLst/>
      </dsp:spPr>
      <dsp:style>
        <a:lnRef idx="2">
          <a:schemeClr val="accent1"/>
        </a:lnRef>
        <a:fillRef idx="1">
          <a:schemeClr val="lt1"/>
        </a:fillRef>
        <a:effectRef idx="0">
          <a:schemeClr val="accent1"/>
        </a:effectRef>
        <a:fontRef idx="minor">
          <a:schemeClr val="dk1"/>
        </a:fontRef>
      </dsp:style>
    </dsp:sp>
    <dsp:sp modelId="{6E32C79C-FD26-403E-9E1E-4CFE96501CBE}">
      <dsp:nvSpPr>
        <dsp:cNvPr id="0" name=""/>
        <dsp:cNvSpPr/>
      </dsp:nvSpPr>
      <dsp:spPr>
        <a:xfrm>
          <a:off x="975644" y="1022985"/>
          <a:ext cx="766787" cy="68199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64008" numCol="1" spcCol="1270" anchor="t" anchorCtr="0">
          <a:noAutofit/>
        </a:bodyPr>
        <a:lstStyle/>
        <a:p>
          <a:pPr marL="0" lvl="0" indent="0" algn="ctr" defTabSz="400050">
            <a:lnSpc>
              <a:spcPct val="90000"/>
            </a:lnSpc>
            <a:spcBef>
              <a:spcPct val="0"/>
            </a:spcBef>
            <a:spcAft>
              <a:spcPct val="35000"/>
            </a:spcAft>
            <a:buNone/>
          </a:pPr>
          <a:r>
            <a:rPr lang="en-IN" sz="900" kern="1200"/>
            <a:t>Application </a:t>
          </a:r>
        </a:p>
        <a:p>
          <a:pPr marL="0" lvl="0" indent="0" algn="ctr" defTabSz="400050">
            <a:lnSpc>
              <a:spcPct val="90000"/>
            </a:lnSpc>
            <a:spcBef>
              <a:spcPct val="0"/>
            </a:spcBef>
            <a:spcAft>
              <a:spcPct val="35000"/>
            </a:spcAft>
            <a:buNone/>
          </a:pPr>
          <a:r>
            <a:rPr lang="en-IN" sz="900" kern="1200"/>
            <a:t>submission</a:t>
          </a:r>
        </a:p>
      </dsp:txBody>
      <dsp:txXfrm>
        <a:off x="975644" y="1022985"/>
        <a:ext cx="766787" cy="681990"/>
      </dsp:txXfrm>
    </dsp:sp>
    <dsp:sp modelId="{13A2FD2A-DA49-47A3-9917-C9E922600352}">
      <dsp:nvSpPr>
        <dsp:cNvPr id="0" name=""/>
        <dsp:cNvSpPr/>
      </dsp:nvSpPr>
      <dsp:spPr>
        <a:xfrm>
          <a:off x="1278196" y="761477"/>
          <a:ext cx="170497" cy="170497"/>
        </a:xfrm>
        <a:prstGeom prst="ellipse">
          <a:avLst/>
        </a:prstGeom>
        <a:solidFill>
          <a:schemeClr val="accent1">
            <a:lumMod val="75000"/>
          </a:schemeClr>
        </a:solidFill>
        <a:ln w="3175" cap="flat" cmpd="sng" algn="ctr">
          <a:solidFill>
            <a:schemeClr val="bg1"/>
          </a:solidFill>
          <a:prstDash val="solid"/>
          <a:miter lim="800000"/>
        </a:ln>
        <a:effectLst/>
      </dsp:spPr>
      <dsp:style>
        <a:lnRef idx="2">
          <a:schemeClr val="accent1"/>
        </a:lnRef>
        <a:fillRef idx="1">
          <a:schemeClr val="lt1"/>
        </a:fillRef>
        <a:effectRef idx="0">
          <a:schemeClr val="accent1"/>
        </a:effectRef>
        <a:fontRef idx="minor">
          <a:schemeClr val="dk1"/>
        </a:fontRef>
      </dsp:style>
    </dsp:sp>
    <dsp:sp modelId="{A93E9519-B027-4E27-B9EA-E4B657DAA0CE}">
      <dsp:nvSpPr>
        <dsp:cNvPr id="0" name=""/>
        <dsp:cNvSpPr/>
      </dsp:nvSpPr>
      <dsp:spPr>
        <a:xfrm>
          <a:off x="1815762" y="0"/>
          <a:ext cx="569602" cy="68199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64008" numCol="1" spcCol="1270" anchor="b" anchorCtr="0">
          <a:noAutofit/>
        </a:bodyPr>
        <a:lstStyle/>
        <a:p>
          <a:pPr marL="0" lvl="0" indent="0" algn="ctr" defTabSz="400050">
            <a:lnSpc>
              <a:spcPct val="90000"/>
            </a:lnSpc>
            <a:spcBef>
              <a:spcPct val="0"/>
            </a:spcBef>
            <a:spcAft>
              <a:spcPct val="35000"/>
            </a:spcAft>
            <a:buNone/>
          </a:pPr>
          <a:r>
            <a:rPr lang="en-IN" sz="900" kern="1200"/>
            <a:t>Scrutiny</a:t>
          </a:r>
        </a:p>
      </dsp:txBody>
      <dsp:txXfrm>
        <a:off x="1815762" y="0"/>
        <a:ext cx="569602" cy="681990"/>
      </dsp:txXfrm>
    </dsp:sp>
    <dsp:sp modelId="{3B6A357C-E902-4081-BA14-971F62EAB75A}">
      <dsp:nvSpPr>
        <dsp:cNvPr id="0" name=""/>
        <dsp:cNvSpPr/>
      </dsp:nvSpPr>
      <dsp:spPr>
        <a:xfrm>
          <a:off x="1983118" y="767238"/>
          <a:ext cx="170497" cy="170497"/>
        </a:xfrm>
        <a:prstGeom prst="ellipse">
          <a:avLst/>
        </a:prstGeom>
        <a:solidFill>
          <a:schemeClr val="accent1">
            <a:lumMod val="75000"/>
          </a:schemeClr>
        </a:solidFill>
        <a:ln w="3175" cap="flat" cmpd="sng" algn="ctr">
          <a:solidFill>
            <a:schemeClr val="bg1"/>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9DE94C3-D6CF-4D2F-B3EB-A5518E935844}">
      <dsp:nvSpPr>
        <dsp:cNvPr id="0" name=""/>
        <dsp:cNvSpPr/>
      </dsp:nvSpPr>
      <dsp:spPr>
        <a:xfrm>
          <a:off x="2681900" y="1022985"/>
          <a:ext cx="569602" cy="68199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64008" numCol="1" spcCol="1270" anchor="t" anchorCtr="0">
          <a:noAutofit/>
        </a:bodyPr>
        <a:lstStyle/>
        <a:p>
          <a:pPr marL="0" lvl="0" indent="0" algn="ctr" defTabSz="400050">
            <a:lnSpc>
              <a:spcPct val="90000"/>
            </a:lnSpc>
            <a:spcBef>
              <a:spcPct val="0"/>
            </a:spcBef>
            <a:spcAft>
              <a:spcPct val="35000"/>
            </a:spcAft>
            <a:buNone/>
          </a:pPr>
          <a:r>
            <a:rPr lang="en-IN" sz="900" kern="1200"/>
            <a:t>Payment</a:t>
          </a:r>
        </a:p>
      </dsp:txBody>
      <dsp:txXfrm>
        <a:off x="2681900" y="1022985"/>
        <a:ext cx="569602" cy="681990"/>
      </dsp:txXfrm>
    </dsp:sp>
    <dsp:sp modelId="{3B1A5453-A4FD-46A3-B51E-B8CC116F8C27}">
      <dsp:nvSpPr>
        <dsp:cNvPr id="0" name=""/>
        <dsp:cNvSpPr/>
      </dsp:nvSpPr>
      <dsp:spPr>
        <a:xfrm>
          <a:off x="2793677" y="759924"/>
          <a:ext cx="170497" cy="170497"/>
        </a:xfrm>
        <a:prstGeom prst="ellipse">
          <a:avLst/>
        </a:prstGeom>
        <a:solidFill>
          <a:schemeClr val="lt1">
            <a:hueOff val="0"/>
            <a:satOff val="0"/>
            <a:lumOff val="0"/>
            <a:alphaOff val="0"/>
          </a:schemeClr>
        </a:solidFill>
        <a:ln w="3175" cap="flat" cmpd="sng" algn="ctr">
          <a:solidFill>
            <a:schemeClr val="accent1">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CBA82B8-B2FB-4A7F-B999-869E3265B870}">
      <dsp:nvSpPr>
        <dsp:cNvPr id="0" name=""/>
        <dsp:cNvSpPr/>
      </dsp:nvSpPr>
      <dsp:spPr>
        <a:xfrm>
          <a:off x="3279982" y="0"/>
          <a:ext cx="753811" cy="68199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64008" numCol="1" spcCol="1270" anchor="b" anchorCtr="0">
          <a:noAutofit/>
        </a:bodyPr>
        <a:lstStyle/>
        <a:p>
          <a:pPr marL="0" lvl="0" indent="0" algn="ctr" defTabSz="400050">
            <a:lnSpc>
              <a:spcPct val="90000"/>
            </a:lnSpc>
            <a:spcBef>
              <a:spcPct val="0"/>
            </a:spcBef>
            <a:spcAft>
              <a:spcPct val="35000"/>
            </a:spcAft>
            <a:buNone/>
          </a:pPr>
          <a:r>
            <a:rPr lang="en-IN" sz="900" kern="1200"/>
            <a:t>Presentation</a:t>
          </a:r>
        </a:p>
      </dsp:txBody>
      <dsp:txXfrm>
        <a:off x="3279982" y="0"/>
        <a:ext cx="753811" cy="681990"/>
      </dsp:txXfrm>
    </dsp:sp>
    <dsp:sp modelId="{F524D793-FE34-49B1-881C-4918CDB0FE7E}">
      <dsp:nvSpPr>
        <dsp:cNvPr id="0" name=""/>
        <dsp:cNvSpPr/>
      </dsp:nvSpPr>
      <dsp:spPr>
        <a:xfrm>
          <a:off x="3571639" y="767238"/>
          <a:ext cx="170497" cy="170497"/>
        </a:xfrm>
        <a:prstGeom prst="ellipse">
          <a:avLst/>
        </a:prstGeom>
        <a:solidFill>
          <a:schemeClr val="bg1"/>
        </a:solidFill>
        <a:ln w="3175" cap="flat" cmpd="sng" algn="ctr">
          <a:solidFill>
            <a:schemeClr val="accent1">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40C41EC-F81F-476C-97BC-FC30012E7F9A}">
      <dsp:nvSpPr>
        <dsp:cNvPr id="0" name=""/>
        <dsp:cNvSpPr/>
      </dsp:nvSpPr>
      <dsp:spPr>
        <a:xfrm>
          <a:off x="4125825" y="1022985"/>
          <a:ext cx="736541" cy="68199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64008" numCol="1" spcCol="1270" anchor="t" anchorCtr="0">
          <a:noAutofit/>
        </a:bodyPr>
        <a:lstStyle/>
        <a:p>
          <a:pPr marL="0" lvl="0" indent="0" algn="ctr" defTabSz="400050">
            <a:lnSpc>
              <a:spcPct val="90000"/>
            </a:lnSpc>
            <a:spcBef>
              <a:spcPct val="0"/>
            </a:spcBef>
            <a:spcAft>
              <a:spcPct val="35000"/>
            </a:spcAft>
            <a:buNone/>
          </a:pPr>
          <a:r>
            <a:rPr lang="en-IN" sz="900" kern="1200"/>
            <a:t>Registration</a:t>
          </a:r>
        </a:p>
      </dsp:txBody>
      <dsp:txXfrm>
        <a:off x="4125825" y="1022985"/>
        <a:ext cx="736541" cy="681990"/>
      </dsp:txXfrm>
    </dsp:sp>
    <dsp:sp modelId="{FDD4D572-145F-4126-8C3F-E20EB529E524}">
      <dsp:nvSpPr>
        <dsp:cNvPr id="0" name=""/>
        <dsp:cNvSpPr/>
      </dsp:nvSpPr>
      <dsp:spPr>
        <a:xfrm>
          <a:off x="4345296" y="774553"/>
          <a:ext cx="170497" cy="170497"/>
        </a:xfrm>
        <a:prstGeom prst="ellipse">
          <a:avLst/>
        </a:prstGeom>
        <a:solidFill>
          <a:schemeClr val="bg1"/>
        </a:solidFill>
        <a:ln w="3175" cap="flat" cmpd="sng" algn="ctr">
          <a:solidFill>
            <a:schemeClr val="accent1">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hProcess11">
  <dgm:title val=""/>
  <dgm:desc val=""/>
  <dgm:catLst>
    <dgm:cat type="process" pri="8000"/>
    <dgm:cat type="convert" pri="14000"/>
  </dgm:catLst>
  <dgm:sampData useDef="1">
    <dgm:dataModel>
      <dgm:pt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hoose name="Name1">
      <dgm:if name="Name2" func="var" arg="dir" op="equ" val="norm">
        <dgm:constrLst>
          <dgm:constr type="w" for="ch" forName="arrow" refType="w"/>
          <dgm:constr type="h" for="ch" forName="arrow" refType="h" fact="0.4"/>
          <dgm:constr type="ctrY" for="ch" forName="arrow" refType="h" fact="0.5"/>
          <dgm:constr type="l" for="ch" forName="arrow"/>
          <dgm:constr type="w" for="ch" forName="points" refType="w" fact="0.9"/>
          <dgm:constr type="h" for="ch" forName="points" refType="h"/>
          <dgm:constr type="t" for="ch" forName="points"/>
          <dgm:constr type="l" for="ch" forName="points"/>
        </dgm:constrLst>
      </dgm:if>
      <dgm:else name="Name3">
        <dgm:constrLst>
          <dgm:constr type="w" for="ch" forName="arrow" refType="w"/>
          <dgm:constr type="h" for="ch" forName="arrow" refType="h" fact="0.4"/>
          <dgm:constr type="ctrY" for="ch" forName="arrow" refType="h" fact="0.5"/>
          <dgm:constr type="r" for="ch" forName="arrow" refType="w"/>
          <dgm:constr type="w" for="ch" forName="points" refType="w" fact="0.9"/>
          <dgm:constr type="h" for="ch" forName="points" refType="h"/>
          <dgm:constr type="t" for="ch" forName="points"/>
          <dgm:constr type="r" for="ch" forName="points" refType="w"/>
        </dgm:constrLst>
      </dgm:else>
    </dgm:choose>
    <dgm:ruleLst/>
    <dgm:layoutNode name="arrow" styleLbl="bgShp">
      <dgm:alg type="sp"/>
      <dgm:choose name="Name4">
        <dgm:if name="Name5" func="var" arg="dir" op="equ" val="norm">
          <dgm:shape xmlns:r="http://schemas.openxmlformats.org/officeDocument/2006/relationships" type="notchedRightArrow" r:blip="">
            <dgm:adjLst/>
          </dgm:shape>
        </dgm:if>
        <dgm:else name="Name6">
          <dgm:shape xmlns:r="http://schemas.openxmlformats.org/officeDocument/2006/relationships" rot="180" type="notchedRightArrow" r:blip="">
            <dgm:adjLst/>
          </dgm:shape>
        </dgm:else>
      </dgm:choose>
      <dgm:presOf/>
      <dgm:constrLst/>
      <dgm:ruleLst/>
    </dgm:layoutNode>
    <dgm:layoutNode name="points">
      <dgm:choose name="Name7">
        <dgm:if name="Name8" func="var" arg="dir" op="equ" val="norm">
          <dgm:alg type="lin">
            <dgm:param type="linDir" val="fromL"/>
          </dgm:alg>
        </dgm:if>
        <dgm:else name="Name9">
          <dgm:alg type="lin">
            <dgm:param type="linDir" val="fromR"/>
          </dgm:alg>
        </dgm:else>
      </dgm:choose>
      <dgm:shape xmlns:r="http://schemas.openxmlformats.org/officeDocument/2006/relationships" r:blip="">
        <dgm:adjLst/>
      </dgm:shape>
      <dgm:presOf/>
      <dgm:constrLst>
        <dgm:constr type="w" for="ch" forName="compositeA" refType="w"/>
        <dgm:constr type="h" for="ch" forName="compositeA" refType="h"/>
        <dgm:constr type="w" for="ch" forName="compositeB" refType="w" refFor="ch" refForName="compositeA" op="equ"/>
        <dgm:constr type="h" for="ch" forName="compositeB" refType="h" refFor="ch" refForName="compositeA" op="equ"/>
        <dgm:constr type="primFontSz" for="des" ptType="node" op="equ" val="65"/>
        <dgm:constr type="w" for="ch" forName="space" refType="w" refFor="ch" refForName="compositeA" op="equ" fact="0.05"/>
      </dgm:constrLst>
      <dgm:ruleLst/>
      <dgm:forEach name="Name10" axis="ch" ptType="node">
        <dgm:choose name="Name11">
          <dgm:if name="Name12" axis="self" ptType="node" func="posOdd" op="equ" val="1">
            <dgm:layoutNode name="compositeA">
              <dgm:alg type="composite"/>
              <dgm:shape xmlns:r="http://schemas.openxmlformats.org/officeDocument/2006/relationships" r:blip="">
                <dgm:adjLst/>
              </dgm:shape>
              <dgm:presOf/>
              <dgm:constrLst>
                <dgm:constr type="w" for="ch" forName="textA" refType="w"/>
                <dgm:constr type="h" for="ch" forName="textA" refType="h" fact="0.4"/>
                <dgm:constr type="t" for="ch" forName="textA"/>
                <dgm:constr type="l" for="ch" forName="textA"/>
                <dgm:constr type="h" for="ch" forName="circleA" refType="h" fact="0.1"/>
                <dgm:constr type="h" for="ch" forName="circleA" refType="w" op="lte"/>
                <dgm:constr type="w" for="ch" forName="circleA" refType="h" refFor="ch" refForName="circleA" op="equ"/>
                <dgm:constr type="ctrY" for="ch" forName="circleA" refType="h" fact="0.5"/>
                <dgm:constr type="ctrX" for="ch" forName="circleA" refType="w" refFor="ch" refForName="textA" fact="0.5"/>
                <dgm:constr type="w" for="ch" forName="spaceA" refType="w"/>
                <dgm:constr type="h" for="ch" forName="spaceA" refType="h" fact="0.4"/>
                <dgm:constr type="b" for="ch" forName="spaceA" refType="h"/>
                <dgm:constr type="l" for="ch" forName="spaceA"/>
              </dgm:constrLst>
              <dgm:ruleLst/>
              <dgm:layoutNode name="textA" styleLbl="revTx">
                <dgm:varLst>
                  <dgm:bulletEnabled val="1"/>
                </dgm:varLst>
                <dgm:alg type="tx">
                  <dgm:param type="txAnchorVert" val="b"/>
                  <dgm:param type="txAnchorVertCh" val="b"/>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A">
                <dgm:alg type="sp"/>
                <dgm:shape xmlns:r="http://schemas.openxmlformats.org/officeDocument/2006/relationships" type="ellipse" r:blip="">
                  <dgm:adjLst/>
                </dgm:shape>
                <dgm:presOf/>
                <dgm:constrLst/>
                <dgm:ruleLst/>
              </dgm:layoutNode>
              <dgm:layoutNode name="spaceA">
                <dgm:alg type="sp"/>
                <dgm:shape xmlns:r="http://schemas.openxmlformats.org/officeDocument/2006/relationships" r:blip="">
                  <dgm:adjLst/>
                </dgm:shape>
                <dgm:presOf/>
                <dgm:constrLst/>
                <dgm:ruleLst/>
              </dgm:layoutNode>
            </dgm:layoutNode>
          </dgm:if>
          <dgm:else name="Name13">
            <dgm:layoutNode name="compositeB">
              <dgm:alg type="composite"/>
              <dgm:shape xmlns:r="http://schemas.openxmlformats.org/officeDocument/2006/relationships" r:blip="">
                <dgm:adjLst/>
              </dgm:shape>
              <dgm:presOf/>
              <dgm:constrLst>
                <dgm:constr type="w" for="ch" forName="textB" refType="w"/>
                <dgm:constr type="h" for="ch" forName="textB" refType="h" fact="0.4"/>
                <dgm:constr type="b" for="ch" forName="textB" refType="h"/>
                <dgm:constr type="l" for="ch" forName="textB"/>
                <dgm:constr type="h" for="ch" forName="circleB" refType="h" fact="0.1"/>
                <dgm:constr type="w" for="ch" forName="circleB" refType="h" refFor="ch" refForName="circleB" op="equ"/>
                <dgm:constr type="h" for="ch" forName="circleB" refType="w" op="lte"/>
                <dgm:constr type="ctrY" for="ch" forName="circleB" refType="h" fact="0.5"/>
                <dgm:constr type="ctrX" for="ch" forName="circleB" refType="w" refFor="ch" refForName="textB" fact="0.5"/>
                <dgm:constr type="w" for="ch" forName="spaceB" refType="w"/>
                <dgm:constr type="h" for="ch" forName="spaceB" refType="h" fact="0.4"/>
                <dgm:constr type="t" for="ch" forName="spaceB"/>
                <dgm:constr type="l" for="ch" forName="spaceB"/>
              </dgm:constrLst>
              <dgm:ruleLst/>
              <dgm:layoutNode name="textB" styleLbl="revTx">
                <dgm:varLst>
                  <dgm:bulletEnabled val="1"/>
                </dgm:varLst>
                <dgm:alg type="tx">
                  <dgm:param type="txAnchorVert" val="t"/>
                  <dgm:param type="txAnchorVertCh" val="t"/>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B">
                <dgm:alg type="sp"/>
                <dgm:shape xmlns:r="http://schemas.openxmlformats.org/officeDocument/2006/relationships" type="ellipse" r:blip="">
                  <dgm:adjLst/>
                </dgm:shape>
                <dgm:presOf/>
                <dgm:constrLst/>
                <dgm:ruleLst/>
              </dgm:layoutNode>
              <dgm:layoutNode name="spaceB">
                <dgm:alg type="sp"/>
                <dgm:shape xmlns:r="http://schemas.openxmlformats.org/officeDocument/2006/relationships" r:blip="">
                  <dgm:adjLst/>
                </dgm:shape>
                <dgm:presOf/>
                <dgm:constrLst/>
                <dgm:ruleLst/>
              </dgm:layoutNode>
            </dgm:layoutNode>
          </dgm:else>
        </dgm:choose>
        <dgm:forEach name="Name14" axis="followSib" ptType="sibTrans" cnt="1">
          <dgm:layoutNode name="space">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E122DC226B323479F380595590B6668" ma:contentTypeVersion="13" ma:contentTypeDescription="Create a new document." ma:contentTypeScope="" ma:versionID="f5b968fd1943dc835fc06bfedfe9d90b">
  <xsd:schema xmlns:xsd="http://www.w3.org/2001/XMLSchema" xmlns:xs="http://www.w3.org/2001/XMLSchema" xmlns:p="http://schemas.microsoft.com/office/2006/metadata/properties" xmlns:ns2="7ba86a90-8083-40fb-aaba-9a560c3153c2" xmlns:ns3="fedeb7e1-5f8f-43a8-8326-09cc3d75c271" targetNamespace="http://schemas.microsoft.com/office/2006/metadata/properties" ma:root="true" ma:fieldsID="03008903f46f5906a8adb7d0f1a361d7" ns2:_="" ns3:_="">
    <xsd:import namespace="7ba86a90-8083-40fb-aaba-9a560c3153c2"/>
    <xsd:import namespace="fedeb7e1-5f8f-43a8-8326-09cc3d75c27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a86a90-8083-40fb-aaba-9a560c3153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e766bf5-a32f-4538-848b-ccbf5becca0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deb7e1-5f8f-43a8-8326-09cc3d75c27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e1b3415-711e-4e6c-b969-70cea5daaa0e}" ma:internalName="TaxCatchAll" ma:showField="CatchAllData" ma:web="fedeb7e1-5f8f-43a8-8326-09cc3d75c2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ba86a90-8083-40fb-aaba-9a560c3153c2">
      <Terms xmlns="http://schemas.microsoft.com/office/infopath/2007/PartnerControls"/>
    </lcf76f155ced4ddcb4097134ff3c332f>
    <TaxCatchAll xmlns="fedeb7e1-5f8f-43a8-8326-09cc3d75c27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CC6CE5-A72A-410B-BFAB-98559439B687}"/>
</file>

<file path=customXml/itemProps2.xml><?xml version="1.0" encoding="utf-8"?>
<ds:datastoreItem xmlns:ds="http://schemas.openxmlformats.org/officeDocument/2006/customXml" ds:itemID="{FCD64CCE-AC37-41D5-8D7B-A9C944FD358C}">
  <ds:schemaRefs>
    <ds:schemaRef ds:uri="http://schemas.microsoft.com/office/2006/metadata/properties"/>
    <ds:schemaRef ds:uri="http://schemas.microsoft.com/office/infopath/2007/PartnerControls"/>
    <ds:schemaRef ds:uri="71af5581-53c0-4b9b-ae00-dfbf78b08d7f"/>
  </ds:schemaRefs>
</ds:datastoreItem>
</file>

<file path=customXml/itemProps3.xml><?xml version="1.0" encoding="utf-8"?>
<ds:datastoreItem xmlns:ds="http://schemas.openxmlformats.org/officeDocument/2006/customXml" ds:itemID="{7D931B0A-99EE-42D4-902A-4C777063EED7}">
  <ds:schemaRefs>
    <ds:schemaRef ds:uri="http://schemas.microsoft.com/sharepoint/v3/contenttype/forms"/>
  </ds:schemaRefs>
</ds:datastoreItem>
</file>

<file path=customXml/itemProps4.xml><?xml version="1.0" encoding="utf-8"?>
<ds:datastoreItem xmlns:ds="http://schemas.openxmlformats.org/officeDocument/2006/customXml" ds:itemID="{1A918C39-F781-41EC-9AAB-29B0F31CF6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1215</Words>
  <Characters>6929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Hanbal</dc:creator>
  <cp:keywords/>
  <dc:description/>
  <cp:lastModifiedBy>Arugolli Subhash</cp:lastModifiedBy>
  <cp:revision>3</cp:revision>
  <dcterms:created xsi:type="dcterms:W3CDTF">2025-05-28T06:38:00Z</dcterms:created>
  <dcterms:modified xsi:type="dcterms:W3CDTF">2025-06-09T06:23:00Z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05d87a38-88f0-4355-9e6b-f47203bda283</vt:lpwstr>
  </property>
  <property fmtid="{D5CDD505-2E9C-101B-9397-08002B2CF9AE}" pid="3" name="ContentTypeId">
    <vt:lpwstr>0x0101009E122DC226B323479F380595590B6668</vt:lpwstr>
  </property>
  <property fmtid="{D5CDD505-2E9C-101B-9397-08002B2CF9AE}" pid="4" name="Order">
    <vt:r8>573600</vt:r8>
  </property>
  <property fmtid="{D5CDD505-2E9C-101B-9397-08002B2CF9AE}" pid="5" name="_ExtendedDescription">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ies>
</file>