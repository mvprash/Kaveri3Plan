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Default="00860E8E" w:rsidP="00860E8E">
      <w:pPr>
        <w:jc w:val="center"/>
        <w:rPr>
          <w:rFonts w:asciiTheme="majorHAnsi" w:hAnsiTheme="majorHAnsi" w:cs="Times New Roman"/>
          <w:b/>
          <w:bCs/>
          <w:sz w:val="32"/>
          <w:szCs w:val="32"/>
        </w:rPr>
      </w:pPr>
      <w:bookmarkStart w:id="0" w:name="_Hlk130487728"/>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v:line id="Straight Connector 14"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65pt" to="498.9pt,.65pt" w14:anchorId="34CB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D3CC346" w14:textId="77777777" w:rsidR="00584BBD" w:rsidRDefault="00584BBD" w:rsidP="00860E8E">
      <w:pPr>
        <w:jc w:val="center"/>
        <w:rPr>
          <w:rFonts w:asciiTheme="majorHAnsi" w:hAnsiTheme="majorHAnsi" w:cs="Times New Roman"/>
          <w:b/>
          <w:bCs/>
          <w:sz w:val="28"/>
          <w:szCs w:val="28"/>
        </w:rPr>
      </w:pPr>
    </w:p>
    <w:p w14:paraId="151111DA" w14:textId="72D00BC0" w:rsidR="00CA5F41" w:rsidRPr="008A4C30" w:rsidRDefault="00A3374F" w:rsidP="000939B3">
      <w:pPr>
        <w:jc w:val="center"/>
        <w:rPr>
          <w:b/>
          <w:sz w:val="40"/>
          <w:szCs w:val="40"/>
        </w:rPr>
      </w:pPr>
      <w:r w:rsidRPr="008A4C30">
        <w:rPr>
          <w:b/>
          <w:sz w:val="40"/>
          <w:szCs w:val="40"/>
        </w:rPr>
        <w:t>Kaveri-1 pending document</w:t>
      </w:r>
      <w:r w:rsidR="009C09D1">
        <w:rPr>
          <w:b/>
          <w:sz w:val="40"/>
          <w:szCs w:val="40"/>
        </w:rPr>
        <w:t xml:space="preserve"> registration </w:t>
      </w:r>
    </w:p>
    <w:p w14:paraId="12F54DF4" w14:textId="77777777" w:rsidR="00860E8E" w:rsidRDefault="00860E8E" w:rsidP="00860E8E">
      <w:pPr>
        <w:jc w:val="center"/>
        <w:rPr>
          <w:rFonts w:ascii="Times New Roman" w:hAnsi="Times New Roman" w:cs="Times New Roman"/>
          <w:b/>
          <w:bCs/>
          <w:color w:val="0070C0"/>
          <w:sz w:val="48"/>
          <w:szCs w:val="48"/>
        </w:rPr>
      </w:pP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34F0CFA9" w:rsidR="00860E8E" w:rsidRDefault="00A3374F" w:rsidP="00860E8E">
      <w:pPr>
        <w:jc w:val="center"/>
        <w:rPr>
          <w:rFonts w:ascii="Times New Roman" w:hAnsi="Times New Roman" w:cs="Times New Roman"/>
          <w:b/>
          <w:sz w:val="18"/>
          <w:szCs w:val="18"/>
        </w:rPr>
      </w:pPr>
      <w:r>
        <w:rPr>
          <w:rFonts w:ascii="Times New Roman" w:hAnsi="Times New Roman" w:cs="Times New Roman"/>
          <w:b/>
          <w:sz w:val="18"/>
          <w:szCs w:val="18"/>
        </w:rPr>
        <w:t>3</w:t>
      </w:r>
      <w:r>
        <w:rPr>
          <w:rFonts w:ascii="Times New Roman" w:hAnsi="Times New Roman" w:cs="Times New Roman"/>
          <w:b/>
          <w:sz w:val="18"/>
          <w:szCs w:val="18"/>
          <w:vertAlign w:val="superscript"/>
        </w:rPr>
        <w:t>rd</w:t>
      </w:r>
      <w:r w:rsidR="00860E8E">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175F17CB" w:rsidR="00472883" w:rsidRDefault="00472883">
      <w:pPr>
        <w:rPr>
          <w:rFonts w:ascii="Times New Roman" w:hAnsi="Times New Roman" w:cs="Times New Roman"/>
          <w:b/>
          <w:sz w:val="18"/>
          <w:szCs w:val="18"/>
        </w:rPr>
      </w:pPr>
      <w:r>
        <w:rPr>
          <w:rFonts w:ascii="Times New Roman" w:hAnsi="Times New Roman" w:cs="Times New Roman"/>
          <w:b/>
          <w:sz w:val="18"/>
          <w:szCs w:val="18"/>
        </w:rPr>
        <w:br w:type="page"/>
      </w:r>
    </w:p>
    <w:sdt>
      <w:sdtPr>
        <w:rPr>
          <w:rFonts w:eastAsiaTheme="minorHAnsi" w:cstheme="minorBidi"/>
          <w:color w:val="auto"/>
          <w:sz w:val="22"/>
          <w:szCs w:val="22"/>
          <w:u w:val="none"/>
          <w:lang w:val="en-IN"/>
        </w:rPr>
        <w:id w:val="110508871"/>
        <w:docPartObj>
          <w:docPartGallery w:val="Table of Contents"/>
          <w:docPartUnique/>
        </w:docPartObj>
      </w:sdtPr>
      <w:sdtContent>
        <w:p w14:paraId="3DBF6A3E" w14:textId="59E5954B" w:rsidR="008B6D0D" w:rsidRDefault="202012EF" w:rsidP="00417B0B">
          <w:pPr>
            <w:pStyle w:val="TOCHeading"/>
            <w:numPr>
              <w:ilvl w:val="0"/>
              <w:numId w:val="0"/>
            </w:numPr>
            <w:ind w:left="432"/>
          </w:pPr>
          <w:r>
            <w:t>Contents</w:t>
          </w:r>
        </w:p>
        <w:p w14:paraId="0EBC7004" w14:textId="6DA2246B" w:rsidR="00705284" w:rsidRDefault="00705284" w:rsidP="202012EF">
          <w:pPr>
            <w:pStyle w:val="TOC1"/>
            <w:tabs>
              <w:tab w:val="left" w:pos="435"/>
              <w:tab w:val="right" w:leader="dot" w:pos="8745"/>
            </w:tabs>
            <w:rPr>
              <w:rStyle w:val="Hyperlink"/>
              <w:noProof/>
              <w:lang w:eastAsia="en-IN"/>
            </w:rPr>
          </w:pPr>
          <w:r>
            <w:fldChar w:fldCharType="begin"/>
          </w:r>
          <w:r w:rsidR="008B6D0D">
            <w:instrText>TOC \o "1-3" \z \u \h</w:instrText>
          </w:r>
          <w:r>
            <w:fldChar w:fldCharType="separate"/>
          </w:r>
          <w:hyperlink w:anchor="_Toc1672266754">
            <w:r w:rsidR="202012EF" w:rsidRPr="202012EF">
              <w:rPr>
                <w:rStyle w:val="Hyperlink"/>
              </w:rPr>
              <w:t>1.</w:t>
            </w:r>
            <w:r w:rsidR="008B6D0D">
              <w:tab/>
            </w:r>
            <w:r w:rsidR="202012EF" w:rsidRPr="202012EF">
              <w:rPr>
                <w:rStyle w:val="Hyperlink"/>
              </w:rPr>
              <w:t>Introduction</w:t>
            </w:r>
            <w:r w:rsidR="008B6D0D">
              <w:tab/>
            </w:r>
            <w:r w:rsidR="008B6D0D">
              <w:fldChar w:fldCharType="begin"/>
            </w:r>
            <w:r w:rsidR="008B6D0D">
              <w:instrText>PAGEREF _Toc1672266754 \h</w:instrText>
            </w:r>
            <w:r w:rsidR="008B6D0D">
              <w:fldChar w:fldCharType="separate"/>
            </w:r>
            <w:r w:rsidR="202012EF" w:rsidRPr="202012EF">
              <w:rPr>
                <w:rStyle w:val="Hyperlink"/>
              </w:rPr>
              <w:t>2</w:t>
            </w:r>
            <w:r w:rsidR="008B6D0D">
              <w:fldChar w:fldCharType="end"/>
            </w:r>
          </w:hyperlink>
        </w:p>
        <w:p w14:paraId="6E2208B1" w14:textId="3E3B08ED" w:rsidR="00705284" w:rsidRDefault="003E50CD" w:rsidP="202012EF">
          <w:pPr>
            <w:pStyle w:val="TOC1"/>
            <w:tabs>
              <w:tab w:val="left" w:pos="435"/>
              <w:tab w:val="right" w:leader="dot" w:pos="8745"/>
            </w:tabs>
            <w:rPr>
              <w:rStyle w:val="Hyperlink"/>
              <w:noProof/>
              <w:lang w:eastAsia="en-IN"/>
            </w:rPr>
          </w:pPr>
          <w:hyperlink w:anchor="_Toc1493163145">
            <w:r w:rsidR="202012EF" w:rsidRPr="202012EF">
              <w:rPr>
                <w:rStyle w:val="Hyperlink"/>
              </w:rPr>
              <w:t>2.</w:t>
            </w:r>
            <w:r w:rsidR="00705284">
              <w:tab/>
            </w:r>
            <w:r w:rsidR="202012EF" w:rsidRPr="202012EF">
              <w:rPr>
                <w:rStyle w:val="Hyperlink"/>
              </w:rPr>
              <w:t>Document scope</w:t>
            </w:r>
            <w:r w:rsidR="00705284">
              <w:tab/>
            </w:r>
            <w:r w:rsidR="00705284">
              <w:fldChar w:fldCharType="begin"/>
            </w:r>
            <w:r w:rsidR="00705284">
              <w:instrText>PAGEREF _Toc1493163145 \h</w:instrText>
            </w:r>
            <w:r w:rsidR="00705284">
              <w:fldChar w:fldCharType="separate"/>
            </w:r>
            <w:r w:rsidR="202012EF" w:rsidRPr="202012EF">
              <w:rPr>
                <w:rStyle w:val="Hyperlink"/>
              </w:rPr>
              <w:t>3</w:t>
            </w:r>
            <w:r w:rsidR="00705284">
              <w:fldChar w:fldCharType="end"/>
            </w:r>
          </w:hyperlink>
        </w:p>
        <w:p w14:paraId="2AB453D5" w14:textId="47AE56A2" w:rsidR="00705284" w:rsidRDefault="003E50CD" w:rsidP="202012EF">
          <w:pPr>
            <w:pStyle w:val="TOC1"/>
            <w:tabs>
              <w:tab w:val="left" w:pos="435"/>
              <w:tab w:val="right" w:leader="dot" w:pos="8745"/>
            </w:tabs>
            <w:rPr>
              <w:rStyle w:val="Hyperlink"/>
              <w:noProof/>
              <w:lang w:eastAsia="en-IN"/>
            </w:rPr>
          </w:pPr>
          <w:hyperlink w:anchor="_Toc1080066270">
            <w:r w:rsidR="202012EF" w:rsidRPr="202012EF">
              <w:rPr>
                <w:rStyle w:val="Hyperlink"/>
              </w:rPr>
              <w:t>3.</w:t>
            </w:r>
            <w:r w:rsidR="00705284">
              <w:tab/>
            </w:r>
            <w:r w:rsidR="202012EF" w:rsidRPr="202012EF">
              <w:rPr>
                <w:rStyle w:val="Hyperlink"/>
              </w:rPr>
              <w:t>Overview of the function</w:t>
            </w:r>
            <w:r w:rsidR="00705284">
              <w:tab/>
            </w:r>
            <w:r w:rsidR="00705284">
              <w:fldChar w:fldCharType="begin"/>
            </w:r>
            <w:r w:rsidR="00705284">
              <w:instrText>PAGEREF _Toc1080066270 \h</w:instrText>
            </w:r>
            <w:r w:rsidR="00705284">
              <w:fldChar w:fldCharType="separate"/>
            </w:r>
            <w:r w:rsidR="202012EF" w:rsidRPr="202012EF">
              <w:rPr>
                <w:rStyle w:val="Hyperlink"/>
              </w:rPr>
              <w:t>3</w:t>
            </w:r>
            <w:r w:rsidR="00705284">
              <w:fldChar w:fldCharType="end"/>
            </w:r>
          </w:hyperlink>
        </w:p>
        <w:p w14:paraId="6300CAA6" w14:textId="7A8FB159" w:rsidR="00705284" w:rsidRDefault="003E50CD" w:rsidP="202012EF">
          <w:pPr>
            <w:pStyle w:val="TOC1"/>
            <w:tabs>
              <w:tab w:val="left" w:pos="435"/>
              <w:tab w:val="right" w:leader="dot" w:pos="8745"/>
            </w:tabs>
            <w:rPr>
              <w:rStyle w:val="Hyperlink"/>
              <w:noProof/>
              <w:lang w:eastAsia="en-IN"/>
            </w:rPr>
          </w:pPr>
          <w:hyperlink w:anchor="_Toc14816322">
            <w:r w:rsidR="202012EF" w:rsidRPr="202012EF">
              <w:rPr>
                <w:rStyle w:val="Hyperlink"/>
              </w:rPr>
              <w:t>4.</w:t>
            </w:r>
            <w:r w:rsidR="00705284">
              <w:tab/>
            </w:r>
            <w:r w:rsidR="202012EF" w:rsidRPr="202012EF">
              <w:rPr>
                <w:rStyle w:val="Hyperlink"/>
              </w:rPr>
              <w:t>Description of the functional requirement</w:t>
            </w:r>
            <w:r w:rsidR="00705284">
              <w:tab/>
            </w:r>
            <w:r w:rsidR="00705284">
              <w:fldChar w:fldCharType="begin"/>
            </w:r>
            <w:r w:rsidR="00705284">
              <w:instrText>PAGEREF _Toc14816322 \h</w:instrText>
            </w:r>
            <w:r w:rsidR="00705284">
              <w:fldChar w:fldCharType="separate"/>
            </w:r>
            <w:r w:rsidR="202012EF" w:rsidRPr="202012EF">
              <w:rPr>
                <w:rStyle w:val="Hyperlink"/>
              </w:rPr>
              <w:t>5</w:t>
            </w:r>
            <w:r w:rsidR="00705284">
              <w:fldChar w:fldCharType="end"/>
            </w:r>
          </w:hyperlink>
        </w:p>
        <w:p w14:paraId="306B2BF4" w14:textId="59A52817" w:rsidR="00705284" w:rsidRDefault="003E50CD" w:rsidP="202012EF">
          <w:pPr>
            <w:pStyle w:val="TOC2"/>
            <w:tabs>
              <w:tab w:val="right" w:leader="dot" w:pos="8745"/>
            </w:tabs>
            <w:rPr>
              <w:rStyle w:val="Hyperlink"/>
              <w:noProof/>
              <w:lang w:eastAsia="en-IN"/>
            </w:rPr>
          </w:pPr>
          <w:hyperlink w:anchor="_Toc1491852753">
            <w:r w:rsidR="202012EF" w:rsidRPr="202012EF">
              <w:rPr>
                <w:rStyle w:val="Hyperlink"/>
              </w:rPr>
              <w:t xml:space="preserve">4.1 Missing </w:t>
            </w:r>
            <w:r w:rsidR="00C2410B">
              <w:rPr>
                <w:rStyle w:val="Hyperlink"/>
              </w:rPr>
              <w:t>Data Scenarios</w:t>
            </w:r>
            <w:r w:rsidR="00705284">
              <w:tab/>
            </w:r>
            <w:r w:rsidR="00705284">
              <w:fldChar w:fldCharType="begin"/>
            </w:r>
            <w:r w:rsidR="00705284">
              <w:instrText>PAGEREF _Toc1491852753 \h</w:instrText>
            </w:r>
            <w:r w:rsidR="00705284">
              <w:fldChar w:fldCharType="separate"/>
            </w:r>
            <w:r w:rsidR="202012EF" w:rsidRPr="202012EF">
              <w:rPr>
                <w:rStyle w:val="Hyperlink"/>
              </w:rPr>
              <w:t>5</w:t>
            </w:r>
            <w:r w:rsidR="00705284">
              <w:fldChar w:fldCharType="end"/>
            </w:r>
          </w:hyperlink>
        </w:p>
        <w:p w14:paraId="1A820DD4" w14:textId="7AD71E20" w:rsidR="00705284" w:rsidRDefault="003E50CD" w:rsidP="202012EF">
          <w:pPr>
            <w:pStyle w:val="TOC2"/>
            <w:tabs>
              <w:tab w:val="right" w:leader="dot" w:pos="8745"/>
            </w:tabs>
            <w:rPr>
              <w:rStyle w:val="Hyperlink"/>
              <w:noProof/>
              <w:lang w:eastAsia="en-IN"/>
            </w:rPr>
          </w:pPr>
          <w:hyperlink w:anchor="_Toc281400474">
            <w:r w:rsidR="202012EF" w:rsidRPr="202012EF">
              <w:rPr>
                <w:rStyle w:val="Hyperlink"/>
              </w:rPr>
              <w:t>4.2 Workflow</w:t>
            </w:r>
            <w:r w:rsidR="00705284">
              <w:tab/>
            </w:r>
            <w:r w:rsidR="00705284">
              <w:fldChar w:fldCharType="begin"/>
            </w:r>
            <w:r w:rsidR="00705284">
              <w:instrText>PAGEREF _Toc281400474 \h</w:instrText>
            </w:r>
            <w:r w:rsidR="00705284">
              <w:fldChar w:fldCharType="separate"/>
            </w:r>
            <w:r w:rsidR="202012EF" w:rsidRPr="202012EF">
              <w:rPr>
                <w:rStyle w:val="Hyperlink"/>
              </w:rPr>
              <w:t>5</w:t>
            </w:r>
            <w:r w:rsidR="00705284">
              <w:fldChar w:fldCharType="end"/>
            </w:r>
          </w:hyperlink>
        </w:p>
        <w:p w14:paraId="0A593DDC" w14:textId="084DA7DE" w:rsidR="00705284" w:rsidRDefault="003E50CD" w:rsidP="202012EF">
          <w:pPr>
            <w:pStyle w:val="TOC2"/>
            <w:tabs>
              <w:tab w:val="right" w:leader="dot" w:pos="8745"/>
            </w:tabs>
            <w:rPr>
              <w:rStyle w:val="Hyperlink"/>
              <w:noProof/>
              <w:lang w:eastAsia="en-IN"/>
            </w:rPr>
          </w:pPr>
          <w:hyperlink w:anchor="_Toc1207253776">
            <w:r w:rsidR="202012EF" w:rsidRPr="202012EF">
              <w:rPr>
                <w:rStyle w:val="Hyperlink"/>
              </w:rPr>
              <w:t xml:space="preserve">4.3 Actors and their </w:t>
            </w:r>
            <w:r w:rsidR="00C2410B">
              <w:rPr>
                <w:rStyle w:val="Hyperlink"/>
              </w:rPr>
              <w:t>Roles</w:t>
            </w:r>
            <w:r w:rsidR="00705284">
              <w:tab/>
            </w:r>
            <w:r w:rsidR="00705284">
              <w:fldChar w:fldCharType="begin"/>
            </w:r>
            <w:r w:rsidR="00705284">
              <w:instrText>PAGEREF _Toc1207253776 \h</w:instrText>
            </w:r>
            <w:r w:rsidR="00705284">
              <w:fldChar w:fldCharType="separate"/>
            </w:r>
            <w:r w:rsidR="202012EF" w:rsidRPr="202012EF">
              <w:rPr>
                <w:rStyle w:val="Hyperlink"/>
              </w:rPr>
              <w:t>6</w:t>
            </w:r>
            <w:r w:rsidR="00705284">
              <w:fldChar w:fldCharType="end"/>
            </w:r>
          </w:hyperlink>
        </w:p>
        <w:p w14:paraId="1CA6CB1C" w14:textId="4283F584" w:rsidR="00705284" w:rsidRDefault="003E50CD" w:rsidP="202012EF">
          <w:pPr>
            <w:pStyle w:val="TOC2"/>
            <w:tabs>
              <w:tab w:val="right" w:leader="dot" w:pos="8745"/>
            </w:tabs>
            <w:rPr>
              <w:rStyle w:val="Hyperlink"/>
              <w:noProof/>
              <w:lang w:eastAsia="en-IN"/>
            </w:rPr>
          </w:pPr>
          <w:hyperlink w:anchor="_Toc2036634028">
            <w:r w:rsidR="202012EF" w:rsidRPr="202012EF">
              <w:rPr>
                <w:rStyle w:val="Hyperlink"/>
              </w:rPr>
              <w:t xml:space="preserve">4.4 Process </w:t>
            </w:r>
            <w:r w:rsidR="00C2410B">
              <w:rPr>
                <w:rStyle w:val="Hyperlink"/>
              </w:rPr>
              <w:t>Description</w:t>
            </w:r>
            <w:r w:rsidR="00705284">
              <w:tab/>
            </w:r>
            <w:r w:rsidR="00705284">
              <w:fldChar w:fldCharType="begin"/>
            </w:r>
            <w:r w:rsidR="00705284">
              <w:instrText>PAGEREF _Toc2036634028 \h</w:instrText>
            </w:r>
            <w:r w:rsidR="00705284">
              <w:fldChar w:fldCharType="separate"/>
            </w:r>
            <w:r w:rsidR="202012EF" w:rsidRPr="202012EF">
              <w:rPr>
                <w:rStyle w:val="Hyperlink"/>
              </w:rPr>
              <w:t>7</w:t>
            </w:r>
            <w:r w:rsidR="00705284">
              <w:fldChar w:fldCharType="end"/>
            </w:r>
          </w:hyperlink>
        </w:p>
        <w:p w14:paraId="45CAAEC3" w14:textId="556264DC" w:rsidR="00705284" w:rsidRDefault="003E50CD" w:rsidP="202012EF">
          <w:pPr>
            <w:pStyle w:val="TOC1"/>
            <w:tabs>
              <w:tab w:val="left" w:pos="435"/>
              <w:tab w:val="right" w:leader="dot" w:pos="8745"/>
            </w:tabs>
            <w:rPr>
              <w:rStyle w:val="Hyperlink"/>
              <w:noProof/>
              <w:lang w:eastAsia="en-IN"/>
            </w:rPr>
          </w:pPr>
          <w:hyperlink w:anchor="_Toc1701584350">
            <w:r w:rsidR="202012EF" w:rsidRPr="202012EF">
              <w:rPr>
                <w:rStyle w:val="Hyperlink"/>
              </w:rPr>
              <w:t>5.</w:t>
            </w:r>
            <w:r w:rsidR="00705284">
              <w:tab/>
            </w:r>
            <w:r w:rsidR="202012EF" w:rsidRPr="202012EF">
              <w:rPr>
                <w:rStyle w:val="Hyperlink"/>
              </w:rPr>
              <w:t>Assumptions</w:t>
            </w:r>
            <w:r w:rsidR="00705284">
              <w:tab/>
            </w:r>
            <w:r w:rsidR="00705284">
              <w:fldChar w:fldCharType="begin"/>
            </w:r>
            <w:r w:rsidR="00705284">
              <w:instrText>PAGEREF _Toc1701584350 \h</w:instrText>
            </w:r>
            <w:r w:rsidR="00705284">
              <w:fldChar w:fldCharType="separate"/>
            </w:r>
            <w:r w:rsidR="202012EF" w:rsidRPr="202012EF">
              <w:rPr>
                <w:rStyle w:val="Hyperlink"/>
              </w:rPr>
              <w:t>9</w:t>
            </w:r>
            <w:r w:rsidR="00705284">
              <w:fldChar w:fldCharType="end"/>
            </w:r>
          </w:hyperlink>
        </w:p>
        <w:p w14:paraId="0B9F5485" w14:textId="3936672D" w:rsidR="00705284" w:rsidRDefault="003E50CD" w:rsidP="202012EF">
          <w:pPr>
            <w:pStyle w:val="TOC1"/>
            <w:tabs>
              <w:tab w:val="left" w:pos="435"/>
              <w:tab w:val="right" w:leader="dot" w:pos="8745"/>
            </w:tabs>
            <w:rPr>
              <w:rStyle w:val="Hyperlink"/>
              <w:noProof/>
              <w:lang w:eastAsia="en-IN"/>
            </w:rPr>
          </w:pPr>
          <w:hyperlink w:anchor="_Toc512031596">
            <w:r w:rsidR="202012EF" w:rsidRPr="202012EF">
              <w:rPr>
                <w:rStyle w:val="Hyperlink"/>
              </w:rPr>
              <w:t>6.</w:t>
            </w:r>
            <w:r w:rsidR="00705284">
              <w:tab/>
            </w:r>
            <w:r w:rsidR="202012EF" w:rsidRPr="202012EF">
              <w:rPr>
                <w:rStyle w:val="Hyperlink"/>
              </w:rPr>
              <w:t>Limitations</w:t>
            </w:r>
            <w:r w:rsidR="00705284">
              <w:tab/>
            </w:r>
            <w:r w:rsidR="00705284">
              <w:fldChar w:fldCharType="begin"/>
            </w:r>
            <w:r w:rsidR="00705284">
              <w:instrText>PAGEREF _Toc512031596 \h</w:instrText>
            </w:r>
            <w:r w:rsidR="00705284">
              <w:fldChar w:fldCharType="separate"/>
            </w:r>
            <w:r w:rsidR="202012EF" w:rsidRPr="202012EF">
              <w:rPr>
                <w:rStyle w:val="Hyperlink"/>
              </w:rPr>
              <w:t>9</w:t>
            </w:r>
            <w:r w:rsidR="00705284">
              <w:fldChar w:fldCharType="end"/>
            </w:r>
          </w:hyperlink>
        </w:p>
        <w:p w14:paraId="7A7A3872" w14:textId="0EF20FCC" w:rsidR="00705284" w:rsidRDefault="003E50CD" w:rsidP="202012EF">
          <w:pPr>
            <w:pStyle w:val="TOC1"/>
            <w:tabs>
              <w:tab w:val="left" w:pos="435"/>
              <w:tab w:val="right" w:leader="dot" w:pos="8745"/>
            </w:tabs>
            <w:rPr>
              <w:rStyle w:val="Hyperlink"/>
              <w:noProof/>
              <w:lang w:eastAsia="en-IN"/>
            </w:rPr>
          </w:pPr>
          <w:hyperlink w:anchor="_Toc1232431091">
            <w:r w:rsidR="202012EF" w:rsidRPr="202012EF">
              <w:rPr>
                <w:rStyle w:val="Hyperlink"/>
              </w:rPr>
              <w:t>7.</w:t>
            </w:r>
            <w:r w:rsidR="00705284">
              <w:tab/>
            </w:r>
            <w:r w:rsidR="202012EF" w:rsidRPr="202012EF">
              <w:rPr>
                <w:rStyle w:val="Hyperlink"/>
              </w:rPr>
              <w:t>Integration with other systems/modules</w:t>
            </w:r>
            <w:r w:rsidR="00705284">
              <w:tab/>
            </w:r>
            <w:r w:rsidR="00705284">
              <w:fldChar w:fldCharType="begin"/>
            </w:r>
            <w:r w:rsidR="00705284">
              <w:instrText>PAGEREF _Toc1232431091 \h</w:instrText>
            </w:r>
            <w:r w:rsidR="00705284">
              <w:fldChar w:fldCharType="separate"/>
            </w:r>
            <w:r w:rsidR="202012EF" w:rsidRPr="202012EF">
              <w:rPr>
                <w:rStyle w:val="Hyperlink"/>
              </w:rPr>
              <w:t>10</w:t>
            </w:r>
            <w:r w:rsidR="00705284">
              <w:fldChar w:fldCharType="end"/>
            </w:r>
          </w:hyperlink>
        </w:p>
        <w:p w14:paraId="3DD46E37" w14:textId="24750E9E" w:rsidR="00705284" w:rsidRDefault="003E50CD" w:rsidP="202012EF">
          <w:pPr>
            <w:pStyle w:val="TOC2"/>
            <w:tabs>
              <w:tab w:val="right" w:leader="dot" w:pos="8745"/>
            </w:tabs>
            <w:rPr>
              <w:rStyle w:val="Hyperlink"/>
              <w:noProof/>
              <w:lang w:eastAsia="en-IN"/>
            </w:rPr>
          </w:pPr>
          <w:hyperlink w:anchor="_Toc1496805316">
            <w:r w:rsidR="202012EF" w:rsidRPr="202012EF">
              <w:rPr>
                <w:rStyle w:val="Hyperlink"/>
              </w:rPr>
              <w:t>7. 1 External integration</w:t>
            </w:r>
            <w:r w:rsidR="00705284">
              <w:tab/>
            </w:r>
            <w:r w:rsidR="00705284">
              <w:fldChar w:fldCharType="begin"/>
            </w:r>
            <w:r w:rsidR="00705284">
              <w:instrText>PAGEREF _Toc1496805316 \h</w:instrText>
            </w:r>
            <w:r w:rsidR="00705284">
              <w:fldChar w:fldCharType="separate"/>
            </w:r>
            <w:r w:rsidR="202012EF" w:rsidRPr="202012EF">
              <w:rPr>
                <w:rStyle w:val="Hyperlink"/>
              </w:rPr>
              <w:t>10</w:t>
            </w:r>
            <w:r w:rsidR="00705284">
              <w:fldChar w:fldCharType="end"/>
            </w:r>
          </w:hyperlink>
        </w:p>
        <w:p w14:paraId="1995171D" w14:textId="147CE1FA" w:rsidR="00705284" w:rsidRDefault="003E50CD" w:rsidP="202012EF">
          <w:pPr>
            <w:pStyle w:val="TOC2"/>
            <w:tabs>
              <w:tab w:val="right" w:leader="dot" w:pos="8745"/>
            </w:tabs>
            <w:rPr>
              <w:rStyle w:val="Hyperlink"/>
              <w:noProof/>
              <w:lang w:eastAsia="en-IN"/>
            </w:rPr>
          </w:pPr>
          <w:hyperlink w:anchor="_Toc337393674">
            <w:r w:rsidR="202012EF" w:rsidRPr="202012EF">
              <w:rPr>
                <w:rStyle w:val="Hyperlink"/>
              </w:rPr>
              <w:t>7.2 Internal integration with other modules</w:t>
            </w:r>
            <w:r w:rsidR="00705284">
              <w:tab/>
            </w:r>
            <w:r w:rsidR="00705284">
              <w:fldChar w:fldCharType="begin"/>
            </w:r>
            <w:r w:rsidR="00705284">
              <w:instrText>PAGEREF _Toc337393674 \h</w:instrText>
            </w:r>
            <w:r w:rsidR="00705284">
              <w:fldChar w:fldCharType="separate"/>
            </w:r>
            <w:r w:rsidR="202012EF" w:rsidRPr="202012EF">
              <w:rPr>
                <w:rStyle w:val="Hyperlink"/>
              </w:rPr>
              <w:t>10</w:t>
            </w:r>
            <w:r w:rsidR="00705284">
              <w:fldChar w:fldCharType="end"/>
            </w:r>
          </w:hyperlink>
        </w:p>
        <w:p w14:paraId="07A472EE" w14:textId="6F20AE67" w:rsidR="00705284" w:rsidRDefault="003E50CD" w:rsidP="202012EF">
          <w:pPr>
            <w:pStyle w:val="TOC1"/>
            <w:tabs>
              <w:tab w:val="right" w:leader="dot" w:pos="8745"/>
            </w:tabs>
            <w:rPr>
              <w:rStyle w:val="Hyperlink"/>
              <w:noProof/>
              <w:lang w:eastAsia="en-IN"/>
            </w:rPr>
          </w:pPr>
          <w:hyperlink w:anchor="_Toc1395337457">
            <w:r w:rsidR="202012EF" w:rsidRPr="202012EF">
              <w:rPr>
                <w:rStyle w:val="Hyperlink"/>
              </w:rPr>
              <w:t>Annexure – 1 – List of modules of Kaveri 2.0</w:t>
            </w:r>
            <w:r w:rsidR="00705284">
              <w:tab/>
            </w:r>
            <w:r w:rsidR="00705284">
              <w:fldChar w:fldCharType="begin"/>
            </w:r>
            <w:r w:rsidR="00705284">
              <w:instrText>PAGEREF _Toc1395337457 \h</w:instrText>
            </w:r>
            <w:r w:rsidR="00705284">
              <w:fldChar w:fldCharType="separate"/>
            </w:r>
            <w:r w:rsidR="202012EF" w:rsidRPr="202012EF">
              <w:rPr>
                <w:rStyle w:val="Hyperlink"/>
              </w:rPr>
              <w:t>10</w:t>
            </w:r>
            <w:r w:rsidR="00705284">
              <w:fldChar w:fldCharType="end"/>
            </w:r>
          </w:hyperlink>
        </w:p>
        <w:p w14:paraId="4AD9BB33" w14:textId="70F25429" w:rsidR="00705284" w:rsidRDefault="003E50CD" w:rsidP="202012EF">
          <w:pPr>
            <w:pStyle w:val="TOC1"/>
            <w:tabs>
              <w:tab w:val="right" w:leader="dot" w:pos="8745"/>
            </w:tabs>
            <w:rPr>
              <w:rStyle w:val="Hyperlink"/>
              <w:noProof/>
              <w:lang w:eastAsia="en-IN"/>
            </w:rPr>
          </w:pPr>
          <w:hyperlink w:anchor="_Toc1718337669">
            <w:r w:rsidR="202012EF" w:rsidRPr="202012EF">
              <w:rPr>
                <w:rStyle w:val="Hyperlink"/>
              </w:rPr>
              <w:t>Annexure- 2 – Requirements as shared by the department</w:t>
            </w:r>
            <w:r w:rsidR="00705284">
              <w:tab/>
            </w:r>
            <w:r w:rsidR="00705284">
              <w:fldChar w:fldCharType="begin"/>
            </w:r>
            <w:r w:rsidR="00705284">
              <w:instrText>PAGEREF _Toc1718337669 \h</w:instrText>
            </w:r>
            <w:r w:rsidR="00705284">
              <w:fldChar w:fldCharType="separate"/>
            </w:r>
            <w:r w:rsidR="202012EF" w:rsidRPr="202012EF">
              <w:rPr>
                <w:rStyle w:val="Hyperlink"/>
              </w:rPr>
              <w:t>12</w:t>
            </w:r>
            <w:r w:rsidR="00705284">
              <w:fldChar w:fldCharType="end"/>
            </w:r>
          </w:hyperlink>
          <w:r w:rsidR="00705284">
            <w:fldChar w:fldCharType="end"/>
          </w:r>
        </w:p>
      </w:sdtContent>
    </w:sdt>
    <w:p w14:paraId="735B9D71" w14:textId="15EF0C6D" w:rsidR="008B6D0D" w:rsidRDefault="008B6D0D" w:rsidP="00270FA0">
      <w:pPr>
        <w:tabs>
          <w:tab w:val="left" w:pos="2760"/>
        </w:tabs>
      </w:pPr>
    </w:p>
    <w:p w14:paraId="6445758E" w14:textId="0D1B7C43" w:rsidR="00E148C0" w:rsidRDefault="00E148C0" w:rsidP="00D313A4">
      <w:pPr>
        <w:rPr>
          <w:ins w:id="1" w:author="Rajesh Hanbal" w:date="2023-11-07T22:29:00Z"/>
        </w:rPr>
      </w:pPr>
    </w:p>
    <w:p w14:paraId="594F2067" w14:textId="63B8CAF7" w:rsidR="00A82C4A" w:rsidRDefault="00206D43" w:rsidP="00D313A4">
      <w:ins w:id="2" w:author="Rajesh Hanbal" w:date="2023-11-07T22:29:00Z">
        <w:r>
          <w:br w:type="page"/>
        </w:r>
      </w:ins>
    </w:p>
    <w:p w14:paraId="63A024C1" w14:textId="77777777" w:rsidR="007E4E6E" w:rsidRDefault="007E4E6E" w:rsidP="007E4E6E">
      <w:pPr>
        <w:pStyle w:val="Heading1"/>
        <w:numPr>
          <w:ilvl w:val="0"/>
          <w:numId w:val="0"/>
        </w:numPr>
        <w:ind w:left="360"/>
      </w:pPr>
      <w:bookmarkStart w:id="3" w:name="_Toc171589646"/>
      <w:r>
        <w:lastRenderedPageBreak/>
        <w:t>Acronyms</w:t>
      </w:r>
      <w:bookmarkEnd w:id="3"/>
    </w:p>
    <w:tbl>
      <w:tblPr>
        <w:tblStyle w:val="TableGrid"/>
        <w:tblW w:w="0" w:type="auto"/>
        <w:tblLook w:val="04A0" w:firstRow="1" w:lastRow="0" w:firstColumn="1" w:lastColumn="0" w:noHBand="0" w:noVBand="1"/>
      </w:tblPr>
      <w:tblGrid>
        <w:gridCol w:w="1387"/>
        <w:gridCol w:w="7369"/>
      </w:tblGrid>
      <w:tr w:rsidR="007E4E6E" w14:paraId="184737D5" w14:textId="77777777" w:rsidTr="007E4E6E">
        <w:tc>
          <w:tcPr>
            <w:tcW w:w="1387" w:type="dxa"/>
          </w:tcPr>
          <w:p w14:paraId="11AEE08D" w14:textId="77777777" w:rsidR="007E4E6E" w:rsidRDefault="007E4E6E" w:rsidP="003E50CD">
            <w:r>
              <w:t>CSG</w:t>
            </w:r>
          </w:p>
        </w:tc>
        <w:tc>
          <w:tcPr>
            <w:tcW w:w="7369" w:type="dxa"/>
          </w:tcPr>
          <w:p w14:paraId="7CE92BEE" w14:textId="77777777" w:rsidR="007E4E6E" w:rsidRDefault="007E4E6E" w:rsidP="003E50CD">
            <w:r>
              <w:t>Centre for Smart Governance</w:t>
            </w:r>
          </w:p>
        </w:tc>
      </w:tr>
      <w:tr w:rsidR="007E4E6E" w14:paraId="0D90558E" w14:textId="77777777" w:rsidTr="007E4E6E">
        <w:tc>
          <w:tcPr>
            <w:tcW w:w="1387" w:type="dxa"/>
          </w:tcPr>
          <w:p w14:paraId="7F35AF48" w14:textId="77777777" w:rsidR="007E4E6E" w:rsidRDefault="007E4E6E" w:rsidP="003E50CD">
            <w:r>
              <w:t>DR</w:t>
            </w:r>
          </w:p>
        </w:tc>
        <w:tc>
          <w:tcPr>
            <w:tcW w:w="7369" w:type="dxa"/>
          </w:tcPr>
          <w:p w14:paraId="4992533E" w14:textId="77777777" w:rsidR="007E4E6E" w:rsidRDefault="007E4E6E" w:rsidP="003E50CD">
            <w:r>
              <w:t>District Registrar</w:t>
            </w:r>
          </w:p>
        </w:tc>
      </w:tr>
      <w:tr w:rsidR="007E4E6E" w14:paraId="1013D884" w14:textId="77777777" w:rsidTr="007E4E6E">
        <w:tc>
          <w:tcPr>
            <w:tcW w:w="1387" w:type="dxa"/>
          </w:tcPr>
          <w:p w14:paraId="3CEA70BD" w14:textId="77777777" w:rsidR="007E4E6E" w:rsidRDefault="007E4E6E" w:rsidP="003E50CD">
            <w:r>
              <w:t>SRO</w:t>
            </w:r>
          </w:p>
        </w:tc>
        <w:tc>
          <w:tcPr>
            <w:tcW w:w="7369" w:type="dxa"/>
          </w:tcPr>
          <w:p w14:paraId="08F3E7E4" w14:textId="0CE926A2" w:rsidR="007E4E6E" w:rsidRDefault="007E4E6E" w:rsidP="003E50CD">
            <w:r>
              <w:t>Sub Registrar</w:t>
            </w:r>
          </w:p>
        </w:tc>
      </w:tr>
    </w:tbl>
    <w:p w14:paraId="64660CC1" w14:textId="77777777" w:rsidR="007E4E6E" w:rsidRDefault="007E4E6E" w:rsidP="007E4E6E"/>
    <w:p w14:paraId="3A0428EC" w14:textId="77777777" w:rsidR="007E4E6E" w:rsidRDefault="007E4E6E" w:rsidP="007E4E6E"/>
    <w:p w14:paraId="4CA2B349" w14:textId="77777777" w:rsidR="007E4E6E" w:rsidRDefault="007E4E6E" w:rsidP="007E4E6E"/>
    <w:p w14:paraId="18C4D149" w14:textId="5FCC5943" w:rsidR="007E4E6E" w:rsidRDefault="007E4E6E" w:rsidP="007E4E6E"/>
    <w:p w14:paraId="3D8952CE" w14:textId="6F646ED8" w:rsidR="00C2410B" w:rsidRDefault="00C2410B" w:rsidP="007E4E6E"/>
    <w:p w14:paraId="7AFD3772" w14:textId="69115DA4" w:rsidR="00C2410B" w:rsidRDefault="00C2410B" w:rsidP="007E4E6E"/>
    <w:p w14:paraId="5A42434E" w14:textId="6972C690" w:rsidR="00C2410B" w:rsidRDefault="00C2410B" w:rsidP="007E4E6E"/>
    <w:p w14:paraId="73387C85" w14:textId="773797B2" w:rsidR="00C2410B" w:rsidRDefault="00C2410B" w:rsidP="007E4E6E"/>
    <w:p w14:paraId="2AC37EBA" w14:textId="2E068417" w:rsidR="00C2410B" w:rsidRDefault="00C2410B" w:rsidP="007E4E6E"/>
    <w:p w14:paraId="4B063A33" w14:textId="68D07C5A" w:rsidR="00C2410B" w:rsidRDefault="00C2410B" w:rsidP="007E4E6E"/>
    <w:p w14:paraId="213F8800" w14:textId="155CD5A9" w:rsidR="00C2410B" w:rsidRDefault="00C2410B" w:rsidP="007E4E6E"/>
    <w:p w14:paraId="257D840C" w14:textId="73A94731" w:rsidR="00C2410B" w:rsidRDefault="00C2410B" w:rsidP="007E4E6E"/>
    <w:p w14:paraId="401D2780" w14:textId="7413E8AC" w:rsidR="00C2410B" w:rsidRDefault="00C2410B" w:rsidP="007E4E6E"/>
    <w:p w14:paraId="3AD213DB" w14:textId="5662A307" w:rsidR="00C2410B" w:rsidRDefault="00C2410B" w:rsidP="007E4E6E"/>
    <w:p w14:paraId="211528D9" w14:textId="42ED4D8A" w:rsidR="00C2410B" w:rsidRDefault="00C2410B" w:rsidP="007E4E6E"/>
    <w:p w14:paraId="24C4712A" w14:textId="541B2DAE" w:rsidR="00C2410B" w:rsidRDefault="00C2410B" w:rsidP="007E4E6E"/>
    <w:p w14:paraId="31B44633" w14:textId="04BC6257" w:rsidR="00C2410B" w:rsidRDefault="00C2410B" w:rsidP="007E4E6E"/>
    <w:p w14:paraId="4A1548EB" w14:textId="479820B0" w:rsidR="00C2410B" w:rsidRDefault="00C2410B" w:rsidP="007E4E6E"/>
    <w:p w14:paraId="322AD91A" w14:textId="007D22AB" w:rsidR="00C2410B" w:rsidRDefault="00C2410B" w:rsidP="007E4E6E"/>
    <w:p w14:paraId="5BA798D7" w14:textId="51532BA2" w:rsidR="00C2410B" w:rsidRDefault="00C2410B" w:rsidP="007E4E6E"/>
    <w:p w14:paraId="7EBDD7AA" w14:textId="77777777" w:rsidR="00C2410B" w:rsidRDefault="00C2410B" w:rsidP="007E4E6E"/>
    <w:p w14:paraId="519DA839" w14:textId="77777777" w:rsidR="007E4E6E" w:rsidRDefault="007E4E6E" w:rsidP="007E4E6E">
      <w:pPr>
        <w:pStyle w:val="Heading1"/>
        <w:numPr>
          <w:ilvl w:val="0"/>
          <w:numId w:val="0"/>
        </w:numPr>
        <w:ind w:left="360"/>
      </w:pPr>
      <w:bookmarkStart w:id="4" w:name="_Toc171589647"/>
      <w:r>
        <w:t>Revision History</w:t>
      </w:r>
      <w:bookmarkEnd w:id="4"/>
    </w:p>
    <w:tbl>
      <w:tblPr>
        <w:tblStyle w:val="TableGrid"/>
        <w:tblW w:w="9067" w:type="dxa"/>
        <w:tblLook w:val="04A0" w:firstRow="1" w:lastRow="0" w:firstColumn="1" w:lastColumn="0" w:noHBand="0" w:noVBand="1"/>
      </w:tblPr>
      <w:tblGrid>
        <w:gridCol w:w="1502"/>
        <w:gridCol w:w="1502"/>
        <w:gridCol w:w="1503"/>
        <w:gridCol w:w="1503"/>
        <w:gridCol w:w="3057"/>
      </w:tblGrid>
      <w:tr w:rsidR="007E4E6E" w14:paraId="1A30C4AF" w14:textId="77777777" w:rsidTr="007E4E6E">
        <w:tc>
          <w:tcPr>
            <w:tcW w:w="1502" w:type="dxa"/>
          </w:tcPr>
          <w:p w14:paraId="284B7038" w14:textId="77777777" w:rsidR="007E4E6E" w:rsidRDefault="007E4E6E" w:rsidP="003E50CD">
            <w:r>
              <w:t>Date</w:t>
            </w:r>
          </w:p>
        </w:tc>
        <w:tc>
          <w:tcPr>
            <w:tcW w:w="1502" w:type="dxa"/>
          </w:tcPr>
          <w:p w14:paraId="711CE231" w14:textId="77777777" w:rsidR="007E4E6E" w:rsidRDefault="007E4E6E" w:rsidP="003E50CD">
            <w:r>
              <w:t>Version</w:t>
            </w:r>
          </w:p>
        </w:tc>
        <w:tc>
          <w:tcPr>
            <w:tcW w:w="1503" w:type="dxa"/>
          </w:tcPr>
          <w:p w14:paraId="7C1E676F" w14:textId="77777777" w:rsidR="007E4E6E" w:rsidRDefault="007E4E6E" w:rsidP="003E50CD">
            <w:r>
              <w:t>Prepared by</w:t>
            </w:r>
          </w:p>
        </w:tc>
        <w:tc>
          <w:tcPr>
            <w:tcW w:w="1503" w:type="dxa"/>
          </w:tcPr>
          <w:p w14:paraId="3573146C" w14:textId="77777777" w:rsidR="007E4E6E" w:rsidRDefault="007E4E6E" w:rsidP="003E50CD">
            <w:r>
              <w:t>Approved by</w:t>
            </w:r>
          </w:p>
        </w:tc>
        <w:tc>
          <w:tcPr>
            <w:tcW w:w="3057" w:type="dxa"/>
          </w:tcPr>
          <w:p w14:paraId="1AE339E5" w14:textId="77777777" w:rsidR="007E4E6E" w:rsidRDefault="007E4E6E" w:rsidP="003E50CD">
            <w:r>
              <w:t>Reason for Changes</w:t>
            </w:r>
          </w:p>
        </w:tc>
      </w:tr>
      <w:tr w:rsidR="007E4E6E" w14:paraId="383170BA" w14:textId="77777777" w:rsidTr="007E4E6E">
        <w:tc>
          <w:tcPr>
            <w:tcW w:w="1502" w:type="dxa"/>
          </w:tcPr>
          <w:p w14:paraId="5BF633C8" w14:textId="6DE7D10F" w:rsidR="007E4E6E" w:rsidRDefault="007E4E6E" w:rsidP="003E50CD">
            <w:r>
              <w:t>04-02-2025</w:t>
            </w:r>
          </w:p>
        </w:tc>
        <w:tc>
          <w:tcPr>
            <w:tcW w:w="1502" w:type="dxa"/>
          </w:tcPr>
          <w:p w14:paraId="0F2D6111" w14:textId="77777777" w:rsidR="007E4E6E" w:rsidRDefault="007E4E6E" w:rsidP="003E50CD">
            <w:r>
              <w:t>1.0</w:t>
            </w:r>
          </w:p>
        </w:tc>
        <w:tc>
          <w:tcPr>
            <w:tcW w:w="1503" w:type="dxa"/>
          </w:tcPr>
          <w:p w14:paraId="5AF181BF" w14:textId="04ECF58B" w:rsidR="007E4E6E" w:rsidRDefault="007E4E6E" w:rsidP="003E50CD">
            <w:r>
              <w:t>Pavan Deshapande</w:t>
            </w:r>
          </w:p>
        </w:tc>
        <w:tc>
          <w:tcPr>
            <w:tcW w:w="1503" w:type="dxa"/>
          </w:tcPr>
          <w:p w14:paraId="7E0B5B8B" w14:textId="11948BAC" w:rsidR="007E4E6E" w:rsidRDefault="007E4E6E" w:rsidP="003E50CD"/>
        </w:tc>
        <w:tc>
          <w:tcPr>
            <w:tcW w:w="3057" w:type="dxa"/>
          </w:tcPr>
          <w:p w14:paraId="14C3D790" w14:textId="77777777" w:rsidR="007E4E6E" w:rsidRDefault="007E4E6E" w:rsidP="003E50CD"/>
        </w:tc>
      </w:tr>
      <w:tr w:rsidR="003E50CD" w14:paraId="7185BEA9" w14:textId="77777777" w:rsidTr="007E4E6E">
        <w:tc>
          <w:tcPr>
            <w:tcW w:w="1502" w:type="dxa"/>
          </w:tcPr>
          <w:p w14:paraId="64DEF06A" w14:textId="1FC93607" w:rsidR="003E50CD" w:rsidRDefault="003E50CD" w:rsidP="003E50CD">
            <w:r>
              <w:t>18-02-2025</w:t>
            </w:r>
          </w:p>
        </w:tc>
        <w:tc>
          <w:tcPr>
            <w:tcW w:w="1502" w:type="dxa"/>
          </w:tcPr>
          <w:p w14:paraId="57BA0A3E" w14:textId="4EA3AE0D" w:rsidR="003E50CD" w:rsidRDefault="003E50CD" w:rsidP="003E50CD">
            <w:r>
              <w:t>1.1</w:t>
            </w:r>
          </w:p>
        </w:tc>
        <w:tc>
          <w:tcPr>
            <w:tcW w:w="1503" w:type="dxa"/>
          </w:tcPr>
          <w:p w14:paraId="1727D068" w14:textId="2862D8F6" w:rsidR="003E50CD" w:rsidRDefault="003E50CD" w:rsidP="003E50CD">
            <w:r>
              <w:t>Pavan Deshapande</w:t>
            </w:r>
          </w:p>
        </w:tc>
        <w:tc>
          <w:tcPr>
            <w:tcW w:w="1503" w:type="dxa"/>
          </w:tcPr>
          <w:p w14:paraId="6D72DE20" w14:textId="77777777" w:rsidR="003E50CD" w:rsidRDefault="003E50CD" w:rsidP="003E50CD"/>
        </w:tc>
        <w:tc>
          <w:tcPr>
            <w:tcW w:w="3057" w:type="dxa"/>
          </w:tcPr>
          <w:p w14:paraId="6AC0623D" w14:textId="4BCA2675" w:rsidR="003E50CD" w:rsidRDefault="003E50CD" w:rsidP="005F2063">
            <w:pPr>
              <w:pStyle w:val="ListParagraph"/>
              <w:numPr>
                <w:ilvl w:val="0"/>
                <w:numId w:val="14"/>
              </w:numPr>
            </w:pPr>
            <w:r>
              <w:t>Addition of DR send back flow.</w:t>
            </w:r>
          </w:p>
        </w:tc>
      </w:tr>
    </w:tbl>
    <w:p w14:paraId="6A155A83" w14:textId="58798EC0" w:rsidR="007E4E6E" w:rsidRDefault="007E4E6E" w:rsidP="00D313A4">
      <w:r>
        <w:br w:type="page"/>
      </w:r>
    </w:p>
    <w:p w14:paraId="3F4BD74F" w14:textId="5177C661" w:rsidR="00A3374F" w:rsidRPr="000939B3" w:rsidRDefault="202012EF" w:rsidP="00417B0B">
      <w:pPr>
        <w:pStyle w:val="Heading1"/>
      </w:pPr>
      <w:bookmarkStart w:id="5" w:name="_Toc1672266754"/>
      <w:r>
        <w:lastRenderedPageBreak/>
        <w:t>Introduction</w:t>
      </w:r>
      <w:bookmarkEnd w:id="5"/>
      <w:r>
        <w:t xml:space="preserve"> </w:t>
      </w:r>
    </w:p>
    <w:p w14:paraId="4E8F2BC0" w14:textId="77777777" w:rsidR="00BC5B81" w:rsidRDefault="00BC5B81" w:rsidP="000B7FDF">
      <w:pPr>
        <w:spacing w:after="0"/>
      </w:pPr>
    </w:p>
    <w:p w14:paraId="658E4A0D" w14:textId="0E64B927" w:rsidR="00BC5B81" w:rsidRDefault="00BC5B81" w:rsidP="00472883">
      <w:pPr>
        <w:jc w:val="both"/>
      </w:pPr>
      <w:r w:rsidRPr="00BC5B81">
        <w:t>The Department of Stamps and Registration</w:t>
      </w:r>
      <w:r w:rsidR="00DB63DA">
        <w:t xml:space="preserve"> </w:t>
      </w:r>
      <w:r w:rsidR="00BC6174">
        <w:t>(</w:t>
      </w:r>
      <w:r w:rsidR="00AD4A52">
        <w:t>hereafter</w:t>
      </w:r>
      <w:r w:rsidR="00BC6174">
        <w:t xml:space="preserve"> referred to as “department”)</w:t>
      </w:r>
      <w:r w:rsidRPr="00BC5B81">
        <w:t xml:space="preserve"> is the custodian of registered public records such as Regist</w:t>
      </w:r>
      <w:r>
        <w:t>ration</w:t>
      </w:r>
      <w:r w:rsidRPr="00BC5B81">
        <w:t xml:space="preserve"> of Marriages and Firms, Documents </w:t>
      </w:r>
      <w:r w:rsidR="00AD4A52">
        <w:t>about</w:t>
      </w:r>
      <w:r w:rsidRPr="00BC5B81">
        <w:t xml:space="preserve"> transactions namely sale, transfer or gift of immovable properties, Mortgage, Power of Attorneys, wills and many more.</w:t>
      </w:r>
      <w:r>
        <w:t xml:space="preserve"> </w:t>
      </w:r>
      <w:r w:rsidRPr="00BC5B81">
        <w:t xml:space="preserve">Maintenance and preservation of these critical public records is the </w:t>
      </w:r>
      <w:r w:rsidR="00AD4A52">
        <w:t>department's prime responsibility</w:t>
      </w:r>
      <w:r w:rsidRPr="00BC5B81">
        <w:t xml:space="preserve">.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256 Sub-Registrar Offices (SROs), under </w:t>
      </w:r>
      <w:r>
        <w:t xml:space="preserve">the </w:t>
      </w:r>
      <w:r w:rsidR="00EA5F18">
        <w:t>supervision</w:t>
      </w:r>
      <w:r w:rsidRPr="00BC5B81">
        <w:t xml:space="preserve"> of 34 District Registrar Offices, spread across the state.</w:t>
      </w:r>
    </w:p>
    <w:p w14:paraId="1EBBC4BE" w14:textId="5281327E" w:rsidR="00D313A4" w:rsidRDefault="00BC5B81" w:rsidP="00472883">
      <w:pPr>
        <w:jc w:val="both"/>
      </w:pPr>
      <w:r>
        <w:t xml:space="preserve">The department has computerised the delivery of these services through the development of Kaveri </w:t>
      </w:r>
      <w:r w:rsidR="00901CEE">
        <w:t xml:space="preserve">software. </w:t>
      </w:r>
      <w:r w:rsidRPr="00BC5B81">
        <w:t xml:space="preserve">KAVERI Online service is a </w:t>
      </w:r>
      <w:r w:rsidR="00EA5F18">
        <w:t>web-based</w:t>
      </w:r>
      <w:r w:rsidRPr="00BC5B81">
        <w:t xml:space="preserve"> application of </w:t>
      </w:r>
      <w:r w:rsidR="00EA5F18">
        <w:t xml:space="preserve">the department </w:t>
      </w:r>
      <w:r w:rsidRPr="00BC5B81">
        <w:t xml:space="preserve">which provides </w:t>
      </w:r>
      <w:r w:rsidR="00EA5F18">
        <w:t xml:space="preserve">an </w:t>
      </w:r>
      <w:r w:rsidRPr="00BC5B81">
        <w:t xml:space="preserve">interface to the </w:t>
      </w:r>
      <w:r w:rsidR="00EA5F18">
        <w:t>citizens</w:t>
      </w:r>
      <w:r w:rsidRPr="00BC5B81">
        <w:t xml:space="preserve"> required for </w:t>
      </w:r>
      <w:r w:rsidR="00EA5F18">
        <w:t xml:space="preserve">documents, </w:t>
      </w:r>
      <w:r w:rsidRPr="00BC5B81">
        <w:t xml:space="preserve">marriage </w:t>
      </w:r>
      <w:r w:rsidR="00EA5F18">
        <w:t xml:space="preserve">and firm </w:t>
      </w:r>
      <w:r w:rsidRPr="00BC5B81">
        <w:t>registration. It enables citizens to know the details of stamp duty, property guidelines value, data entry for document registration and marriage registration etc.</w:t>
      </w:r>
      <w:r w:rsidR="00901CEE">
        <w:t xml:space="preserve"> The list of modules </w:t>
      </w:r>
      <w:r w:rsidR="00206D43">
        <w:t xml:space="preserve">of </w:t>
      </w:r>
      <w:r w:rsidR="00901CEE">
        <w:t xml:space="preserve">Kaveri 2.0 </w:t>
      </w:r>
      <w:r w:rsidR="00EA5F18">
        <w:t>is</w:t>
      </w:r>
      <w:r w:rsidR="00901CEE">
        <w:t xml:space="preserve"> available in </w:t>
      </w:r>
      <w:r w:rsidR="00EA5F18">
        <w:t>Annexure 1</w:t>
      </w:r>
      <w:r w:rsidR="00901CEE">
        <w:t xml:space="preserve">. </w:t>
      </w:r>
    </w:p>
    <w:p w14:paraId="0821F062" w14:textId="77777777" w:rsidR="00A82C4A" w:rsidRDefault="00A82C4A" w:rsidP="00901CEE"/>
    <w:p w14:paraId="15EB5B93" w14:textId="59B314A8" w:rsidR="004548CB" w:rsidRPr="00472883" w:rsidRDefault="202012EF" w:rsidP="00417B0B">
      <w:pPr>
        <w:pStyle w:val="Heading1"/>
      </w:pPr>
      <w:bookmarkStart w:id="6" w:name="_Toc1493163145"/>
      <w:r>
        <w:t>Document scope</w:t>
      </w:r>
      <w:bookmarkEnd w:id="6"/>
    </w:p>
    <w:p w14:paraId="0124E070" w14:textId="77F142AE" w:rsidR="00EA5F18" w:rsidRDefault="004548CB" w:rsidP="00472883">
      <w:pPr>
        <w:jc w:val="both"/>
      </w:pPr>
      <w:r>
        <w:t xml:space="preserve">This document is a Functional Requirement </w:t>
      </w:r>
      <w:r w:rsidR="00CB1BF0">
        <w:t>Specification (</w:t>
      </w:r>
      <w:r>
        <w:t>FRS) describing the functional feature</w:t>
      </w:r>
      <w:r w:rsidR="00D7252F">
        <w:t xml:space="preserve"> </w:t>
      </w:r>
      <w:r>
        <w:t xml:space="preserve">of </w:t>
      </w:r>
      <w:r w:rsidR="00A36E8E">
        <w:t xml:space="preserve">handling documents kept pending in </w:t>
      </w:r>
      <w:r w:rsidR="00331DD0" w:rsidRPr="00A36E8E">
        <w:t>Kaveri 1</w:t>
      </w:r>
      <w:r w:rsidR="00331DD0">
        <w:rPr>
          <w:b/>
        </w:rPr>
        <w:t xml:space="preserve"> </w:t>
      </w:r>
      <w:r w:rsidR="00A36E8E" w:rsidRPr="00A36E8E">
        <w:t xml:space="preserve">and </w:t>
      </w:r>
      <w:r w:rsidR="00AD4A52">
        <w:t xml:space="preserve">the </w:t>
      </w:r>
      <w:r w:rsidR="00A36E8E" w:rsidRPr="00A36E8E">
        <w:t>applicant wants to continue the registration of such documents</w:t>
      </w:r>
      <w:r w:rsidR="00A36E8E">
        <w:rPr>
          <w:b/>
        </w:rPr>
        <w:t xml:space="preserve"> </w:t>
      </w:r>
      <w:r>
        <w:t>in Kaveri 2.0</w:t>
      </w:r>
      <w:r w:rsidR="00A36E8E">
        <w:t xml:space="preserve"> using </w:t>
      </w:r>
      <w:r w:rsidR="00C2410B">
        <w:t xml:space="preserve">the </w:t>
      </w:r>
      <w:r w:rsidR="00D4631F">
        <w:rPr>
          <w:b/>
        </w:rPr>
        <w:t>Pending document</w:t>
      </w:r>
      <w:r w:rsidR="005E3A6A">
        <w:rPr>
          <w:b/>
        </w:rPr>
        <w:t xml:space="preserve"> registration</w:t>
      </w:r>
      <w:r w:rsidR="00D4631F">
        <w:rPr>
          <w:b/>
        </w:rPr>
        <w:t xml:space="preserve"> </w:t>
      </w:r>
      <w:r w:rsidR="005A3336">
        <w:rPr>
          <w:b/>
        </w:rPr>
        <w:t>modul</w:t>
      </w:r>
      <w:r w:rsidR="008D404A">
        <w:rPr>
          <w:b/>
        </w:rPr>
        <w:t>e</w:t>
      </w:r>
      <w:r w:rsidR="00A36E8E">
        <w:rPr>
          <w:b/>
        </w:rPr>
        <w:t>.</w:t>
      </w:r>
      <w:r w:rsidR="00A36E8E">
        <w:t xml:space="preserve"> The</w:t>
      </w:r>
      <w:r>
        <w:t xml:space="preserve"> document is prepared by the Centre for Smart </w:t>
      </w:r>
      <w:r w:rsidR="00CB1BF0">
        <w:t>Governance (</w:t>
      </w:r>
      <w:r>
        <w:t>CSG)</w:t>
      </w:r>
      <w:r w:rsidR="00EA5F18">
        <w:t xml:space="preserve">. </w:t>
      </w:r>
      <w:r>
        <w:t xml:space="preserve">The intended audience of the document is the departmental approving authority and the development team. </w:t>
      </w:r>
    </w:p>
    <w:p w14:paraId="7EC2C77B" w14:textId="1A7D0727" w:rsidR="00FF40FF" w:rsidRDefault="004548CB" w:rsidP="00472883">
      <w:pPr>
        <w:jc w:val="both"/>
      </w:pPr>
      <w:r>
        <w:t>The document was prepared through document</w:t>
      </w:r>
      <w:r w:rsidR="00A36E8E">
        <w:t>/data</w:t>
      </w:r>
      <w:r>
        <w:t xml:space="preserve"> analysis and departmental consultation. The high-level requirements were shared by the department </w:t>
      </w:r>
      <w:r w:rsidR="005351C6">
        <w:t>(Annexure</w:t>
      </w:r>
      <w:r w:rsidR="00EA5F18">
        <w:t xml:space="preserve"> 2</w:t>
      </w:r>
      <w:r w:rsidR="005351C6">
        <w:t>)</w:t>
      </w:r>
      <w:r>
        <w:t xml:space="preserve">. </w:t>
      </w:r>
    </w:p>
    <w:p w14:paraId="6E0E8C8A" w14:textId="77777777" w:rsidR="00AB78CC" w:rsidRDefault="00AB78CC" w:rsidP="006C38BF"/>
    <w:p w14:paraId="4649D16A" w14:textId="7EDE7ABB" w:rsidR="00AB78CC" w:rsidRPr="00D01A83" w:rsidRDefault="007555BB" w:rsidP="006C38BF">
      <w:r>
        <w:br w:type="page"/>
      </w:r>
    </w:p>
    <w:p w14:paraId="0DAA7CC1" w14:textId="615A6DA3" w:rsidR="00D01A83" w:rsidRPr="00DC514E" w:rsidRDefault="202012EF" w:rsidP="00417B0B">
      <w:pPr>
        <w:pStyle w:val="Heading1"/>
      </w:pPr>
      <w:bookmarkStart w:id="7" w:name="_Toc1080066270"/>
      <w:r>
        <w:lastRenderedPageBreak/>
        <w:t>Overview of the function</w:t>
      </w:r>
      <w:bookmarkEnd w:id="7"/>
    </w:p>
    <w:p w14:paraId="53C88794" w14:textId="4D86AA69" w:rsidR="00BA4660" w:rsidRDefault="001852BA" w:rsidP="00705284">
      <w:pPr>
        <w:pStyle w:val="ListParagraph"/>
        <w:spacing w:before="100" w:beforeAutospacing="1" w:after="100" w:afterAutospacing="1" w:line="240" w:lineRule="auto"/>
        <w:ind w:left="360"/>
        <w:jc w:val="both"/>
        <w:rPr>
          <w:rFonts w:eastAsia="Times New Roman" w:cstheme="minorHAnsi"/>
          <w:lang w:eastAsia="en-IN"/>
        </w:rPr>
      </w:pPr>
      <w:r w:rsidRPr="001852BA">
        <w:rPr>
          <w:rFonts w:eastAsia="Times New Roman" w:cstheme="minorHAnsi"/>
          <w:lang w:eastAsia="en-IN"/>
        </w:rPr>
        <w:t xml:space="preserve">The </w:t>
      </w:r>
      <w:r w:rsidRPr="001852BA">
        <w:rPr>
          <w:rFonts w:eastAsia="Times New Roman" w:cstheme="minorHAnsi"/>
          <w:b/>
          <w:bCs/>
          <w:lang w:eastAsia="en-IN"/>
        </w:rPr>
        <w:t>Pending Document Registration module</w:t>
      </w:r>
      <w:r w:rsidRPr="001852BA">
        <w:rPr>
          <w:rFonts w:eastAsia="Times New Roman" w:cstheme="minorHAnsi"/>
          <w:lang w:eastAsia="en-IN"/>
        </w:rPr>
        <w:t xml:space="preserve"> is a</w:t>
      </w:r>
      <w:r w:rsidR="00B374A5">
        <w:rPr>
          <w:rFonts w:eastAsia="Times New Roman" w:cstheme="minorHAnsi"/>
          <w:lang w:eastAsia="en-IN"/>
        </w:rPr>
        <w:t>n</w:t>
      </w:r>
      <w:r w:rsidRPr="001852BA">
        <w:rPr>
          <w:rFonts w:eastAsia="Times New Roman" w:cstheme="minorHAnsi"/>
          <w:lang w:eastAsia="en-IN"/>
        </w:rPr>
        <w:t xml:space="preserve"> </w:t>
      </w:r>
      <w:r w:rsidR="00D87C66">
        <w:rPr>
          <w:rFonts w:eastAsia="Times New Roman" w:cstheme="minorHAnsi"/>
          <w:lang w:eastAsia="en-IN"/>
        </w:rPr>
        <w:t>integral</w:t>
      </w:r>
      <w:r w:rsidRPr="001852BA">
        <w:rPr>
          <w:rFonts w:eastAsia="Times New Roman" w:cstheme="minorHAnsi"/>
          <w:lang w:eastAsia="en-IN"/>
        </w:rPr>
        <w:t xml:space="preserve"> component of the Document Registration system, enabling the registration of documents previously marked as pending in the Kaveri 1 system and transferred to the minute book. </w:t>
      </w:r>
      <w:r w:rsidR="00BA4660" w:rsidRPr="009E4C41">
        <w:rPr>
          <w:rFonts w:eastAsia="Times New Roman" w:cstheme="minorHAnsi"/>
          <w:lang w:eastAsia="en-IN"/>
        </w:rPr>
        <w:t xml:space="preserve">In the current workflow, citizens can resume the registration process in Kaveri 2 for a document </w:t>
      </w:r>
      <w:r w:rsidR="00C2410B">
        <w:rPr>
          <w:rFonts w:eastAsia="Times New Roman" w:cstheme="minorHAnsi"/>
          <w:lang w:eastAsia="en-IN"/>
        </w:rPr>
        <w:t>that is pending</w:t>
      </w:r>
      <w:r w:rsidR="00BA4660" w:rsidRPr="009E4C41">
        <w:rPr>
          <w:rFonts w:eastAsia="Times New Roman" w:cstheme="minorHAnsi"/>
          <w:lang w:eastAsia="en-IN"/>
        </w:rPr>
        <w:t xml:space="preserve"> in Kaveri 1 by entering the associated P-number and submitting the application via the Pending Document Registration module.</w:t>
      </w:r>
    </w:p>
    <w:p w14:paraId="489755AB" w14:textId="77777777" w:rsidR="000A6FE4" w:rsidRDefault="000A6FE4" w:rsidP="00705284">
      <w:pPr>
        <w:pStyle w:val="ListParagraph"/>
        <w:spacing w:before="100" w:beforeAutospacing="1" w:after="100" w:afterAutospacing="1" w:line="240" w:lineRule="auto"/>
        <w:ind w:left="360"/>
        <w:jc w:val="both"/>
        <w:rPr>
          <w:rFonts w:eastAsia="Times New Roman" w:cstheme="minorHAnsi"/>
          <w:lang w:eastAsia="en-IN"/>
        </w:rPr>
      </w:pPr>
    </w:p>
    <w:p w14:paraId="1DCCAFBB" w14:textId="32514C38" w:rsidR="00A768C0" w:rsidRDefault="001852BA" w:rsidP="00705284">
      <w:pPr>
        <w:pStyle w:val="ListParagraph"/>
        <w:spacing w:before="100" w:beforeAutospacing="1" w:after="0" w:line="240" w:lineRule="auto"/>
        <w:ind w:left="360"/>
        <w:jc w:val="both"/>
        <w:rPr>
          <w:rFonts w:eastAsia="Times New Roman" w:cstheme="minorHAnsi"/>
          <w:lang w:eastAsia="en-IN"/>
        </w:rPr>
      </w:pPr>
      <w:r w:rsidRPr="001852BA">
        <w:rPr>
          <w:rFonts w:eastAsia="Times New Roman" w:cstheme="minorHAnsi"/>
          <w:lang w:eastAsia="en-IN"/>
        </w:rPr>
        <w:t>Using this module, the SR can release such documents for registration in Kaveri 2, provided the citizen submits a DR order</w:t>
      </w:r>
      <w:r w:rsidR="00F06E6E">
        <w:rPr>
          <w:rFonts w:eastAsia="Times New Roman" w:cstheme="minorHAnsi"/>
          <w:lang w:eastAsia="en-IN"/>
        </w:rPr>
        <w:t xml:space="preserve"> (</w:t>
      </w:r>
      <w:r w:rsidRPr="001852BA">
        <w:rPr>
          <w:rFonts w:eastAsia="Times New Roman" w:cstheme="minorHAnsi"/>
          <w:lang w:eastAsia="en-IN"/>
        </w:rPr>
        <w:t>if required</w:t>
      </w:r>
      <w:r w:rsidR="00F06E6E">
        <w:rPr>
          <w:rFonts w:eastAsia="Times New Roman" w:cstheme="minorHAnsi"/>
          <w:lang w:eastAsia="en-IN"/>
        </w:rPr>
        <w:t>)</w:t>
      </w:r>
      <w:r w:rsidRPr="001852BA">
        <w:rPr>
          <w:rFonts w:eastAsia="Times New Roman" w:cstheme="minorHAnsi"/>
          <w:lang w:eastAsia="en-IN"/>
        </w:rPr>
        <w:t>.</w:t>
      </w:r>
      <w:r w:rsidR="000A6FE4">
        <w:rPr>
          <w:rFonts w:eastAsia="Times New Roman" w:cstheme="minorHAnsi"/>
          <w:lang w:eastAsia="en-IN"/>
        </w:rPr>
        <w:t xml:space="preserve"> </w:t>
      </w:r>
      <w:r w:rsidRPr="000A6FE4">
        <w:rPr>
          <w:rFonts w:eastAsia="Times New Roman" w:cstheme="minorHAnsi"/>
          <w:lang w:eastAsia="en-IN"/>
        </w:rPr>
        <w:t xml:space="preserve">However, if the SR encounters issues retrieving specific details from Kaveri </w:t>
      </w:r>
      <w:r w:rsidR="00975F05">
        <w:rPr>
          <w:rFonts w:eastAsia="Times New Roman" w:cstheme="minorHAnsi"/>
          <w:lang w:eastAsia="en-IN"/>
        </w:rPr>
        <w:t xml:space="preserve">1 </w:t>
      </w:r>
      <w:r w:rsidRPr="000A6FE4">
        <w:rPr>
          <w:rFonts w:eastAsia="Times New Roman" w:cstheme="minorHAnsi"/>
          <w:lang w:eastAsia="en-IN"/>
        </w:rPr>
        <w:t>such as document details, stamp information, receipts, index village, boundary, valuation, schedules, property information, or party details—</w:t>
      </w:r>
      <w:r w:rsidR="00E653C6" w:rsidRPr="00E653C6">
        <w:rPr>
          <w:rFonts w:eastAsia="Times New Roman" w:cstheme="minorHAnsi"/>
          <w:lang w:eastAsia="en-IN"/>
        </w:rPr>
        <w:t xml:space="preserve"> </w:t>
      </w:r>
      <w:r w:rsidR="00E653C6" w:rsidRPr="000A6FE4">
        <w:rPr>
          <w:rFonts w:eastAsia="Times New Roman" w:cstheme="minorHAnsi"/>
          <w:lang w:eastAsia="en-IN"/>
        </w:rPr>
        <w:t xml:space="preserve">the SR can update the missing details </w:t>
      </w:r>
      <w:r w:rsidR="00E653C6">
        <w:rPr>
          <w:rFonts w:eastAsia="Times New Roman" w:cstheme="minorHAnsi"/>
          <w:lang w:eastAsia="en-IN"/>
        </w:rPr>
        <w:t xml:space="preserve">and </w:t>
      </w:r>
      <w:r w:rsidRPr="000A6FE4">
        <w:rPr>
          <w:rFonts w:eastAsia="Times New Roman" w:cstheme="minorHAnsi"/>
          <w:lang w:eastAsia="en-IN"/>
        </w:rPr>
        <w:t xml:space="preserve">the application </w:t>
      </w:r>
      <w:r w:rsidR="00975F05">
        <w:rPr>
          <w:rFonts w:eastAsia="Times New Roman" w:cstheme="minorHAnsi"/>
          <w:lang w:eastAsia="en-IN"/>
        </w:rPr>
        <w:t>will</w:t>
      </w:r>
      <w:r w:rsidRPr="000A6FE4">
        <w:rPr>
          <w:rFonts w:eastAsia="Times New Roman" w:cstheme="minorHAnsi"/>
          <w:lang w:eastAsia="en-IN"/>
        </w:rPr>
        <w:t xml:space="preserve"> be forwarded to the DR for approval.</w:t>
      </w:r>
    </w:p>
    <w:p w14:paraId="41E22022" w14:textId="77777777" w:rsidR="00E86AD1" w:rsidRDefault="00E86AD1" w:rsidP="00705284">
      <w:pPr>
        <w:pStyle w:val="ListParagraph"/>
        <w:spacing w:before="100" w:beforeAutospacing="1" w:after="0" w:line="240" w:lineRule="auto"/>
        <w:ind w:left="360"/>
        <w:jc w:val="both"/>
        <w:rPr>
          <w:rFonts w:eastAsia="Times New Roman" w:cstheme="minorHAnsi"/>
          <w:lang w:eastAsia="en-IN"/>
        </w:rPr>
      </w:pPr>
    </w:p>
    <w:p w14:paraId="10508E87" w14:textId="1156CEFE" w:rsidR="001852BA" w:rsidRDefault="001852BA" w:rsidP="00705284">
      <w:pPr>
        <w:pStyle w:val="ListParagraph"/>
        <w:spacing w:before="100" w:beforeAutospacing="1" w:after="0" w:line="240" w:lineRule="auto"/>
        <w:ind w:left="360"/>
        <w:jc w:val="both"/>
        <w:rPr>
          <w:rFonts w:eastAsia="Times New Roman" w:cstheme="minorHAnsi"/>
          <w:lang w:eastAsia="en-IN"/>
        </w:rPr>
      </w:pPr>
      <w:r w:rsidRPr="000A6FE4">
        <w:rPr>
          <w:rFonts w:eastAsia="Times New Roman" w:cstheme="minorHAnsi"/>
          <w:lang w:eastAsia="en-IN"/>
        </w:rPr>
        <w:t xml:space="preserve">Upon receiving the DR’s approval, </w:t>
      </w:r>
      <w:r w:rsidR="000D46A7">
        <w:rPr>
          <w:rFonts w:eastAsia="Times New Roman" w:cstheme="minorHAnsi"/>
          <w:lang w:eastAsia="en-IN"/>
        </w:rPr>
        <w:t xml:space="preserve">SR can </w:t>
      </w:r>
      <w:r w:rsidRPr="000A6FE4">
        <w:rPr>
          <w:rFonts w:eastAsia="Times New Roman" w:cstheme="minorHAnsi"/>
          <w:lang w:eastAsia="en-IN"/>
        </w:rPr>
        <w:t>release the document from the minute book, allowing the registration process to proceed in Kaveri 2.</w:t>
      </w:r>
    </w:p>
    <w:p w14:paraId="4A4F9EC5" w14:textId="4E833672" w:rsidR="00607BBB" w:rsidRDefault="00607BBB" w:rsidP="00705284">
      <w:pPr>
        <w:pStyle w:val="ListParagraph"/>
        <w:spacing w:before="100" w:beforeAutospacing="1" w:after="0" w:line="240" w:lineRule="auto"/>
        <w:ind w:left="360"/>
        <w:jc w:val="both"/>
        <w:rPr>
          <w:rFonts w:eastAsia="Times New Roman" w:cstheme="minorHAnsi"/>
          <w:lang w:eastAsia="en-IN"/>
        </w:rPr>
      </w:pPr>
    </w:p>
    <w:p w14:paraId="1ACC804B" w14:textId="6745F212" w:rsidR="00607BBB" w:rsidRDefault="00607BBB" w:rsidP="00705284">
      <w:pPr>
        <w:pStyle w:val="ListParagraph"/>
        <w:spacing w:before="100" w:beforeAutospacing="1" w:after="0" w:line="240" w:lineRule="auto"/>
        <w:ind w:left="360"/>
        <w:jc w:val="both"/>
        <w:rPr>
          <w:rFonts w:eastAsia="Times New Roman" w:cstheme="minorHAnsi"/>
          <w:lang w:eastAsia="en-IN"/>
        </w:rPr>
      </w:pPr>
      <w:r>
        <w:rPr>
          <w:rFonts w:eastAsia="Times New Roman" w:cstheme="minorHAnsi"/>
          <w:lang w:eastAsia="en-IN"/>
        </w:rPr>
        <w:t xml:space="preserve">Figure 1 explains the </w:t>
      </w:r>
      <w:r w:rsidR="00705284">
        <w:rPr>
          <w:rFonts w:eastAsia="Times New Roman" w:cstheme="minorHAnsi"/>
          <w:lang w:eastAsia="en-IN"/>
        </w:rPr>
        <w:t xml:space="preserve">high-level process of documents where the data is not fetched </w:t>
      </w:r>
      <w:r>
        <w:rPr>
          <w:rFonts w:eastAsia="Times New Roman" w:cstheme="minorHAnsi"/>
          <w:lang w:eastAsia="en-IN"/>
        </w:rPr>
        <w:t>and Figure 2 explains high level process flows</w:t>
      </w:r>
      <w:r w:rsidR="00705284">
        <w:rPr>
          <w:rFonts w:eastAsia="Times New Roman" w:cstheme="minorHAnsi"/>
          <w:lang w:eastAsia="en-IN"/>
        </w:rPr>
        <w:t xml:space="preserve"> when the data is fetched for the application.</w:t>
      </w:r>
      <w:r>
        <w:rPr>
          <w:rFonts w:eastAsia="Times New Roman" w:cstheme="minorHAnsi"/>
          <w:lang w:eastAsia="en-IN"/>
        </w:rPr>
        <w:t xml:space="preserve"> </w:t>
      </w:r>
    </w:p>
    <w:p w14:paraId="642BE11E" w14:textId="6839EC21" w:rsidR="00585236" w:rsidRDefault="00585236" w:rsidP="00F27AEC">
      <w:pPr>
        <w:jc w:val="center"/>
      </w:pPr>
    </w:p>
    <w:p w14:paraId="6CBFE148" w14:textId="77777777" w:rsidR="005C26C2" w:rsidRDefault="005C26C2" w:rsidP="00807F99">
      <w:pPr>
        <w:pStyle w:val="Caption"/>
        <w:jc w:val="center"/>
        <w:rPr>
          <w:noProof/>
        </w:rPr>
      </w:pPr>
      <w:r>
        <w:rPr>
          <w:noProof/>
        </w:rPr>
        <w:t>11</w:t>
      </w:r>
    </w:p>
    <w:p w14:paraId="3A6E96E6" w14:textId="48CFF391" w:rsidR="00307A61" w:rsidRDefault="005C26C2" w:rsidP="00807F99">
      <w:pPr>
        <w:pStyle w:val="Caption"/>
        <w:jc w:val="center"/>
      </w:pPr>
      <w:r>
        <w:rPr>
          <w:noProof/>
        </w:rPr>
        <w:drawing>
          <wp:inline distT="0" distB="0" distL="0" distR="0" wp14:anchorId="3030BA6A" wp14:editId="365D7727">
            <wp:extent cx="4206933" cy="349535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3381" cy="3500708"/>
                    </a:xfrm>
                    <a:prstGeom prst="rect">
                      <a:avLst/>
                    </a:prstGeom>
                    <a:noFill/>
                  </pic:spPr>
                </pic:pic>
              </a:graphicData>
            </a:graphic>
          </wp:inline>
        </w:drawing>
      </w:r>
    </w:p>
    <w:p w14:paraId="0EA96766" w14:textId="5AD7E716" w:rsidR="00FD3A7A" w:rsidRDefault="00807F99" w:rsidP="00807F99">
      <w:pPr>
        <w:pStyle w:val="Caption"/>
        <w:jc w:val="center"/>
      </w:pPr>
      <w:r>
        <w:t xml:space="preserve">Figure </w:t>
      </w:r>
      <w:fldSimple w:instr=" SEQ Figure \* ARABIC ">
        <w:r w:rsidR="00705284">
          <w:rPr>
            <w:noProof/>
          </w:rPr>
          <w:t>1</w:t>
        </w:r>
      </w:fldSimple>
      <w:r>
        <w:t xml:space="preserve">: </w:t>
      </w:r>
      <w:r w:rsidRPr="00CA6833">
        <w:t>Interaction diagram</w:t>
      </w:r>
      <w:r>
        <w:t xml:space="preserve"> of </w:t>
      </w:r>
      <w:r w:rsidR="004A24E7">
        <w:t>K1 pending document module</w:t>
      </w:r>
      <w:r w:rsidR="00705284">
        <w:t xml:space="preserve"> (missing data)</w:t>
      </w:r>
    </w:p>
    <w:p w14:paraId="2475DACC" w14:textId="77777777" w:rsidR="00705284" w:rsidRDefault="00FD3A7A" w:rsidP="00705284">
      <w:pPr>
        <w:keepNext/>
        <w:jc w:val="center"/>
      </w:pPr>
      <w:r>
        <w:br w:type="page"/>
      </w:r>
      <w:r w:rsidR="00705284">
        <w:rPr>
          <w:i/>
          <w:iCs/>
          <w:noProof/>
          <w:color w:val="44546A" w:themeColor="text2"/>
          <w:sz w:val="18"/>
          <w:szCs w:val="18"/>
        </w:rPr>
        <w:lastRenderedPageBreak/>
        <w:drawing>
          <wp:inline distT="0" distB="0" distL="0" distR="0" wp14:anchorId="17CA83B7" wp14:editId="422BD565">
            <wp:extent cx="5566410" cy="2463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png"/>
                    <pic:cNvPicPr/>
                  </pic:nvPicPr>
                  <pic:blipFill>
                    <a:blip r:embed="rId12"/>
                    <a:stretch>
                      <a:fillRect/>
                    </a:stretch>
                  </pic:blipFill>
                  <pic:spPr>
                    <a:xfrm>
                      <a:off x="0" y="0"/>
                      <a:ext cx="5566410" cy="2463165"/>
                    </a:xfrm>
                    <a:prstGeom prst="rect">
                      <a:avLst/>
                    </a:prstGeom>
                  </pic:spPr>
                </pic:pic>
              </a:graphicData>
            </a:graphic>
          </wp:inline>
        </w:drawing>
      </w:r>
    </w:p>
    <w:p w14:paraId="155CC2ED" w14:textId="32154B06" w:rsidR="00C82F21" w:rsidRPr="00FD3A7A" w:rsidRDefault="00705284" w:rsidP="00705284">
      <w:pPr>
        <w:pStyle w:val="Caption"/>
        <w:jc w:val="center"/>
        <w:rPr>
          <w:i w:val="0"/>
          <w:iCs w:val="0"/>
        </w:rPr>
      </w:pPr>
      <w:r>
        <w:t xml:space="preserve">Figure </w:t>
      </w:r>
      <w:fldSimple w:instr=" SEQ Figure \* ARABIC ">
        <w:r>
          <w:rPr>
            <w:noProof/>
          </w:rPr>
          <w:t>2</w:t>
        </w:r>
      </w:fldSimple>
      <w:r>
        <w:t xml:space="preserve">: </w:t>
      </w:r>
      <w:r w:rsidRPr="00162D18">
        <w:t>Interaction diagram of K1 pending document module</w:t>
      </w:r>
      <w:r>
        <w:t xml:space="preserve"> (no missing details)</w:t>
      </w:r>
    </w:p>
    <w:p w14:paraId="41DB7796" w14:textId="77777777" w:rsidR="00165427" w:rsidRPr="00165427" w:rsidRDefault="202012EF" w:rsidP="00417B0B">
      <w:pPr>
        <w:pStyle w:val="Heading1"/>
      </w:pPr>
      <w:bookmarkStart w:id="8" w:name="_Toc14816322"/>
      <w:r>
        <w:t>Description of the functional requirement</w:t>
      </w:r>
      <w:bookmarkEnd w:id="8"/>
    </w:p>
    <w:p w14:paraId="5B515276" w14:textId="7975B024" w:rsidR="202012EF" w:rsidRDefault="202012EF" w:rsidP="202012EF"/>
    <w:p w14:paraId="1A6B5911" w14:textId="063470BA" w:rsidR="202012EF" w:rsidRDefault="202012EF" w:rsidP="202012EF">
      <w:pPr>
        <w:pStyle w:val="Heading2"/>
        <w:numPr>
          <w:ilvl w:val="0"/>
          <w:numId w:val="0"/>
        </w:numPr>
        <w:rPr>
          <w:rFonts w:cstheme="minorBidi"/>
        </w:rPr>
      </w:pPr>
      <w:bookmarkStart w:id="9" w:name="_Toc1491852753"/>
      <w:r w:rsidRPr="202012EF">
        <w:rPr>
          <w:rFonts w:cstheme="minorBidi"/>
        </w:rPr>
        <w:t>4.1 Missing data scenarios</w:t>
      </w:r>
      <w:bookmarkEnd w:id="9"/>
    </w:p>
    <w:p w14:paraId="425DFD30" w14:textId="2BCE821F" w:rsidR="202012EF" w:rsidRDefault="202012EF" w:rsidP="202012EF"/>
    <w:p w14:paraId="3F36798E" w14:textId="5B6EB2FA" w:rsidR="202012EF" w:rsidRDefault="202012EF" w:rsidP="202012EF">
      <w:pPr>
        <w:jc w:val="both"/>
      </w:pPr>
      <w:r w:rsidRPr="202012EF">
        <w:rPr>
          <w:rFonts w:ascii="Calibri" w:eastAsia="Calibri" w:hAnsi="Calibri" w:cs="Calibri"/>
        </w:rPr>
        <w:t xml:space="preserve">As per </w:t>
      </w:r>
      <w:r w:rsidR="00C2410B">
        <w:rPr>
          <w:rFonts w:ascii="Calibri" w:eastAsia="Calibri" w:hAnsi="Calibri" w:cs="Calibri"/>
        </w:rPr>
        <w:t xml:space="preserve">the </w:t>
      </w:r>
      <w:r w:rsidRPr="202012EF">
        <w:rPr>
          <w:rFonts w:ascii="Calibri" w:eastAsia="Calibri" w:hAnsi="Calibri" w:cs="Calibri"/>
        </w:rPr>
        <w:t>department</w:t>
      </w:r>
      <w:r w:rsidR="00C2410B">
        <w:rPr>
          <w:rFonts w:ascii="Calibri" w:eastAsia="Calibri" w:hAnsi="Calibri" w:cs="Calibri"/>
        </w:rPr>
        <w:t>,</w:t>
      </w:r>
      <w:r w:rsidRPr="202012EF">
        <w:rPr>
          <w:rFonts w:ascii="Calibri" w:eastAsia="Calibri" w:hAnsi="Calibri" w:cs="Calibri"/>
        </w:rPr>
        <w:t xml:space="preserve"> the data can be missing in below mentioned categories, </w:t>
      </w:r>
    </w:p>
    <w:p w14:paraId="74F30A69" w14:textId="01F8AEEF"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Document Details.</w:t>
      </w:r>
    </w:p>
    <w:p w14:paraId="242761A3" w14:textId="4F29FA88"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Previous Stamp Details.</w:t>
      </w:r>
    </w:p>
    <w:p w14:paraId="0A29BFD4" w14:textId="07F03F3E"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Previous Receipt Details (payment details).</w:t>
      </w:r>
    </w:p>
    <w:p w14:paraId="66FA96C1" w14:textId="479EB573"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Index Village details.</w:t>
      </w:r>
    </w:p>
    <w:p w14:paraId="75AD4521" w14:textId="6D4F7135"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Boundary details.</w:t>
      </w:r>
    </w:p>
    <w:p w14:paraId="0513A4D5" w14:textId="581B8F7F"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Valuation details.</w:t>
      </w:r>
    </w:p>
    <w:p w14:paraId="3B6FAE30" w14:textId="5FD35B61"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Schedule descriptions</w:t>
      </w:r>
    </w:p>
    <w:p w14:paraId="51330A79" w14:textId="16C8DA75"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Property number details.</w:t>
      </w:r>
    </w:p>
    <w:p w14:paraId="747944C5" w14:textId="779F3D9F" w:rsidR="202012EF" w:rsidRDefault="202012EF" w:rsidP="005F2063">
      <w:pPr>
        <w:pStyle w:val="ListParagraph"/>
        <w:numPr>
          <w:ilvl w:val="0"/>
          <w:numId w:val="4"/>
        </w:numPr>
        <w:spacing w:after="0" w:line="257" w:lineRule="auto"/>
        <w:jc w:val="both"/>
        <w:rPr>
          <w:rFonts w:ascii="Calibri" w:eastAsia="Calibri" w:hAnsi="Calibri" w:cs="Calibri"/>
        </w:rPr>
      </w:pPr>
      <w:r w:rsidRPr="202012EF">
        <w:rPr>
          <w:rFonts w:ascii="Calibri" w:eastAsia="Calibri" w:hAnsi="Calibri" w:cs="Calibri"/>
        </w:rPr>
        <w:t>Party details.</w:t>
      </w:r>
    </w:p>
    <w:p w14:paraId="05E28E85" w14:textId="21968474" w:rsidR="202012EF" w:rsidRDefault="202012EF" w:rsidP="202012EF">
      <w:pPr>
        <w:jc w:val="both"/>
      </w:pPr>
    </w:p>
    <w:p w14:paraId="06AD3687" w14:textId="3826653E" w:rsidR="00472883" w:rsidRDefault="202012EF" w:rsidP="00705284">
      <w:pPr>
        <w:jc w:val="both"/>
      </w:pPr>
      <w:r>
        <w:t>The below table shows the details of the data analysis,</w:t>
      </w:r>
    </w:p>
    <w:p w14:paraId="0F6BA823" w14:textId="1699BACD" w:rsidR="00472883" w:rsidRPr="00B46698" w:rsidRDefault="00472883" w:rsidP="00472883">
      <w:r>
        <w:rPr>
          <w:noProof/>
        </w:rPr>
        <w:drawing>
          <wp:inline distT="0" distB="0" distL="0" distR="0" wp14:anchorId="229FFA34" wp14:editId="623DE7D9">
            <wp:extent cx="6062862" cy="1752600"/>
            <wp:effectExtent l="0" t="0" r="0" b="0"/>
            <wp:docPr id="2" name="Picture 1">
              <a:extLst xmlns:a="http://schemas.openxmlformats.org/drawingml/2006/main">
                <a:ext uri="{FF2B5EF4-FFF2-40B4-BE49-F238E27FC236}">
                  <a16:creationId xmlns:a16="http://schemas.microsoft.com/office/drawing/2014/main" id="{ACC48E8A-FA8B-450C-B440-E38BB5936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CC48E8A-FA8B-450C-B440-E38BB5936DF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4572" cy="1753094"/>
                    </a:xfrm>
                    <a:prstGeom prst="rect">
                      <a:avLst/>
                    </a:prstGeom>
                    <a:noFill/>
                    <a:extLst/>
                  </pic:spPr>
                </pic:pic>
              </a:graphicData>
            </a:graphic>
          </wp:inline>
        </w:drawing>
      </w:r>
    </w:p>
    <w:p w14:paraId="2D5AD203" w14:textId="77777777" w:rsidR="00472883" w:rsidRDefault="00472883">
      <w:pPr>
        <w:rPr>
          <w:rFonts w:eastAsiaTheme="majorEastAsia" w:cstheme="minorHAnsi"/>
          <w:color w:val="2F5496" w:themeColor="accent1" w:themeShade="BF"/>
          <w:sz w:val="28"/>
          <w:szCs w:val="28"/>
        </w:rPr>
      </w:pPr>
      <w:r>
        <w:rPr>
          <w:rFonts w:cstheme="minorHAnsi"/>
          <w:sz w:val="28"/>
          <w:szCs w:val="28"/>
        </w:rPr>
        <w:br w:type="page"/>
      </w:r>
    </w:p>
    <w:p w14:paraId="326DF42A" w14:textId="720D45DC" w:rsidR="202012EF" w:rsidRDefault="202012EF" w:rsidP="202012EF">
      <w:pPr>
        <w:pStyle w:val="Heading2"/>
        <w:numPr>
          <w:ilvl w:val="0"/>
          <w:numId w:val="0"/>
        </w:numPr>
        <w:ind w:left="851"/>
        <w:rPr>
          <w:rFonts w:cstheme="minorBidi"/>
        </w:rPr>
      </w:pPr>
      <w:bookmarkStart w:id="10" w:name="_Toc281400474"/>
      <w:r w:rsidRPr="202012EF">
        <w:rPr>
          <w:rFonts w:cstheme="minorBidi"/>
        </w:rPr>
        <w:lastRenderedPageBreak/>
        <w:t>4.2 Workflow</w:t>
      </w:r>
      <w:bookmarkEnd w:id="10"/>
    </w:p>
    <w:p w14:paraId="4B15197D" w14:textId="4F01FD0F" w:rsidR="00C674DD" w:rsidRDefault="00DA7F1D" w:rsidP="00291043">
      <w:pPr>
        <w:jc w:val="center"/>
        <w:rPr>
          <w:rFonts w:eastAsiaTheme="majorEastAsia"/>
          <w:color w:val="2F5496" w:themeColor="accent1" w:themeShade="BF"/>
        </w:rPr>
      </w:pPr>
      <w:r>
        <w:rPr>
          <w:noProof/>
        </w:rPr>
        <w:drawing>
          <wp:inline distT="0" distB="0" distL="0" distR="0" wp14:anchorId="1A56054A" wp14:editId="5820E9C2">
            <wp:extent cx="4365419" cy="828000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1 Pending Documents R-1.png"/>
                    <pic:cNvPicPr/>
                  </pic:nvPicPr>
                  <pic:blipFill>
                    <a:blip r:embed="rId14"/>
                    <a:stretch>
                      <a:fillRect/>
                    </a:stretch>
                  </pic:blipFill>
                  <pic:spPr>
                    <a:xfrm>
                      <a:off x="0" y="0"/>
                      <a:ext cx="4365419" cy="8280000"/>
                    </a:xfrm>
                    <a:prstGeom prst="rect">
                      <a:avLst/>
                    </a:prstGeom>
                  </pic:spPr>
                </pic:pic>
              </a:graphicData>
            </a:graphic>
          </wp:inline>
        </w:drawing>
      </w:r>
      <w:r w:rsidR="00C674DD">
        <w:br w:type="page"/>
      </w:r>
    </w:p>
    <w:p w14:paraId="548BE477" w14:textId="6F135437" w:rsidR="001C76D0" w:rsidRPr="002E4278" w:rsidRDefault="202012EF" w:rsidP="202012EF">
      <w:pPr>
        <w:pStyle w:val="Heading2"/>
        <w:numPr>
          <w:ilvl w:val="0"/>
          <w:numId w:val="0"/>
        </w:numPr>
        <w:rPr>
          <w:rFonts w:cstheme="minorBidi"/>
        </w:rPr>
      </w:pPr>
      <w:bookmarkStart w:id="11" w:name="_Toc1207253776"/>
      <w:r w:rsidRPr="202012EF">
        <w:rPr>
          <w:rFonts w:cstheme="minorBidi"/>
        </w:rPr>
        <w:lastRenderedPageBreak/>
        <w:t>4.3 Actors</w:t>
      </w:r>
      <w:r>
        <w:t xml:space="preserve"> </w:t>
      </w:r>
      <w:r w:rsidRPr="202012EF">
        <w:rPr>
          <w:rFonts w:cstheme="minorBidi"/>
        </w:rPr>
        <w:t>and their roles</w:t>
      </w:r>
      <w:bookmarkEnd w:id="11"/>
    </w:p>
    <w:p w14:paraId="6F6AB726" w14:textId="0F02ADDB" w:rsidR="202012EF" w:rsidRDefault="202012EF" w:rsidP="202012EF"/>
    <w:p w14:paraId="15C89BA6" w14:textId="77777777" w:rsidR="00543AC2" w:rsidRDefault="00543AC2" w:rsidP="000707D4">
      <w:pPr>
        <w:spacing w:after="0"/>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6916"/>
      </w:tblGrid>
      <w:tr w:rsidR="000707D4" w:rsidRPr="000707D4" w14:paraId="031A9D77" w14:textId="77777777" w:rsidTr="00C966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4C07F0CB" w14:textId="77777777" w:rsidR="00543AC2" w:rsidRPr="000707D4" w:rsidRDefault="00543AC2" w:rsidP="000707D4">
            <w:pPr>
              <w:jc w:val="center"/>
              <w:rPr>
                <w:color w:val="auto"/>
              </w:rPr>
            </w:pPr>
            <w:r w:rsidRPr="000707D4">
              <w:rPr>
                <w:color w:val="auto"/>
              </w:rPr>
              <w:t>Actor/Interface</w:t>
            </w:r>
          </w:p>
        </w:tc>
        <w:tc>
          <w:tcPr>
            <w:tcW w:w="6916"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67AD6C24" w14:textId="77777777" w:rsidR="00543AC2" w:rsidRPr="000707D4" w:rsidRDefault="00543AC2" w:rsidP="000707D4">
            <w:pPr>
              <w:jc w:val="center"/>
              <w:cnfStyle w:val="100000000000" w:firstRow="1" w:lastRow="0" w:firstColumn="0" w:lastColumn="0" w:oddVBand="0" w:evenVBand="0" w:oddHBand="0" w:evenHBand="0" w:firstRowFirstColumn="0" w:firstRowLastColumn="0" w:lastRowFirstColumn="0" w:lastRowLastColumn="0"/>
              <w:rPr>
                <w:color w:val="auto"/>
              </w:rPr>
            </w:pPr>
            <w:r w:rsidRPr="000707D4">
              <w:rPr>
                <w:color w:val="auto"/>
              </w:rPr>
              <w:t>Role/Responsibilities</w:t>
            </w:r>
          </w:p>
        </w:tc>
      </w:tr>
      <w:tr w:rsidR="000707D4" w:rsidRPr="000707D4" w14:paraId="1E5D82F6" w14:textId="77777777" w:rsidTr="00C96693">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2F177F6D" w14:textId="77777777" w:rsidR="00543AC2" w:rsidRPr="00A971B6" w:rsidRDefault="00543AC2" w:rsidP="000707D4">
            <w:r w:rsidRPr="00A971B6">
              <w:t>Applicant</w:t>
            </w:r>
          </w:p>
        </w:tc>
        <w:tc>
          <w:tcPr>
            <w:tcW w:w="6916" w:type="dxa"/>
            <w:shd w:val="clear" w:color="auto" w:fill="auto"/>
          </w:tcPr>
          <w:p w14:paraId="0DE9EF9D" w14:textId="13533B27" w:rsidR="00D85723" w:rsidRDefault="00D85723" w:rsidP="005F2063">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Enters pending document details</w:t>
            </w:r>
            <w:r w:rsidR="0095184A">
              <w:t>.</w:t>
            </w:r>
          </w:p>
          <w:p w14:paraId="7C0C5D76" w14:textId="2C822473" w:rsidR="00F66F33" w:rsidRDefault="00C2410B" w:rsidP="005F2063">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Upload</w:t>
            </w:r>
            <w:r w:rsidR="00961C66" w:rsidRPr="00961C66">
              <w:t xml:space="preserve"> the DR order</w:t>
            </w:r>
            <w:r w:rsidR="00F37959">
              <w:t xml:space="preserve"> (if applicable)</w:t>
            </w:r>
            <w:r w:rsidR="0095184A">
              <w:t>.</w:t>
            </w:r>
          </w:p>
          <w:p w14:paraId="59D6BEAB" w14:textId="2EDEFF6F" w:rsidR="00DE1662" w:rsidRPr="000707D4" w:rsidRDefault="00C2410B" w:rsidP="005F2063">
            <w:pPr>
              <w:pStyle w:val="ListParagraph"/>
              <w:numPr>
                <w:ilvl w:val="0"/>
                <w:numId w:val="3"/>
              </w:numPr>
              <w:cnfStyle w:val="000000100000" w:firstRow="0" w:lastRow="0" w:firstColumn="0" w:lastColumn="0" w:oddVBand="0" w:evenVBand="0" w:oddHBand="1" w:evenHBand="0" w:firstRowFirstColumn="0" w:firstRowLastColumn="0" w:lastRowFirstColumn="0" w:lastRowLastColumn="0"/>
            </w:pPr>
            <w:r>
              <w:t>Applies</w:t>
            </w:r>
            <w:r w:rsidR="00961C66" w:rsidRPr="00961C66">
              <w:t xml:space="preserve"> to SR</w:t>
            </w:r>
            <w:r w:rsidR="0095184A">
              <w:t>.</w:t>
            </w:r>
          </w:p>
        </w:tc>
      </w:tr>
      <w:tr w:rsidR="0050225F" w:rsidRPr="000707D4" w14:paraId="2A2559C1" w14:textId="77777777" w:rsidTr="00C96693">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686A3B80" w14:textId="5CC8A82D" w:rsidR="0050225F" w:rsidRPr="00A971B6" w:rsidRDefault="0050225F" w:rsidP="000707D4">
            <w:r w:rsidRPr="00A971B6">
              <w:t>System</w:t>
            </w:r>
          </w:p>
        </w:tc>
        <w:tc>
          <w:tcPr>
            <w:tcW w:w="6916" w:type="dxa"/>
            <w:shd w:val="clear" w:color="auto" w:fill="auto"/>
          </w:tcPr>
          <w:p w14:paraId="4A7CA633" w14:textId="4D741545" w:rsidR="0050225F" w:rsidRDefault="0050225F"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 xml:space="preserve">Fetches the existing </w:t>
            </w:r>
            <w:r w:rsidR="00C2410B">
              <w:t>document</w:t>
            </w:r>
            <w:r>
              <w:t xml:space="preserve"> details</w:t>
            </w:r>
            <w:r w:rsidR="007151A0">
              <w:t xml:space="preserve"> (if available)</w:t>
            </w:r>
            <w:r w:rsidR="0095184A">
              <w:t>.</w:t>
            </w:r>
          </w:p>
          <w:p w14:paraId="2B00C433" w14:textId="5F99175B" w:rsidR="0050225F" w:rsidRDefault="0050225F"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Displays a pop-up</w:t>
            </w:r>
            <w:r w:rsidR="00B20D97">
              <w:t xml:space="preserve"> error</w:t>
            </w:r>
            <w:r>
              <w:t xml:space="preserve"> message, if any missing </w:t>
            </w:r>
            <w:r w:rsidR="00991448">
              <w:t>details</w:t>
            </w:r>
            <w:r>
              <w:t>.</w:t>
            </w:r>
          </w:p>
          <w:p w14:paraId="39A0AC9D" w14:textId="2362FFD1" w:rsidR="0095184A" w:rsidRDefault="00991448"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 xml:space="preserve">Sends application into </w:t>
            </w:r>
            <w:r w:rsidR="009F6FD7">
              <w:t>Minute book - others</w:t>
            </w:r>
            <w:r>
              <w:t>, if any missing details.</w:t>
            </w:r>
          </w:p>
          <w:p w14:paraId="173D1FA8" w14:textId="3C9F301C" w:rsidR="00BC3540" w:rsidRDefault="00BC3540"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 xml:space="preserve">Sends application into Minute book, if </w:t>
            </w:r>
            <w:r w:rsidR="007C559F">
              <w:t>no</w:t>
            </w:r>
            <w:r>
              <w:t xml:space="preserve"> missing details.</w:t>
            </w:r>
          </w:p>
          <w:p w14:paraId="3ED68356" w14:textId="21714435" w:rsidR="0050225F" w:rsidRDefault="0050225F"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 xml:space="preserve">Stores </w:t>
            </w:r>
            <w:r w:rsidR="00261CE9">
              <w:t xml:space="preserve">the </w:t>
            </w:r>
            <w:r>
              <w:t>details entered by the SR.</w:t>
            </w:r>
          </w:p>
          <w:p w14:paraId="4E799A68" w14:textId="13F6D0B9" w:rsidR="0050225F" w:rsidRDefault="00C2410B" w:rsidP="005F2063">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t>Forward</w:t>
            </w:r>
            <w:r w:rsidR="0050225F">
              <w:t xml:space="preserve"> the </w:t>
            </w:r>
            <w:r w:rsidR="003150B0">
              <w:t xml:space="preserve">edited </w:t>
            </w:r>
            <w:r w:rsidR="0050225F">
              <w:t>application to the DR</w:t>
            </w:r>
            <w:r w:rsidR="00355253">
              <w:t xml:space="preserve"> for approval</w:t>
            </w:r>
            <w:r w:rsidR="0050225F">
              <w:t>.</w:t>
            </w:r>
          </w:p>
        </w:tc>
      </w:tr>
      <w:tr w:rsidR="000707D4" w:rsidRPr="000707D4" w14:paraId="763DBFC0" w14:textId="77777777" w:rsidTr="00C96693">
        <w:trPr>
          <w:cnfStyle w:val="000000100000" w:firstRow="0" w:lastRow="0" w:firstColumn="0" w:lastColumn="0" w:oddVBand="0" w:evenVBand="0" w:oddHBand="1" w:evenHBand="0" w:firstRowFirstColumn="0" w:firstRowLastColumn="0" w:lastRowFirstColumn="0" w:lastRowLastColumn="0"/>
          <w:trHeight w:val="2046"/>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3BD20567" w14:textId="16008AFB" w:rsidR="00543AC2" w:rsidRPr="00A971B6" w:rsidRDefault="006921AD" w:rsidP="000707D4">
            <w:r w:rsidRPr="00A971B6">
              <w:t>SR</w:t>
            </w:r>
          </w:p>
        </w:tc>
        <w:tc>
          <w:tcPr>
            <w:tcW w:w="6916" w:type="dxa"/>
            <w:shd w:val="clear" w:color="auto" w:fill="auto"/>
          </w:tcPr>
          <w:p w14:paraId="0FF5CDC9" w14:textId="53BA7547" w:rsidR="00863CEA" w:rsidRDefault="00355253"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 xml:space="preserve">Verifies </w:t>
            </w:r>
            <w:r w:rsidRPr="00BE2160">
              <w:t>the application</w:t>
            </w:r>
            <w:r>
              <w:t xml:space="preserve"> in</w:t>
            </w:r>
            <w:r w:rsidR="00863CEA">
              <w:t xml:space="preserve"> </w:t>
            </w:r>
            <w:r w:rsidR="000E554C">
              <w:t>Minute book - others</w:t>
            </w:r>
            <w:r w:rsidR="00863CEA">
              <w:t>.</w:t>
            </w:r>
          </w:p>
          <w:p w14:paraId="6432352B" w14:textId="4A71F8F4" w:rsidR="005C26C2" w:rsidRDefault="005C26C2"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Send to DR for approval.</w:t>
            </w:r>
          </w:p>
          <w:p w14:paraId="199D577A" w14:textId="18327EAB" w:rsidR="00863CEA" w:rsidRDefault="00863CEA"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Enters the missing details.</w:t>
            </w:r>
          </w:p>
          <w:p w14:paraId="062D6351" w14:textId="72491EE7" w:rsidR="005E4AA7" w:rsidRDefault="00C2410B"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Verify</w:t>
            </w:r>
            <w:r w:rsidR="005E4AA7">
              <w:t xml:space="preserve"> </w:t>
            </w:r>
            <w:r w:rsidR="005E4AA7" w:rsidRPr="00BE2160">
              <w:t>the application</w:t>
            </w:r>
            <w:r w:rsidR="005E4AA7">
              <w:t xml:space="preserve"> in </w:t>
            </w:r>
            <w:r>
              <w:t xml:space="preserve">the </w:t>
            </w:r>
            <w:r w:rsidR="005E4AA7">
              <w:t>Minute book</w:t>
            </w:r>
            <w:r w:rsidR="00855D0D">
              <w:t>.</w:t>
            </w:r>
          </w:p>
          <w:p w14:paraId="080D9FB0" w14:textId="481F79C2" w:rsidR="00603A1C" w:rsidRDefault="00603A1C"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Record the challan details (if applicable).</w:t>
            </w:r>
          </w:p>
          <w:p w14:paraId="763F2DA6" w14:textId="4D79928A" w:rsidR="00855D0D" w:rsidRDefault="00855D0D"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 xml:space="preserve">Releases the application from </w:t>
            </w:r>
            <w:r w:rsidR="00C2410B">
              <w:t xml:space="preserve">the </w:t>
            </w:r>
            <w:r>
              <w:t>minute book.</w:t>
            </w:r>
          </w:p>
          <w:p w14:paraId="725C6705" w14:textId="7E7C37F0" w:rsidR="009920F5" w:rsidRPr="00810DB3" w:rsidRDefault="00BE2160" w:rsidP="005F2063">
            <w:pPr>
              <w:pStyle w:val="ListParagraph"/>
              <w:numPr>
                <w:ilvl w:val="0"/>
                <w:numId w:val="9"/>
              </w:numPr>
              <w:spacing w:after="160" w:line="259" w:lineRule="auto"/>
              <w:cnfStyle w:val="000000100000" w:firstRow="0" w:lastRow="0" w:firstColumn="0" w:lastColumn="0" w:oddVBand="0" w:evenVBand="0" w:oddHBand="1" w:evenHBand="0" w:firstRowFirstColumn="0" w:firstRowLastColumn="0" w:lastRowFirstColumn="0" w:lastRowLastColumn="0"/>
            </w:pPr>
            <w:r>
              <w:t>P</w:t>
            </w:r>
            <w:r w:rsidRPr="00BE2160">
              <w:t>roceed</w:t>
            </w:r>
            <w:r w:rsidR="00D63B92">
              <w:t xml:space="preserve">s </w:t>
            </w:r>
            <w:r w:rsidRPr="00BE2160">
              <w:t xml:space="preserve">with the typical </w:t>
            </w:r>
            <w:r w:rsidR="00D63B92">
              <w:t xml:space="preserve">registration </w:t>
            </w:r>
            <w:r w:rsidRPr="00BE2160">
              <w:t>flow</w:t>
            </w:r>
            <w:r w:rsidR="00810DB3">
              <w:t>.</w:t>
            </w:r>
          </w:p>
        </w:tc>
      </w:tr>
      <w:tr w:rsidR="002E3E07" w:rsidRPr="000707D4" w14:paraId="644B7EBE" w14:textId="77777777" w:rsidTr="00C96693">
        <w:trPr>
          <w:trHeight w:val="844"/>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59116207" w14:textId="1A6BF3A8" w:rsidR="002E3E07" w:rsidRDefault="002E3E07" w:rsidP="000707D4">
            <w:r>
              <w:t>DR</w:t>
            </w:r>
          </w:p>
        </w:tc>
        <w:tc>
          <w:tcPr>
            <w:tcW w:w="6916" w:type="dxa"/>
            <w:shd w:val="clear" w:color="auto" w:fill="auto"/>
          </w:tcPr>
          <w:p w14:paraId="0A1E1BD2" w14:textId="2153BE5C" w:rsidR="004B5957" w:rsidRDefault="004B5957" w:rsidP="005F206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Verifies </w:t>
            </w:r>
            <w:r w:rsidRPr="00BE2160">
              <w:t>the application</w:t>
            </w:r>
            <w:r>
              <w:t xml:space="preserve"> edited by SR.</w:t>
            </w:r>
          </w:p>
          <w:p w14:paraId="10A7D88C" w14:textId="77777777" w:rsidR="005C26C2" w:rsidRDefault="005C26C2" w:rsidP="005F206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Send back application for correction with </w:t>
            </w:r>
            <w:r w:rsidR="00C31C52">
              <w:t xml:space="preserve">remarks </w:t>
            </w:r>
          </w:p>
          <w:p w14:paraId="1B287FED" w14:textId="76BFFDE2" w:rsidR="00AB0BC7" w:rsidRDefault="005C26C2" w:rsidP="005F206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Upload order and </w:t>
            </w:r>
            <w:r w:rsidR="00C31C52">
              <w:t>a</w:t>
            </w:r>
            <w:r w:rsidR="00AB0BC7">
              <w:t>pprove t</w:t>
            </w:r>
            <w:r>
              <w:t>o</w:t>
            </w:r>
            <w:r w:rsidR="00AB0BC7">
              <w:t xml:space="preserve"> </w:t>
            </w:r>
            <w:r w:rsidR="00CA3473">
              <w:t>edit</w:t>
            </w:r>
            <w:r>
              <w:t xml:space="preserve"> the</w:t>
            </w:r>
            <w:r w:rsidR="00CA3473">
              <w:t xml:space="preserve"> </w:t>
            </w:r>
            <w:r w:rsidR="00AB0BC7">
              <w:t>application</w:t>
            </w:r>
            <w:r>
              <w:t>.</w:t>
            </w:r>
          </w:p>
          <w:p w14:paraId="0AEA9464" w14:textId="63CC7549" w:rsidR="00AB0BC7" w:rsidRPr="00E06843" w:rsidRDefault="005C26C2" w:rsidP="005F2063">
            <w:pPr>
              <w:pStyle w:val="ListParagraph"/>
              <w:numPr>
                <w:ilvl w:val="0"/>
                <w:numId w:val="13"/>
              </w:numPr>
              <w:spacing w:after="160" w:line="259" w:lineRule="auto"/>
              <w:cnfStyle w:val="000000000000" w:firstRow="0" w:lastRow="0" w:firstColumn="0" w:lastColumn="0" w:oddVBand="0" w:evenVBand="0" w:oddHBand="0" w:evenHBand="0" w:firstRowFirstColumn="0" w:firstRowLastColumn="0" w:lastRowFirstColumn="0" w:lastRowLastColumn="0"/>
            </w:pPr>
            <w:r>
              <w:t>Upload order</w:t>
            </w:r>
            <w:r w:rsidR="00080EBF">
              <w:t xml:space="preserve"> and </w:t>
            </w:r>
            <w:r w:rsidR="00C2410B">
              <w:t>reject</w:t>
            </w:r>
            <w:r w:rsidR="00CA3473">
              <w:t xml:space="preserve"> </w:t>
            </w:r>
            <w:r w:rsidR="0026737C">
              <w:t>the edited application</w:t>
            </w:r>
            <w:r>
              <w:t>.</w:t>
            </w:r>
          </w:p>
        </w:tc>
      </w:tr>
      <w:tr w:rsidR="000707D4" w:rsidRPr="000707D4" w14:paraId="420DDD92" w14:textId="77777777" w:rsidTr="00705284">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39F2255B" w14:textId="77777777" w:rsidR="00302644" w:rsidRPr="00A971B6" w:rsidRDefault="00302644" w:rsidP="000707D4">
            <w:r w:rsidRPr="00A971B6">
              <w:t>Process Triggers</w:t>
            </w:r>
          </w:p>
        </w:tc>
        <w:tc>
          <w:tcPr>
            <w:tcW w:w="6916" w:type="dxa"/>
            <w:shd w:val="clear" w:color="auto" w:fill="auto"/>
            <w:vAlign w:val="center"/>
          </w:tcPr>
          <w:p w14:paraId="198FF099" w14:textId="5E8C5BB3" w:rsidR="009E4742" w:rsidRPr="000707D4" w:rsidRDefault="004B7396" w:rsidP="004B7396">
            <w:pPr>
              <w:ind w:left="104"/>
              <w:cnfStyle w:val="000000100000" w:firstRow="0" w:lastRow="0" w:firstColumn="0" w:lastColumn="0" w:oddVBand="0" w:evenVBand="0" w:oddHBand="1" w:evenHBand="0" w:firstRowFirstColumn="0" w:firstRowLastColumn="0" w:lastRowFirstColumn="0" w:lastRowLastColumn="0"/>
            </w:pPr>
            <w:r>
              <w:t xml:space="preserve">When </w:t>
            </w:r>
            <w:r w:rsidR="00E22091">
              <w:t xml:space="preserve">SR clicks on </w:t>
            </w:r>
            <w:r w:rsidR="00C2410B">
              <w:t xml:space="preserve">the </w:t>
            </w:r>
            <w:r w:rsidR="00E22091">
              <w:t>verify button.</w:t>
            </w:r>
          </w:p>
        </w:tc>
      </w:tr>
      <w:tr w:rsidR="00270FA0" w:rsidRPr="000707D4" w14:paraId="56CFF754" w14:textId="77777777" w:rsidTr="00705284">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18695577" w14:textId="684393A1" w:rsidR="00270FA0" w:rsidRPr="00A971B6" w:rsidRDefault="00270FA0" w:rsidP="000707D4">
            <w:r w:rsidRPr="00A971B6">
              <w:t>Data/Information Required</w:t>
            </w:r>
          </w:p>
        </w:tc>
        <w:tc>
          <w:tcPr>
            <w:tcW w:w="6916" w:type="dxa"/>
            <w:shd w:val="clear" w:color="auto" w:fill="auto"/>
            <w:vAlign w:val="center"/>
          </w:tcPr>
          <w:p w14:paraId="1C00692F" w14:textId="49A6C0D0" w:rsidR="00270FA0" w:rsidRDefault="00270FA0" w:rsidP="004B7396">
            <w:pPr>
              <w:ind w:left="104"/>
              <w:cnfStyle w:val="000000000000" w:firstRow="0" w:lastRow="0" w:firstColumn="0" w:lastColumn="0" w:oddVBand="0" w:evenVBand="0" w:oddHBand="0" w:evenHBand="0" w:firstRowFirstColumn="0" w:firstRowLastColumn="0" w:lastRowFirstColumn="0" w:lastRowLastColumn="0"/>
            </w:pPr>
            <w:r>
              <w:t xml:space="preserve">legacy document data that were kept pending in </w:t>
            </w:r>
            <w:r w:rsidR="00C2410B">
              <w:t xml:space="preserve">the </w:t>
            </w:r>
            <w:r w:rsidR="00915717">
              <w:t>K</w:t>
            </w:r>
            <w:r>
              <w:t>averi 1</w:t>
            </w:r>
            <w:r w:rsidR="00AB0E22">
              <w:t xml:space="preserve"> system</w:t>
            </w:r>
          </w:p>
        </w:tc>
      </w:tr>
      <w:tr w:rsidR="00270FA0" w:rsidRPr="000707D4" w14:paraId="4FCFB04C" w14:textId="77777777" w:rsidTr="0070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53B61BE5" w14:textId="5528779D" w:rsidR="00270FA0" w:rsidRPr="00A971B6" w:rsidRDefault="00270FA0" w:rsidP="000707D4">
            <w:r w:rsidRPr="00A971B6">
              <w:t>Output documents generated</w:t>
            </w:r>
          </w:p>
        </w:tc>
        <w:tc>
          <w:tcPr>
            <w:tcW w:w="6916" w:type="dxa"/>
            <w:shd w:val="clear" w:color="auto" w:fill="auto"/>
            <w:vAlign w:val="center"/>
          </w:tcPr>
          <w:p w14:paraId="0C591036" w14:textId="6106F901" w:rsidR="00270FA0" w:rsidRDefault="000A7C95" w:rsidP="004B7396">
            <w:pPr>
              <w:ind w:left="104"/>
              <w:cnfStyle w:val="000000100000" w:firstRow="0" w:lastRow="0" w:firstColumn="0" w:lastColumn="0" w:oddVBand="0" w:evenVBand="0" w:oddHBand="1" w:evenHBand="0" w:firstRowFirstColumn="0" w:firstRowLastColumn="0" w:lastRowFirstColumn="0" w:lastRowLastColumn="0"/>
            </w:pPr>
            <w:r>
              <w:t>Updated d</w:t>
            </w:r>
            <w:r w:rsidR="00270FA0">
              <w:t>ocument summary report</w:t>
            </w:r>
          </w:p>
        </w:tc>
      </w:tr>
    </w:tbl>
    <w:p w14:paraId="308FD728" w14:textId="00EA7DB2" w:rsidR="00111480" w:rsidRDefault="00111480" w:rsidP="0074634B">
      <w:pPr>
        <w:spacing w:after="0"/>
      </w:pPr>
    </w:p>
    <w:p w14:paraId="3EE4C4CB" w14:textId="77777777" w:rsidR="00111480" w:rsidRDefault="00111480">
      <w:r>
        <w:br w:type="page"/>
      </w:r>
    </w:p>
    <w:p w14:paraId="58B2C23A" w14:textId="58121608" w:rsidR="202012EF" w:rsidRDefault="202012EF" w:rsidP="202012EF">
      <w:pPr>
        <w:pStyle w:val="Heading2"/>
        <w:numPr>
          <w:ilvl w:val="0"/>
          <w:numId w:val="0"/>
        </w:numPr>
      </w:pPr>
      <w:bookmarkStart w:id="12" w:name="_Toc2036634028"/>
      <w:r>
        <w:lastRenderedPageBreak/>
        <w:t>4.4 Process description</w:t>
      </w:r>
      <w:bookmarkEnd w:id="12"/>
    </w:p>
    <w:p w14:paraId="7BC14A73" w14:textId="313A40F7" w:rsidR="00111480" w:rsidRPr="0032311F" w:rsidRDefault="000067DF" w:rsidP="00111480">
      <w:pPr>
        <w:rPr>
          <w:b/>
          <w:u w:val="single"/>
        </w:rPr>
      </w:pPr>
      <w:r>
        <w:rPr>
          <w:b/>
          <w:u w:val="single"/>
        </w:rPr>
        <w:t xml:space="preserve">Application </w:t>
      </w:r>
      <w:r w:rsidR="00C2410B">
        <w:rPr>
          <w:b/>
          <w:u w:val="single"/>
        </w:rPr>
        <w:t>Submission</w:t>
      </w:r>
    </w:p>
    <w:p w14:paraId="2FE73375" w14:textId="77777777" w:rsidR="00634842" w:rsidRPr="00634842" w:rsidRDefault="00634842" w:rsidP="005F2063">
      <w:pPr>
        <w:numPr>
          <w:ilvl w:val="0"/>
          <w:numId w:val="12"/>
        </w:numPr>
        <w:spacing w:before="100" w:beforeAutospacing="1" w:after="100" w:afterAutospacing="1" w:line="240" w:lineRule="auto"/>
        <w:jc w:val="both"/>
        <w:rPr>
          <w:rFonts w:eastAsia="Times New Roman" w:cstheme="minorHAnsi"/>
          <w:lang w:eastAsia="en-IN"/>
        </w:rPr>
      </w:pPr>
      <w:r w:rsidRPr="00634842">
        <w:rPr>
          <w:rFonts w:eastAsia="Times New Roman" w:cstheme="minorHAnsi"/>
          <w:lang w:eastAsia="en-IN"/>
        </w:rPr>
        <w:t>The applicant enters the pending document details and clicks the "Proceed" button.</w:t>
      </w:r>
    </w:p>
    <w:p w14:paraId="51151723" w14:textId="68261E8B" w:rsidR="00126A30" w:rsidRDefault="00705284" w:rsidP="005F2063">
      <w:pPr>
        <w:numPr>
          <w:ilvl w:val="0"/>
          <w:numId w:val="12"/>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 xml:space="preserve">If the details are successfully fetched </w:t>
      </w:r>
      <w:r w:rsidR="00126A30">
        <w:rPr>
          <w:rFonts w:eastAsia="Times New Roman" w:cstheme="minorHAnsi"/>
          <w:lang w:eastAsia="en-IN"/>
        </w:rPr>
        <w:t xml:space="preserve">then the system will give a success message and </w:t>
      </w:r>
      <w:r w:rsidR="004202A9">
        <w:rPr>
          <w:rFonts w:eastAsia="Times New Roman" w:cstheme="minorHAnsi"/>
          <w:lang w:eastAsia="en-IN"/>
        </w:rPr>
        <w:t xml:space="preserve">the </w:t>
      </w:r>
      <w:r w:rsidR="00126A30">
        <w:rPr>
          <w:rFonts w:eastAsia="Times New Roman" w:cstheme="minorHAnsi"/>
          <w:lang w:eastAsia="en-IN"/>
        </w:rPr>
        <w:t xml:space="preserve">system </w:t>
      </w:r>
      <w:r w:rsidR="003E50CD">
        <w:rPr>
          <w:rFonts w:eastAsia="Times New Roman" w:cstheme="minorHAnsi"/>
          <w:lang w:eastAsia="en-IN"/>
        </w:rPr>
        <w:t>will allow</w:t>
      </w:r>
      <w:r w:rsidR="00126A30">
        <w:rPr>
          <w:rFonts w:eastAsia="Times New Roman" w:cstheme="minorHAnsi"/>
          <w:lang w:eastAsia="en-IN"/>
        </w:rPr>
        <w:t xml:space="preserve"> the applicant to proceed further.</w:t>
      </w:r>
    </w:p>
    <w:p w14:paraId="4F406FAE" w14:textId="196EB9BA" w:rsidR="00705284" w:rsidRDefault="00126A30" w:rsidP="005F2063">
      <w:pPr>
        <w:numPr>
          <w:ilvl w:val="0"/>
          <w:numId w:val="12"/>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 xml:space="preserve">Else the system will show </w:t>
      </w:r>
      <w:r w:rsidRPr="00634842">
        <w:rPr>
          <w:rFonts w:eastAsia="Times New Roman" w:cstheme="minorHAnsi"/>
          <w:lang w:eastAsia="en-IN"/>
        </w:rPr>
        <w:t xml:space="preserve">a pop-up message </w:t>
      </w:r>
      <w:r w:rsidR="004202A9">
        <w:rPr>
          <w:rFonts w:eastAsia="Times New Roman" w:cstheme="minorHAnsi"/>
          <w:lang w:eastAsia="en-IN"/>
        </w:rPr>
        <w:t>about the missing details</w:t>
      </w:r>
      <w:r w:rsidR="004202A9" w:rsidRPr="00634842">
        <w:rPr>
          <w:rFonts w:eastAsia="Times New Roman" w:cstheme="minorHAnsi"/>
          <w:lang w:eastAsia="en-IN"/>
        </w:rPr>
        <w:t>;</w:t>
      </w:r>
      <w:r w:rsidRPr="00634842">
        <w:rPr>
          <w:rFonts w:eastAsia="Times New Roman" w:cstheme="minorHAnsi"/>
          <w:lang w:eastAsia="en-IN"/>
        </w:rPr>
        <w:t xml:space="preserve"> </w:t>
      </w:r>
      <w:r w:rsidR="004202A9">
        <w:rPr>
          <w:rFonts w:eastAsia="Times New Roman" w:cstheme="minorHAnsi"/>
          <w:lang w:eastAsia="en-IN"/>
        </w:rPr>
        <w:t>the system will allow</w:t>
      </w:r>
      <w:r w:rsidRPr="00634842">
        <w:rPr>
          <w:rFonts w:eastAsia="Times New Roman" w:cstheme="minorHAnsi"/>
          <w:lang w:eastAsia="en-IN"/>
        </w:rPr>
        <w:t xml:space="preserve"> </w:t>
      </w:r>
      <w:r w:rsidR="003E50CD">
        <w:rPr>
          <w:rFonts w:eastAsia="Times New Roman" w:cstheme="minorHAnsi"/>
          <w:lang w:eastAsia="en-IN"/>
        </w:rPr>
        <w:t xml:space="preserve">you </w:t>
      </w:r>
      <w:r w:rsidRPr="00634842">
        <w:rPr>
          <w:rFonts w:eastAsia="Times New Roman" w:cstheme="minorHAnsi"/>
          <w:lang w:eastAsia="en-IN"/>
        </w:rPr>
        <w:t>to proceed further.</w:t>
      </w:r>
    </w:p>
    <w:p w14:paraId="1A903C39" w14:textId="4741874B" w:rsidR="00634842" w:rsidRPr="00634842" w:rsidRDefault="00634842" w:rsidP="005F2063">
      <w:pPr>
        <w:numPr>
          <w:ilvl w:val="0"/>
          <w:numId w:val="12"/>
        </w:numPr>
        <w:spacing w:before="100" w:beforeAutospacing="1" w:after="100" w:afterAutospacing="1" w:line="240" w:lineRule="auto"/>
        <w:jc w:val="both"/>
        <w:rPr>
          <w:rFonts w:eastAsia="Times New Roman" w:cstheme="minorHAnsi"/>
          <w:lang w:eastAsia="en-IN"/>
        </w:rPr>
      </w:pPr>
      <w:r w:rsidRPr="00634842">
        <w:rPr>
          <w:rFonts w:eastAsia="Times New Roman" w:cstheme="minorHAnsi"/>
          <w:lang w:eastAsia="en-IN"/>
        </w:rPr>
        <w:t>The applicant uploads the DR order</w:t>
      </w:r>
      <w:r w:rsidR="004202A9">
        <w:rPr>
          <w:rFonts w:eastAsia="Times New Roman" w:cstheme="minorHAnsi"/>
          <w:lang w:eastAsia="en-IN"/>
        </w:rPr>
        <w:t xml:space="preserve"> (if required)</w:t>
      </w:r>
      <w:r w:rsidRPr="00634842">
        <w:rPr>
          <w:rFonts w:eastAsia="Times New Roman" w:cstheme="minorHAnsi"/>
          <w:lang w:eastAsia="en-IN"/>
        </w:rPr>
        <w:t xml:space="preserve"> and </w:t>
      </w:r>
      <w:r w:rsidR="00C2410B">
        <w:rPr>
          <w:rFonts w:eastAsia="Times New Roman" w:cstheme="minorHAnsi"/>
          <w:lang w:eastAsia="en-IN"/>
        </w:rPr>
        <w:t>applies</w:t>
      </w:r>
      <w:r w:rsidRPr="00634842">
        <w:rPr>
          <w:rFonts w:eastAsia="Times New Roman" w:cstheme="minorHAnsi"/>
          <w:lang w:eastAsia="en-IN"/>
        </w:rPr>
        <w:t>.</w:t>
      </w:r>
    </w:p>
    <w:p w14:paraId="1A2557AE" w14:textId="47D7D861" w:rsidR="004202A9" w:rsidRDefault="004202A9" w:rsidP="005F2063">
      <w:pPr>
        <w:numPr>
          <w:ilvl w:val="0"/>
          <w:numId w:val="12"/>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Upon submission t</w:t>
      </w:r>
      <w:r w:rsidR="00634842" w:rsidRPr="00634842">
        <w:rPr>
          <w:rFonts w:eastAsia="Times New Roman" w:cstheme="minorHAnsi"/>
          <w:lang w:eastAsia="en-IN"/>
        </w:rPr>
        <w:t>he system moves the application</w:t>
      </w:r>
      <w:r>
        <w:rPr>
          <w:rFonts w:eastAsia="Times New Roman" w:cstheme="minorHAnsi"/>
          <w:lang w:eastAsia="en-IN"/>
        </w:rPr>
        <w:t>s as follows</w:t>
      </w:r>
      <w:r w:rsidR="003E50CD">
        <w:rPr>
          <w:rFonts w:eastAsia="Times New Roman" w:cstheme="minorHAnsi"/>
          <w:lang w:eastAsia="en-IN"/>
        </w:rPr>
        <w:t>,</w:t>
      </w:r>
    </w:p>
    <w:p w14:paraId="2A631187" w14:textId="6BB4747B" w:rsidR="00634842" w:rsidRDefault="004202A9" w:rsidP="005F2063">
      <w:pPr>
        <w:numPr>
          <w:ilvl w:val="1"/>
          <w:numId w:val="12"/>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If all the details are fetched then the applications are pushed</w:t>
      </w:r>
      <w:r w:rsidR="00634842" w:rsidRPr="00634842">
        <w:rPr>
          <w:rFonts w:eastAsia="Times New Roman" w:cstheme="minorHAnsi"/>
          <w:lang w:eastAsia="en-IN"/>
        </w:rPr>
        <w:t xml:space="preserve"> to the </w:t>
      </w:r>
      <w:r>
        <w:rPr>
          <w:rFonts w:eastAsia="Times New Roman" w:cstheme="minorHAnsi"/>
          <w:lang w:eastAsia="en-IN"/>
        </w:rPr>
        <w:t>“</w:t>
      </w:r>
      <w:r w:rsidR="000951B3">
        <w:t>Minute</w:t>
      </w:r>
      <w:r>
        <w:t>” tab.</w:t>
      </w:r>
    </w:p>
    <w:p w14:paraId="26EBF72D" w14:textId="0C9AEA4E" w:rsidR="004202A9" w:rsidRPr="00634842" w:rsidRDefault="004202A9" w:rsidP="005F2063">
      <w:pPr>
        <w:numPr>
          <w:ilvl w:val="1"/>
          <w:numId w:val="12"/>
        </w:numPr>
        <w:spacing w:before="100" w:beforeAutospacing="1" w:after="100" w:afterAutospacing="1" w:line="240" w:lineRule="auto"/>
        <w:jc w:val="both"/>
        <w:rPr>
          <w:rFonts w:eastAsia="Times New Roman" w:cstheme="minorHAnsi"/>
          <w:lang w:eastAsia="en-IN"/>
        </w:rPr>
      </w:pPr>
      <w:r>
        <w:rPr>
          <w:rFonts w:eastAsia="Times New Roman" w:cstheme="minorHAnsi"/>
          <w:lang w:eastAsia="en-IN"/>
        </w:rPr>
        <w:t>Else the applications are pushed</w:t>
      </w:r>
      <w:r w:rsidRPr="00634842">
        <w:rPr>
          <w:rFonts w:eastAsia="Times New Roman" w:cstheme="minorHAnsi"/>
          <w:lang w:eastAsia="en-IN"/>
        </w:rPr>
        <w:t xml:space="preserve"> to the "</w:t>
      </w:r>
      <w:r>
        <w:t>Minute book - others</w:t>
      </w:r>
      <w:r w:rsidRPr="00634842">
        <w:rPr>
          <w:rFonts w:eastAsia="Times New Roman" w:cstheme="minorHAnsi"/>
          <w:lang w:eastAsia="en-IN"/>
        </w:rPr>
        <w:t>"</w:t>
      </w:r>
      <w:r>
        <w:rPr>
          <w:rFonts w:eastAsia="Times New Roman" w:cstheme="minorHAnsi"/>
          <w:lang w:eastAsia="en-IN"/>
        </w:rPr>
        <w:t xml:space="preserve"> tab</w:t>
      </w:r>
      <w:r w:rsidRPr="00634842">
        <w:rPr>
          <w:rFonts w:eastAsia="Times New Roman" w:cstheme="minorHAnsi"/>
          <w:lang w:eastAsia="en-IN"/>
        </w:rPr>
        <w:t>.</w:t>
      </w:r>
    </w:p>
    <w:p w14:paraId="0A8028BF" w14:textId="5FC3DFA0" w:rsidR="00D07E20" w:rsidRPr="00D07E20" w:rsidRDefault="0003681B" w:rsidP="00D07E20">
      <w:pPr>
        <w:rPr>
          <w:b/>
          <w:u w:val="single"/>
        </w:rPr>
      </w:pPr>
      <w:r>
        <w:rPr>
          <w:b/>
          <w:u w:val="single"/>
        </w:rPr>
        <w:t>Request from SR to e</w:t>
      </w:r>
      <w:r w:rsidR="00564E67">
        <w:rPr>
          <w:b/>
          <w:u w:val="single"/>
        </w:rPr>
        <w:t>dit application</w:t>
      </w:r>
    </w:p>
    <w:p w14:paraId="2112B688" w14:textId="47040165" w:rsidR="00C62A4E" w:rsidRDefault="00C62A4E" w:rsidP="005F2063">
      <w:pPr>
        <w:pStyle w:val="ListParagraph"/>
        <w:numPr>
          <w:ilvl w:val="0"/>
          <w:numId w:val="12"/>
        </w:numPr>
        <w:jc w:val="both"/>
      </w:pPr>
      <w:r>
        <w:t xml:space="preserve">SR verifies </w:t>
      </w:r>
      <w:r w:rsidRPr="00BE2160">
        <w:t>the application</w:t>
      </w:r>
      <w:r>
        <w:t xml:space="preserve"> in </w:t>
      </w:r>
      <w:r w:rsidR="00C2410B">
        <w:t xml:space="preserve">the </w:t>
      </w:r>
      <w:r w:rsidR="005C6A3A">
        <w:t xml:space="preserve">Minute book </w:t>
      </w:r>
      <w:r w:rsidR="00126A30">
        <w:t>–</w:t>
      </w:r>
      <w:r w:rsidR="005C6A3A">
        <w:t xml:space="preserve"> others</w:t>
      </w:r>
      <w:r w:rsidR="00126A30">
        <w:t xml:space="preserve"> tab</w:t>
      </w:r>
      <w:r>
        <w:t>.</w:t>
      </w:r>
    </w:p>
    <w:p w14:paraId="7FB656D4" w14:textId="43BBAB13" w:rsidR="00DA7F1D" w:rsidRDefault="00DA7F1D" w:rsidP="005F2063">
      <w:pPr>
        <w:pStyle w:val="ListParagraph"/>
        <w:numPr>
          <w:ilvl w:val="0"/>
          <w:numId w:val="12"/>
        </w:numPr>
        <w:jc w:val="both"/>
      </w:pPr>
      <w:r>
        <w:t>Selects the fields to be edited and send the application to DR for approval.</w:t>
      </w:r>
    </w:p>
    <w:p w14:paraId="4A700C35" w14:textId="77777777" w:rsidR="00DA7F1D" w:rsidRPr="00675D49" w:rsidRDefault="00DA7F1D" w:rsidP="00DA7F1D">
      <w:pPr>
        <w:spacing w:after="0"/>
      </w:pPr>
      <w:r>
        <w:rPr>
          <w:b/>
          <w:u w:val="single"/>
        </w:rPr>
        <w:t>A</w:t>
      </w:r>
      <w:r w:rsidRPr="00675D49">
        <w:rPr>
          <w:b/>
          <w:u w:val="single"/>
        </w:rPr>
        <w:t>pproval</w:t>
      </w:r>
      <w:r>
        <w:rPr>
          <w:b/>
          <w:u w:val="single"/>
        </w:rPr>
        <w:t>/ Rejection of edited application by DR</w:t>
      </w:r>
    </w:p>
    <w:p w14:paraId="4791297E" w14:textId="77777777" w:rsidR="00DA7F1D" w:rsidRPr="00FA4BFD" w:rsidRDefault="00DA7F1D" w:rsidP="005F2063">
      <w:pPr>
        <w:pStyle w:val="ListParagraph"/>
        <w:numPr>
          <w:ilvl w:val="0"/>
          <w:numId w:val="12"/>
        </w:numPr>
        <w:spacing w:before="100" w:beforeAutospacing="1" w:after="0" w:line="240" w:lineRule="auto"/>
        <w:rPr>
          <w:rFonts w:eastAsia="Times New Roman" w:cstheme="minorHAnsi"/>
          <w:lang w:eastAsia="en-IN"/>
        </w:rPr>
      </w:pPr>
      <w:r w:rsidRPr="00FA4BFD">
        <w:rPr>
          <w:rFonts w:eastAsia="Times New Roman" w:cstheme="minorHAnsi"/>
          <w:lang w:eastAsia="en-IN"/>
        </w:rPr>
        <w:t>DR reviews the edited application submitted by SR in the dashboard.</w:t>
      </w:r>
    </w:p>
    <w:p w14:paraId="26F19141" w14:textId="57897B94" w:rsidR="00DA7F1D" w:rsidRPr="00AE60E9" w:rsidRDefault="00DA7F1D" w:rsidP="005F2063">
      <w:pPr>
        <w:numPr>
          <w:ilvl w:val="0"/>
          <w:numId w:val="12"/>
        </w:numPr>
        <w:spacing w:before="100" w:beforeAutospacing="1" w:after="100" w:afterAutospacing="1" w:line="240" w:lineRule="auto"/>
        <w:rPr>
          <w:rFonts w:eastAsia="Times New Roman" w:cstheme="minorHAnsi"/>
          <w:lang w:eastAsia="en-IN"/>
        </w:rPr>
      </w:pPr>
      <w:r w:rsidRPr="00AE60E9">
        <w:rPr>
          <w:rFonts w:eastAsia="Times New Roman" w:cstheme="minorHAnsi"/>
          <w:lang w:eastAsia="en-IN"/>
        </w:rPr>
        <w:t xml:space="preserve">The system displays the old document summaries </w:t>
      </w:r>
      <w:r>
        <w:rPr>
          <w:rFonts w:eastAsia="Times New Roman" w:cstheme="minorHAnsi"/>
          <w:lang w:eastAsia="en-IN"/>
        </w:rPr>
        <w:t>with SR</w:t>
      </w:r>
      <w:r w:rsidR="0003681B">
        <w:rPr>
          <w:rFonts w:eastAsia="Times New Roman" w:cstheme="minorHAnsi"/>
          <w:lang w:eastAsia="en-IN"/>
        </w:rPr>
        <w:t>’ requested fields and remarks</w:t>
      </w:r>
      <w:r w:rsidRPr="00AE60E9">
        <w:rPr>
          <w:rFonts w:eastAsia="Times New Roman" w:cstheme="minorHAnsi"/>
          <w:lang w:eastAsia="en-IN"/>
        </w:rPr>
        <w:t>.</w:t>
      </w:r>
    </w:p>
    <w:p w14:paraId="1C5E3339" w14:textId="77777777" w:rsidR="00DA7F1D" w:rsidRPr="00AE60E9" w:rsidRDefault="00DA7F1D" w:rsidP="005F2063">
      <w:pPr>
        <w:numPr>
          <w:ilvl w:val="0"/>
          <w:numId w:val="12"/>
        </w:numPr>
        <w:spacing w:before="100" w:beforeAutospacing="1" w:after="100" w:afterAutospacing="1" w:line="240" w:lineRule="auto"/>
        <w:rPr>
          <w:rFonts w:eastAsia="Times New Roman" w:cstheme="minorHAnsi"/>
          <w:lang w:eastAsia="en-IN"/>
        </w:rPr>
      </w:pPr>
      <w:r w:rsidRPr="00AE60E9">
        <w:rPr>
          <w:rFonts w:eastAsia="Times New Roman" w:cstheme="minorHAnsi"/>
          <w:lang w:eastAsia="en-IN"/>
        </w:rPr>
        <w:t>DR verifies the application summary.</w:t>
      </w:r>
    </w:p>
    <w:p w14:paraId="64DFC58E" w14:textId="77777777" w:rsidR="00DA7F1D" w:rsidRDefault="00DA7F1D" w:rsidP="005F2063">
      <w:pPr>
        <w:numPr>
          <w:ilvl w:val="0"/>
          <w:numId w:val="12"/>
        </w:numPr>
        <w:spacing w:before="100" w:beforeAutospacing="1" w:after="100" w:afterAutospacing="1" w:line="240" w:lineRule="auto"/>
        <w:rPr>
          <w:rFonts w:eastAsia="Times New Roman" w:cstheme="minorHAnsi"/>
          <w:lang w:eastAsia="en-IN"/>
        </w:rPr>
      </w:pPr>
      <w:r w:rsidRPr="00AE60E9">
        <w:rPr>
          <w:rFonts w:eastAsia="Times New Roman" w:cstheme="minorHAnsi"/>
          <w:lang w:eastAsia="en-IN"/>
        </w:rPr>
        <w:t xml:space="preserve">If discrepancies are identified, DR adds remarks and </w:t>
      </w:r>
      <w:r>
        <w:rPr>
          <w:rFonts w:eastAsia="Times New Roman" w:cstheme="minorHAnsi"/>
          <w:lang w:eastAsia="en-IN"/>
        </w:rPr>
        <w:t>sends them to the SR for corrections and these applications will be available in the SR dashboard “Minute book- Others” tab, SR can send them back for verification again after making the necessary changes.</w:t>
      </w:r>
    </w:p>
    <w:p w14:paraId="77AACD19" w14:textId="77777777" w:rsidR="00DA7F1D" w:rsidRPr="00AE60E9" w:rsidRDefault="00DA7F1D" w:rsidP="005F2063">
      <w:pPr>
        <w:numPr>
          <w:ilvl w:val="0"/>
          <w:numId w:val="12"/>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Else </w:t>
      </w:r>
      <w:r w:rsidRPr="00AE60E9">
        <w:rPr>
          <w:rFonts w:eastAsia="Times New Roman" w:cstheme="minorHAnsi"/>
          <w:lang w:eastAsia="en-IN"/>
        </w:rPr>
        <w:t>rejects the application</w:t>
      </w:r>
      <w:r>
        <w:rPr>
          <w:rFonts w:eastAsia="Times New Roman" w:cstheme="minorHAnsi"/>
          <w:lang w:eastAsia="en-IN"/>
        </w:rPr>
        <w:t xml:space="preserve"> and these applications will be visible in the SR dashboard “Minute book- Others” tab</w:t>
      </w:r>
      <w:r w:rsidRPr="00AE60E9">
        <w:rPr>
          <w:rFonts w:eastAsia="Times New Roman" w:cstheme="minorHAnsi"/>
          <w:lang w:eastAsia="en-IN"/>
        </w:rPr>
        <w:t>.</w:t>
      </w:r>
    </w:p>
    <w:p w14:paraId="6E8B233A" w14:textId="77777777" w:rsidR="00DA7F1D" w:rsidRPr="00AE60E9" w:rsidRDefault="00DA7F1D" w:rsidP="005F2063">
      <w:pPr>
        <w:numPr>
          <w:ilvl w:val="0"/>
          <w:numId w:val="12"/>
        </w:numPr>
        <w:spacing w:before="100" w:beforeAutospacing="1" w:after="100" w:afterAutospacing="1" w:line="240" w:lineRule="auto"/>
        <w:rPr>
          <w:rFonts w:eastAsia="Times New Roman" w:cstheme="minorHAnsi"/>
          <w:lang w:eastAsia="en-IN"/>
        </w:rPr>
      </w:pPr>
      <w:r w:rsidRPr="00AE60E9">
        <w:rPr>
          <w:rFonts w:eastAsia="Times New Roman" w:cstheme="minorHAnsi"/>
          <w:lang w:eastAsia="en-IN"/>
        </w:rPr>
        <w:t>The system notifies the applicant of the rejection.</w:t>
      </w:r>
    </w:p>
    <w:p w14:paraId="6AD35EAE" w14:textId="76BF1997" w:rsidR="00DA7F1D" w:rsidRPr="00AE60E9" w:rsidRDefault="0003681B" w:rsidP="005F2063">
      <w:pPr>
        <w:numPr>
          <w:ilvl w:val="0"/>
          <w:numId w:val="12"/>
        </w:numPr>
        <w:spacing w:before="100" w:beforeAutospacing="1" w:after="100" w:afterAutospacing="1" w:line="240" w:lineRule="auto"/>
        <w:rPr>
          <w:rFonts w:eastAsia="Times New Roman" w:cstheme="minorHAnsi"/>
          <w:lang w:eastAsia="en-IN"/>
        </w:rPr>
      </w:pPr>
      <w:r>
        <w:rPr>
          <w:rFonts w:eastAsia="Times New Roman" w:cstheme="minorHAnsi"/>
          <w:lang w:eastAsia="en-IN"/>
        </w:rPr>
        <w:t>IF there are not discrepancies</w:t>
      </w:r>
      <w:r w:rsidR="00DA7F1D">
        <w:rPr>
          <w:rFonts w:eastAsia="Times New Roman" w:cstheme="minorHAnsi"/>
          <w:lang w:eastAsia="en-IN"/>
        </w:rPr>
        <w:t xml:space="preserve"> the </w:t>
      </w:r>
      <w:r w:rsidR="00DA7F1D" w:rsidRPr="00AE60E9">
        <w:rPr>
          <w:rFonts w:eastAsia="Times New Roman" w:cstheme="minorHAnsi"/>
          <w:lang w:eastAsia="en-IN"/>
        </w:rPr>
        <w:t>DR approves the application</w:t>
      </w:r>
      <w:r w:rsidR="00DA7F1D">
        <w:rPr>
          <w:rFonts w:eastAsia="Times New Roman" w:cstheme="minorHAnsi"/>
          <w:lang w:eastAsia="en-IN"/>
        </w:rPr>
        <w:t xml:space="preserve"> for </w:t>
      </w:r>
      <w:r>
        <w:rPr>
          <w:rFonts w:eastAsia="Times New Roman" w:cstheme="minorHAnsi"/>
          <w:lang w:eastAsia="en-IN"/>
        </w:rPr>
        <w:t>editing and uploads the order</w:t>
      </w:r>
      <w:r w:rsidR="00DA7F1D" w:rsidRPr="00AE60E9">
        <w:rPr>
          <w:rFonts w:eastAsia="Times New Roman" w:cstheme="minorHAnsi"/>
          <w:lang w:eastAsia="en-IN"/>
        </w:rPr>
        <w:t>.</w:t>
      </w:r>
    </w:p>
    <w:p w14:paraId="49E427BB" w14:textId="0EF91586" w:rsidR="00DA7F1D" w:rsidRPr="00AE60E9" w:rsidRDefault="00DA7F1D" w:rsidP="005F2063">
      <w:pPr>
        <w:numPr>
          <w:ilvl w:val="0"/>
          <w:numId w:val="12"/>
        </w:numPr>
        <w:spacing w:before="100" w:beforeAutospacing="1" w:after="100" w:afterAutospacing="1" w:line="240" w:lineRule="auto"/>
        <w:rPr>
          <w:rFonts w:eastAsia="Times New Roman" w:cstheme="minorHAnsi"/>
          <w:lang w:eastAsia="en-IN"/>
        </w:rPr>
      </w:pPr>
      <w:r w:rsidRPr="00AE60E9">
        <w:rPr>
          <w:rFonts w:eastAsia="Times New Roman" w:cstheme="minorHAnsi"/>
          <w:lang w:eastAsia="en-IN"/>
        </w:rPr>
        <w:t>Upon approval, the system a</w:t>
      </w:r>
      <w:r w:rsidR="0003681B">
        <w:rPr>
          <w:rFonts w:eastAsia="Times New Roman" w:cstheme="minorHAnsi"/>
          <w:lang w:eastAsia="en-IN"/>
        </w:rPr>
        <w:t>llows</w:t>
      </w:r>
      <w:r w:rsidRPr="00AE60E9">
        <w:rPr>
          <w:rFonts w:eastAsia="Times New Roman" w:cstheme="minorHAnsi"/>
          <w:lang w:eastAsia="en-IN"/>
        </w:rPr>
        <w:t xml:space="preserve"> the </w:t>
      </w:r>
      <w:r w:rsidR="0003681B">
        <w:rPr>
          <w:rFonts w:eastAsia="Times New Roman" w:cstheme="minorHAnsi"/>
          <w:lang w:eastAsia="en-IN"/>
        </w:rPr>
        <w:t xml:space="preserve">SR to </w:t>
      </w:r>
      <w:r w:rsidRPr="00AE60E9">
        <w:rPr>
          <w:rFonts w:eastAsia="Times New Roman" w:cstheme="minorHAnsi"/>
          <w:lang w:eastAsia="en-IN"/>
        </w:rPr>
        <w:t>edit application</w:t>
      </w:r>
      <w:r w:rsidR="0003681B">
        <w:rPr>
          <w:rFonts w:eastAsia="Times New Roman" w:cstheme="minorHAnsi"/>
          <w:lang w:eastAsia="en-IN"/>
        </w:rPr>
        <w:t>.</w:t>
      </w:r>
    </w:p>
    <w:p w14:paraId="42FB1170" w14:textId="306B2173" w:rsidR="00DA7F1D" w:rsidRDefault="0003681B" w:rsidP="00DA7F1D">
      <w:pPr>
        <w:jc w:val="both"/>
      </w:pPr>
      <w:r>
        <w:rPr>
          <w:b/>
          <w:u w:val="single"/>
        </w:rPr>
        <w:t>Application Edit by SR</w:t>
      </w:r>
    </w:p>
    <w:p w14:paraId="64BB4D2C" w14:textId="716D2E8B" w:rsidR="00FE628D" w:rsidRDefault="00FE628D" w:rsidP="005F2063">
      <w:pPr>
        <w:pStyle w:val="ListParagraph"/>
        <w:numPr>
          <w:ilvl w:val="0"/>
          <w:numId w:val="12"/>
        </w:numPr>
        <w:jc w:val="both"/>
      </w:pPr>
      <w:r>
        <w:t>SR clicks on the ‘Start’ button to edit the application.</w:t>
      </w:r>
    </w:p>
    <w:p w14:paraId="0CF6FCBD" w14:textId="2AEDF750" w:rsidR="006757FB" w:rsidRDefault="0003681B" w:rsidP="005F2063">
      <w:pPr>
        <w:pStyle w:val="ListParagraph"/>
        <w:numPr>
          <w:ilvl w:val="0"/>
          <w:numId w:val="12"/>
        </w:numPr>
        <w:jc w:val="both"/>
      </w:pPr>
      <w:r>
        <w:t xml:space="preserve">The system will show all the fields and should allow the </w:t>
      </w:r>
      <w:r w:rsidR="001B4490">
        <w:t>SR</w:t>
      </w:r>
      <w:r>
        <w:t xml:space="preserve"> to edit the</w:t>
      </w:r>
      <w:r w:rsidR="00253909" w:rsidRPr="00253909">
        <w:t xml:space="preserve"> </w:t>
      </w:r>
      <w:r>
        <w:t>fields approved by DR</w:t>
      </w:r>
      <w:r w:rsidR="00253909" w:rsidRPr="00253909">
        <w:t>,</w:t>
      </w:r>
      <w:r w:rsidR="00EE6473">
        <w:t xml:space="preserve"> </w:t>
      </w:r>
      <w:r w:rsidR="005C26C2">
        <w:t>rest</w:t>
      </w:r>
      <w:r>
        <w:t xml:space="preserve"> other fields will be non-editable </w:t>
      </w:r>
      <w:r w:rsidR="00EE6473">
        <w:t>like</w:t>
      </w:r>
    </w:p>
    <w:p w14:paraId="69076086" w14:textId="3E808E69" w:rsidR="00B82FFD" w:rsidRPr="006A7D3A" w:rsidRDefault="00B82FFD" w:rsidP="00E22091">
      <w:pPr>
        <w:pStyle w:val="ListParagraph"/>
        <w:ind w:left="850"/>
        <w:jc w:val="both"/>
      </w:pPr>
      <w:r w:rsidRPr="006A7D3A">
        <w:t>Document details</w:t>
      </w:r>
      <w:r w:rsidR="006A7D3A">
        <w:t>:</w:t>
      </w:r>
    </w:p>
    <w:p w14:paraId="41D4ED33" w14:textId="77777777" w:rsidR="007527E5" w:rsidRDefault="00253909" w:rsidP="005F2063">
      <w:pPr>
        <w:pStyle w:val="ListParagraph"/>
        <w:numPr>
          <w:ilvl w:val="4"/>
          <w:numId w:val="5"/>
        </w:numPr>
        <w:ind w:hanging="382"/>
        <w:jc w:val="both"/>
      </w:pPr>
      <w:r>
        <w:t xml:space="preserve">Nature of Document (Dropdown): list of registration </w:t>
      </w:r>
      <w:r w:rsidR="00C212D0">
        <w:t>articles</w:t>
      </w:r>
      <w:r>
        <w:t>.</w:t>
      </w:r>
    </w:p>
    <w:p w14:paraId="35C6D9F0" w14:textId="77777777" w:rsidR="007527E5" w:rsidRDefault="00253909" w:rsidP="005F2063">
      <w:pPr>
        <w:pStyle w:val="ListParagraph"/>
        <w:numPr>
          <w:ilvl w:val="4"/>
          <w:numId w:val="5"/>
        </w:numPr>
        <w:jc w:val="both"/>
      </w:pPr>
      <w:r>
        <w:t xml:space="preserve">Article (Dropdown): list of registration </w:t>
      </w:r>
      <w:r w:rsidR="00C212D0">
        <w:t>articles</w:t>
      </w:r>
      <w:r>
        <w:t>.</w:t>
      </w:r>
    </w:p>
    <w:p w14:paraId="46405095" w14:textId="18F623C4" w:rsidR="0010045E" w:rsidRDefault="00253909" w:rsidP="005F2063">
      <w:pPr>
        <w:pStyle w:val="ListParagraph"/>
        <w:numPr>
          <w:ilvl w:val="4"/>
          <w:numId w:val="5"/>
        </w:numPr>
        <w:jc w:val="both"/>
      </w:pPr>
      <w:r>
        <w:t xml:space="preserve">Article (Dropdown): list of registration </w:t>
      </w:r>
      <w:r w:rsidR="00C212D0">
        <w:t>articles</w:t>
      </w:r>
      <w:r>
        <w:t>.</w:t>
      </w:r>
    </w:p>
    <w:p w14:paraId="7FA51CD5" w14:textId="6A0352A2" w:rsidR="00253909" w:rsidRPr="006A7D3A" w:rsidRDefault="00253909" w:rsidP="00E22091">
      <w:pPr>
        <w:spacing w:after="0"/>
        <w:ind w:left="851"/>
        <w:jc w:val="both"/>
      </w:pPr>
      <w:r w:rsidRPr="006A7D3A">
        <w:t>Pending Document Places Details</w:t>
      </w:r>
      <w:r w:rsidR="006A7D3A">
        <w:t>:</w:t>
      </w:r>
    </w:p>
    <w:p w14:paraId="7E9D0A98" w14:textId="3CD1A1FD" w:rsidR="00253909" w:rsidRDefault="00253909" w:rsidP="005F2063">
      <w:pPr>
        <w:pStyle w:val="ListParagraph"/>
        <w:numPr>
          <w:ilvl w:val="1"/>
          <w:numId w:val="6"/>
        </w:numPr>
        <w:spacing w:after="0"/>
        <w:ind w:left="1701" w:hanging="283"/>
        <w:jc w:val="both"/>
      </w:pPr>
      <w:r>
        <w:t>District (Dropdown).</w:t>
      </w:r>
    </w:p>
    <w:p w14:paraId="51402D0B" w14:textId="2D51E3B9" w:rsidR="00253909" w:rsidRDefault="00253909" w:rsidP="005F2063">
      <w:pPr>
        <w:pStyle w:val="ListParagraph"/>
        <w:numPr>
          <w:ilvl w:val="1"/>
          <w:numId w:val="6"/>
        </w:numPr>
        <w:ind w:left="1701" w:hanging="283"/>
        <w:jc w:val="both"/>
      </w:pPr>
      <w:r>
        <w:t>Taluka (Dropdown).</w:t>
      </w:r>
    </w:p>
    <w:p w14:paraId="3999FB70" w14:textId="300F67B5" w:rsidR="00253909" w:rsidRDefault="00253909" w:rsidP="005F2063">
      <w:pPr>
        <w:pStyle w:val="ListParagraph"/>
        <w:numPr>
          <w:ilvl w:val="1"/>
          <w:numId w:val="6"/>
        </w:numPr>
        <w:ind w:left="1701" w:hanging="283"/>
        <w:jc w:val="both"/>
      </w:pPr>
      <w:r>
        <w:t>Hobli/Town (Dropdown).</w:t>
      </w:r>
    </w:p>
    <w:p w14:paraId="5A0A6651" w14:textId="6C9EB62C" w:rsidR="00253909" w:rsidRDefault="00253909" w:rsidP="005F2063">
      <w:pPr>
        <w:pStyle w:val="ListParagraph"/>
        <w:numPr>
          <w:ilvl w:val="1"/>
          <w:numId w:val="6"/>
        </w:numPr>
        <w:ind w:left="1701" w:hanging="283"/>
        <w:jc w:val="both"/>
      </w:pPr>
      <w:r>
        <w:t>Index II: Village (Dropdown)</w:t>
      </w:r>
      <w:r w:rsidR="009D2B72">
        <w:t>.</w:t>
      </w:r>
    </w:p>
    <w:p w14:paraId="734465DE" w14:textId="5BAB55E4" w:rsidR="004B7396" w:rsidRPr="006A7D3A" w:rsidRDefault="00253909" w:rsidP="00E22091">
      <w:pPr>
        <w:spacing w:after="0"/>
        <w:ind w:left="851"/>
        <w:jc w:val="both"/>
      </w:pPr>
      <w:r w:rsidRPr="006A7D3A">
        <w:t>Pending Document Property Details</w:t>
      </w:r>
      <w:r w:rsidR="006A7D3A">
        <w:t>:</w:t>
      </w:r>
    </w:p>
    <w:p w14:paraId="662CF97C" w14:textId="7487E1E9" w:rsidR="00253909" w:rsidRDefault="00253909" w:rsidP="005F2063">
      <w:pPr>
        <w:pStyle w:val="ListParagraph"/>
        <w:numPr>
          <w:ilvl w:val="1"/>
          <w:numId w:val="7"/>
        </w:numPr>
        <w:spacing w:after="0"/>
        <w:ind w:left="1701" w:hanging="283"/>
        <w:jc w:val="both"/>
      </w:pPr>
      <w:r w:rsidRPr="00253909">
        <w:t>P</w:t>
      </w:r>
      <w:r>
        <w:t>roperty</w:t>
      </w:r>
      <w:r w:rsidRPr="00253909">
        <w:t xml:space="preserve"> N</w:t>
      </w:r>
      <w:r>
        <w:t>umber</w:t>
      </w:r>
      <w:r w:rsidRPr="00253909">
        <w:t xml:space="preserve"> T</w:t>
      </w:r>
      <w:r>
        <w:t>ype (Dropdown).</w:t>
      </w:r>
    </w:p>
    <w:p w14:paraId="666BEAB4" w14:textId="6ADAFF09" w:rsidR="00253909" w:rsidRDefault="00010EC7" w:rsidP="005F2063">
      <w:pPr>
        <w:pStyle w:val="ListParagraph"/>
        <w:numPr>
          <w:ilvl w:val="1"/>
          <w:numId w:val="7"/>
        </w:numPr>
        <w:spacing w:after="0"/>
        <w:ind w:left="1701" w:hanging="283"/>
        <w:jc w:val="both"/>
      </w:pPr>
      <w:r>
        <w:lastRenderedPageBreak/>
        <w:t>Present Property Number</w:t>
      </w:r>
      <w:r w:rsidR="00253909">
        <w:t xml:space="preserve"> (Dropdown).</w:t>
      </w:r>
    </w:p>
    <w:p w14:paraId="7607055F" w14:textId="15E72691" w:rsidR="00267937" w:rsidRDefault="004D28BD" w:rsidP="005F2063">
      <w:pPr>
        <w:pStyle w:val="ListParagraph"/>
        <w:numPr>
          <w:ilvl w:val="1"/>
          <w:numId w:val="7"/>
        </w:numPr>
        <w:ind w:left="1701" w:hanging="283"/>
        <w:jc w:val="both"/>
      </w:pPr>
      <w:r>
        <w:t>Additional field to be captured as below,</w:t>
      </w:r>
    </w:p>
    <w:tbl>
      <w:tblPr>
        <w:tblStyle w:val="TableGrid"/>
        <w:tblW w:w="0" w:type="auto"/>
        <w:tblInd w:w="1696" w:type="dxa"/>
        <w:tblLook w:val="04A0" w:firstRow="1" w:lastRow="0" w:firstColumn="1" w:lastColumn="0" w:noHBand="0" w:noVBand="1"/>
      </w:tblPr>
      <w:tblGrid>
        <w:gridCol w:w="2694"/>
        <w:gridCol w:w="2459"/>
        <w:gridCol w:w="1368"/>
      </w:tblGrid>
      <w:tr w:rsidR="00E22091" w14:paraId="6D9A17A8" w14:textId="77777777" w:rsidTr="004202A9">
        <w:tc>
          <w:tcPr>
            <w:tcW w:w="2694" w:type="dxa"/>
            <w:shd w:val="clear" w:color="auto" w:fill="D9E2F3" w:themeFill="accent1" w:themeFillTint="33"/>
          </w:tcPr>
          <w:p w14:paraId="66BE3079" w14:textId="68BE047D" w:rsidR="00E22091" w:rsidRPr="00E22091" w:rsidRDefault="00E22091" w:rsidP="00E22091">
            <w:pPr>
              <w:pStyle w:val="ListParagraph"/>
              <w:ind w:left="0"/>
              <w:jc w:val="center"/>
              <w:rPr>
                <w:b/>
              </w:rPr>
            </w:pPr>
            <w:r w:rsidRPr="00700D87">
              <w:rPr>
                <w:b/>
              </w:rPr>
              <w:t>Field Name</w:t>
            </w:r>
          </w:p>
        </w:tc>
        <w:tc>
          <w:tcPr>
            <w:tcW w:w="2459" w:type="dxa"/>
            <w:shd w:val="clear" w:color="auto" w:fill="D9E2F3" w:themeFill="accent1" w:themeFillTint="33"/>
          </w:tcPr>
          <w:p w14:paraId="295672EA" w14:textId="5CBF2AD1" w:rsidR="00E22091" w:rsidRPr="00E22091" w:rsidRDefault="00E22091" w:rsidP="00E22091">
            <w:pPr>
              <w:pStyle w:val="ListParagraph"/>
              <w:ind w:left="0"/>
              <w:jc w:val="center"/>
              <w:rPr>
                <w:b/>
              </w:rPr>
            </w:pPr>
            <w:r w:rsidRPr="00700D87">
              <w:rPr>
                <w:b/>
              </w:rPr>
              <w:t>Field Type</w:t>
            </w:r>
          </w:p>
        </w:tc>
        <w:tc>
          <w:tcPr>
            <w:tcW w:w="1368" w:type="dxa"/>
            <w:shd w:val="clear" w:color="auto" w:fill="D9E2F3" w:themeFill="accent1" w:themeFillTint="33"/>
          </w:tcPr>
          <w:p w14:paraId="7483567E" w14:textId="2CDA73FC" w:rsidR="00E22091" w:rsidRPr="00E22091" w:rsidRDefault="00E22091" w:rsidP="00E22091">
            <w:pPr>
              <w:pStyle w:val="ListParagraph"/>
              <w:ind w:left="0"/>
              <w:jc w:val="center"/>
              <w:rPr>
                <w:b/>
              </w:rPr>
            </w:pPr>
            <w:r w:rsidRPr="00700D87">
              <w:rPr>
                <w:b/>
              </w:rPr>
              <w:t>Limit</w:t>
            </w:r>
          </w:p>
        </w:tc>
      </w:tr>
      <w:tr w:rsidR="00E22091" w14:paraId="422F5AFA" w14:textId="77777777" w:rsidTr="00E22091">
        <w:tc>
          <w:tcPr>
            <w:tcW w:w="2694" w:type="dxa"/>
            <w:vAlign w:val="center"/>
          </w:tcPr>
          <w:p w14:paraId="36A442FF" w14:textId="4EB829D5" w:rsidR="00E22091" w:rsidRDefault="00E22091" w:rsidP="00E22091">
            <w:pPr>
              <w:pStyle w:val="ListParagraph"/>
              <w:ind w:left="0"/>
            </w:pPr>
            <w:r>
              <w:t>Total Area</w:t>
            </w:r>
          </w:p>
        </w:tc>
        <w:tc>
          <w:tcPr>
            <w:tcW w:w="2459" w:type="dxa"/>
            <w:vAlign w:val="center"/>
          </w:tcPr>
          <w:p w14:paraId="56AB0E5F" w14:textId="4E65F31C" w:rsidR="00E22091" w:rsidRDefault="00E22091" w:rsidP="004202A9">
            <w:pPr>
              <w:pStyle w:val="ListParagraph"/>
              <w:ind w:left="0"/>
              <w:jc w:val="center"/>
            </w:pPr>
            <w:r>
              <w:t>Number with decimal</w:t>
            </w:r>
          </w:p>
        </w:tc>
        <w:tc>
          <w:tcPr>
            <w:tcW w:w="1368" w:type="dxa"/>
            <w:vAlign w:val="center"/>
          </w:tcPr>
          <w:p w14:paraId="7B533544" w14:textId="2968F3CA" w:rsidR="00E22091" w:rsidRDefault="00E22091" w:rsidP="004202A9">
            <w:pPr>
              <w:pStyle w:val="ListParagraph"/>
              <w:ind w:left="0"/>
              <w:jc w:val="center"/>
            </w:pPr>
            <w:r>
              <w:t>5 digits</w:t>
            </w:r>
          </w:p>
        </w:tc>
      </w:tr>
      <w:tr w:rsidR="00E22091" w14:paraId="47EF8665" w14:textId="77777777" w:rsidTr="00E22091">
        <w:tc>
          <w:tcPr>
            <w:tcW w:w="2694" w:type="dxa"/>
            <w:vAlign w:val="center"/>
          </w:tcPr>
          <w:p w14:paraId="2DC20A9A" w14:textId="1B0F06AD" w:rsidR="00E22091" w:rsidRDefault="00E22091" w:rsidP="00E22091">
            <w:pPr>
              <w:pStyle w:val="ListParagraph"/>
              <w:ind w:left="0"/>
            </w:pPr>
            <w:r>
              <w:t>Hobli/Town</w:t>
            </w:r>
          </w:p>
        </w:tc>
        <w:tc>
          <w:tcPr>
            <w:tcW w:w="2459" w:type="dxa"/>
            <w:vAlign w:val="center"/>
          </w:tcPr>
          <w:p w14:paraId="081D915D" w14:textId="528D1281" w:rsidR="00E22091" w:rsidRDefault="00E22091" w:rsidP="004202A9">
            <w:pPr>
              <w:pStyle w:val="ListParagraph"/>
              <w:spacing w:before="240"/>
              <w:ind w:left="0"/>
              <w:jc w:val="center"/>
            </w:pPr>
            <w:r>
              <w:t>Alphanumeric</w:t>
            </w:r>
          </w:p>
        </w:tc>
        <w:tc>
          <w:tcPr>
            <w:tcW w:w="1368" w:type="dxa"/>
            <w:vAlign w:val="center"/>
          </w:tcPr>
          <w:p w14:paraId="715E40F9" w14:textId="01AD27C2" w:rsidR="00E22091" w:rsidRDefault="00E22091" w:rsidP="004202A9">
            <w:pPr>
              <w:pStyle w:val="ListParagraph"/>
              <w:spacing w:before="240"/>
              <w:ind w:left="0"/>
              <w:jc w:val="center"/>
            </w:pPr>
            <w:r>
              <w:t>20 digits</w:t>
            </w:r>
          </w:p>
        </w:tc>
      </w:tr>
    </w:tbl>
    <w:p w14:paraId="2204DC87" w14:textId="4B00D827" w:rsidR="004B7396" w:rsidRPr="006A7D3A" w:rsidRDefault="00010EC7" w:rsidP="005F2063">
      <w:pPr>
        <w:pStyle w:val="ListParagraph"/>
        <w:numPr>
          <w:ilvl w:val="1"/>
          <w:numId w:val="7"/>
        </w:numPr>
        <w:ind w:left="1701" w:hanging="283"/>
        <w:jc w:val="both"/>
      </w:pPr>
      <w:r w:rsidRPr="006A7D3A">
        <w:t>Pending Payment Property Details</w:t>
      </w:r>
      <w:r w:rsidR="006A7D3A">
        <w:t>:</w:t>
      </w:r>
    </w:p>
    <w:tbl>
      <w:tblPr>
        <w:tblStyle w:val="TableGrid"/>
        <w:tblW w:w="0" w:type="auto"/>
        <w:tblInd w:w="1696" w:type="dxa"/>
        <w:tblLook w:val="04A0" w:firstRow="1" w:lastRow="0" w:firstColumn="1" w:lastColumn="0" w:noHBand="0" w:noVBand="1"/>
      </w:tblPr>
      <w:tblGrid>
        <w:gridCol w:w="2694"/>
        <w:gridCol w:w="2404"/>
        <w:gridCol w:w="1417"/>
      </w:tblGrid>
      <w:tr w:rsidR="00915717" w14:paraId="33C8A169" w14:textId="77777777" w:rsidTr="004202A9">
        <w:tc>
          <w:tcPr>
            <w:tcW w:w="2694" w:type="dxa"/>
            <w:shd w:val="clear" w:color="auto" w:fill="D9E2F3" w:themeFill="accent1" w:themeFillTint="33"/>
          </w:tcPr>
          <w:p w14:paraId="297656DE" w14:textId="74D2685B" w:rsidR="00915717" w:rsidRPr="00700D87" w:rsidRDefault="00915717" w:rsidP="00700D87">
            <w:pPr>
              <w:pStyle w:val="ListParagraph"/>
              <w:ind w:left="0"/>
              <w:jc w:val="center"/>
              <w:rPr>
                <w:b/>
              </w:rPr>
            </w:pPr>
            <w:r w:rsidRPr="00700D87">
              <w:rPr>
                <w:b/>
              </w:rPr>
              <w:t>Field Name</w:t>
            </w:r>
          </w:p>
        </w:tc>
        <w:tc>
          <w:tcPr>
            <w:tcW w:w="2404" w:type="dxa"/>
            <w:shd w:val="clear" w:color="auto" w:fill="D9E2F3" w:themeFill="accent1" w:themeFillTint="33"/>
          </w:tcPr>
          <w:p w14:paraId="3BEF5A2A" w14:textId="0EDEF3FC" w:rsidR="00915717" w:rsidRPr="00700D87" w:rsidRDefault="00915717" w:rsidP="00700D87">
            <w:pPr>
              <w:pStyle w:val="ListParagraph"/>
              <w:ind w:left="0"/>
              <w:jc w:val="center"/>
              <w:rPr>
                <w:b/>
              </w:rPr>
            </w:pPr>
            <w:r w:rsidRPr="00700D87">
              <w:rPr>
                <w:b/>
              </w:rPr>
              <w:t>Field Type</w:t>
            </w:r>
          </w:p>
        </w:tc>
        <w:tc>
          <w:tcPr>
            <w:tcW w:w="1417" w:type="dxa"/>
            <w:shd w:val="clear" w:color="auto" w:fill="D9E2F3" w:themeFill="accent1" w:themeFillTint="33"/>
          </w:tcPr>
          <w:p w14:paraId="6862DD17" w14:textId="686A2065" w:rsidR="00915717" w:rsidRPr="00700D87" w:rsidRDefault="00915717" w:rsidP="00700D87">
            <w:pPr>
              <w:pStyle w:val="ListParagraph"/>
              <w:ind w:left="0"/>
              <w:jc w:val="center"/>
              <w:rPr>
                <w:b/>
              </w:rPr>
            </w:pPr>
            <w:r w:rsidRPr="00700D87">
              <w:rPr>
                <w:b/>
              </w:rPr>
              <w:t>Limit</w:t>
            </w:r>
          </w:p>
        </w:tc>
      </w:tr>
      <w:tr w:rsidR="00915717" w14:paraId="42C65BAA" w14:textId="77777777" w:rsidTr="00E22091">
        <w:tc>
          <w:tcPr>
            <w:tcW w:w="2694" w:type="dxa"/>
          </w:tcPr>
          <w:p w14:paraId="32E4FBC2" w14:textId="4AAB9A8D" w:rsidR="00915717" w:rsidRDefault="00915717" w:rsidP="00915717">
            <w:pPr>
              <w:pStyle w:val="ListParagraph"/>
              <w:ind w:left="0"/>
            </w:pPr>
            <w:r w:rsidRPr="00010EC7">
              <w:t>Consideration Amount</w:t>
            </w:r>
          </w:p>
        </w:tc>
        <w:tc>
          <w:tcPr>
            <w:tcW w:w="2404" w:type="dxa"/>
          </w:tcPr>
          <w:p w14:paraId="159B0750" w14:textId="0CEFD50F" w:rsidR="00915717" w:rsidRDefault="00915717" w:rsidP="004202A9">
            <w:pPr>
              <w:pStyle w:val="ListParagraph"/>
              <w:ind w:left="0"/>
              <w:jc w:val="center"/>
            </w:pPr>
            <w:r>
              <w:t>Numeric</w:t>
            </w:r>
          </w:p>
        </w:tc>
        <w:tc>
          <w:tcPr>
            <w:tcW w:w="1417" w:type="dxa"/>
          </w:tcPr>
          <w:p w14:paraId="777446A0" w14:textId="2AE0D4A6" w:rsidR="00915717" w:rsidRDefault="00915717" w:rsidP="004202A9">
            <w:pPr>
              <w:pStyle w:val="ListParagraph"/>
              <w:ind w:left="0"/>
              <w:jc w:val="center"/>
            </w:pPr>
            <w:r>
              <w:t>20 digits</w:t>
            </w:r>
          </w:p>
        </w:tc>
      </w:tr>
      <w:tr w:rsidR="00915717" w14:paraId="367876C2" w14:textId="77777777" w:rsidTr="00E22091">
        <w:tc>
          <w:tcPr>
            <w:tcW w:w="2694" w:type="dxa"/>
          </w:tcPr>
          <w:p w14:paraId="004A045B" w14:textId="10568369" w:rsidR="00915717" w:rsidRPr="00010EC7" w:rsidRDefault="00915717" w:rsidP="00915717">
            <w:pPr>
              <w:pStyle w:val="ListParagraph"/>
              <w:ind w:left="0"/>
            </w:pPr>
            <w:r>
              <w:t xml:space="preserve">Government </w:t>
            </w:r>
            <w:r w:rsidRPr="00010EC7">
              <w:t>Amount</w:t>
            </w:r>
          </w:p>
        </w:tc>
        <w:tc>
          <w:tcPr>
            <w:tcW w:w="2404" w:type="dxa"/>
          </w:tcPr>
          <w:p w14:paraId="3295B974" w14:textId="67CD47EF" w:rsidR="00915717" w:rsidRDefault="00915717" w:rsidP="004202A9">
            <w:pPr>
              <w:pStyle w:val="ListParagraph"/>
              <w:ind w:left="0"/>
              <w:jc w:val="center"/>
            </w:pPr>
            <w:r w:rsidRPr="009B7738">
              <w:t>Numeric</w:t>
            </w:r>
          </w:p>
        </w:tc>
        <w:tc>
          <w:tcPr>
            <w:tcW w:w="1417" w:type="dxa"/>
          </w:tcPr>
          <w:p w14:paraId="34F858EE" w14:textId="169ED760" w:rsidR="00915717" w:rsidRDefault="00915717" w:rsidP="004202A9">
            <w:pPr>
              <w:pStyle w:val="ListParagraph"/>
              <w:ind w:left="0"/>
              <w:jc w:val="center"/>
            </w:pPr>
            <w:r w:rsidRPr="009D62BF">
              <w:t>20 digits</w:t>
            </w:r>
          </w:p>
        </w:tc>
      </w:tr>
      <w:tr w:rsidR="00915717" w14:paraId="3F6EEEFC" w14:textId="77777777" w:rsidTr="00E22091">
        <w:tc>
          <w:tcPr>
            <w:tcW w:w="2694" w:type="dxa"/>
          </w:tcPr>
          <w:p w14:paraId="21F709DA" w14:textId="1DD31556" w:rsidR="00915717" w:rsidRDefault="00915717" w:rsidP="00915717">
            <w:pPr>
              <w:pStyle w:val="ListParagraph"/>
              <w:ind w:left="0"/>
            </w:pPr>
            <w:r>
              <w:t>Market Value</w:t>
            </w:r>
          </w:p>
        </w:tc>
        <w:tc>
          <w:tcPr>
            <w:tcW w:w="2404" w:type="dxa"/>
          </w:tcPr>
          <w:p w14:paraId="1D41A65F" w14:textId="494D9176" w:rsidR="00915717" w:rsidRDefault="00915717" w:rsidP="004202A9">
            <w:pPr>
              <w:pStyle w:val="ListParagraph"/>
              <w:ind w:left="0"/>
              <w:jc w:val="center"/>
            </w:pPr>
            <w:r w:rsidRPr="009B7738">
              <w:t>Numeric</w:t>
            </w:r>
          </w:p>
        </w:tc>
        <w:tc>
          <w:tcPr>
            <w:tcW w:w="1417" w:type="dxa"/>
          </w:tcPr>
          <w:p w14:paraId="7A984A7F" w14:textId="66B92A3B" w:rsidR="00915717" w:rsidRDefault="00915717" w:rsidP="004202A9">
            <w:pPr>
              <w:pStyle w:val="ListParagraph"/>
              <w:ind w:left="0"/>
              <w:jc w:val="center"/>
            </w:pPr>
            <w:r w:rsidRPr="009D62BF">
              <w:t>20 digits</w:t>
            </w:r>
          </w:p>
        </w:tc>
      </w:tr>
      <w:tr w:rsidR="00915717" w14:paraId="369C419A" w14:textId="77777777" w:rsidTr="00E22091">
        <w:tc>
          <w:tcPr>
            <w:tcW w:w="2694" w:type="dxa"/>
          </w:tcPr>
          <w:p w14:paraId="1B53E188" w14:textId="238D8BE9" w:rsidR="00915717" w:rsidRDefault="00915717" w:rsidP="00915717">
            <w:pPr>
              <w:pStyle w:val="ListParagraph"/>
              <w:ind w:left="0"/>
            </w:pPr>
            <w:r>
              <w:t xml:space="preserve">Scanned page count </w:t>
            </w:r>
          </w:p>
        </w:tc>
        <w:tc>
          <w:tcPr>
            <w:tcW w:w="2404" w:type="dxa"/>
          </w:tcPr>
          <w:p w14:paraId="7BFFD46D" w14:textId="3FD23C73" w:rsidR="00915717" w:rsidRDefault="00915717" w:rsidP="004202A9">
            <w:pPr>
              <w:pStyle w:val="ListParagraph"/>
              <w:ind w:left="0"/>
              <w:jc w:val="center"/>
            </w:pPr>
            <w:r w:rsidRPr="009B7738">
              <w:t>Numeric</w:t>
            </w:r>
          </w:p>
        </w:tc>
        <w:tc>
          <w:tcPr>
            <w:tcW w:w="1417" w:type="dxa"/>
          </w:tcPr>
          <w:p w14:paraId="20855861" w14:textId="298AD43F" w:rsidR="00915717" w:rsidRDefault="00915717" w:rsidP="004202A9">
            <w:pPr>
              <w:pStyle w:val="ListParagraph"/>
              <w:ind w:left="0"/>
              <w:jc w:val="center"/>
            </w:pPr>
            <w:r>
              <w:t>3</w:t>
            </w:r>
            <w:r w:rsidRPr="009D62BF">
              <w:t xml:space="preserve"> digits</w:t>
            </w:r>
          </w:p>
        </w:tc>
      </w:tr>
      <w:tr w:rsidR="00915717" w14:paraId="62990F00" w14:textId="77777777" w:rsidTr="00E22091">
        <w:tc>
          <w:tcPr>
            <w:tcW w:w="2694" w:type="dxa"/>
          </w:tcPr>
          <w:p w14:paraId="2EDA9518" w14:textId="24E14E0A" w:rsidR="00915717" w:rsidRDefault="00915717" w:rsidP="00915717">
            <w:pPr>
              <w:pStyle w:val="ListParagraph"/>
              <w:ind w:left="0"/>
            </w:pPr>
            <w:r>
              <w:t>Additional</w:t>
            </w:r>
            <w:r w:rsidRPr="00010EC7">
              <w:t xml:space="preserve"> Amount</w:t>
            </w:r>
            <w:r>
              <w:t xml:space="preserve"> </w:t>
            </w:r>
          </w:p>
        </w:tc>
        <w:tc>
          <w:tcPr>
            <w:tcW w:w="2404" w:type="dxa"/>
          </w:tcPr>
          <w:p w14:paraId="12967F1B" w14:textId="7F65E6C8" w:rsidR="00915717" w:rsidRDefault="00915717" w:rsidP="004202A9">
            <w:pPr>
              <w:pStyle w:val="ListParagraph"/>
              <w:ind w:left="0"/>
              <w:jc w:val="center"/>
            </w:pPr>
            <w:r w:rsidRPr="009B7738">
              <w:t>Numeric</w:t>
            </w:r>
          </w:p>
        </w:tc>
        <w:tc>
          <w:tcPr>
            <w:tcW w:w="1417" w:type="dxa"/>
          </w:tcPr>
          <w:p w14:paraId="3296E9EE" w14:textId="575B12B7" w:rsidR="00915717" w:rsidRDefault="004D28BD" w:rsidP="004202A9">
            <w:pPr>
              <w:pStyle w:val="ListParagraph"/>
              <w:ind w:left="0"/>
              <w:jc w:val="center"/>
            </w:pPr>
            <w:r>
              <w:t>6</w:t>
            </w:r>
            <w:r w:rsidR="00915717" w:rsidRPr="009D62BF">
              <w:t xml:space="preserve"> digits</w:t>
            </w:r>
          </w:p>
        </w:tc>
      </w:tr>
      <w:tr w:rsidR="00915717" w14:paraId="6E8CD847" w14:textId="77777777" w:rsidTr="00E22091">
        <w:tc>
          <w:tcPr>
            <w:tcW w:w="2694" w:type="dxa"/>
          </w:tcPr>
          <w:p w14:paraId="79405A0C" w14:textId="2C521B19" w:rsidR="00915717" w:rsidRDefault="00915717" w:rsidP="00915717">
            <w:pPr>
              <w:pStyle w:val="ListParagraph"/>
              <w:ind w:left="0"/>
            </w:pPr>
            <w:r>
              <w:t xml:space="preserve">Cess </w:t>
            </w:r>
            <w:r w:rsidRPr="00010EC7">
              <w:t>Amount</w:t>
            </w:r>
            <w:r>
              <w:t xml:space="preserve"> </w:t>
            </w:r>
          </w:p>
        </w:tc>
        <w:tc>
          <w:tcPr>
            <w:tcW w:w="2404" w:type="dxa"/>
          </w:tcPr>
          <w:p w14:paraId="34CB8934" w14:textId="03539327" w:rsidR="00915717" w:rsidRDefault="00915717" w:rsidP="004202A9">
            <w:pPr>
              <w:pStyle w:val="ListParagraph"/>
              <w:ind w:left="0"/>
              <w:jc w:val="center"/>
            </w:pPr>
            <w:r w:rsidRPr="009B7738">
              <w:t>Numeric</w:t>
            </w:r>
          </w:p>
        </w:tc>
        <w:tc>
          <w:tcPr>
            <w:tcW w:w="1417" w:type="dxa"/>
          </w:tcPr>
          <w:p w14:paraId="7F5B59B1" w14:textId="1E0D685D" w:rsidR="00915717" w:rsidRDefault="004D28BD" w:rsidP="004202A9">
            <w:pPr>
              <w:pStyle w:val="ListParagraph"/>
              <w:ind w:left="0"/>
              <w:jc w:val="center"/>
            </w:pPr>
            <w:r>
              <w:t>6</w:t>
            </w:r>
            <w:r w:rsidR="00915717" w:rsidRPr="009D62BF">
              <w:t xml:space="preserve"> digits</w:t>
            </w:r>
          </w:p>
        </w:tc>
      </w:tr>
      <w:tr w:rsidR="00915717" w14:paraId="23751F9B" w14:textId="77777777" w:rsidTr="00E22091">
        <w:tc>
          <w:tcPr>
            <w:tcW w:w="2694" w:type="dxa"/>
          </w:tcPr>
          <w:p w14:paraId="73C2FABA" w14:textId="06DB1255" w:rsidR="00915717" w:rsidRDefault="00915717" w:rsidP="00915717">
            <w:pPr>
              <w:pStyle w:val="ListParagraph"/>
              <w:ind w:left="0"/>
            </w:pPr>
            <w:r>
              <w:t xml:space="preserve">Paid Stamp duty </w:t>
            </w:r>
          </w:p>
        </w:tc>
        <w:tc>
          <w:tcPr>
            <w:tcW w:w="2404" w:type="dxa"/>
          </w:tcPr>
          <w:p w14:paraId="1A19B872" w14:textId="3840E276" w:rsidR="00915717" w:rsidRDefault="00915717" w:rsidP="004202A9">
            <w:pPr>
              <w:pStyle w:val="ListParagraph"/>
              <w:ind w:left="0"/>
              <w:jc w:val="center"/>
            </w:pPr>
            <w:r w:rsidRPr="009B7738">
              <w:t>Numeric</w:t>
            </w:r>
          </w:p>
        </w:tc>
        <w:tc>
          <w:tcPr>
            <w:tcW w:w="1417" w:type="dxa"/>
          </w:tcPr>
          <w:p w14:paraId="67C59F17" w14:textId="3F42D36E" w:rsidR="00915717" w:rsidRDefault="004D28BD" w:rsidP="004202A9">
            <w:pPr>
              <w:pStyle w:val="ListParagraph"/>
              <w:ind w:left="0"/>
              <w:jc w:val="center"/>
            </w:pPr>
            <w:r>
              <w:t>10</w:t>
            </w:r>
            <w:r w:rsidR="00915717" w:rsidRPr="009D62BF">
              <w:t xml:space="preserve"> digits</w:t>
            </w:r>
          </w:p>
        </w:tc>
      </w:tr>
      <w:tr w:rsidR="00915717" w14:paraId="6CE2EC0E" w14:textId="77777777" w:rsidTr="00E22091">
        <w:tc>
          <w:tcPr>
            <w:tcW w:w="2694" w:type="dxa"/>
          </w:tcPr>
          <w:p w14:paraId="2D561898" w14:textId="3D6144FB" w:rsidR="00915717" w:rsidRDefault="00915717" w:rsidP="00915717">
            <w:pPr>
              <w:pStyle w:val="ListParagraph"/>
              <w:ind w:left="0"/>
            </w:pPr>
            <w:r>
              <w:t xml:space="preserve">Paid registration fee </w:t>
            </w:r>
          </w:p>
        </w:tc>
        <w:tc>
          <w:tcPr>
            <w:tcW w:w="2404" w:type="dxa"/>
          </w:tcPr>
          <w:p w14:paraId="5AFA5C34" w14:textId="2C3C918D" w:rsidR="00915717" w:rsidRDefault="00915717" w:rsidP="004202A9">
            <w:pPr>
              <w:pStyle w:val="ListParagraph"/>
              <w:ind w:left="0"/>
              <w:jc w:val="center"/>
            </w:pPr>
            <w:r w:rsidRPr="009B7738">
              <w:t>Numeric</w:t>
            </w:r>
          </w:p>
        </w:tc>
        <w:tc>
          <w:tcPr>
            <w:tcW w:w="1417" w:type="dxa"/>
          </w:tcPr>
          <w:p w14:paraId="51B020B0" w14:textId="56DECDA2" w:rsidR="00915717" w:rsidRDefault="004D28BD" w:rsidP="004202A9">
            <w:pPr>
              <w:pStyle w:val="ListParagraph"/>
              <w:ind w:left="0"/>
              <w:jc w:val="center"/>
            </w:pPr>
            <w:r>
              <w:t>10</w:t>
            </w:r>
            <w:r w:rsidR="00915717" w:rsidRPr="009D62BF">
              <w:t xml:space="preserve"> digits</w:t>
            </w:r>
          </w:p>
        </w:tc>
      </w:tr>
    </w:tbl>
    <w:p w14:paraId="19A8C997" w14:textId="74D60F22" w:rsidR="004202A9" w:rsidRDefault="004202A9" w:rsidP="00E828F2">
      <w:pPr>
        <w:ind w:left="426"/>
      </w:pPr>
    </w:p>
    <w:p w14:paraId="6E331676" w14:textId="136F4B1F" w:rsidR="00700D87" w:rsidRDefault="00700D87" w:rsidP="0043339D">
      <w:pPr>
        <w:spacing w:after="0"/>
        <w:ind w:left="851"/>
      </w:pPr>
      <w:r>
        <w:t xml:space="preserve">Enters the details of </w:t>
      </w:r>
      <w:r w:rsidR="00C2410B">
        <w:t xml:space="preserve">the </w:t>
      </w:r>
      <w:r>
        <w:t xml:space="preserve">application as per Kaveri </w:t>
      </w:r>
      <w:r w:rsidR="00A22FF2">
        <w:t>2:</w:t>
      </w:r>
    </w:p>
    <w:p w14:paraId="76339E73" w14:textId="2522E354" w:rsidR="00700D87" w:rsidRDefault="00700D87" w:rsidP="005F2063">
      <w:pPr>
        <w:pStyle w:val="ListParagraph"/>
        <w:numPr>
          <w:ilvl w:val="1"/>
          <w:numId w:val="8"/>
        </w:numPr>
        <w:spacing w:after="0"/>
        <w:ind w:left="1701" w:hanging="283"/>
      </w:pPr>
      <w:r>
        <w:t>Property Schedule.</w:t>
      </w:r>
    </w:p>
    <w:p w14:paraId="4677E1A9" w14:textId="5191E9E6" w:rsidR="00700D87" w:rsidRDefault="00700D87" w:rsidP="005F2063">
      <w:pPr>
        <w:pStyle w:val="ListParagraph"/>
        <w:numPr>
          <w:ilvl w:val="1"/>
          <w:numId w:val="8"/>
        </w:numPr>
        <w:spacing w:after="0"/>
        <w:ind w:left="1701" w:hanging="283"/>
      </w:pPr>
      <w:r>
        <w:t>Party details.</w:t>
      </w:r>
    </w:p>
    <w:p w14:paraId="002664AE" w14:textId="5D31F11F" w:rsidR="00700D87" w:rsidRDefault="00700D87" w:rsidP="005F2063">
      <w:pPr>
        <w:pStyle w:val="ListParagraph"/>
        <w:numPr>
          <w:ilvl w:val="1"/>
          <w:numId w:val="8"/>
        </w:numPr>
        <w:ind w:left="1701" w:hanging="283"/>
      </w:pPr>
      <w:r>
        <w:t>Schedules Allocation.</w:t>
      </w:r>
    </w:p>
    <w:p w14:paraId="7B4A761F" w14:textId="52E244CD" w:rsidR="00427025" w:rsidRDefault="00700D87" w:rsidP="005F2063">
      <w:pPr>
        <w:pStyle w:val="ListParagraph"/>
        <w:numPr>
          <w:ilvl w:val="0"/>
          <w:numId w:val="12"/>
        </w:numPr>
      </w:pPr>
      <w:r>
        <w:t xml:space="preserve">There will not be any market valuation </w:t>
      </w:r>
      <w:r w:rsidR="00C2410B">
        <w:t xml:space="preserve">as well as </w:t>
      </w:r>
      <w:r>
        <w:t>fee calculation</w:t>
      </w:r>
      <w:r w:rsidR="00427025">
        <w:t>.</w:t>
      </w:r>
    </w:p>
    <w:p w14:paraId="231B96CA" w14:textId="4FE120CD" w:rsidR="007520CC" w:rsidRDefault="00C2410B" w:rsidP="005F2063">
      <w:pPr>
        <w:pStyle w:val="ListParagraph"/>
        <w:numPr>
          <w:ilvl w:val="0"/>
          <w:numId w:val="12"/>
        </w:numPr>
      </w:pPr>
      <w:r>
        <w:t>The system</w:t>
      </w:r>
      <w:r w:rsidR="00427025">
        <w:t xml:space="preserve"> generates the </w:t>
      </w:r>
      <w:r w:rsidR="006776E4">
        <w:t xml:space="preserve">updated document </w:t>
      </w:r>
      <w:r w:rsidR="00427025">
        <w:t>summary report.</w:t>
      </w:r>
    </w:p>
    <w:p w14:paraId="35A9CDE9" w14:textId="202640DC" w:rsidR="00675D49" w:rsidRDefault="00E46053" w:rsidP="005F2063">
      <w:pPr>
        <w:pStyle w:val="ListParagraph"/>
        <w:numPr>
          <w:ilvl w:val="0"/>
          <w:numId w:val="12"/>
        </w:numPr>
      </w:pPr>
      <w:r>
        <w:t>SR</w:t>
      </w:r>
      <w:r w:rsidR="00700D87">
        <w:t xml:space="preserve"> views the summary and </w:t>
      </w:r>
      <w:r w:rsidR="00C2410B">
        <w:t>sends</w:t>
      </w:r>
      <w:r w:rsidR="00700D87">
        <w:t xml:space="preserve"> it to </w:t>
      </w:r>
      <w:r w:rsidR="00EC52EF">
        <w:t>DR for approval</w:t>
      </w:r>
      <w:r w:rsidR="00700D87">
        <w:t>.</w:t>
      </w:r>
    </w:p>
    <w:p w14:paraId="61956D8B" w14:textId="5E6CE00D" w:rsidR="00F4636A" w:rsidRDefault="00C2410B" w:rsidP="005F2063">
      <w:pPr>
        <w:pStyle w:val="ListParagraph"/>
        <w:numPr>
          <w:ilvl w:val="0"/>
          <w:numId w:val="12"/>
        </w:numPr>
      </w:pPr>
      <w:r>
        <w:t>The system</w:t>
      </w:r>
      <w:r w:rsidR="00F4636A">
        <w:t xml:space="preserve"> forwards the edited application into </w:t>
      </w:r>
      <w:r w:rsidR="0003681B">
        <w:t>Minute book</w:t>
      </w:r>
      <w:r w:rsidR="00F4636A">
        <w:t>.</w:t>
      </w:r>
    </w:p>
    <w:p w14:paraId="39C8CD70" w14:textId="0196491B" w:rsidR="00EA55C1" w:rsidRDefault="005712C0" w:rsidP="003D1A02">
      <w:pPr>
        <w:rPr>
          <w:b/>
          <w:u w:val="single"/>
        </w:rPr>
      </w:pPr>
      <w:r>
        <w:rPr>
          <w:b/>
          <w:u w:val="single"/>
        </w:rPr>
        <w:t>Release the</w:t>
      </w:r>
      <w:r w:rsidR="003D1A02" w:rsidRPr="003D1A02">
        <w:rPr>
          <w:b/>
          <w:u w:val="single"/>
        </w:rPr>
        <w:t xml:space="preserve"> application </w:t>
      </w:r>
      <w:r>
        <w:rPr>
          <w:b/>
          <w:u w:val="single"/>
        </w:rPr>
        <w:t xml:space="preserve">from </w:t>
      </w:r>
      <w:r w:rsidR="00C2410B">
        <w:rPr>
          <w:b/>
          <w:u w:val="single"/>
        </w:rPr>
        <w:t xml:space="preserve">the </w:t>
      </w:r>
      <w:r>
        <w:rPr>
          <w:b/>
          <w:u w:val="single"/>
        </w:rPr>
        <w:t xml:space="preserve">minute book </w:t>
      </w:r>
      <w:r w:rsidR="003D1A02" w:rsidRPr="003D1A02">
        <w:rPr>
          <w:b/>
          <w:u w:val="single"/>
        </w:rPr>
        <w:t>by SR</w:t>
      </w:r>
    </w:p>
    <w:p w14:paraId="383B43EE" w14:textId="22AE04C7" w:rsidR="00B16484" w:rsidRPr="00B16484" w:rsidRDefault="00B16484" w:rsidP="005F2063">
      <w:pPr>
        <w:pStyle w:val="ListParagraph"/>
        <w:numPr>
          <w:ilvl w:val="0"/>
          <w:numId w:val="12"/>
        </w:numPr>
        <w:spacing w:before="100" w:beforeAutospacing="1" w:after="100" w:afterAutospacing="1" w:line="240" w:lineRule="auto"/>
        <w:rPr>
          <w:rFonts w:eastAsia="Times New Roman" w:cstheme="minorHAnsi"/>
          <w:lang w:eastAsia="en-IN"/>
        </w:rPr>
      </w:pPr>
      <w:r w:rsidRPr="00B16484">
        <w:rPr>
          <w:rFonts w:eastAsia="Times New Roman" w:cstheme="minorHAnsi"/>
          <w:lang w:eastAsia="en-IN"/>
        </w:rPr>
        <w:t>The SR verifies the application recorded in the minute book.</w:t>
      </w:r>
    </w:p>
    <w:p w14:paraId="54A9D00F" w14:textId="1915AD2E" w:rsidR="00B16484" w:rsidRPr="00B16484" w:rsidRDefault="00B16484" w:rsidP="005F2063">
      <w:pPr>
        <w:numPr>
          <w:ilvl w:val="0"/>
          <w:numId w:val="12"/>
        </w:numPr>
        <w:spacing w:before="100" w:beforeAutospacing="1" w:after="100" w:afterAutospacing="1" w:line="240" w:lineRule="auto"/>
        <w:rPr>
          <w:rFonts w:eastAsia="Times New Roman" w:cstheme="minorHAnsi"/>
          <w:lang w:eastAsia="en-IN"/>
        </w:rPr>
      </w:pPr>
      <w:r w:rsidRPr="00B16484">
        <w:rPr>
          <w:rFonts w:eastAsia="Times New Roman" w:cstheme="minorHAnsi"/>
          <w:lang w:eastAsia="en-IN"/>
        </w:rPr>
        <w:t>The SR documents the challan details.</w:t>
      </w:r>
    </w:p>
    <w:p w14:paraId="119FBE0C" w14:textId="77777777" w:rsidR="00B16484" w:rsidRPr="00B16484" w:rsidRDefault="00B16484" w:rsidP="005F2063">
      <w:pPr>
        <w:numPr>
          <w:ilvl w:val="0"/>
          <w:numId w:val="12"/>
        </w:numPr>
        <w:spacing w:before="100" w:beforeAutospacing="1" w:after="100" w:afterAutospacing="1" w:line="240" w:lineRule="auto"/>
        <w:rPr>
          <w:rFonts w:eastAsia="Times New Roman" w:cstheme="minorHAnsi"/>
          <w:lang w:eastAsia="en-IN"/>
        </w:rPr>
      </w:pPr>
      <w:r w:rsidRPr="00B16484">
        <w:rPr>
          <w:rFonts w:eastAsia="Times New Roman" w:cstheme="minorHAnsi"/>
          <w:lang w:eastAsia="en-IN"/>
        </w:rPr>
        <w:t>The SR releases the application from the minute book and continues with the standard document registration process.</w:t>
      </w:r>
    </w:p>
    <w:p w14:paraId="2C7A1B29" w14:textId="6ABA442E" w:rsidR="00F1236E" w:rsidRDefault="00F1236E" w:rsidP="00F1236E">
      <w:pPr>
        <w:ind w:left="360"/>
      </w:pPr>
      <w:r>
        <w:t xml:space="preserve">The detailed wireframes are available </w:t>
      </w:r>
      <w:hyperlink r:id="rId15" w:history="1">
        <w:r w:rsidRPr="001A5128">
          <w:rPr>
            <w:rStyle w:val="Hyperlink"/>
          </w:rPr>
          <w:t>h</w:t>
        </w:r>
        <w:r w:rsidRPr="001A5128">
          <w:rPr>
            <w:rStyle w:val="Hyperlink"/>
          </w:rPr>
          <w:t>e</w:t>
        </w:r>
        <w:r w:rsidRPr="001A5128">
          <w:rPr>
            <w:rStyle w:val="Hyperlink"/>
          </w:rPr>
          <w:t>r</w:t>
        </w:r>
        <w:r w:rsidRPr="001A5128">
          <w:rPr>
            <w:rStyle w:val="Hyperlink"/>
          </w:rPr>
          <w:t>e</w:t>
        </w:r>
      </w:hyperlink>
      <w:r>
        <w:t xml:space="preserve">.  </w:t>
      </w:r>
    </w:p>
    <w:p w14:paraId="6C69AE0A" w14:textId="3C8DD781" w:rsidR="00FE5351" w:rsidRPr="00F93576" w:rsidRDefault="00FE5351" w:rsidP="00F1236E"/>
    <w:p w14:paraId="0E9C117E" w14:textId="77777777" w:rsidR="00270FA0" w:rsidRDefault="202012EF" w:rsidP="00417B0B">
      <w:pPr>
        <w:pStyle w:val="Heading1"/>
      </w:pPr>
      <w:bookmarkStart w:id="13" w:name="_Toc175568705"/>
      <w:bookmarkStart w:id="14" w:name="_Toc172400050"/>
      <w:bookmarkStart w:id="15" w:name="_Toc1701584350"/>
      <w:r>
        <w:t>Assumptions</w:t>
      </w:r>
      <w:bookmarkEnd w:id="13"/>
      <w:bookmarkEnd w:id="14"/>
      <w:bookmarkEnd w:id="15"/>
    </w:p>
    <w:p w14:paraId="19601376" w14:textId="1D42250A" w:rsidR="0040361B" w:rsidRDefault="0040361B" w:rsidP="005F2063">
      <w:pPr>
        <w:pStyle w:val="NormalWeb"/>
        <w:numPr>
          <w:ilvl w:val="0"/>
          <w:numId w:val="10"/>
        </w:numPr>
        <w:rPr>
          <w:rFonts w:asciiTheme="minorHAnsi" w:hAnsiTheme="minorHAnsi" w:cstheme="minorHAnsi"/>
          <w:sz w:val="22"/>
          <w:szCs w:val="22"/>
        </w:rPr>
      </w:pPr>
      <w:r w:rsidRPr="0040361B">
        <w:rPr>
          <w:rFonts w:asciiTheme="minorHAnsi" w:hAnsiTheme="minorHAnsi" w:cstheme="minorHAnsi"/>
          <w:sz w:val="22"/>
          <w:szCs w:val="22"/>
        </w:rPr>
        <w:t>Applications with missing data will be added to the Minute Book only after all missing details are entered by the SR and approved</w:t>
      </w:r>
      <w:r w:rsidR="00E22091">
        <w:rPr>
          <w:rFonts w:asciiTheme="minorHAnsi" w:hAnsiTheme="minorHAnsi" w:cstheme="minorHAnsi"/>
          <w:sz w:val="22"/>
          <w:szCs w:val="22"/>
        </w:rPr>
        <w:t xml:space="preserve"> by DR</w:t>
      </w:r>
      <w:r w:rsidRPr="0040361B">
        <w:rPr>
          <w:rFonts w:asciiTheme="minorHAnsi" w:hAnsiTheme="minorHAnsi" w:cstheme="minorHAnsi"/>
          <w:sz w:val="22"/>
          <w:szCs w:val="22"/>
        </w:rPr>
        <w:t>. Until then, such applications will remain under</w:t>
      </w:r>
      <w:r w:rsidR="00223E34">
        <w:rPr>
          <w:rFonts w:asciiTheme="minorHAnsi" w:hAnsiTheme="minorHAnsi" w:cstheme="minorHAnsi"/>
          <w:sz w:val="22"/>
          <w:szCs w:val="22"/>
        </w:rPr>
        <w:t xml:space="preserve"> </w:t>
      </w:r>
      <w:r w:rsidR="003E50CD">
        <w:rPr>
          <w:rFonts w:asciiTheme="minorHAnsi" w:hAnsiTheme="minorHAnsi" w:cstheme="minorHAnsi"/>
          <w:sz w:val="22"/>
          <w:szCs w:val="22"/>
        </w:rPr>
        <w:t xml:space="preserve">the </w:t>
      </w:r>
      <w:r w:rsidR="00FB640D" w:rsidRPr="0040361B">
        <w:rPr>
          <w:rFonts w:asciiTheme="minorHAnsi" w:hAnsiTheme="minorHAnsi" w:cstheme="minorHAnsi"/>
          <w:sz w:val="22"/>
          <w:szCs w:val="22"/>
        </w:rPr>
        <w:t>Minute Book</w:t>
      </w:r>
      <w:r w:rsidR="00FB640D">
        <w:rPr>
          <w:rFonts w:asciiTheme="minorHAnsi" w:hAnsiTheme="minorHAnsi" w:cstheme="minorHAnsi"/>
          <w:sz w:val="22"/>
          <w:szCs w:val="22"/>
        </w:rPr>
        <w:t>-others</w:t>
      </w:r>
      <w:r w:rsidR="00E22091">
        <w:rPr>
          <w:rFonts w:asciiTheme="minorHAnsi" w:hAnsiTheme="minorHAnsi" w:cstheme="minorHAnsi"/>
          <w:sz w:val="22"/>
          <w:szCs w:val="22"/>
        </w:rPr>
        <w:t xml:space="preserve"> </w:t>
      </w:r>
      <w:r w:rsidR="00E87D1D">
        <w:rPr>
          <w:rFonts w:asciiTheme="minorHAnsi" w:hAnsiTheme="minorHAnsi" w:cstheme="minorHAnsi"/>
          <w:sz w:val="22"/>
          <w:szCs w:val="22"/>
        </w:rPr>
        <w:t>tab</w:t>
      </w:r>
      <w:r w:rsidR="00223E34">
        <w:rPr>
          <w:rFonts w:asciiTheme="minorHAnsi" w:hAnsiTheme="minorHAnsi" w:cstheme="minorHAnsi"/>
          <w:sz w:val="22"/>
          <w:szCs w:val="22"/>
        </w:rPr>
        <w:t>.</w:t>
      </w:r>
    </w:p>
    <w:p w14:paraId="53104502" w14:textId="5D84812E" w:rsidR="00E87D1D" w:rsidRPr="0040361B" w:rsidRDefault="00D64214" w:rsidP="005F2063">
      <w:pPr>
        <w:pStyle w:val="NormalWeb"/>
        <w:numPr>
          <w:ilvl w:val="0"/>
          <w:numId w:val="10"/>
        </w:numPr>
        <w:rPr>
          <w:rFonts w:asciiTheme="minorHAnsi" w:hAnsiTheme="minorHAnsi" w:cstheme="minorHAnsi"/>
          <w:sz w:val="22"/>
          <w:szCs w:val="22"/>
        </w:rPr>
      </w:pPr>
      <w:r>
        <w:rPr>
          <w:rFonts w:asciiTheme="minorHAnsi" w:hAnsiTheme="minorHAnsi" w:cstheme="minorHAnsi"/>
          <w:sz w:val="22"/>
          <w:szCs w:val="22"/>
        </w:rPr>
        <w:t>T</w:t>
      </w:r>
      <w:r w:rsidR="00E87D1D">
        <w:rPr>
          <w:rFonts w:asciiTheme="minorHAnsi" w:hAnsiTheme="minorHAnsi" w:cstheme="minorHAnsi"/>
          <w:sz w:val="22"/>
          <w:szCs w:val="22"/>
        </w:rPr>
        <w:t>he application</w:t>
      </w:r>
      <w:r>
        <w:rPr>
          <w:rFonts w:asciiTheme="minorHAnsi" w:hAnsiTheme="minorHAnsi" w:cstheme="minorHAnsi"/>
          <w:sz w:val="22"/>
          <w:szCs w:val="22"/>
        </w:rPr>
        <w:t xml:space="preserve"> rejected by the DR</w:t>
      </w:r>
      <w:r w:rsidR="00E87D1D">
        <w:rPr>
          <w:rFonts w:asciiTheme="minorHAnsi" w:hAnsiTheme="minorHAnsi" w:cstheme="minorHAnsi"/>
          <w:sz w:val="22"/>
          <w:szCs w:val="22"/>
        </w:rPr>
        <w:t xml:space="preserve"> will be pushed back to </w:t>
      </w:r>
      <w:r w:rsidR="00C2410B">
        <w:rPr>
          <w:rFonts w:asciiTheme="minorHAnsi" w:hAnsiTheme="minorHAnsi" w:cstheme="minorHAnsi"/>
          <w:sz w:val="22"/>
          <w:szCs w:val="22"/>
        </w:rPr>
        <w:t xml:space="preserve">the </w:t>
      </w:r>
      <w:r w:rsidR="00E87D1D">
        <w:rPr>
          <w:rFonts w:asciiTheme="minorHAnsi" w:hAnsiTheme="minorHAnsi" w:cstheme="minorHAnsi"/>
          <w:sz w:val="22"/>
          <w:szCs w:val="22"/>
        </w:rPr>
        <w:t xml:space="preserve">Minute </w:t>
      </w:r>
      <w:r w:rsidR="00C2410B">
        <w:rPr>
          <w:rFonts w:asciiTheme="minorHAnsi" w:hAnsiTheme="minorHAnsi" w:cstheme="minorHAnsi"/>
          <w:sz w:val="22"/>
          <w:szCs w:val="22"/>
        </w:rPr>
        <w:t>Book Others</w:t>
      </w:r>
      <w:r w:rsidR="00E87D1D">
        <w:rPr>
          <w:rFonts w:asciiTheme="minorHAnsi" w:hAnsiTheme="minorHAnsi" w:cstheme="minorHAnsi"/>
          <w:sz w:val="22"/>
          <w:szCs w:val="22"/>
        </w:rPr>
        <w:t xml:space="preserve"> tab.</w:t>
      </w:r>
    </w:p>
    <w:p w14:paraId="15D761FF" w14:textId="77777777" w:rsidR="0040361B" w:rsidRPr="0040361B" w:rsidRDefault="0040361B" w:rsidP="005F2063">
      <w:pPr>
        <w:pStyle w:val="NormalWeb"/>
        <w:numPr>
          <w:ilvl w:val="0"/>
          <w:numId w:val="10"/>
        </w:numPr>
        <w:rPr>
          <w:rFonts w:asciiTheme="minorHAnsi" w:hAnsiTheme="minorHAnsi" w:cstheme="minorHAnsi"/>
          <w:sz w:val="22"/>
          <w:szCs w:val="22"/>
        </w:rPr>
      </w:pPr>
      <w:r w:rsidRPr="0040361B">
        <w:rPr>
          <w:rFonts w:asciiTheme="minorHAnsi" w:hAnsiTheme="minorHAnsi" w:cstheme="minorHAnsi"/>
          <w:sz w:val="22"/>
          <w:szCs w:val="22"/>
        </w:rPr>
        <w:t>No fee will be charged to the applicant for submitting the application to the SR for editing the missing fields.</w:t>
      </w:r>
    </w:p>
    <w:p w14:paraId="02D73C19" w14:textId="77777777" w:rsidR="0040361B" w:rsidRPr="0040361B" w:rsidRDefault="0040361B" w:rsidP="005F2063">
      <w:pPr>
        <w:pStyle w:val="NormalWeb"/>
        <w:numPr>
          <w:ilvl w:val="0"/>
          <w:numId w:val="10"/>
        </w:numPr>
        <w:rPr>
          <w:rFonts w:asciiTheme="minorHAnsi" w:hAnsiTheme="minorHAnsi" w:cstheme="minorHAnsi"/>
          <w:sz w:val="22"/>
          <w:szCs w:val="22"/>
        </w:rPr>
      </w:pPr>
      <w:r w:rsidRPr="0040361B">
        <w:rPr>
          <w:rFonts w:asciiTheme="minorHAnsi" w:hAnsiTheme="minorHAnsi" w:cstheme="minorHAnsi"/>
          <w:sz w:val="22"/>
          <w:szCs w:val="22"/>
        </w:rPr>
        <w:t>The SR will not have the option to withdraw an application after the DR rejects the edited submission.</w:t>
      </w:r>
    </w:p>
    <w:p w14:paraId="16293100" w14:textId="0E73489C" w:rsidR="0040361B" w:rsidRDefault="0040361B" w:rsidP="005F2063">
      <w:pPr>
        <w:pStyle w:val="NormalWeb"/>
        <w:numPr>
          <w:ilvl w:val="0"/>
          <w:numId w:val="10"/>
        </w:numPr>
        <w:rPr>
          <w:rFonts w:asciiTheme="minorHAnsi" w:hAnsiTheme="minorHAnsi" w:cstheme="minorHAnsi"/>
          <w:sz w:val="22"/>
          <w:szCs w:val="22"/>
        </w:rPr>
      </w:pPr>
      <w:r w:rsidRPr="0040361B">
        <w:rPr>
          <w:rFonts w:asciiTheme="minorHAnsi" w:hAnsiTheme="minorHAnsi" w:cstheme="minorHAnsi"/>
          <w:sz w:val="22"/>
          <w:szCs w:val="22"/>
        </w:rPr>
        <w:t xml:space="preserve">K1 pending applications will follow the </w:t>
      </w:r>
      <w:r w:rsidR="00D64214">
        <w:rPr>
          <w:rFonts w:asciiTheme="minorHAnsi" w:hAnsiTheme="minorHAnsi" w:cstheme="minorHAnsi"/>
          <w:sz w:val="22"/>
          <w:szCs w:val="22"/>
        </w:rPr>
        <w:t>typical</w:t>
      </w:r>
      <w:r w:rsidRPr="0040361B">
        <w:rPr>
          <w:rFonts w:asciiTheme="minorHAnsi" w:hAnsiTheme="minorHAnsi" w:cstheme="minorHAnsi"/>
          <w:sz w:val="22"/>
          <w:szCs w:val="22"/>
        </w:rPr>
        <w:t xml:space="preserve"> K2 pending applications </w:t>
      </w:r>
      <w:r w:rsidR="00D64214">
        <w:rPr>
          <w:rFonts w:asciiTheme="minorHAnsi" w:hAnsiTheme="minorHAnsi" w:cstheme="minorHAnsi"/>
          <w:sz w:val="22"/>
          <w:szCs w:val="22"/>
        </w:rPr>
        <w:t xml:space="preserve">flow after releasing </w:t>
      </w:r>
      <w:r w:rsidR="00C2410B">
        <w:rPr>
          <w:rFonts w:asciiTheme="minorHAnsi" w:hAnsiTheme="minorHAnsi" w:cstheme="minorHAnsi"/>
          <w:sz w:val="22"/>
          <w:szCs w:val="22"/>
        </w:rPr>
        <w:t>from</w:t>
      </w:r>
      <w:r w:rsidR="00D64214">
        <w:rPr>
          <w:rFonts w:asciiTheme="minorHAnsi" w:hAnsiTheme="minorHAnsi" w:cstheme="minorHAnsi"/>
          <w:sz w:val="22"/>
          <w:szCs w:val="22"/>
        </w:rPr>
        <w:t xml:space="preserve"> </w:t>
      </w:r>
      <w:r w:rsidR="00C2410B">
        <w:rPr>
          <w:rFonts w:asciiTheme="minorHAnsi" w:hAnsiTheme="minorHAnsi" w:cstheme="minorHAnsi"/>
          <w:sz w:val="22"/>
          <w:szCs w:val="22"/>
        </w:rPr>
        <w:t xml:space="preserve">the </w:t>
      </w:r>
      <w:r w:rsidR="00D64214">
        <w:rPr>
          <w:rFonts w:asciiTheme="minorHAnsi" w:hAnsiTheme="minorHAnsi" w:cstheme="minorHAnsi"/>
          <w:sz w:val="22"/>
          <w:szCs w:val="22"/>
        </w:rPr>
        <w:t>Minute book</w:t>
      </w:r>
      <w:r w:rsidRPr="0040361B">
        <w:rPr>
          <w:rFonts w:asciiTheme="minorHAnsi" w:hAnsiTheme="minorHAnsi" w:cstheme="minorHAnsi"/>
          <w:sz w:val="22"/>
          <w:szCs w:val="22"/>
        </w:rPr>
        <w:t>.</w:t>
      </w:r>
      <w:bookmarkStart w:id="16" w:name="_GoBack"/>
      <w:bookmarkEnd w:id="16"/>
    </w:p>
    <w:p w14:paraId="77B53F97" w14:textId="32DF093E" w:rsidR="00B06C25" w:rsidRDefault="00B06C25" w:rsidP="005F2063">
      <w:pPr>
        <w:pStyle w:val="NormalWeb"/>
        <w:numPr>
          <w:ilvl w:val="0"/>
          <w:numId w:val="10"/>
        </w:numPr>
        <w:rPr>
          <w:rFonts w:asciiTheme="minorHAnsi" w:hAnsiTheme="minorHAnsi" w:cstheme="minorHAnsi"/>
          <w:sz w:val="22"/>
          <w:szCs w:val="22"/>
        </w:rPr>
      </w:pPr>
      <w:r>
        <w:rPr>
          <w:rFonts w:asciiTheme="minorHAnsi" w:hAnsiTheme="minorHAnsi" w:cstheme="minorHAnsi"/>
          <w:sz w:val="22"/>
          <w:szCs w:val="22"/>
        </w:rPr>
        <w:t xml:space="preserve">J-slip </w:t>
      </w:r>
      <w:r w:rsidR="00F107CA">
        <w:rPr>
          <w:rFonts w:asciiTheme="minorHAnsi" w:hAnsiTheme="minorHAnsi" w:cstheme="minorHAnsi"/>
          <w:sz w:val="22"/>
          <w:szCs w:val="22"/>
        </w:rPr>
        <w:t>should be sent for the transaction</w:t>
      </w:r>
      <w:r>
        <w:rPr>
          <w:rFonts w:asciiTheme="minorHAnsi" w:hAnsiTheme="minorHAnsi" w:cstheme="minorHAnsi"/>
          <w:sz w:val="22"/>
          <w:szCs w:val="22"/>
        </w:rPr>
        <w:t>.</w:t>
      </w:r>
    </w:p>
    <w:p w14:paraId="2EAF82AC" w14:textId="21027706" w:rsidR="004B735F" w:rsidRDefault="202012EF" w:rsidP="00417B0B">
      <w:pPr>
        <w:pStyle w:val="Heading1"/>
      </w:pPr>
      <w:bookmarkStart w:id="17" w:name="_Toc512031596"/>
      <w:r>
        <w:lastRenderedPageBreak/>
        <w:t>Limitations</w:t>
      </w:r>
      <w:bookmarkEnd w:id="17"/>
    </w:p>
    <w:p w14:paraId="207E1431" w14:textId="73B4B78B" w:rsidR="00665364" w:rsidRDefault="00665364" w:rsidP="005F2063">
      <w:pPr>
        <w:pStyle w:val="ListParagraph"/>
        <w:numPr>
          <w:ilvl w:val="0"/>
          <w:numId w:val="11"/>
        </w:numPr>
        <w:spacing w:before="100" w:beforeAutospacing="1" w:after="100" w:afterAutospacing="1" w:line="240" w:lineRule="auto"/>
        <w:rPr>
          <w:rFonts w:eastAsia="Times New Roman" w:cstheme="minorHAnsi"/>
          <w:lang w:eastAsia="en-IN"/>
        </w:rPr>
      </w:pPr>
      <w:r w:rsidRPr="00665364">
        <w:rPr>
          <w:rFonts w:eastAsia="Times New Roman" w:cstheme="minorHAnsi"/>
          <w:lang w:eastAsia="en-IN"/>
        </w:rPr>
        <w:t>K1 pending applications follow the same process as K2 pending applications; therefore, no appointment booking is provided.</w:t>
      </w:r>
    </w:p>
    <w:p w14:paraId="76F24B20" w14:textId="3F4B4B65" w:rsidR="00126A30" w:rsidRPr="00665364" w:rsidRDefault="00126A30" w:rsidP="005F2063">
      <w:pPr>
        <w:pStyle w:val="ListParagraph"/>
        <w:numPr>
          <w:ilvl w:val="0"/>
          <w:numId w:val="11"/>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Handling multiple pending reasons apart from </w:t>
      </w:r>
      <w:r w:rsidR="00C2410B">
        <w:rPr>
          <w:rFonts w:eastAsia="Times New Roman" w:cstheme="minorHAnsi"/>
          <w:lang w:eastAsia="en-IN"/>
        </w:rPr>
        <w:t>the party's</w:t>
      </w:r>
      <w:r>
        <w:rPr>
          <w:rFonts w:eastAsia="Times New Roman" w:cstheme="minorHAnsi"/>
          <w:lang w:eastAsia="en-IN"/>
        </w:rPr>
        <w:t xml:space="preserve"> late appearance </w:t>
      </w:r>
      <w:r w:rsidR="003E50CD">
        <w:rPr>
          <w:rFonts w:eastAsia="Times New Roman" w:cstheme="minorHAnsi"/>
          <w:lang w:eastAsia="en-IN"/>
        </w:rPr>
        <w:t xml:space="preserve">not </w:t>
      </w:r>
      <w:r>
        <w:rPr>
          <w:rFonts w:eastAsia="Times New Roman" w:cstheme="minorHAnsi"/>
          <w:lang w:eastAsia="en-IN"/>
        </w:rPr>
        <w:t>is possible.</w:t>
      </w:r>
    </w:p>
    <w:p w14:paraId="5F1AB0D4" w14:textId="77777777" w:rsidR="003E00D4" w:rsidRPr="00270FA0" w:rsidRDefault="003E00D4" w:rsidP="00A10414">
      <w:pPr>
        <w:ind w:left="567"/>
      </w:pPr>
    </w:p>
    <w:p w14:paraId="62F54BF8" w14:textId="6626D9D8" w:rsidR="005351C6" w:rsidRPr="00270FA0" w:rsidRDefault="202012EF" w:rsidP="00417B0B">
      <w:pPr>
        <w:pStyle w:val="Heading1"/>
      </w:pPr>
      <w:bookmarkStart w:id="18" w:name="_Toc1232431091"/>
      <w:r>
        <w:t>Integration with other systems/modules</w:t>
      </w:r>
      <w:bookmarkEnd w:id="18"/>
    </w:p>
    <w:p w14:paraId="449AC8AE" w14:textId="77777777" w:rsidR="00B64F21" w:rsidRDefault="00B64F21" w:rsidP="0074634B">
      <w:pPr>
        <w:spacing w:after="0"/>
      </w:pPr>
    </w:p>
    <w:p w14:paraId="777060C0" w14:textId="73D5CF59" w:rsidR="002679DB" w:rsidRPr="00871655" w:rsidRDefault="202012EF" w:rsidP="202012EF">
      <w:pPr>
        <w:pStyle w:val="Heading2"/>
        <w:numPr>
          <w:ilvl w:val="0"/>
          <w:numId w:val="0"/>
        </w:numPr>
        <w:ind w:left="851"/>
      </w:pPr>
      <w:bookmarkStart w:id="19" w:name="_Toc184383142"/>
      <w:bookmarkStart w:id="20" w:name="_Toc184383890"/>
      <w:bookmarkStart w:id="21" w:name="_Toc1496805316"/>
      <w:bookmarkEnd w:id="19"/>
      <w:bookmarkEnd w:id="20"/>
      <w:r>
        <w:t>7. 1 External integration</w:t>
      </w:r>
      <w:bookmarkEnd w:id="21"/>
    </w:p>
    <w:p w14:paraId="5DBD0889" w14:textId="05014851" w:rsidR="202012EF" w:rsidRDefault="202012EF" w:rsidP="202012EF"/>
    <w:p w14:paraId="0659B67B" w14:textId="402F48D4" w:rsidR="00850E06" w:rsidRDefault="002679DB" w:rsidP="00A10414">
      <w:pPr>
        <w:ind w:left="567"/>
      </w:pPr>
      <w:r>
        <w:t xml:space="preserve">This module has no integration with external systems other than what already exists in </w:t>
      </w:r>
      <w:r w:rsidR="00C212D0">
        <w:t xml:space="preserve">the </w:t>
      </w:r>
      <w:r>
        <w:t xml:space="preserve">document registration module. </w:t>
      </w:r>
    </w:p>
    <w:p w14:paraId="24B97FB2" w14:textId="77777777" w:rsidR="00371053" w:rsidRDefault="00371053" w:rsidP="0074634B">
      <w:pPr>
        <w:spacing w:after="0"/>
      </w:pPr>
    </w:p>
    <w:p w14:paraId="78D59D6B" w14:textId="44C40E65" w:rsidR="202012EF" w:rsidRDefault="202012EF" w:rsidP="202012EF">
      <w:pPr>
        <w:pStyle w:val="Heading2"/>
        <w:numPr>
          <w:ilvl w:val="0"/>
          <w:numId w:val="0"/>
        </w:numPr>
        <w:ind w:left="851"/>
      </w:pPr>
      <w:bookmarkStart w:id="22" w:name="_Toc337393674"/>
      <w:r>
        <w:t>7.2 Internal integration with other modules</w:t>
      </w:r>
      <w:bookmarkEnd w:id="22"/>
      <w:r>
        <w:t xml:space="preserve"> </w:t>
      </w:r>
    </w:p>
    <w:p w14:paraId="01C8CACB" w14:textId="77777777" w:rsidR="00137754" w:rsidRDefault="009A63CB" w:rsidP="00A10414">
      <w:pPr>
        <w:ind w:left="567"/>
      </w:pPr>
      <w:r w:rsidRPr="009A63CB">
        <w:t>This function integrates internally with the existing Pending Document Registration module in Kaveri 2.0.</w:t>
      </w:r>
    </w:p>
    <w:p w14:paraId="387373BE" w14:textId="5A7D4B2C" w:rsidR="004D28BD" w:rsidRDefault="004D28BD">
      <w:pPr>
        <w:rPr>
          <w:rFonts w:asciiTheme="majorHAnsi" w:eastAsiaTheme="majorEastAsia" w:hAnsiTheme="majorHAnsi" w:cstheme="majorBidi"/>
          <w:color w:val="2F5496" w:themeColor="accent1" w:themeShade="BF"/>
          <w:sz w:val="32"/>
          <w:szCs w:val="32"/>
          <w:u w:val="single"/>
        </w:rPr>
      </w:pPr>
    </w:p>
    <w:p w14:paraId="13B9BE3E" w14:textId="77777777" w:rsidR="007A7CC9" w:rsidRDefault="007A7CC9">
      <w:pPr>
        <w:rPr>
          <w:rFonts w:asciiTheme="majorHAnsi" w:eastAsiaTheme="majorEastAsia" w:hAnsiTheme="majorHAnsi" w:cstheme="majorBidi"/>
          <w:color w:val="2F5496" w:themeColor="accent1" w:themeShade="BF"/>
          <w:sz w:val="32"/>
          <w:szCs w:val="32"/>
          <w:u w:val="single"/>
        </w:rPr>
      </w:pPr>
    </w:p>
    <w:p w14:paraId="512F111D" w14:textId="603CE316" w:rsidR="00EA5F18" w:rsidRPr="00EA5F18" w:rsidRDefault="202012EF" w:rsidP="202012EF">
      <w:pPr>
        <w:pStyle w:val="Heading1"/>
        <w:numPr>
          <w:ilvl w:val="0"/>
          <w:numId w:val="0"/>
        </w:numPr>
        <w:ind w:left="360"/>
      </w:pPr>
      <w:bookmarkStart w:id="23" w:name="_Toc184383146"/>
      <w:bookmarkStart w:id="24" w:name="_Toc184383894"/>
      <w:bookmarkStart w:id="25" w:name="_Toc1395337457"/>
      <w:bookmarkEnd w:id="23"/>
      <w:bookmarkEnd w:id="24"/>
      <w:r>
        <w:t>Annexure – 1 – List of modules of Kaveri 2.0</w:t>
      </w:r>
      <w:bookmarkEnd w:id="25"/>
    </w:p>
    <w:p w14:paraId="63AD2E89" w14:textId="3612B140" w:rsidR="202012EF" w:rsidRDefault="202012EF" w:rsidP="202012EF"/>
    <w:tbl>
      <w:tblPr>
        <w:tblW w:w="8222" w:type="dxa"/>
        <w:tblInd w:w="-5" w:type="dxa"/>
        <w:tblLook w:val="04A0" w:firstRow="1" w:lastRow="0" w:firstColumn="1" w:lastColumn="0" w:noHBand="0" w:noVBand="1"/>
      </w:tblPr>
      <w:tblGrid>
        <w:gridCol w:w="954"/>
        <w:gridCol w:w="928"/>
        <w:gridCol w:w="2681"/>
        <w:gridCol w:w="3659"/>
      </w:tblGrid>
      <w:tr w:rsidR="00F63FE3" w:rsidRPr="0092722F" w14:paraId="5E1F59E9" w14:textId="77777777" w:rsidTr="006461A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5B05809" w14:textId="77777777" w:rsidR="00F63FE3" w:rsidRPr="0092722F" w:rsidRDefault="00F63FE3" w:rsidP="00F63FE3">
            <w:pPr>
              <w:spacing w:after="0" w:line="240" w:lineRule="auto"/>
              <w:jc w:val="center"/>
              <w:rPr>
                <w:rFonts w:eastAsia="Times New Roman" w:cstheme="minorHAnsi"/>
                <w:b/>
                <w:bCs/>
                <w:color w:val="000000"/>
                <w:lang w:eastAsia="en-IN"/>
              </w:rPr>
            </w:pPr>
            <w:r w:rsidRPr="0092722F">
              <w:rPr>
                <w:rFonts w:eastAsia="Times New Roman" w:cstheme="minorHAnsi"/>
                <w:b/>
                <w:bCs/>
                <w:color w:val="000000"/>
                <w:lang w:eastAsia="en-IN"/>
              </w:rPr>
              <w:t>Sl No</w:t>
            </w:r>
          </w:p>
        </w:tc>
        <w:tc>
          <w:tcPr>
            <w:tcW w:w="928" w:type="dxa"/>
            <w:tcBorders>
              <w:top w:val="single" w:sz="4" w:space="0" w:color="auto"/>
              <w:left w:val="nil"/>
              <w:bottom w:val="single" w:sz="4" w:space="0" w:color="auto"/>
              <w:right w:val="single" w:sz="4" w:space="0" w:color="auto"/>
            </w:tcBorders>
            <w:shd w:val="clear" w:color="000000" w:fill="FFFFFF"/>
            <w:vAlign w:val="bottom"/>
            <w:hideMark/>
          </w:tcPr>
          <w:p w14:paraId="292E0439"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Module No</w:t>
            </w:r>
          </w:p>
        </w:tc>
        <w:tc>
          <w:tcPr>
            <w:tcW w:w="2681" w:type="dxa"/>
            <w:tcBorders>
              <w:top w:val="single" w:sz="4" w:space="0" w:color="auto"/>
              <w:left w:val="nil"/>
              <w:bottom w:val="single" w:sz="4" w:space="0" w:color="auto"/>
              <w:right w:val="single" w:sz="4" w:space="0" w:color="auto"/>
            </w:tcBorders>
            <w:shd w:val="clear" w:color="000000" w:fill="FFFFFF"/>
            <w:vAlign w:val="bottom"/>
            <w:hideMark/>
          </w:tcPr>
          <w:p w14:paraId="6564C5F6"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Main Module</w:t>
            </w:r>
          </w:p>
        </w:tc>
        <w:tc>
          <w:tcPr>
            <w:tcW w:w="3659" w:type="dxa"/>
            <w:tcBorders>
              <w:top w:val="single" w:sz="4" w:space="0" w:color="auto"/>
              <w:left w:val="nil"/>
              <w:bottom w:val="single" w:sz="4" w:space="0" w:color="auto"/>
              <w:right w:val="single" w:sz="4" w:space="0" w:color="auto"/>
            </w:tcBorders>
            <w:shd w:val="clear" w:color="000000" w:fill="FFFFFF"/>
            <w:vAlign w:val="bottom"/>
            <w:hideMark/>
          </w:tcPr>
          <w:p w14:paraId="660B649A"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Sub-Module</w:t>
            </w:r>
          </w:p>
        </w:tc>
      </w:tr>
      <w:tr w:rsidR="00F63FE3" w:rsidRPr="0092722F" w14:paraId="332009DA"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D66DE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Registration</w:t>
            </w:r>
          </w:p>
        </w:tc>
        <w:tc>
          <w:tcPr>
            <w:tcW w:w="3659" w:type="dxa"/>
            <w:tcBorders>
              <w:top w:val="nil"/>
              <w:left w:val="nil"/>
              <w:bottom w:val="single" w:sz="4" w:space="0" w:color="auto"/>
              <w:right w:val="single" w:sz="4" w:space="0" w:color="auto"/>
            </w:tcBorders>
            <w:shd w:val="clear" w:color="000000" w:fill="FFFFFF"/>
            <w:vAlign w:val="bottom"/>
            <w:hideMark/>
          </w:tcPr>
          <w:p w14:paraId="5742A77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Registration</w:t>
            </w:r>
          </w:p>
        </w:tc>
      </w:tr>
      <w:tr w:rsidR="00F63FE3" w:rsidRPr="0092722F" w14:paraId="692B1C1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3629C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Appointment</w:t>
            </w:r>
          </w:p>
        </w:tc>
      </w:tr>
      <w:tr w:rsidR="00F63FE3" w:rsidRPr="0092722F" w14:paraId="774BA78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78292E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module</w:t>
            </w:r>
          </w:p>
        </w:tc>
      </w:tr>
      <w:tr w:rsidR="00F63FE3" w:rsidRPr="0092722F" w14:paraId="620FA209" w14:textId="77777777" w:rsidTr="006461A4">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B6663C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Stamp duty and Registration fee calculation</w:t>
            </w:r>
          </w:p>
        </w:tc>
      </w:tr>
      <w:tr w:rsidR="00F63FE3" w:rsidRPr="0092722F" w14:paraId="06CCD2F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C9838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Guideline value </w:t>
            </w:r>
            <w:r w:rsidR="00EA5F18" w:rsidRPr="0092722F">
              <w:rPr>
                <w:rFonts w:eastAsia="Times New Roman" w:cstheme="minorHAnsi"/>
                <w:color w:val="000000"/>
                <w:lang w:eastAsia="en-IN"/>
              </w:rPr>
              <w:t>calculation</w:t>
            </w:r>
          </w:p>
        </w:tc>
      </w:tr>
      <w:tr w:rsidR="00F63FE3" w:rsidRPr="0092722F" w14:paraId="0A36A8D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CDFB8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(2) filing</w:t>
            </w:r>
          </w:p>
        </w:tc>
      </w:tr>
      <w:tr w:rsidR="00F63FE3" w:rsidRPr="0092722F" w14:paraId="4B83E7A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1609D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(3) filing</w:t>
            </w:r>
          </w:p>
        </w:tc>
      </w:tr>
      <w:tr w:rsidR="00F63FE3" w:rsidRPr="0092722F" w14:paraId="08040EFC" w14:textId="77777777" w:rsidTr="00C90C29">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2681"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D9E2F3" w:themeFill="accent1" w:themeFillTint="33"/>
            <w:vAlign w:val="bottom"/>
            <w:hideMark/>
          </w:tcPr>
          <w:p w14:paraId="1A995950" w14:textId="77777777" w:rsidR="00F63FE3" w:rsidRPr="0092722F" w:rsidRDefault="00F63FE3" w:rsidP="00F63FE3">
            <w:pPr>
              <w:spacing w:after="0" w:line="240" w:lineRule="auto"/>
              <w:rPr>
                <w:rFonts w:eastAsia="Times New Roman" w:cstheme="minorHAnsi"/>
                <w:b/>
                <w:color w:val="000000"/>
                <w:lang w:eastAsia="en-IN"/>
              </w:rPr>
            </w:pPr>
            <w:r w:rsidRPr="0092722F">
              <w:rPr>
                <w:rFonts w:eastAsia="Times New Roman" w:cstheme="minorHAnsi"/>
                <w:b/>
                <w:color w:val="1F3864" w:themeColor="accent1" w:themeShade="80"/>
                <w:lang w:eastAsia="en-IN"/>
              </w:rPr>
              <w:t>Old pending release module</w:t>
            </w:r>
          </w:p>
        </w:tc>
      </w:tr>
      <w:tr w:rsidR="006461A4" w:rsidRPr="0092722F" w14:paraId="2D475BFA" w14:textId="77777777" w:rsidTr="004A1CD9">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2681"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73415ADA" w14:textId="77777777" w:rsidR="00F63FE3" w:rsidRPr="0092722F" w:rsidRDefault="006461A4" w:rsidP="00F63FE3">
            <w:pPr>
              <w:spacing w:after="0" w:line="240" w:lineRule="auto"/>
              <w:rPr>
                <w:rFonts w:eastAsia="Times New Roman" w:cstheme="minorHAnsi"/>
                <w:lang w:eastAsia="en-IN"/>
              </w:rPr>
            </w:pPr>
            <w:r w:rsidRPr="0092722F">
              <w:rPr>
                <w:rFonts w:eastAsia="Times New Roman" w:cstheme="minorHAnsi"/>
                <w:lang w:eastAsia="en-IN"/>
              </w:rPr>
              <w:t>Re-Registration</w:t>
            </w:r>
            <w:r w:rsidR="00F63FE3" w:rsidRPr="0092722F">
              <w:rPr>
                <w:rFonts w:eastAsia="Times New Roman" w:cstheme="minorHAnsi"/>
                <w:lang w:eastAsia="en-IN"/>
              </w:rPr>
              <w:t xml:space="preserve"> module</w:t>
            </w:r>
          </w:p>
        </w:tc>
      </w:tr>
      <w:tr w:rsidR="00F63FE3" w:rsidRPr="0092722F" w14:paraId="32C15D3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FB9CF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Will after Death </w:t>
            </w:r>
          </w:p>
        </w:tc>
      </w:tr>
      <w:tr w:rsidR="00F63FE3" w:rsidRPr="0092722F" w14:paraId="2250D08F"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Filing documents (FRUITS)</w:t>
            </w:r>
          </w:p>
        </w:tc>
      </w:tr>
      <w:tr w:rsidR="00F63FE3" w:rsidRPr="0092722F" w14:paraId="498C7A1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Scanning</w:t>
            </w:r>
          </w:p>
        </w:tc>
      </w:tr>
      <w:tr w:rsidR="00F63FE3" w:rsidRPr="0092722F" w14:paraId="24911A7C" w14:textId="77777777" w:rsidTr="000C7430">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4D17C94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Memo </w:t>
            </w:r>
            <w:r w:rsidR="00EA5F18" w:rsidRPr="0092722F">
              <w:rPr>
                <w:rFonts w:eastAsia="Times New Roman" w:cstheme="minorHAnsi"/>
                <w:color w:val="000000"/>
                <w:lang w:eastAsia="en-IN"/>
              </w:rPr>
              <w:t>transmission</w:t>
            </w:r>
            <w:r w:rsidRPr="0092722F">
              <w:rPr>
                <w:rFonts w:eastAsia="Times New Roman" w:cstheme="minorHAnsi"/>
                <w:color w:val="000000"/>
                <w:lang w:eastAsia="en-IN"/>
              </w:rPr>
              <w:t xml:space="preserve"> and filing</w:t>
            </w:r>
          </w:p>
        </w:tc>
      </w:tr>
      <w:tr w:rsidR="00F63FE3" w:rsidRPr="0092722F" w14:paraId="5323FEE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68(2) correction</w:t>
            </w:r>
          </w:p>
        </w:tc>
      </w:tr>
      <w:tr w:rsidR="00F63FE3" w:rsidRPr="0092722F" w14:paraId="4BC9CB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Cross-reference Rule 123</w:t>
            </w:r>
          </w:p>
        </w:tc>
      </w:tr>
      <w:tr w:rsidR="00F63FE3" w:rsidRPr="0092722F" w14:paraId="515244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lastRenderedPageBreak/>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exemption</w:t>
            </w:r>
          </w:p>
        </w:tc>
      </w:tr>
      <w:tr w:rsidR="00F63FE3" w:rsidRPr="0092722F" w14:paraId="4ED6FB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1.17</w:t>
            </w:r>
          </w:p>
        </w:tc>
        <w:tc>
          <w:tcPr>
            <w:tcW w:w="2681"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Court entry</w:t>
            </w:r>
          </w:p>
        </w:tc>
      </w:tr>
      <w:tr w:rsidR="00F63FE3" w:rsidRPr="0092722F" w14:paraId="6E1C961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1.18</w:t>
            </w:r>
          </w:p>
        </w:tc>
        <w:tc>
          <w:tcPr>
            <w:tcW w:w="2681"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Liability</w:t>
            </w:r>
          </w:p>
        </w:tc>
      </w:tr>
      <w:tr w:rsidR="00F63FE3" w:rsidRPr="0092722F" w14:paraId="017F0A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1.19</w:t>
            </w:r>
          </w:p>
        </w:tc>
        <w:tc>
          <w:tcPr>
            <w:tcW w:w="2681"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Status tracking</w:t>
            </w:r>
          </w:p>
        </w:tc>
      </w:tr>
      <w:tr w:rsidR="00F63FE3" w:rsidRPr="0092722F" w14:paraId="63FEBD7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Investigation and Search</w:t>
            </w:r>
          </w:p>
        </w:tc>
      </w:tr>
      <w:tr w:rsidR="00F63FE3" w:rsidRPr="0092722F" w14:paraId="4BE81B2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Valuation Module (CVC)</w:t>
            </w:r>
          </w:p>
        </w:tc>
      </w:tr>
      <w:tr w:rsidR="00F63FE3" w:rsidRPr="0092722F" w14:paraId="0E27D3F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2681"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EC</w:t>
            </w:r>
          </w:p>
        </w:tc>
        <w:tc>
          <w:tcPr>
            <w:tcW w:w="3659"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16AD399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2681"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CC</w:t>
            </w:r>
          </w:p>
        </w:tc>
        <w:tc>
          <w:tcPr>
            <w:tcW w:w="3659"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4D83F41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2681"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Verify Document</w:t>
            </w:r>
          </w:p>
        </w:tc>
        <w:tc>
          <w:tcPr>
            <w:tcW w:w="3659"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1DC12F48" w14:textId="77777777" w:rsidTr="006461A4">
        <w:trPr>
          <w:trHeight w:val="58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2681" w:type="dxa"/>
            <w:tcBorders>
              <w:top w:val="nil"/>
              <w:left w:val="nil"/>
              <w:bottom w:val="single" w:sz="4" w:space="0" w:color="auto"/>
              <w:right w:val="single" w:sz="4" w:space="0" w:color="auto"/>
            </w:tcBorders>
            <w:shd w:val="clear" w:color="000000" w:fill="FFFFFF"/>
            <w:vAlign w:val="bottom"/>
            <w:hideMark/>
          </w:tcPr>
          <w:p w14:paraId="25D9816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Power of attorney Authentication Module</w:t>
            </w:r>
          </w:p>
        </w:tc>
        <w:tc>
          <w:tcPr>
            <w:tcW w:w="3659"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92722F" w:rsidRDefault="00F63FE3" w:rsidP="00F63FE3">
            <w:pPr>
              <w:spacing w:after="0" w:line="240" w:lineRule="auto"/>
              <w:rPr>
                <w:rFonts w:eastAsia="Times New Roman" w:cstheme="minorHAnsi"/>
                <w:color w:val="000000"/>
                <w:lang w:eastAsia="en-IN"/>
              </w:rPr>
            </w:pPr>
          </w:p>
        </w:tc>
      </w:tr>
      <w:tr w:rsidR="00F63FE3" w:rsidRPr="0092722F" w14:paraId="305CD6B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2681"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Refund Module</w:t>
            </w:r>
          </w:p>
        </w:tc>
        <w:tc>
          <w:tcPr>
            <w:tcW w:w="3659"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26AFB14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Marriage</w:t>
            </w:r>
          </w:p>
        </w:tc>
        <w:tc>
          <w:tcPr>
            <w:tcW w:w="3659"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Hindu Marriage</w:t>
            </w:r>
          </w:p>
        </w:tc>
      </w:tr>
      <w:tr w:rsidR="00F63FE3" w:rsidRPr="0092722F" w14:paraId="7689489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7.2</w:t>
            </w:r>
          </w:p>
        </w:tc>
        <w:tc>
          <w:tcPr>
            <w:tcW w:w="2681"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Special Marriage</w:t>
            </w:r>
          </w:p>
        </w:tc>
      </w:tr>
      <w:tr w:rsidR="00F63FE3" w:rsidRPr="0092722F" w14:paraId="6314E253" w14:textId="77777777" w:rsidTr="00F3500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7.3</w:t>
            </w:r>
          </w:p>
        </w:tc>
        <w:tc>
          <w:tcPr>
            <w:tcW w:w="2681"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CF73764" w14:textId="45C095A5"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Special Marriage in Other </w:t>
            </w:r>
            <w:r w:rsidR="00C2410B">
              <w:rPr>
                <w:rFonts w:eastAsia="Times New Roman" w:cstheme="minorHAnsi"/>
                <w:color w:val="000000"/>
                <w:lang w:eastAsia="en-IN"/>
              </w:rPr>
              <w:t>Forms</w:t>
            </w:r>
          </w:p>
        </w:tc>
      </w:tr>
      <w:tr w:rsidR="00F63FE3" w:rsidRPr="0092722F" w14:paraId="3AF10764" w14:textId="77777777" w:rsidTr="006461A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2681" w:type="dxa"/>
            <w:tcBorders>
              <w:top w:val="nil"/>
              <w:left w:val="nil"/>
              <w:bottom w:val="single" w:sz="4" w:space="0" w:color="auto"/>
              <w:right w:val="single" w:sz="4" w:space="0" w:color="auto"/>
            </w:tcBorders>
            <w:shd w:val="clear" w:color="000000" w:fill="FFFFFF"/>
            <w:vAlign w:val="bottom"/>
            <w:hideMark/>
          </w:tcPr>
          <w:p w14:paraId="66B3A7DF" w14:textId="27BC9B22"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Legacy</w:t>
            </w:r>
            <w:r w:rsidR="00F63FE3" w:rsidRPr="0092722F">
              <w:rPr>
                <w:rFonts w:eastAsia="Times New Roman" w:cstheme="minorHAnsi"/>
                <w:color w:val="000000"/>
                <w:lang w:eastAsia="en-IN"/>
              </w:rPr>
              <w:t xml:space="preserve"> </w:t>
            </w:r>
            <w:r w:rsidR="00C2410B">
              <w:rPr>
                <w:rFonts w:eastAsia="Times New Roman" w:cstheme="minorHAnsi"/>
                <w:color w:val="000000"/>
                <w:lang w:eastAsia="en-IN"/>
              </w:rPr>
              <w:t>Record</w:t>
            </w:r>
            <w:r w:rsidR="00F63FE3" w:rsidRPr="0092722F">
              <w:rPr>
                <w:rFonts w:eastAsia="Times New Roman" w:cstheme="minorHAnsi"/>
                <w:color w:val="000000"/>
                <w:lang w:eastAsia="en-IN"/>
              </w:rPr>
              <w:t xml:space="preserve"> digitisation</w:t>
            </w:r>
          </w:p>
        </w:tc>
        <w:tc>
          <w:tcPr>
            <w:tcW w:w="3659"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422F84E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9</w:t>
            </w:r>
          </w:p>
        </w:tc>
        <w:tc>
          <w:tcPr>
            <w:tcW w:w="2681"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Audit</w:t>
            </w:r>
          </w:p>
        </w:tc>
        <w:tc>
          <w:tcPr>
            <w:tcW w:w="3659"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7EB346C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2681"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Accounts</w:t>
            </w:r>
          </w:p>
        </w:tc>
        <w:tc>
          <w:tcPr>
            <w:tcW w:w="3659"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2E1C8FB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MIS</w:t>
            </w:r>
          </w:p>
        </w:tc>
        <w:tc>
          <w:tcPr>
            <w:tcW w:w="3659"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Statutory</w:t>
            </w:r>
            <w:r w:rsidR="00F63FE3" w:rsidRPr="0092722F">
              <w:rPr>
                <w:rFonts w:eastAsia="Times New Roman" w:cstheme="minorHAnsi"/>
                <w:color w:val="000000"/>
                <w:lang w:eastAsia="en-IN"/>
              </w:rPr>
              <w:t xml:space="preserve"> (44)</w:t>
            </w:r>
          </w:p>
        </w:tc>
      </w:tr>
      <w:tr w:rsidR="00F63FE3" w:rsidRPr="0092722F" w14:paraId="649E09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Statistical</w:t>
            </w:r>
            <w:r w:rsidR="00F63FE3" w:rsidRPr="0092722F">
              <w:rPr>
                <w:rFonts w:eastAsia="Times New Roman" w:cstheme="minorHAnsi"/>
                <w:color w:val="000000"/>
                <w:lang w:eastAsia="en-IN"/>
              </w:rPr>
              <w:t xml:space="preserve"> (54)</w:t>
            </w:r>
          </w:p>
        </w:tc>
      </w:tr>
      <w:tr w:rsidR="00F63FE3" w:rsidRPr="0092722F" w14:paraId="2208345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(15)</w:t>
            </w:r>
          </w:p>
        </w:tc>
      </w:tr>
      <w:tr w:rsidR="00F63FE3" w:rsidRPr="0092722F" w14:paraId="595125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751D47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Computer </w:t>
            </w:r>
            <w:r w:rsidR="00EA5F18" w:rsidRPr="0092722F">
              <w:rPr>
                <w:rFonts w:eastAsia="Times New Roman" w:cstheme="minorHAnsi"/>
                <w:color w:val="000000"/>
                <w:lang w:eastAsia="en-IN"/>
              </w:rPr>
              <w:t>related</w:t>
            </w:r>
            <w:r w:rsidRPr="0092722F">
              <w:rPr>
                <w:rFonts w:eastAsia="Times New Roman" w:cstheme="minorHAnsi"/>
                <w:color w:val="000000"/>
                <w:lang w:eastAsia="en-IN"/>
              </w:rPr>
              <w:t xml:space="preserve"> (4)</w:t>
            </w:r>
          </w:p>
        </w:tc>
      </w:tr>
      <w:tr w:rsidR="00F63FE3" w:rsidRPr="0092722F" w14:paraId="2A61C7E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Reconciliation</w:t>
            </w:r>
            <w:r w:rsidR="00F63FE3" w:rsidRPr="0092722F">
              <w:rPr>
                <w:rFonts w:eastAsia="Times New Roman" w:cstheme="minorHAnsi"/>
                <w:color w:val="000000"/>
                <w:lang w:eastAsia="en-IN"/>
              </w:rPr>
              <w:t xml:space="preserve"> (5)</w:t>
            </w:r>
          </w:p>
        </w:tc>
      </w:tr>
      <w:tr w:rsidR="00F63FE3" w:rsidRPr="0092722F" w14:paraId="757E427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HR (5)</w:t>
            </w:r>
          </w:p>
        </w:tc>
      </w:tr>
      <w:tr w:rsidR="00F63FE3" w:rsidRPr="0092722F" w14:paraId="1314203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DRO</w:t>
            </w:r>
          </w:p>
        </w:tc>
        <w:tc>
          <w:tcPr>
            <w:tcW w:w="3659"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Firm Registration</w:t>
            </w:r>
          </w:p>
        </w:tc>
      </w:tr>
      <w:tr w:rsidR="00F63FE3" w:rsidRPr="0092722F" w14:paraId="0C5482D3"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12.2</w:t>
            </w:r>
          </w:p>
        </w:tc>
        <w:tc>
          <w:tcPr>
            <w:tcW w:w="2681"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Undervaluation</w:t>
            </w:r>
          </w:p>
        </w:tc>
      </w:tr>
      <w:tr w:rsidR="00F63FE3" w:rsidRPr="0092722F" w14:paraId="528FAB3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12.3</w:t>
            </w:r>
          </w:p>
        </w:tc>
        <w:tc>
          <w:tcPr>
            <w:tcW w:w="2681"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Deposit of will</w:t>
            </w:r>
          </w:p>
        </w:tc>
      </w:tr>
      <w:tr w:rsidR="00F63FE3" w:rsidRPr="0092722F" w14:paraId="5E102C8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12.4</w:t>
            </w:r>
          </w:p>
        </w:tc>
        <w:tc>
          <w:tcPr>
            <w:tcW w:w="2681"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Adjudication of documents</w:t>
            </w:r>
          </w:p>
        </w:tc>
      </w:tr>
      <w:tr w:rsidR="00F63FE3" w:rsidRPr="0092722F" w14:paraId="276C487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IGRO</w:t>
            </w:r>
          </w:p>
        </w:tc>
        <w:tc>
          <w:tcPr>
            <w:tcW w:w="3659"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Appeal</w:t>
            </w:r>
          </w:p>
        </w:tc>
      </w:tr>
      <w:tr w:rsidR="00F63FE3" w:rsidRPr="0092722F" w14:paraId="79B3550E" w14:textId="77777777" w:rsidTr="006461A4">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Data Management</w:t>
            </w:r>
          </w:p>
        </w:tc>
        <w:tc>
          <w:tcPr>
            <w:tcW w:w="3659"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698335A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tcBorders>
              <w:top w:val="nil"/>
              <w:left w:val="nil"/>
              <w:bottom w:val="single" w:sz="4" w:space="0" w:color="auto"/>
              <w:right w:val="single" w:sz="4" w:space="0" w:color="auto"/>
            </w:tcBorders>
            <w:shd w:val="clear" w:color="000000" w:fill="FFFFFF"/>
            <w:vAlign w:val="bottom"/>
            <w:hideMark/>
          </w:tcPr>
          <w:p w14:paraId="1E3D417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User </w:t>
            </w:r>
            <w:r w:rsidR="00EA5F18" w:rsidRPr="0092722F">
              <w:rPr>
                <w:rFonts w:eastAsia="Times New Roman" w:cstheme="minorHAnsi"/>
                <w:color w:val="000000"/>
                <w:lang w:eastAsia="en-IN"/>
              </w:rPr>
              <w:t>Management</w:t>
            </w:r>
          </w:p>
        </w:tc>
        <w:tc>
          <w:tcPr>
            <w:tcW w:w="3659"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63C6FD4C" w14:textId="77777777" w:rsidTr="006461A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Mobile application</w:t>
            </w:r>
          </w:p>
        </w:tc>
        <w:tc>
          <w:tcPr>
            <w:tcW w:w="3659"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795B9FD2" w14:textId="77777777" w:rsidTr="006461A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Training Module</w:t>
            </w:r>
          </w:p>
        </w:tc>
        <w:tc>
          <w:tcPr>
            <w:tcW w:w="3659"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Trainer, Training Plan</w:t>
            </w:r>
          </w:p>
        </w:tc>
      </w:tr>
    </w:tbl>
    <w:p w14:paraId="4B0F405D" w14:textId="77777777" w:rsidR="00F63FE3" w:rsidRDefault="00F63FE3" w:rsidP="00A84294"/>
    <w:p w14:paraId="2324FA0B" w14:textId="15D11AB2" w:rsidR="00F54FD0" w:rsidRDefault="00F54FD0">
      <w:r>
        <w:br w:type="page"/>
      </w:r>
    </w:p>
    <w:p w14:paraId="11F9E6C0" w14:textId="77777777" w:rsidR="00EA5F18" w:rsidRDefault="00EA5F18" w:rsidP="00A84294"/>
    <w:p w14:paraId="364A418D" w14:textId="25A3B33C" w:rsidR="00EA5F18" w:rsidRDefault="202012EF" w:rsidP="202012EF">
      <w:pPr>
        <w:pStyle w:val="Heading1"/>
        <w:numPr>
          <w:ilvl w:val="0"/>
          <w:numId w:val="0"/>
        </w:numPr>
      </w:pPr>
      <w:bookmarkStart w:id="26" w:name="_Toc1718337669"/>
      <w:r>
        <w:t>Annexure- 2 – Requirements as shared by the department</w:t>
      </w:r>
      <w:bookmarkEnd w:id="26"/>
    </w:p>
    <w:p w14:paraId="6ED50B16" w14:textId="672641FC" w:rsidR="00A81144" w:rsidRDefault="00F54FD0" w:rsidP="009A1448">
      <w:r>
        <w:rPr>
          <w:noProof/>
        </w:rPr>
        <w:drawing>
          <wp:inline distT="0" distB="0" distL="0" distR="0" wp14:anchorId="101FAE42" wp14:editId="668D5062">
            <wp:extent cx="5560695" cy="781494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0695" cy="7814945"/>
                    </a:xfrm>
                    <a:prstGeom prst="rect">
                      <a:avLst/>
                    </a:prstGeom>
                    <a:noFill/>
                    <a:ln>
                      <a:noFill/>
                    </a:ln>
                  </pic:spPr>
                </pic:pic>
              </a:graphicData>
            </a:graphic>
          </wp:inline>
        </w:drawing>
      </w:r>
    </w:p>
    <w:sectPr w:rsidR="00A81144" w:rsidSect="00472883">
      <w:headerReference w:type="default" r:id="rId17"/>
      <w:footerReference w:type="default" r:id="rId18"/>
      <w:pgSz w:w="11906" w:h="16838"/>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9C764" w14:textId="77777777" w:rsidR="005F2063" w:rsidRDefault="005F2063" w:rsidP="008F36B1">
      <w:pPr>
        <w:spacing w:after="0" w:line="240" w:lineRule="auto"/>
      </w:pPr>
      <w:r>
        <w:separator/>
      </w:r>
    </w:p>
  </w:endnote>
  <w:endnote w:type="continuationSeparator" w:id="0">
    <w:p w14:paraId="73F8829E" w14:textId="77777777" w:rsidR="005F2063" w:rsidRDefault="005F2063"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91252"/>
      <w:docPartObj>
        <w:docPartGallery w:val="Page Numbers (Bottom of Page)"/>
        <w:docPartUnique/>
      </w:docPartObj>
    </w:sdtPr>
    <w:sdtEndPr>
      <w:rPr>
        <w:noProof/>
      </w:rPr>
    </w:sdtEndPr>
    <w:sdtContent>
      <w:p w14:paraId="382933F7" w14:textId="77777777" w:rsidR="00677F9B" w:rsidRDefault="00677F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677F9B" w:rsidRDefault="00677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61BEB3" w14:textId="77777777" w:rsidR="005F2063" w:rsidRDefault="005F2063" w:rsidP="008F36B1">
      <w:pPr>
        <w:spacing w:after="0" w:line="240" w:lineRule="auto"/>
      </w:pPr>
      <w:r>
        <w:separator/>
      </w:r>
    </w:p>
  </w:footnote>
  <w:footnote w:type="continuationSeparator" w:id="0">
    <w:p w14:paraId="2FB9909E" w14:textId="77777777" w:rsidR="005F2063" w:rsidRDefault="005F2063"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677F9B" w:rsidRDefault="00677F9B"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677F9B" w:rsidRDefault="00677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C18B7"/>
    <w:multiLevelType w:val="hybridMultilevel"/>
    <w:tmpl w:val="23C8F58E"/>
    <w:lvl w:ilvl="0" w:tplc="AC6C1BEA">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B26527"/>
    <w:multiLevelType w:val="hybridMultilevel"/>
    <w:tmpl w:val="88664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303F4"/>
    <w:multiLevelType w:val="hybridMultilevel"/>
    <w:tmpl w:val="7846A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427600"/>
    <w:multiLevelType w:val="hybridMultilevel"/>
    <w:tmpl w:val="23C8F58E"/>
    <w:lvl w:ilvl="0" w:tplc="AC6C1BEA">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311025"/>
    <w:multiLevelType w:val="hybridMultilevel"/>
    <w:tmpl w:val="3E7C8A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5E741A1"/>
    <w:multiLevelType w:val="hybridMultilevel"/>
    <w:tmpl w:val="12523932"/>
    <w:lvl w:ilvl="0" w:tplc="3BBC2776">
      <w:start w:val="2"/>
      <w:numFmt w:val="lowerRoman"/>
      <w:lvlText w:val="%1."/>
      <w:lvlJc w:val="left"/>
      <w:pPr>
        <w:ind w:left="1080" w:hanging="720"/>
      </w:pPr>
      <w:rPr>
        <w:rFonts w:hint="default"/>
      </w:r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B618BC"/>
    <w:multiLevelType w:val="multilevel"/>
    <w:tmpl w:val="4716750C"/>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6C58BD"/>
    <w:multiLevelType w:val="hybridMultilevel"/>
    <w:tmpl w:val="4A9C9E50"/>
    <w:lvl w:ilvl="0" w:tplc="3BBC2776">
      <w:start w:val="2"/>
      <w:numFmt w:val="lowerRoman"/>
      <w:lvlText w:val="%1."/>
      <w:lvlJc w:val="left"/>
      <w:pPr>
        <w:ind w:left="1080" w:hanging="720"/>
      </w:pPr>
      <w:rPr>
        <w:rFonts w:hint="default"/>
      </w:r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105FD4"/>
    <w:multiLevelType w:val="multilevel"/>
    <w:tmpl w:val="138E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B75A5"/>
    <w:multiLevelType w:val="multilevel"/>
    <w:tmpl w:val="99500D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BA326F"/>
    <w:multiLevelType w:val="hybridMultilevel"/>
    <w:tmpl w:val="12CC7E1E"/>
    <w:lvl w:ilvl="0" w:tplc="3BBC2776">
      <w:start w:val="2"/>
      <w:numFmt w:val="lowerRoman"/>
      <w:lvlText w:val="%1."/>
      <w:lvlJc w:val="left"/>
      <w:pPr>
        <w:ind w:left="1080" w:hanging="720"/>
      </w:pPr>
      <w:rPr>
        <w:rFonts w:hint="default"/>
      </w:r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0658C6"/>
    <w:multiLevelType w:val="multilevel"/>
    <w:tmpl w:val="40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6F859DE"/>
    <w:multiLevelType w:val="multilevel"/>
    <w:tmpl w:val="4E4AEA46"/>
    <w:lvl w:ilvl="0">
      <w:start w:val="1"/>
      <w:numFmt w:val="decimal"/>
      <w:lvlText w:val="%1)"/>
      <w:lvlJc w:val="left"/>
      <w:pPr>
        <w:ind w:left="360" w:hanging="360"/>
      </w:pPr>
      <w:rPr>
        <w:rFonts w:hint="default"/>
        <w:b w:val="0"/>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212521"/>
    <w:multiLevelType w:val="hybridMultilevel"/>
    <w:tmpl w:val="24F63A9E"/>
    <w:lvl w:ilvl="0" w:tplc="AC6C1BEA">
      <w:start w:val="1"/>
      <w:numFmt w:val="decimal"/>
      <w:lvlText w:val="%1."/>
      <w:lvlJc w:val="left"/>
      <w:pPr>
        <w:ind w:left="720" w:hanging="360"/>
      </w:pPr>
      <w:rPr>
        <w:rFonts w:hint="default"/>
        <w:b w:val="0"/>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6"/>
  </w:num>
  <w:num w:numId="3">
    <w:abstractNumId w:val="2"/>
  </w:num>
  <w:num w:numId="4">
    <w:abstractNumId w:val="1"/>
  </w:num>
  <w:num w:numId="5">
    <w:abstractNumId w:val="12"/>
  </w:num>
  <w:num w:numId="6">
    <w:abstractNumId w:val="5"/>
  </w:num>
  <w:num w:numId="7">
    <w:abstractNumId w:val="7"/>
  </w:num>
  <w:num w:numId="8">
    <w:abstractNumId w:val="10"/>
  </w:num>
  <w:num w:numId="9">
    <w:abstractNumId w:val="0"/>
  </w:num>
  <w:num w:numId="10">
    <w:abstractNumId w:val="8"/>
  </w:num>
  <w:num w:numId="11">
    <w:abstractNumId w:val="13"/>
  </w:num>
  <w:num w:numId="12">
    <w:abstractNumId w:val="9"/>
  </w:num>
  <w:num w:numId="13">
    <w:abstractNumId w:val="3"/>
  </w:num>
  <w:num w:numId="1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 Hanbal">
    <w15:presenceInfo w15:providerId="None" w15:userId="Rajesh Han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1CA0"/>
    <w:rsid w:val="00002547"/>
    <w:rsid w:val="00002887"/>
    <w:rsid w:val="000033BB"/>
    <w:rsid w:val="00003F3E"/>
    <w:rsid w:val="00005539"/>
    <w:rsid w:val="000067DF"/>
    <w:rsid w:val="00010EC7"/>
    <w:rsid w:val="00013744"/>
    <w:rsid w:val="00014B2A"/>
    <w:rsid w:val="000171D6"/>
    <w:rsid w:val="00023813"/>
    <w:rsid w:val="00024310"/>
    <w:rsid w:val="00026A36"/>
    <w:rsid w:val="0003043E"/>
    <w:rsid w:val="00030C07"/>
    <w:rsid w:val="00032152"/>
    <w:rsid w:val="000326B0"/>
    <w:rsid w:val="000335FA"/>
    <w:rsid w:val="00034AA9"/>
    <w:rsid w:val="00034C7B"/>
    <w:rsid w:val="0003681B"/>
    <w:rsid w:val="00036B80"/>
    <w:rsid w:val="00041686"/>
    <w:rsid w:val="00041B1C"/>
    <w:rsid w:val="0005007B"/>
    <w:rsid w:val="000511E8"/>
    <w:rsid w:val="000527B3"/>
    <w:rsid w:val="00052E8A"/>
    <w:rsid w:val="00054422"/>
    <w:rsid w:val="00057066"/>
    <w:rsid w:val="00060A68"/>
    <w:rsid w:val="00070567"/>
    <w:rsid w:val="000707D4"/>
    <w:rsid w:val="00073035"/>
    <w:rsid w:val="0007499D"/>
    <w:rsid w:val="00075F8D"/>
    <w:rsid w:val="00080304"/>
    <w:rsid w:val="00080EBF"/>
    <w:rsid w:val="00084A39"/>
    <w:rsid w:val="00092526"/>
    <w:rsid w:val="000939B3"/>
    <w:rsid w:val="00093B91"/>
    <w:rsid w:val="000951B3"/>
    <w:rsid w:val="00095433"/>
    <w:rsid w:val="00096F69"/>
    <w:rsid w:val="00096F7D"/>
    <w:rsid w:val="000A3FD9"/>
    <w:rsid w:val="000A4C7E"/>
    <w:rsid w:val="000A6FE4"/>
    <w:rsid w:val="000A7C95"/>
    <w:rsid w:val="000B20AC"/>
    <w:rsid w:val="000B6FC2"/>
    <w:rsid w:val="000B714D"/>
    <w:rsid w:val="000B7724"/>
    <w:rsid w:val="000B7C61"/>
    <w:rsid w:val="000B7FDF"/>
    <w:rsid w:val="000C0028"/>
    <w:rsid w:val="000C23CE"/>
    <w:rsid w:val="000C7430"/>
    <w:rsid w:val="000D46A7"/>
    <w:rsid w:val="000D5CD3"/>
    <w:rsid w:val="000D7D5A"/>
    <w:rsid w:val="000E248D"/>
    <w:rsid w:val="000E554C"/>
    <w:rsid w:val="000F3F8B"/>
    <w:rsid w:val="000F4908"/>
    <w:rsid w:val="0010045E"/>
    <w:rsid w:val="00100F8C"/>
    <w:rsid w:val="00101D18"/>
    <w:rsid w:val="00101DAE"/>
    <w:rsid w:val="00104996"/>
    <w:rsid w:val="001104F8"/>
    <w:rsid w:val="00111480"/>
    <w:rsid w:val="00112BA4"/>
    <w:rsid w:val="00113915"/>
    <w:rsid w:val="001141D6"/>
    <w:rsid w:val="00116881"/>
    <w:rsid w:val="00117EB1"/>
    <w:rsid w:val="001217F6"/>
    <w:rsid w:val="00124B53"/>
    <w:rsid w:val="001250FD"/>
    <w:rsid w:val="00125EAA"/>
    <w:rsid w:val="00126A30"/>
    <w:rsid w:val="0012717B"/>
    <w:rsid w:val="001273B2"/>
    <w:rsid w:val="0013449C"/>
    <w:rsid w:val="0013488D"/>
    <w:rsid w:val="001356A4"/>
    <w:rsid w:val="00135D4E"/>
    <w:rsid w:val="00137754"/>
    <w:rsid w:val="001401DA"/>
    <w:rsid w:val="001427A8"/>
    <w:rsid w:val="00144C1E"/>
    <w:rsid w:val="0014514E"/>
    <w:rsid w:val="0015248D"/>
    <w:rsid w:val="00153596"/>
    <w:rsid w:val="0015395C"/>
    <w:rsid w:val="00160B81"/>
    <w:rsid w:val="00161B2D"/>
    <w:rsid w:val="00161BDA"/>
    <w:rsid w:val="00165427"/>
    <w:rsid w:val="00166BC7"/>
    <w:rsid w:val="001755FA"/>
    <w:rsid w:val="001808A5"/>
    <w:rsid w:val="00184B73"/>
    <w:rsid w:val="001852BA"/>
    <w:rsid w:val="0018702C"/>
    <w:rsid w:val="00194027"/>
    <w:rsid w:val="001A1DC3"/>
    <w:rsid w:val="001A35E0"/>
    <w:rsid w:val="001A37BF"/>
    <w:rsid w:val="001A5128"/>
    <w:rsid w:val="001A6908"/>
    <w:rsid w:val="001B05E1"/>
    <w:rsid w:val="001B4490"/>
    <w:rsid w:val="001B4604"/>
    <w:rsid w:val="001B6F4B"/>
    <w:rsid w:val="001C0621"/>
    <w:rsid w:val="001C0F70"/>
    <w:rsid w:val="001C5D7A"/>
    <w:rsid w:val="001C76D0"/>
    <w:rsid w:val="001C7F7E"/>
    <w:rsid w:val="001D4E2B"/>
    <w:rsid w:val="001D5262"/>
    <w:rsid w:val="001D5882"/>
    <w:rsid w:val="001D5DB2"/>
    <w:rsid w:val="001E3889"/>
    <w:rsid w:val="001F03A2"/>
    <w:rsid w:val="001F536C"/>
    <w:rsid w:val="001F61C6"/>
    <w:rsid w:val="0020331C"/>
    <w:rsid w:val="00203C5C"/>
    <w:rsid w:val="00204E35"/>
    <w:rsid w:val="00206CEC"/>
    <w:rsid w:val="00206D43"/>
    <w:rsid w:val="0020766A"/>
    <w:rsid w:val="00210A95"/>
    <w:rsid w:val="00211604"/>
    <w:rsid w:val="00214255"/>
    <w:rsid w:val="00223E34"/>
    <w:rsid w:val="002245C5"/>
    <w:rsid w:val="00226602"/>
    <w:rsid w:val="002331FB"/>
    <w:rsid w:val="00233273"/>
    <w:rsid w:val="00234264"/>
    <w:rsid w:val="002352CF"/>
    <w:rsid w:val="0023629E"/>
    <w:rsid w:val="00241BF0"/>
    <w:rsid w:val="00243DCE"/>
    <w:rsid w:val="002443F7"/>
    <w:rsid w:val="00246DD6"/>
    <w:rsid w:val="002511EE"/>
    <w:rsid w:val="00251894"/>
    <w:rsid w:val="00251DD3"/>
    <w:rsid w:val="0025231D"/>
    <w:rsid w:val="00253909"/>
    <w:rsid w:val="002545C2"/>
    <w:rsid w:val="00261CE9"/>
    <w:rsid w:val="0026220C"/>
    <w:rsid w:val="00262EAA"/>
    <w:rsid w:val="002654F6"/>
    <w:rsid w:val="00265A69"/>
    <w:rsid w:val="0026737C"/>
    <w:rsid w:val="00267937"/>
    <w:rsid w:val="002679DB"/>
    <w:rsid w:val="00270FA0"/>
    <w:rsid w:val="0027326A"/>
    <w:rsid w:val="00280C0A"/>
    <w:rsid w:val="00286979"/>
    <w:rsid w:val="0029088D"/>
    <w:rsid w:val="00291043"/>
    <w:rsid w:val="0029186C"/>
    <w:rsid w:val="0029763A"/>
    <w:rsid w:val="002A3D6E"/>
    <w:rsid w:val="002A496F"/>
    <w:rsid w:val="002A7F0F"/>
    <w:rsid w:val="002C25E2"/>
    <w:rsid w:val="002C27EC"/>
    <w:rsid w:val="002C35E4"/>
    <w:rsid w:val="002C64D6"/>
    <w:rsid w:val="002D4F63"/>
    <w:rsid w:val="002E3DBA"/>
    <w:rsid w:val="002E3E07"/>
    <w:rsid w:val="002E4278"/>
    <w:rsid w:val="002E6B7B"/>
    <w:rsid w:val="002F1BC4"/>
    <w:rsid w:val="00301464"/>
    <w:rsid w:val="00302644"/>
    <w:rsid w:val="00304173"/>
    <w:rsid w:val="0030420C"/>
    <w:rsid w:val="003044B9"/>
    <w:rsid w:val="00304FC8"/>
    <w:rsid w:val="00305A89"/>
    <w:rsid w:val="00306052"/>
    <w:rsid w:val="003077F9"/>
    <w:rsid w:val="00307A61"/>
    <w:rsid w:val="003150B0"/>
    <w:rsid w:val="0032274D"/>
    <w:rsid w:val="00322CF8"/>
    <w:rsid w:val="00323DAE"/>
    <w:rsid w:val="00327468"/>
    <w:rsid w:val="00327515"/>
    <w:rsid w:val="00331DD0"/>
    <w:rsid w:val="00331E86"/>
    <w:rsid w:val="00333F3D"/>
    <w:rsid w:val="00336922"/>
    <w:rsid w:val="00336CBD"/>
    <w:rsid w:val="00344CBC"/>
    <w:rsid w:val="00345020"/>
    <w:rsid w:val="0034599C"/>
    <w:rsid w:val="0035058F"/>
    <w:rsid w:val="00353E29"/>
    <w:rsid w:val="00354BF3"/>
    <w:rsid w:val="00355253"/>
    <w:rsid w:val="003561EF"/>
    <w:rsid w:val="00360EED"/>
    <w:rsid w:val="00364467"/>
    <w:rsid w:val="00371053"/>
    <w:rsid w:val="00373F14"/>
    <w:rsid w:val="00383D90"/>
    <w:rsid w:val="00385E4F"/>
    <w:rsid w:val="00386A6D"/>
    <w:rsid w:val="00386BC7"/>
    <w:rsid w:val="00390B0B"/>
    <w:rsid w:val="00393D75"/>
    <w:rsid w:val="00394D63"/>
    <w:rsid w:val="003A3C9E"/>
    <w:rsid w:val="003A7C33"/>
    <w:rsid w:val="003B1B93"/>
    <w:rsid w:val="003B1CF8"/>
    <w:rsid w:val="003B1EB2"/>
    <w:rsid w:val="003B384F"/>
    <w:rsid w:val="003C2CE0"/>
    <w:rsid w:val="003C4EF0"/>
    <w:rsid w:val="003D1316"/>
    <w:rsid w:val="003D1A02"/>
    <w:rsid w:val="003D4374"/>
    <w:rsid w:val="003D6B98"/>
    <w:rsid w:val="003D7D0F"/>
    <w:rsid w:val="003E002A"/>
    <w:rsid w:val="003E00D4"/>
    <w:rsid w:val="003E210F"/>
    <w:rsid w:val="003E3B87"/>
    <w:rsid w:val="003E50CD"/>
    <w:rsid w:val="003E5460"/>
    <w:rsid w:val="003E575F"/>
    <w:rsid w:val="003F169E"/>
    <w:rsid w:val="003F4064"/>
    <w:rsid w:val="004025C4"/>
    <w:rsid w:val="0040361B"/>
    <w:rsid w:val="004075F7"/>
    <w:rsid w:val="00413715"/>
    <w:rsid w:val="00414549"/>
    <w:rsid w:val="00417B0B"/>
    <w:rsid w:val="004202A9"/>
    <w:rsid w:val="004220E8"/>
    <w:rsid w:val="00422438"/>
    <w:rsid w:val="00426B9D"/>
    <w:rsid w:val="00427025"/>
    <w:rsid w:val="00431F84"/>
    <w:rsid w:val="00432B5E"/>
    <w:rsid w:val="0043339D"/>
    <w:rsid w:val="0043669A"/>
    <w:rsid w:val="00442797"/>
    <w:rsid w:val="00442E92"/>
    <w:rsid w:val="00443B08"/>
    <w:rsid w:val="004464BB"/>
    <w:rsid w:val="00451C80"/>
    <w:rsid w:val="004531C7"/>
    <w:rsid w:val="004548CB"/>
    <w:rsid w:val="00455AAA"/>
    <w:rsid w:val="004618F7"/>
    <w:rsid w:val="00465110"/>
    <w:rsid w:val="00471CF5"/>
    <w:rsid w:val="00472883"/>
    <w:rsid w:val="00477C6A"/>
    <w:rsid w:val="004811FD"/>
    <w:rsid w:val="004930A9"/>
    <w:rsid w:val="00494426"/>
    <w:rsid w:val="004A1CD9"/>
    <w:rsid w:val="004A24E7"/>
    <w:rsid w:val="004A3FB0"/>
    <w:rsid w:val="004A686D"/>
    <w:rsid w:val="004B3565"/>
    <w:rsid w:val="004B5957"/>
    <w:rsid w:val="004B5EF0"/>
    <w:rsid w:val="004B735F"/>
    <w:rsid w:val="004B7396"/>
    <w:rsid w:val="004C6469"/>
    <w:rsid w:val="004C6D31"/>
    <w:rsid w:val="004C7B5E"/>
    <w:rsid w:val="004D28BD"/>
    <w:rsid w:val="004D6133"/>
    <w:rsid w:val="004E0B8D"/>
    <w:rsid w:val="004E37CB"/>
    <w:rsid w:val="004E42E3"/>
    <w:rsid w:val="004E55F6"/>
    <w:rsid w:val="004F330B"/>
    <w:rsid w:val="004F3E41"/>
    <w:rsid w:val="004F7082"/>
    <w:rsid w:val="00500965"/>
    <w:rsid w:val="00501719"/>
    <w:rsid w:val="0050225F"/>
    <w:rsid w:val="005026D3"/>
    <w:rsid w:val="0050434C"/>
    <w:rsid w:val="00506D04"/>
    <w:rsid w:val="0050756E"/>
    <w:rsid w:val="00507C78"/>
    <w:rsid w:val="00511F01"/>
    <w:rsid w:val="005138EA"/>
    <w:rsid w:val="005165D0"/>
    <w:rsid w:val="005236EB"/>
    <w:rsid w:val="00524068"/>
    <w:rsid w:val="00524AF6"/>
    <w:rsid w:val="0052670B"/>
    <w:rsid w:val="00530564"/>
    <w:rsid w:val="005351C6"/>
    <w:rsid w:val="00540E04"/>
    <w:rsid w:val="005428A9"/>
    <w:rsid w:val="00543AC2"/>
    <w:rsid w:val="005553B8"/>
    <w:rsid w:val="0055730A"/>
    <w:rsid w:val="00564E67"/>
    <w:rsid w:val="0056651F"/>
    <w:rsid w:val="00570BA5"/>
    <w:rsid w:val="005712C0"/>
    <w:rsid w:val="005729F0"/>
    <w:rsid w:val="00574053"/>
    <w:rsid w:val="005743C9"/>
    <w:rsid w:val="005753CC"/>
    <w:rsid w:val="00577703"/>
    <w:rsid w:val="005839B8"/>
    <w:rsid w:val="00583D48"/>
    <w:rsid w:val="00584BBD"/>
    <w:rsid w:val="00585236"/>
    <w:rsid w:val="0058658A"/>
    <w:rsid w:val="00594379"/>
    <w:rsid w:val="005A200D"/>
    <w:rsid w:val="005A2020"/>
    <w:rsid w:val="005A2646"/>
    <w:rsid w:val="005A3336"/>
    <w:rsid w:val="005A6EA4"/>
    <w:rsid w:val="005B01CE"/>
    <w:rsid w:val="005B0B05"/>
    <w:rsid w:val="005B0ED2"/>
    <w:rsid w:val="005B24B8"/>
    <w:rsid w:val="005B4525"/>
    <w:rsid w:val="005B7EBC"/>
    <w:rsid w:val="005B7F2B"/>
    <w:rsid w:val="005C1D4F"/>
    <w:rsid w:val="005C26C2"/>
    <w:rsid w:val="005C6A3A"/>
    <w:rsid w:val="005D278D"/>
    <w:rsid w:val="005D5E19"/>
    <w:rsid w:val="005D6127"/>
    <w:rsid w:val="005E0CF3"/>
    <w:rsid w:val="005E3A6A"/>
    <w:rsid w:val="005E4032"/>
    <w:rsid w:val="005E4AA7"/>
    <w:rsid w:val="005F2063"/>
    <w:rsid w:val="005F5640"/>
    <w:rsid w:val="00601927"/>
    <w:rsid w:val="00602991"/>
    <w:rsid w:val="00603368"/>
    <w:rsid w:val="00603A1C"/>
    <w:rsid w:val="00605475"/>
    <w:rsid w:val="006069BC"/>
    <w:rsid w:val="00607BBB"/>
    <w:rsid w:val="00611D64"/>
    <w:rsid w:val="00616447"/>
    <w:rsid w:val="006200B0"/>
    <w:rsid w:val="006231C3"/>
    <w:rsid w:val="00623E89"/>
    <w:rsid w:val="00630D3D"/>
    <w:rsid w:val="00634032"/>
    <w:rsid w:val="00634842"/>
    <w:rsid w:val="00635A2D"/>
    <w:rsid w:val="00641BFD"/>
    <w:rsid w:val="006449DE"/>
    <w:rsid w:val="006461A4"/>
    <w:rsid w:val="00647959"/>
    <w:rsid w:val="006517A4"/>
    <w:rsid w:val="0065273A"/>
    <w:rsid w:val="00655063"/>
    <w:rsid w:val="006552B8"/>
    <w:rsid w:val="00660BE1"/>
    <w:rsid w:val="00661A76"/>
    <w:rsid w:val="00665364"/>
    <w:rsid w:val="00667207"/>
    <w:rsid w:val="006710D4"/>
    <w:rsid w:val="006721F1"/>
    <w:rsid w:val="00674F68"/>
    <w:rsid w:val="006757FB"/>
    <w:rsid w:val="00675D49"/>
    <w:rsid w:val="0067712F"/>
    <w:rsid w:val="006776E4"/>
    <w:rsid w:val="00677F9B"/>
    <w:rsid w:val="00683094"/>
    <w:rsid w:val="0068440B"/>
    <w:rsid w:val="006900D0"/>
    <w:rsid w:val="00690943"/>
    <w:rsid w:val="0069122F"/>
    <w:rsid w:val="006921AD"/>
    <w:rsid w:val="006A18B9"/>
    <w:rsid w:val="006A3C9B"/>
    <w:rsid w:val="006A6A45"/>
    <w:rsid w:val="006A6B9A"/>
    <w:rsid w:val="006A70E8"/>
    <w:rsid w:val="006A7D3A"/>
    <w:rsid w:val="006B1711"/>
    <w:rsid w:val="006B5900"/>
    <w:rsid w:val="006C2A28"/>
    <w:rsid w:val="006C38BF"/>
    <w:rsid w:val="006C43CB"/>
    <w:rsid w:val="006D060B"/>
    <w:rsid w:val="006D0846"/>
    <w:rsid w:val="006D2567"/>
    <w:rsid w:val="006D2B9F"/>
    <w:rsid w:val="006D2D27"/>
    <w:rsid w:val="006D30A9"/>
    <w:rsid w:val="006D3D2E"/>
    <w:rsid w:val="006D5A04"/>
    <w:rsid w:val="006D5C11"/>
    <w:rsid w:val="006D6DEF"/>
    <w:rsid w:val="006E02DE"/>
    <w:rsid w:val="006E7193"/>
    <w:rsid w:val="006F2ACD"/>
    <w:rsid w:val="00700D87"/>
    <w:rsid w:val="0070176A"/>
    <w:rsid w:val="00705284"/>
    <w:rsid w:val="007078F3"/>
    <w:rsid w:val="00710B49"/>
    <w:rsid w:val="00712193"/>
    <w:rsid w:val="007151A0"/>
    <w:rsid w:val="007176DC"/>
    <w:rsid w:val="00717BDF"/>
    <w:rsid w:val="00717FEA"/>
    <w:rsid w:val="00721F97"/>
    <w:rsid w:val="00722BAE"/>
    <w:rsid w:val="0072372B"/>
    <w:rsid w:val="00724547"/>
    <w:rsid w:val="00725D74"/>
    <w:rsid w:val="007365A1"/>
    <w:rsid w:val="00736B82"/>
    <w:rsid w:val="00743429"/>
    <w:rsid w:val="00743694"/>
    <w:rsid w:val="0074634B"/>
    <w:rsid w:val="00750CBC"/>
    <w:rsid w:val="007520CC"/>
    <w:rsid w:val="007527E5"/>
    <w:rsid w:val="00752F2A"/>
    <w:rsid w:val="0075323A"/>
    <w:rsid w:val="007555BB"/>
    <w:rsid w:val="00755F65"/>
    <w:rsid w:val="007571D8"/>
    <w:rsid w:val="00761ABE"/>
    <w:rsid w:val="00765EDF"/>
    <w:rsid w:val="007670C4"/>
    <w:rsid w:val="00770BF1"/>
    <w:rsid w:val="0077769F"/>
    <w:rsid w:val="00781E2A"/>
    <w:rsid w:val="0078552D"/>
    <w:rsid w:val="00785834"/>
    <w:rsid w:val="00786AAD"/>
    <w:rsid w:val="00786ECC"/>
    <w:rsid w:val="007870ED"/>
    <w:rsid w:val="00787A39"/>
    <w:rsid w:val="0079168A"/>
    <w:rsid w:val="007952EA"/>
    <w:rsid w:val="0079583E"/>
    <w:rsid w:val="00797153"/>
    <w:rsid w:val="00797EA7"/>
    <w:rsid w:val="007A1C04"/>
    <w:rsid w:val="007A49BA"/>
    <w:rsid w:val="007A5A6F"/>
    <w:rsid w:val="007A6152"/>
    <w:rsid w:val="007A670D"/>
    <w:rsid w:val="007A74B1"/>
    <w:rsid w:val="007A77E6"/>
    <w:rsid w:val="007A7CC9"/>
    <w:rsid w:val="007B416B"/>
    <w:rsid w:val="007C4C14"/>
    <w:rsid w:val="007C559F"/>
    <w:rsid w:val="007C56D2"/>
    <w:rsid w:val="007C5879"/>
    <w:rsid w:val="007D6DDC"/>
    <w:rsid w:val="007E09AF"/>
    <w:rsid w:val="007E30E5"/>
    <w:rsid w:val="007E4E6E"/>
    <w:rsid w:val="007E5819"/>
    <w:rsid w:val="007E5C81"/>
    <w:rsid w:val="007E69FC"/>
    <w:rsid w:val="007E77F9"/>
    <w:rsid w:val="007F03CA"/>
    <w:rsid w:val="007F7739"/>
    <w:rsid w:val="008001F7"/>
    <w:rsid w:val="008050D4"/>
    <w:rsid w:val="008055D5"/>
    <w:rsid w:val="00807F99"/>
    <w:rsid w:val="00810DB3"/>
    <w:rsid w:val="0081124A"/>
    <w:rsid w:val="008114A1"/>
    <w:rsid w:val="00812998"/>
    <w:rsid w:val="00814709"/>
    <w:rsid w:val="00814E40"/>
    <w:rsid w:val="008170D1"/>
    <w:rsid w:val="00817469"/>
    <w:rsid w:val="00820472"/>
    <w:rsid w:val="0082462C"/>
    <w:rsid w:val="00826C1B"/>
    <w:rsid w:val="0082747A"/>
    <w:rsid w:val="00827C94"/>
    <w:rsid w:val="00832707"/>
    <w:rsid w:val="00842070"/>
    <w:rsid w:val="00845F4C"/>
    <w:rsid w:val="00850E06"/>
    <w:rsid w:val="00850EC0"/>
    <w:rsid w:val="008518BF"/>
    <w:rsid w:val="008531A4"/>
    <w:rsid w:val="00855D0D"/>
    <w:rsid w:val="00860E8E"/>
    <w:rsid w:val="00861F39"/>
    <w:rsid w:val="00863CEA"/>
    <w:rsid w:val="0086445E"/>
    <w:rsid w:val="008659E5"/>
    <w:rsid w:val="00866167"/>
    <w:rsid w:val="00867285"/>
    <w:rsid w:val="008715F0"/>
    <w:rsid w:val="00871655"/>
    <w:rsid w:val="00871B30"/>
    <w:rsid w:val="00871DF9"/>
    <w:rsid w:val="008768C5"/>
    <w:rsid w:val="00882024"/>
    <w:rsid w:val="00882D7E"/>
    <w:rsid w:val="0088388F"/>
    <w:rsid w:val="00883FF6"/>
    <w:rsid w:val="00884AAB"/>
    <w:rsid w:val="0088587C"/>
    <w:rsid w:val="00891D8B"/>
    <w:rsid w:val="0089204B"/>
    <w:rsid w:val="00892318"/>
    <w:rsid w:val="008A0217"/>
    <w:rsid w:val="008A2015"/>
    <w:rsid w:val="008A4C30"/>
    <w:rsid w:val="008A5142"/>
    <w:rsid w:val="008B1351"/>
    <w:rsid w:val="008B6D0D"/>
    <w:rsid w:val="008B6F30"/>
    <w:rsid w:val="008B7A20"/>
    <w:rsid w:val="008C15F1"/>
    <w:rsid w:val="008C4DAA"/>
    <w:rsid w:val="008D404A"/>
    <w:rsid w:val="008E2101"/>
    <w:rsid w:val="008E353C"/>
    <w:rsid w:val="008F36B1"/>
    <w:rsid w:val="00901CEE"/>
    <w:rsid w:val="00904191"/>
    <w:rsid w:val="009139B0"/>
    <w:rsid w:val="00915688"/>
    <w:rsid w:val="00915717"/>
    <w:rsid w:val="00916580"/>
    <w:rsid w:val="0092722F"/>
    <w:rsid w:val="00934D55"/>
    <w:rsid w:val="00950C6C"/>
    <w:rsid w:val="0095184A"/>
    <w:rsid w:val="00953529"/>
    <w:rsid w:val="009602C6"/>
    <w:rsid w:val="009608DE"/>
    <w:rsid w:val="00961623"/>
    <w:rsid w:val="009616CD"/>
    <w:rsid w:val="00961C66"/>
    <w:rsid w:val="00962F6E"/>
    <w:rsid w:val="00963E19"/>
    <w:rsid w:val="009651DC"/>
    <w:rsid w:val="009658D3"/>
    <w:rsid w:val="0097093F"/>
    <w:rsid w:val="00971058"/>
    <w:rsid w:val="00972926"/>
    <w:rsid w:val="0097336F"/>
    <w:rsid w:val="00975F05"/>
    <w:rsid w:val="00977925"/>
    <w:rsid w:val="00984D88"/>
    <w:rsid w:val="009856FD"/>
    <w:rsid w:val="00986F3E"/>
    <w:rsid w:val="00991448"/>
    <w:rsid w:val="009920F5"/>
    <w:rsid w:val="00993696"/>
    <w:rsid w:val="00995B3C"/>
    <w:rsid w:val="009A0F66"/>
    <w:rsid w:val="009A1448"/>
    <w:rsid w:val="009A63CB"/>
    <w:rsid w:val="009A7B0A"/>
    <w:rsid w:val="009B4517"/>
    <w:rsid w:val="009B6CBD"/>
    <w:rsid w:val="009B703B"/>
    <w:rsid w:val="009C09D1"/>
    <w:rsid w:val="009C7121"/>
    <w:rsid w:val="009D053B"/>
    <w:rsid w:val="009D1E22"/>
    <w:rsid w:val="009D2926"/>
    <w:rsid w:val="009D2B72"/>
    <w:rsid w:val="009D2E29"/>
    <w:rsid w:val="009D4425"/>
    <w:rsid w:val="009D4C99"/>
    <w:rsid w:val="009E1126"/>
    <w:rsid w:val="009E1561"/>
    <w:rsid w:val="009E1D40"/>
    <w:rsid w:val="009E3ADF"/>
    <w:rsid w:val="009E41BC"/>
    <w:rsid w:val="009E4742"/>
    <w:rsid w:val="009E4C41"/>
    <w:rsid w:val="009E6066"/>
    <w:rsid w:val="009F01BF"/>
    <w:rsid w:val="009F1EC2"/>
    <w:rsid w:val="009F4662"/>
    <w:rsid w:val="009F52BF"/>
    <w:rsid w:val="009F6FD7"/>
    <w:rsid w:val="00A027D6"/>
    <w:rsid w:val="00A0461B"/>
    <w:rsid w:val="00A07861"/>
    <w:rsid w:val="00A10414"/>
    <w:rsid w:val="00A13853"/>
    <w:rsid w:val="00A13B83"/>
    <w:rsid w:val="00A20EF0"/>
    <w:rsid w:val="00A229A4"/>
    <w:rsid w:val="00A22FF2"/>
    <w:rsid w:val="00A24597"/>
    <w:rsid w:val="00A30A1D"/>
    <w:rsid w:val="00A31C11"/>
    <w:rsid w:val="00A32A1F"/>
    <w:rsid w:val="00A3374F"/>
    <w:rsid w:val="00A3404A"/>
    <w:rsid w:val="00A35433"/>
    <w:rsid w:val="00A36E8E"/>
    <w:rsid w:val="00A3772E"/>
    <w:rsid w:val="00A427FA"/>
    <w:rsid w:val="00A4483F"/>
    <w:rsid w:val="00A529C3"/>
    <w:rsid w:val="00A54A71"/>
    <w:rsid w:val="00A55B2F"/>
    <w:rsid w:val="00A56C4E"/>
    <w:rsid w:val="00A57B67"/>
    <w:rsid w:val="00A60FFC"/>
    <w:rsid w:val="00A71B94"/>
    <w:rsid w:val="00A7672C"/>
    <w:rsid w:val="00A768C0"/>
    <w:rsid w:val="00A77271"/>
    <w:rsid w:val="00A81144"/>
    <w:rsid w:val="00A82C4A"/>
    <w:rsid w:val="00A82EE1"/>
    <w:rsid w:val="00A84294"/>
    <w:rsid w:val="00A86BC2"/>
    <w:rsid w:val="00A8720C"/>
    <w:rsid w:val="00A94552"/>
    <w:rsid w:val="00A963AA"/>
    <w:rsid w:val="00A971B6"/>
    <w:rsid w:val="00AA306E"/>
    <w:rsid w:val="00AA35EB"/>
    <w:rsid w:val="00AA3611"/>
    <w:rsid w:val="00AA5E3E"/>
    <w:rsid w:val="00AB0BC7"/>
    <w:rsid w:val="00AB0E22"/>
    <w:rsid w:val="00AB2921"/>
    <w:rsid w:val="00AB78CC"/>
    <w:rsid w:val="00AC3009"/>
    <w:rsid w:val="00AC48A9"/>
    <w:rsid w:val="00AD074F"/>
    <w:rsid w:val="00AD1A29"/>
    <w:rsid w:val="00AD36CE"/>
    <w:rsid w:val="00AD4A52"/>
    <w:rsid w:val="00AD6FF3"/>
    <w:rsid w:val="00AD7C7E"/>
    <w:rsid w:val="00AE3307"/>
    <w:rsid w:val="00AE48B9"/>
    <w:rsid w:val="00AE60E9"/>
    <w:rsid w:val="00AE69A6"/>
    <w:rsid w:val="00AE71BB"/>
    <w:rsid w:val="00AF00B6"/>
    <w:rsid w:val="00AF2875"/>
    <w:rsid w:val="00B00BA0"/>
    <w:rsid w:val="00B063CC"/>
    <w:rsid w:val="00B06C25"/>
    <w:rsid w:val="00B11A4E"/>
    <w:rsid w:val="00B16484"/>
    <w:rsid w:val="00B20D97"/>
    <w:rsid w:val="00B23FB1"/>
    <w:rsid w:val="00B27B93"/>
    <w:rsid w:val="00B33004"/>
    <w:rsid w:val="00B36278"/>
    <w:rsid w:val="00B374A5"/>
    <w:rsid w:val="00B37792"/>
    <w:rsid w:val="00B41EE7"/>
    <w:rsid w:val="00B46698"/>
    <w:rsid w:val="00B52628"/>
    <w:rsid w:val="00B557A1"/>
    <w:rsid w:val="00B63779"/>
    <w:rsid w:val="00B637A3"/>
    <w:rsid w:val="00B64F21"/>
    <w:rsid w:val="00B66E78"/>
    <w:rsid w:val="00B67DFA"/>
    <w:rsid w:val="00B70570"/>
    <w:rsid w:val="00B70744"/>
    <w:rsid w:val="00B70B1E"/>
    <w:rsid w:val="00B72410"/>
    <w:rsid w:val="00B74D49"/>
    <w:rsid w:val="00B82FFD"/>
    <w:rsid w:val="00B8368A"/>
    <w:rsid w:val="00B86307"/>
    <w:rsid w:val="00B8761F"/>
    <w:rsid w:val="00B9277C"/>
    <w:rsid w:val="00BA4660"/>
    <w:rsid w:val="00BA6191"/>
    <w:rsid w:val="00BB1962"/>
    <w:rsid w:val="00BB3019"/>
    <w:rsid w:val="00BB7B6D"/>
    <w:rsid w:val="00BC3540"/>
    <w:rsid w:val="00BC5433"/>
    <w:rsid w:val="00BC563E"/>
    <w:rsid w:val="00BC5B81"/>
    <w:rsid w:val="00BC5F7B"/>
    <w:rsid w:val="00BC6174"/>
    <w:rsid w:val="00BC6C1A"/>
    <w:rsid w:val="00BD1FF4"/>
    <w:rsid w:val="00BD36FB"/>
    <w:rsid w:val="00BD47B9"/>
    <w:rsid w:val="00BE0A8D"/>
    <w:rsid w:val="00BE2160"/>
    <w:rsid w:val="00BE346F"/>
    <w:rsid w:val="00BF261D"/>
    <w:rsid w:val="00BF2D4F"/>
    <w:rsid w:val="00BF3EAB"/>
    <w:rsid w:val="00BF548A"/>
    <w:rsid w:val="00BF5A8F"/>
    <w:rsid w:val="00BF62B9"/>
    <w:rsid w:val="00BF7660"/>
    <w:rsid w:val="00C04CF5"/>
    <w:rsid w:val="00C10B02"/>
    <w:rsid w:val="00C10E95"/>
    <w:rsid w:val="00C16A29"/>
    <w:rsid w:val="00C20A28"/>
    <w:rsid w:val="00C20E3A"/>
    <w:rsid w:val="00C212D0"/>
    <w:rsid w:val="00C233A7"/>
    <w:rsid w:val="00C23584"/>
    <w:rsid w:val="00C2410B"/>
    <w:rsid w:val="00C2797B"/>
    <w:rsid w:val="00C300FB"/>
    <w:rsid w:val="00C31C52"/>
    <w:rsid w:val="00C41B3E"/>
    <w:rsid w:val="00C43DDA"/>
    <w:rsid w:val="00C4668F"/>
    <w:rsid w:val="00C51064"/>
    <w:rsid w:val="00C52BA0"/>
    <w:rsid w:val="00C55AE4"/>
    <w:rsid w:val="00C62A4E"/>
    <w:rsid w:val="00C64172"/>
    <w:rsid w:val="00C66C71"/>
    <w:rsid w:val="00C66F1C"/>
    <w:rsid w:val="00C674DD"/>
    <w:rsid w:val="00C812BF"/>
    <w:rsid w:val="00C82F21"/>
    <w:rsid w:val="00C87C95"/>
    <w:rsid w:val="00C90C29"/>
    <w:rsid w:val="00C94D65"/>
    <w:rsid w:val="00C955FF"/>
    <w:rsid w:val="00C96470"/>
    <w:rsid w:val="00C96693"/>
    <w:rsid w:val="00CA2048"/>
    <w:rsid w:val="00CA3473"/>
    <w:rsid w:val="00CA5F41"/>
    <w:rsid w:val="00CA722C"/>
    <w:rsid w:val="00CB1BF0"/>
    <w:rsid w:val="00CB22DE"/>
    <w:rsid w:val="00CB5F22"/>
    <w:rsid w:val="00CB6B65"/>
    <w:rsid w:val="00CC127C"/>
    <w:rsid w:val="00CC2B20"/>
    <w:rsid w:val="00CC43BC"/>
    <w:rsid w:val="00CD166C"/>
    <w:rsid w:val="00CD73B1"/>
    <w:rsid w:val="00CE2341"/>
    <w:rsid w:val="00CE762A"/>
    <w:rsid w:val="00CF074D"/>
    <w:rsid w:val="00CF11DF"/>
    <w:rsid w:val="00CF1211"/>
    <w:rsid w:val="00CF337A"/>
    <w:rsid w:val="00D01A83"/>
    <w:rsid w:val="00D01ADC"/>
    <w:rsid w:val="00D02413"/>
    <w:rsid w:val="00D0400D"/>
    <w:rsid w:val="00D056E0"/>
    <w:rsid w:val="00D06059"/>
    <w:rsid w:val="00D07E20"/>
    <w:rsid w:val="00D07ECB"/>
    <w:rsid w:val="00D12F31"/>
    <w:rsid w:val="00D24D18"/>
    <w:rsid w:val="00D26B1E"/>
    <w:rsid w:val="00D30823"/>
    <w:rsid w:val="00D313A4"/>
    <w:rsid w:val="00D32CE3"/>
    <w:rsid w:val="00D36EA7"/>
    <w:rsid w:val="00D37A91"/>
    <w:rsid w:val="00D403E7"/>
    <w:rsid w:val="00D45187"/>
    <w:rsid w:val="00D4631F"/>
    <w:rsid w:val="00D4658F"/>
    <w:rsid w:val="00D50984"/>
    <w:rsid w:val="00D516CB"/>
    <w:rsid w:val="00D55C27"/>
    <w:rsid w:val="00D57A01"/>
    <w:rsid w:val="00D63B92"/>
    <w:rsid w:val="00D640AF"/>
    <w:rsid w:val="00D64214"/>
    <w:rsid w:val="00D6578D"/>
    <w:rsid w:val="00D661F0"/>
    <w:rsid w:val="00D66A21"/>
    <w:rsid w:val="00D67B24"/>
    <w:rsid w:val="00D7176A"/>
    <w:rsid w:val="00D7252F"/>
    <w:rsid w:val="00D74CBE"/>
    <w:rsid w:val="00D85723"/>
    <w:rsid w:val="00D87C66"/>
    <w:rsid w:val="00DA490B"/>
    <w:rsid w:val="00DA6550"/>
    <w:rsid w:val="00DA7420"/>
    <w:rsid w:val="00DA7F1D"/>
    <w:rsid w:val="00DB15B8"/>
    <w:rsid w:val="00DB3590"/>
    <w:rsid w:val="00DB530D"/>
    <w:rsid w:val="00DB5610"/>
    <w:rsid w:val="00DB63DA"/>
    <w:rsid w:val="00DB63E2"/>
    <w:rsid w:val="00DB6D0A"/>
    <w:rsid w:val="00DB7B59"/>
    <w:rsid w:val="00DC1221"/>
    <w:rsid w:val="00DC13A5"/>
    <w:rsid w:val="00DC1931"/>
    <w:rsid w:val="00DC514E"/>
    <w:rsid w:val="00DC5709"/>
    <w:rsid w:val="00DD65ED"/>
    <w:rsid w:val="00DE1662"/>
    <w:rsid w:val="00DE33F9"/>
    <w:rsid w:val="00DE45B1"/>
    <w:rsid w:val="00DE4854"/>
    <w:rsid w:val="00DE4EB2"/>
    <w:rsid w:val="00DE60D6"/>
    <w:rsid w:val="00DE6371"/>
    <w:rsid w:val="00DF0693"/>
    <w:rsid w:val="00DF08AF"/>
    <w:rsid w:val="00DF2124"/>
    <w:rsid w:val="00DF6EC7"/>
    <w:rsid w:val="00DF73B0"/>
    <w:rsid w:val="00E01A7A"/>
    <w:rsid w:val="00E02739"/>
    <w:rsid w:val="00E05CFF"/>
    <w:rsid w:val="00E06843"/>
    <w:rsid w:val="00E07076"/>
    <w:rsid w:val="00E148C0"/>
    <w:rsid w:val="00E21F79"/>
    <w:rsid w:val="00E22091"/>
    <w:rsid w:val="00E2474C"/>
    <w:rsid w:val="00E250B6"/>
    <w:rsid w:val="00E26613"/>
    <w:rsid w:val="00E303C5"/>
    <w:rsid w:val="00E31AC6"/>
    <w:rsid w:val="00E40205"/>
    <w:rsid w:val="00E43287"/>
    <w:rsid w:val="00E437B0"/>
    <w:rsid w:val="00E45C44"/>
    <w:rsid w:val="00E46053"/>
    <w:rsid w:val="00E50A8B"/>
    <w:rsid w:val="00E5245C"/>
    <w:rsid w:val="00E53E7A"/>
    <w:rsid w:val="00E566ED"/>
    <w:rsid w:val="00E62EED"/>
    <w:rsid w:val="00E6333B"/>
    <w:rsid w:val="00E653C6"/>
    <w:rsid w:val="00E66425"/>
    <w:rsid w:val="00E6653B"/>
    <w:rsid w:val="00E7322F"/>
    <w:rsid w:val="00E74C36"/>
    <w:rsid w:val="00E751AC"/>
    <w:rsid w:val="00E828F2"/>
    <w:rsid w:val="00E8340E"/>
    <w:rsid w:val="00E84560"/>
    <w:rsid w:val="00E865B2"/>
    <w:rsid w:val="00E86AD1"/>
    <w:rsid w:val="00E87443"/>
    <w:rsid w:val="00E87D1D"/>
    <w:rsid w:val="00E93981"/>
    <w:rsid w:val="00E94542"/>
    <w:rsid w:val="00E94E17"/>
    <w:rsid w:val="00EA0367"/>
    <w:rsid w:val="00EA0C82"/>
    <w:rsid w:val="00EA108D"/>
    <w:rsid w:val="00EA4EB5"/>
    <w:rsid w:val="00EA55C1"/>
    <w:rsid w:val="00EA5F18"/>
    <w:rsid w:val="00EB6CFB"/>
    <w:rsid w:val="00EC0032"/>
    <w:rsid w:val="00EC2AB6"/>
    <w:rsid w:val="00EC52EF"/>
    <w:rsid w:val="00ED2047"/>
    <w:rsid w:val="00ED2950"/>
    <w:rsid w:val="00ED528A"/>
    <w:rsid w:val="00EE0086"/>
    <w:rsid w:val="00EE6473"/>
    <w:rsid w:val="00EE69B8"/>
    <w:rsid w:val="00EF3664"/>
    <w:rsid w:val="00EF5C08"/>
    <w:rsid w:val="00EF69B7"/>
    <w:rsid w:val="00F02E4A"/>
    <w:rsid w:val="00F03465"/>
    <w:rsid w:val="00F03D06"/>
    <w:rsid w:val="00F06E6E"/>
    <w:rsid w:val="00F107CA"/>
    <w:rsid w:val="00F1236E"/>
    <w:rsid w:val="00F13E5C"/>
    <w:rsid w:val="00F14983"/>
    <w:rsid w:val="00F14C71"/>
    <w:rsid w:val="00F2058E"/>
    <w:rsid w:val="00F21BFA"/>
    <w:rsid w:val="00F27AEC"/>
    <w:rsid w:val="00F344E6"/>
    <w:rsid w:val="00F3500E"/>
    <w:rsid w:val="00F378C7"/>
    <w:rsid w:val="00F37959"/>
    <w:rsid w:val="00F41F7F"/>
    <w:rsid w:val="00F44386"/>
    <w:rsid w:val="00F4636A"/>
    <w:rsid w:val="00F47390"/>
    <w:rsid w:val="00F4744A"/>
    <w:rsid w:val="00F5180C"/>
    <w:rsid w:val="00F51D4C"/>
    <w:rsid w:val="00F54D52"/>
    <w:rsid w:val="00F54FD0"/>
    <w:rsid w:val="00F56F02"/>
    <w:rsid w:val="00F60BAF"/>
    <w:rsid w:val="00F63E2B"/>
    <w:rsid w:val="00F63FE3"/>
    <w:rsid w:val="00F64EB0"/>
    <w:rsid w:val="00F666F8"/>
    <w:rsid w:val="00F66831"/>
    <w:rsid w:val="00F66CE4"/>
    <w:rsid w:val="00F66F33"/>
    <w:rsid w:val="00F840DB"/>
    <w:rsid w:val="00F92D3A"/>
    <w:rsid w:val="00F93576"/>
    <w:rsid w:val="00F94006"/>
    <w:rsid w:val="00FA349F"/>
    <w:rsid w:val="00FA4BFD"/>
    <w:rsid w:val="00FB0CF0"/>
    <w:rsid w:val="00FB4D67"/>
    <w:rsid w:val="00FB640D"/>
    <w:rsid w:val="00FC0B46"/>
    <w:rsid w:val="00FC1FAB"/>
    <w:rsid w:val="00FD0BEA"/>
    <w:rsid w:val="00FD3A7A"/>
    <w:rsid w:val="00FE1792"/>
    <w:rsid w:val="00FE5074"/>
    <w:rsid w:val="00FE5351"/>
    <w:rsid w:val="00FE5B61"/>
    <w:rsid w:val="00FE628D"/>
    <w:rsid w:val="00FF40FF"/>
    <w:rsid w:val="20201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1A02"/>
  </w:style>
  <w:style w:type="paragraph" w:styleId="Heading1">
    <w:name w:val="heading 1"/>
    <w:basedOn w:val="Normal"/>
    <w:next w:val="Normal"/>
    <w:link w:val="Heading1Char"/>
    <w:autoRedefine/>
    <w:uiPriority w:val="9"/>
    <w:qFormat/>
    <w:rsid w:val="00417B0B"/>
    <w:pPr>
      <w:keepNext/>
      <w:keepLines/>
      <w:numPr>
        <w:numId w:val="2"/>
      </w:numPr>
      <w:spacing w:before="240" w:after="0"/>
      <w:outlineLvl w:val="0"/>
    </w:pPr>
    <w:rPr>
      <w:rFonts w:eastAsiaTheme="majorEastAsia" w:cstheme="minorHAnsi"/>
      <w:color w:val="2F5496" w:themeColor="accent1" w:themeShade="BF"/>
      <w:sz w:val="32"/>
      <w:szCs w:val="28"/>
      <w:u w:val="single"/>
    </w:rPr>
  </w:style>
  <w:style w:type="paragraph" w:styleId="Heading2">
    <w:name w:val="heading 2"/>
    <w:basedOn w:val="Normal"/>
    <w:next w:val="Normal"/>
    <w:link w:val="Heading2Char"/>
    <w:autoRedefine/>
    <w:uiPriority w:val="9"/>
    <w:unhideWhenUsed/>
    <w:qFormat/>
    <w:rsid w:val="00E93981"/>
    <w:pPr>
      <w:keepNext/>
      <w:keepLines/>
      <w:numPr>
        <w:ilvl w:val="1"/>
        <w:numId w:val="1"/>
      </w:numPr>
      <w:spacing w:before="40" w:after="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uiPriority w:val="9"/>
    <w:unhideWhenUsed/>
    <w:qFormat/>
    <w:rsid w:val="00D01A83"/>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85E4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E4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417B0B"/>
    <w:rPr>
      <w:rFonts w:eastAsiaTheme="majorEastAsia" w:cstheme="minorHAnsi"/>
      <w:color w:val="2F5496" w:themeColor="accent1" w:themeShade="BF"/>
      <w:sz w:val="32"/>
      <w:szCs w:val="28"/>
      <w:u w:val="single"/>
    </w:rPr>
  </w:style>
  <w:style w:type="character" w:customStyle="1" w:styleId="Heading2Char">
    <w:name w:val="Heading 2 Char"/>
    <w:basedOn w:val="DefaultParagraphFont"/>
    <w:link w:val="Heading2"/>
    <w:uiPriority w:val="9"/>
    <w:rsid w:val="00E93981"/>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D01A8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E148C0"/>
    <w:pPr>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385E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807F99"/>
    <w:pPr>
      <w:spacing w:after="200" w:line="240" w:lineRule="auto"/>
    </w:pPr>
    <w:rPr>
      <w:i/>
      <w:iCs/>
      <w:color w:val="44546A" w:themeColor="text2"/>
      <w:sz w:val="18"/>
      <w:szCs w:val="18"/>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4B7396"/>
  </w:style>
  <w:style w:type="paragraph" w:styleId="NormalWeb">
    <w:name w:val="Normal (Web)"/>
    <w:basedOn w:val="Normal"/>
    <w:uiPriority w:val="99"/>
    <w:semiHidden/>
    <w:unhideWhenUsed/>
    <w:rsid w:val="000028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2887"/>
    <w:rPr>
      <w:b/>
      <w:bCs/>
    </w:rPr>
  </w:style>
  <w:style w:type="character" w:styleId="UnresolvedMention">
    <w:name w:val="Unresolved Mention"/>
    <w:basedOn w:val="DefaultParagraphFont"/>
    <w:uiPriority w:val="99"/>
    <w:semiHidden/>
    <w:unhideWhenUsed/>
    <w:rsid w:val="00F1236E"/>
    <w:rPr>
      <w:color w:val="605E5C"/>
      <w:shd w:val="clear" w:color="auto" w:fill="E1DFDD"/>
    </w:rPr>
  </w:style>
  <w:style w:type="character" w:styleId="FollowedHyperlink">
    <w:name w:val="FollowedHyperlink"/>
    <w:basedOn w:val="DefaultParagraphFont"/>
    <w:uiPriority w:val="99"/>
    <w:semiHidden/>
    <w:unhideWhenUsed/>
    <w:rsid w:val="000368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970832">
      <w:bodyDiv w:val="1"/>
      <w:marLeft w:val="0"/>
      <w:marRight w:val="0"/>
      <w:marTop w:val="0"/>
      <w:marBottom w:val="0"/>
      <w:divBdr>
        <w:top w:val="none" w:sz="0" w:space="0" w:color="auto"/>
        <w:left w:val="none" w:sz="0" w:space="0" w:color="auto"/>
        <w:bottom w:val="none" w:sz="0" w:space="0" w:color="auto"/>
        <w:right w:val="none" w:sz="0" w:space="0" w:color="auto"/>
      </w:divBdr>
    </w:div>
    <w:div w:id="525755144">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38737025">
      <w:bodyDiv w:val="1"/>
      <w:marLeft w:val="0"/>
      <w:marRight w:val="0"/>
      <w:marTop w:val="0"/>
      <w:marBottom w:val="0"/>
      <w:divBdr>
        <w:top w:val="none" w:sz="0" w:space="0" w:color="auto"/>
        <w:left w:val="none" w:sz="0" w:space="0" w:color="auto"/>
        <w:bottom w:val="none" w:sz="0" w:space="0" w:color="auto"/>
        <w:right w:val="none" w:sz="0" w:space="0" w:color="auto"/>
      </w:divBdr>
    </w:div>
    <w:div w:id="781219847">
      <w:bodyDiv w:val="1"/>
      <w:marLeft w:val="0"/>
      <w:marRight w:val="0"/>
      <w:marTop w:val="0"/>
      <w:marBottom w:val="0"/>
      <w:divBdr>
        <w:top w:val="none" w:sz="0" w:space="0" w:color="auto"/>
        <w:left w:val="none" w:sz="0" w:space="0" w:color="auto"/>
        <w:bottom w:val="none" w:sz="0" w:space="0" w:color="auto"/>
        <w:right w:val="none" w:sz="0" w:space="0" w:color="auto"/>
      </w:divBdr>
    </w:div>
    <w:div w:id="908619183">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63738948">
      <w:bodyDiv w:val="1"/>
      <w:marLeft w:val="0"/>
      <w:marRight w:val="0"/>
      <w:marTop w:val="0"/>
      <w:marBottom w:val="0"/>
      <w:divBdr>
        <w:top w:val="none" w:sz="0" w:space="0" w:color="auto"/>
        <w:left w:val="none" w:sz="0" w:space="0" w:color="auto"/>
        <w:bottom w:val="none" w:sz="0" w:space="0" w:color="auto"/>
        <w:right w:val="none" w:sz="0" w:space="0" w:color="auto"/>
      </w:divBdr>
    </w:div>
    <w:div w:id="1311128227">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38382942">
      <w:bodyDiv w:val="1"/>
      <w:marLeft w:val="0"/>
      <w:marRight w:val="0"/>
      <w:marTop w:val="0"/>
      <w:marBottom w:val="0"/>
      <w:divBdr>
        <w:top w:val="none" w:sz="0" w:space="0" w:color="auto"/>
        <w:left w:val="none" w:sz="0" w:space="0" w:color="auto"/>
        <w:bottom w:val="none" w:sz="0" w:space="0" w:color="auto"/>
        <w:right w:val="none" w:sz="0" w:space="0" w:color="auto"/>
      </w:divBdr>
    </w:div>
    <w:div w:id="1351447746">
      <w:bodyDiv w:val="1"/>
      <w:marLeft w:val="0"/>
      <w:marRight w:val="0"/>
      <w:marTop w:val="0"/>
      <w:marBottom w:val="0"/>
      <w:divBdr>
        <w:top w:val="none" w:sz="0" w:space="0" w:color="auto"/>
        <w:left w:val="none" w:sz="0" w:space="0" w:color="auto"/>
        <w:bottom w:val="none" w:sz="0" w:space="0" w:color="auto"/>
        <w:right w:val="none" w:sz="0" w:space="0" w:color="auto"/>
      </w:divBdr>
    </w:div>
    <w:div w:id="1366523690">
      <w:bodyDiv w:val="1"/>
      <w:marLeft w:val="0"/>
      <w:marRight w:val="0"/>
      <w:marTop w:val="0"/>
      <w:marBottom w:val="0"/>
      <w:divBdr>
        <w:top w:val="none" w:sz="0" w:space="0" w:color="auto"/>
        <w:left w:val="none" w:sz="0" w:space="0" w:color="auto"/>
        <w:bottom w:val="none" w:sz="0" w:space="0" w:color="auto"/>
        <w:right w:val="none" w:sz="0" w:space="0" w:color="auto"/>
      </w:divBdr>
    </w:div>
    <w:div w:id="1407142740">
      <w:bodyDiv w:val="1"/>
      <w:marLeft w:val="0"/>
      <w:marRight w:val="0"/>
      <w:marTop w:val="0"/>
      <w:marBottom w:val="0"/>
      <w:divBdr>
        <w:top w:val="none" w:sz="0" w:space="0" w:color="auto"/>
        <w:left w:val="none" w:sz="0" w:space="0" w:color="auto"/>
        <w:bottom w:val="none" w:sz="0" w:space="0" w:color="auto"/>
        <w:right w:val="none" w:sz="0" w:space="0" w:color="auto"/>
      </w:divBdr>
    </w:div>
    <w:div w:id="1417166967">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figma.com/proto/fgpBnPXqcUf0DpTaYVAgwa/K1-Pending-Missing-Data?page-id=0%3A1&amp;node-id=136-1664&amp;viewport=375%2C1794%2C0.14&amp;t=iKx11e05tFK9tnz6-1&amp;scaling=scale-down-width&amp;content-scaling=fixed&amp;starting-point-node-id=136%3A1664"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CFE03-37B5-41D7-B8FD-87AE7F096FF8}"/>
</file>

<file path=customXml/itemProps2.xml><?xml version="1.0" encoding="utf-8"?>
<ds:datastoreItem xmlns:ds="http://schemas.openxmlformats.org/officeDocument/2006/customXml" ds:itemID="{6DD8D82E-6501-4EE7-967C-BEEE572719C2}">
  <ds:schemaRefs>
    <ds:schemaRef ds:uri="http://schemas.microsoft.com/sharepoint/v3/contenttype/forms"/>
  </ds:schemaRefs>
</ds:datastoreItem>
</file>

<file path=customXml/itemProps3.xml><?xml version="1.0" encoding="utf-8"?>
<ds:datastoreItem xmlns:ds="http://schemas.openxmlformats.org/officeDocument/2006/customXml" ds:itemID="{746B486B-4E9D-4349-BB97-7583E3C30CAF}">
  <ds:schemaRefs>
    <ds:schemaRef ds:uri="http://schemas.microsoft.com/office/2006/metadata/properties"/>
    <ds:schemaRef ds:uri="http://schemas.microsoft.com/office/infopath/2007/PartnerControls"/>
    <ds:schemaRef ds:uri="71af5581-53c0-4b9b-ae00-dfbf78b08d7f"/>
  </ds:schemaRefs>
</ds:datastoreItem>
</file>

<file path=customXml/itemProps4.xml><?xml version="1.0" encoding="utf-8"?>
<ds:datastoreItem xmlns:ds="http://schemas.openxmlformats.org/officeDocument/2006/customXml" ds:itemID="{16C538F2-082A-4FE7-9074-552FC1920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2150</Words>
  <Characters>11527</Characters>
  <Application>Microsoft Office Word</Application>
  <DocSecurity>0</DocSecurity>
  <Lines>606</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2</cp:revision>
  <dcterms:created xsi:type="dcterms:W3CDTF">2025-02-19T11:07:00Z</dcterms:created>
  <dcterms:modified xsi:type="dcterms:W3CDTF">2025-02-19T11:07:00Z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5" name="docLang">
    <vt:lpwstr>en</vt:lpwstr>
  </property>
  <property fmtid="{D5CDD505-2E9C-101B-9397-08002B2CF9AE}" pid="6" name="Order">
    <vt:r8>561700</vt:r8>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ies>
</file>