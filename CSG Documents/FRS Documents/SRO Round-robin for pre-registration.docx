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people.xml" ContentType="application/vnd.openxmlformats-officedocument.wordprocessingml.peop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FD5918" w14:textId="77777777" w:rsidR="00860E8E" w:rsidRPr="0010186B" w:rsidRDefault="00860E8E" w:rsidP="00860E8E">
      <w:pPr>
        <w:jc w:val="center"/>
        <w:rPr>
          <w:rFonts w:cstheme="minorHAnsi"/>
          <w:b/>
          <w:bCs/>
          <w:sz w:val="32"/>
          <w:szCs w:val="32"/>
        </w:rPr>
      </w:pPr>
      <w:bookmarkStart w:id="0" w:name="_Hlk130487728"/>
      <w:r w:rsidRPr="0010186B">
        <w:rPr>
          <w:rFonts w:cstheme="minorHAnsi"/>
          <w:b/>
          <w:bCs/>
          <w:sz w:val="32"/>
          <w:szCs w:val="32"/>
        </w:rPr>
        <w:t>Karnataka Valuation &amp; E-Registration (KAVERI - 2.0)</w:t>
      </w:r>
    </w:p>
    <w:p w14:paraId="5A4FD844" w14:textId="77777777" w:rsidR="00860E8E" w:rsidRPr="0010186B" w:rsidRDefault="00860E8E" w:rsidP="00860E8E">
      <w:pPr>
        <w:jc w:val="center"/>
        <w:rPr>
          <w:rFonts w:cstheme="minorHAnsi"/>
          <w:b/>
          <w:bCs/>
          <w:sz w:val="32"/>
          <w:szCs w:val="32"/>
        </w:rPr>
      </w:pPr>
      <w:r w:rsidRPr="0010186B">
        <w:rPr>
          <w:rFonts w:cstheme="minorHAnsi"/>
          <w:b/>
          <w:bCs/>
          <w:sz w:val="32"/>
          <w:szCs w:val="32"/>
        </w:rPr>
        <w:t>Government of Karnataka</w:t>
      </w:r>
    </w:p>
    <w:p w14:paraId="44288DC8" w14:textId="35CDBA02" w:rsidR="00860E8E" w:rsidRPr="0010186B" w:rsidRDefault="00860E8E" w:rsidP="00860E8E">
      <w:pPr>
        <w:jc w:val="center"/>
        <w:rPr>
          <w:rFonts w:cstheme="minorHAnsi"/>
          <w:b/>
          <w:bCs/>
          <w:color w:val="0070C0"/>
          <w:sz w:val="32"/>
          <w:szCs w:val="32"/>
        </w:rPr>
      </w:pPr>
      <w:r w:rsidRPr="0010186B">
        <w:rPr>
          <w:rFonts w:cstheme="minorHAnsi"/>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CB107F" id="Straight Connector 14"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62D40CC4" w14:textId="77777777" w:rsidR="00860E8E" w:rsidRPr="0010186B" w:rsidRDefault="00860E8E" w:rsidP="00860E8E">
      <w:pPr>
        <w:jc w:val="center"/>
        <w:rPr>
          <w:rFonts w:cstheme="minorHAnsi"/>
          <w:b/>
          <w:sz w:val="36"/>
          <w:szCs w:val="36"/>
        </w:rPr>
      </w:pPr>
      <w:r w:rsidRPr="0010186B">
        <w:rPr>
          <w:rFonts w:cstheme="minorHAnsi"/>
          <w:b/>
          <w:sz w:val="36"/>
          <w:szCs w:val="36"/>
        </w:rPr>
        <w:t>Functional Requirement Specifications</w:t>
      </w:r>
    </w:p>
    <w:p w14:paraId="7BFAB69B" w14:textId="77777777" w:rsidR="00860E8E" w:rsidRPr="0010186B" w:rsidRDefault="00860E8E" w:rsidP="00860E8E">
      <w:pPr>
        <w:jc w:val="center"/>
        <w:rPr>
          <w:rFonts w:cstheme="minorHAnsi"/>
          <w:b/>
          <w:bCs/>
          <w:sz w:val="32"/>
          <w:szCs w:val="32"/>
        </w:rPr>
      </w:pPr>
    </w:p>
    <w:p w14:paraId="5C3C5EBB" w14:textId="77777777" w:rsidR="00860E8E" w:rsidRPr="0010186B" w:rsidRDefault="00860E8E" w:rsidP="00860E8E">
      <w:pPr>
        <w:jc w:val="center"/>
        <w:rPr>
          <w:rFonts w:cstheme="minorHAnsi"/>
          <w:b/>
          <w:bCs/>
          <w:sz w:val="28"/>
          <w:szCs w:val="28"/>
        </w:rPr>
      </w:pPr>
      <w:r w:rsidRPr="0010186B">
        <w:rPr>
          <w:rFonts w:cstheme="minorHAnsi"/>
          <w:b/>
          <w:bCs/>
          <w:sz w:val="28"/>
          <w:szCs w:val="28"/>
        </w:rPr>
        <w:t>For KAVERI 2.0</w:t>
      </w:r>
    </w:p>
    <w:p w14:paraId="130B00AE" w14:textId="77777777" w:rsidR="00860E8E" w:rsidRPr="0010186B" w:rsidRDefault="00860E8E" w:rsidP="00860E8E">
      <w:pPr>
        <w:jc w:val="center"/>
        <w:rPr>
          <w:rFonts w:cstheme="minorHAnsi"/>
          <w:b/>
          <w:bCs/>
          <w:sz w:val="28"/>
          <w:szCs w:val="28"/>
        </w:rPr>
      </w:pPr>
      <w:r w:rsidRPr="0010186B">
        <w:rPr>
          <w:rFonts w:cstheme="minorHAnsi"/>
          <w:b/>
          <w:bCs/>
          <w:sz w:val="28"/>
          <w:szCs w:val="28"/>
        </w:rPr>
        <w:t>Department of Stamps &amp; Registration</w:t>
      </w:r>
    </w:p>
    <w:bookmarkEnd w:id="0"/>
    <w:p w14:paraId="2825D766" w14:textId="77777777" w:rsidR="00860E8E" w:rsidRPr="0010186B" w:rsidRDefault="00860E8E" w:rsidP="00860E8E">
      <w:pPr>
        <w:jc w:val="center"/>
        <w:rPr>
          <w:rFonts w:cstheme="minorHAnsi"/>
          <w:b/>
          <w:bCs/>
          <w:sz w:val="28"/>
          <w:szCs w:val="28"/>
        </w:rPr>
      </w:pPr>
      <w:r w:rsidRPr="0010186B">
        <w:rPr>
          <w:rFonts w:cstheme="minorHAnsi"/>
          <w:b/>
          <w:bCs/>
          <w:sz w:val="28"/>
          <w:szCs w:val="28"/>
        </w:rPr>
        <w:t>Government of Karnataka</w:t>
      </w:r>
    </w:p>
    <w:p w14:paraId="4EC522C5" w14:textId="2D35FB33" w:rsidR="00860E8E" w:rsidRPr="0010186B" w:rsidRDefault="00860E8E" w:rsidP="00860E8E">
      <w:pPr>
        <w:jc w:val="center"/>
        <w:rPr>
          <w:rFonts w:cstheme="minorHAnsi"/>
          <w:b/>
          <w:bCs/>
          <w:sz w:val="48"/>
          <w:szCs w:val="48"/>
        </w:rPr>
      </w:pPr>
      <w:r w:rsidRPr="0010186B">
        <w:rPr>
          <w:rFonts w:cstheme="minorHAnsi"/>
          <w:b/>
          <w:bCs/>
          <w:sz w:val="28"/>
          <w:szCs w:val="28"/>
        </w:rPr>
        <w:t xml:space="preserve">Version </w:t>
      </w:r>
      <w:r w:rsidR="001156B1" w:rsidRPr="0010186B">
        <w:rPr>
          <w:rFonts w:cstheme="minorHAnsi"/>
          <w:b/>
          <w:bCs/>
          <w:sz w:val="28"/>
          <w:szCs w:val="28"/>
        </w:rPr>
        <w:t>1</w:t>
      </w:r>
      <w:r w:rsidRPr="0010186B">
        <w:rPr>
          <w:rFonts w:cstheme="minorHAnsi"/>
          <w:b/>
          <w:bCs/>
          <w:sz w:val="28"/>
          <w:szCs w:val="28"/>
        </w:rPr>
        <w:t>.0</w:t>
      </w:r>
    </w:p>
    <w:p w14:paraId="7BD3BAAD" w14:textId="29977EA9" w:rsidR="00860E8E" w:rsidRPr="0010186B" w:rsidRDefault="006D4069" w:rsidP="00860E8E">
      <w:pPr>
        <w:jc w:val="center"/>
        <w:rPr>
          <w:rFonts w:cstheme="minorHAnsi"/>
          <w:b/>
          <w:bCs/>
          <w:sz w:val="28"/>
          <w:szCs w:val="28"/>
        </w:rPr>
      </w:pPr>
      <w:r w:rsidRPr="0010186B">
        <w:rPr>
          <w:rFonts w:cstheme="minorHAnsi"/>
          <w:b/>
          <w:bCs/>
          <w:sz w:val="28"/>
          <w:szCs w:val="28"/>
        </w:rPr>
        <w:t>October</w:t>
      </w:r>
      <w:r w:rsidR="00860E8E" w:rsidRPr="0010186B">
        <w:rPr>
          <w:rFonts w:cstheme="minorHAnsi"/>
          <w:b/>
          <w:bCs/>
          <w:sz w:val="28"/>
          <w:szCs w:val="28"/>
        </w:rPr>
        <w:t xml:space="preserve"> </w:t>
      </w:r>
      <w:r w:rsidR="001156B1" w:rsidRPr="0010186B">
        <w:rPr>
          <w:rFonts w:cstheme="minorHAnsi"/>
          <w:b/>
          <w:bCs/>
          <w:sz w:val="28"/>
          <w:szCs w:val="28"/>
        </w:rPr>
        <w:t>2</w:t>
      </w:r>
      <w:r w:rsidRPr="0010186B">
        <w:rPr>
          <w:rFonts w:cstheme="minorHAnsi"/>
          <w:b/>
          <w:bCs/>
          <w:sz w:val="28"/>
          <w:szCs w:val="28"/>
        </w:rPr>
        <w:t>2</w:t>
      </w:r>
      <w:r w:rsidR="00860E8E" w:rsidRPr="0010186B">
        <w:rPr>
          <w:rFonts w:cstheme="minorHAnsi"/>
          <w:b/>
          <w:bCs/>
          <w:sz w:val="28"/>
          <w:szCs w:val="28"/>
        </w:rPr>
        <w:t>, 202</w:t>
      </w:r>
      <w:r w:rsidR="001156B1" w:rsidRPr="0010186B">
        <w:rPr>
          <w:rFonts w:cstheme="minorHAnsi"/>
          <w:b/>
          <w:bCs/>
          <w:sz w:val="28"/>
          <w:szCs w:val="28"/>
        </w:rPr>
        <w:t>4</w:t>
      </w:r>
    </w:p>
    <w:p w14:paraId="0D3CC346" w14:textId="77777777" w:rsidR="00584BBD" w:rsidRPr="0010186B" w:rsidRDefault="00584BBD" w:rsidP="00860E8E">
      <w:pPr>
        <w:jc w:val="center"/>
        <w:rPr>
          <w:rFonts w:cstheme="minorHAnsi"/>
          <w:b/>
          <w:bCs/>
          <w:sz w:val="28"/>
          <w:szCs w:val="28"/>
        </w:rPr>
      </w:pPr>
    </w:p>
    <w:p w14:paraId="16E2AFB0" w14:textId="77777777" w:rsidR="00FA570C" w:rsidRDefault="004A00B7" w:rsidP="004A00B7">
      <w:pPr>
        <w:jc w:val="center"/>
        <w:rPr>
          <w:b/>
          <w:sz w:val="36"/>
          <w:szCs w:val="36"/>
        </w:rPr>
      </w:pPr>
      <w:r w:rsidRPr="004A00B7">
        <w:rPr>
          <w:b/>
          <w:sz w:val="36"/>
          <w:szCs w:val="36"/>
        </w:rPr>
        <w:t xml:space="preserve">Pre-registration scrutiny </w:t>
      </w:r>
    </w:p>
    <w:p w14:paraId="3BD260C2" w14:textId="2CB42B02" w:rsidR="004A00B7" w:rsidRPr="004A00B7" w:rsidRDefault="004A00B7" w:rsidP="004A00B7">
      <w:pPr>
        <w:jc w:val="center"/>
        <w:rPr>
          <w:b/>
          <w:sz w:val="36"/>
          <w:szCs w:val="36"/>
        </w:rPr>
      </w:pPr>
      <w:r w:rsidRPr="004A00B7">
        <w:rPr>
          <w:b/>
          <w:sz w:val="36"/>
          <w:szCs w:val="36"/>
        </w:rPr>
        <w:t>(Round-robin method)</w:t>
      </w:r>
    </w:p>
    <w:p w14:paraId="12F54DF4" w14:textId="77777777" w:rsidR="00860E8E" w:rsidRPr="0010186B" w:rsidRDefault="00860E8E" w:rsidP="00860E8E">
      <w:pPr>
        <w:jc w:val="center"/>
        <w:rPr>
          <w:rFonts w:cstheme="minorHAnsi"/>
          <w:b/>
          <w:bCs/>
          <w:color w:val="0070C0"/>
          <w:sz w:val="48"/>
          <w:szCs w:val="48"/>
        </w:rPr>
      </w:pPr>
    </w:p>
    <w:p w14:paraId="67BC3BC4" w14:textId="77777777" w:rsidR="00860E8E" w:rsidRPr="0010186B" w:rsidRDefault="00860E8E" w:rsidP="00860E8E">
      <w:pPr>
        <w:jc w:val="center"/>
        <w:rPr>
          <w:rFonts w:cstheme="minorHAnsi"/>
          <w:b/>
          <w:bCs/>
          <w:color w:val="0070C0"/>
          <w:sz w:val="48"/>
          <w:szCs w:val="48"/>
        </w:rPr>
      </w:pPr>
    </w:p>
    <w:p w14:paraId="302E3D66" w14:textId="77777777" w:rsidR="00860E8E" w:rsidRPr="0010186B" w:rsidRDefault="00860E8E" w:rsidP="00E53E7A">
      <w:pPr>
        <w:rPr>
          <w:rFonts w:cstheme="minorHAnsi"/>
          <w:b/>
          <w:bCs/>
          <w:color w:val="0070C0"/>
          <w:sz w:val="48"/>
          <w:szCs w:val="48"/>
        </w:rPr>
      </w:pPr>
    </w:p>
    <w:p w14:paraId="78F63988" w14:textId="77777777" w:rsidR="00860E8E" w:rsidRPr="0010186B" w:rsidRDefault="00860E8E" w:rsidP="00860E8E">
      <w:pPr>
        <w:jc w:val="center"/>
        <w:rPr>
          <w:rFonts w:cstheme="minorHAnsi"/>
          <w:b/>
          <w:bCs/>
          <w:color w:val="0070C0"/>
          <w:sz w:val="48"/>
          <w:szCs w:val="48"/>
        </w:rPr>
      </w:pPr>
    </w:p>
    <w:p w14:paraId="190A218D" w14:textId="77777777" w:rsidR="00860E8E" w:rsidRPr="0010186B" w:rsidRDefault="00860E8E" w:rsidP="00860E8E">
      <w:pPr>
        <w:jc w:val="center"/>
        <w:rPr>
          <w:rFonts w:cstheme="minorHAnsi"/>
          <w:b/>
          <w:bCs/>
          <w:color w:val="0070C0"/>
          <w:sz w:val="48"/>
          <w:szCs w:val="48"/>
        </w:rPr>
      </w:pPr>
    </w:p>
    <w:p w14:paraId="34B5DD8A" w14:textId="77777777" w:rsidR="00860E8E" w:rsidRPr="0010186B" w:rsidRDefault="00860E8E" w:rsidP="00860E8E">
      <w:pPr>
        <w:jc w:val="center"/>
        <w:rPr>
          <w:rFonts w:cstheme="minorHAnsi"/>
          <w:b/>
          <w:sz w:val="18"/>
          <w:szCs w:val="18"/>
          <w:u w:val="single"/>
        </w:rPr>
      </w:pPr>
      <w:r w:rsidRPr="0010186B">
        <w:rPr>
          <w:rFonts w:cstheme="minorHAnsi"/>
          <w:b/>
          <w:sz w:val="18"/>
          <w:szCs w:val="18"/>
          <w:u w:val="single"/>
        </w:rPr>
        <w:t>Prepared by</w:t>
      </w:r>
    </w:p>
    <w:p w14:paraId="4000BD44" w14:textId="77777777" w:rsidR="00860E8E" w:rsidRPr="0010186B" w:rsidRDefault="00860E8E" w:rsidP="00860E8E">
      <w:pPr>
        <w:jc w:val="center"/>
        <w:rPr>
          <w:rFonts w:cstheme="minorHAnsi"/>
          <w:b/>
          <w:sz w:val="18"/>
          <w:szCs w:val="18"/>
        </w:rPr>
      </w:pPr>
      <w:r w:rsidRPr="0010186B">
        <w:rPr>
          <w:rFonts w:cstheme="minorHAnsi"/>
          <w:b/>
          <w:sz w:val="18"/>
          <w:szCs w:val="18"/>
        </w:rPr>
        <w:t>Centre for Smart Governance (CSG)</w:t>
      </w:r>
    </w:p>
    <w:p w14:paraId="7769B423" w14:textId="77777777" w:rsidR="00860E8E" w:rsidRPr="0010186B" w:rsidRDefault="00860E8E" w:rsidP="00860E8E">
      <w:pPr>
        <w:jc w:val="center"/>
        <w:rPr>
          <w:rFonts w:cstheme="minorHAnsi"/>
          <w:b/>
          <w:sz w:val="18"/>
          <w:szCs w:val="18"/>
        </w:rPr>
      </w:pPr>
      <w:r w:rsidRPr="0010186B">
        <w:rPr>
          <w:rFonts w:cstheme="minorHAnsi"/>
          <w:b/>
          <w:sz w:val="18"/>
          <w:szCs w:val="18"/>
        </w:rPr>
        <w:t>2</w:t>
      </w:r>
      <w:r w:rsidRPr="0010186B">
        <w:rPr>
          <w:rFonts w:cstheme="minorHAnsi"/>
          <w:b/>
          <w:sz w:val="18"/>
          <w:szCs w:val="18"/>
          <w:vertAlign w:val="superscript"/>
        </w:rPr>
        <w:t>nd</w:t>
      </w:r>
      <w:r w:rsidRPr="0010186B">
        <w:rPr>
          <w:rFonts w:cstheme="minorHAnsi"/>
          <w:b/>
          <w:sz w:val="18"/>
          <w:szCs w:val="18"/>
        </w:rPr>
        <w:t xml:space="preserve"> Floor, TTMC Yeshwanthapura, BMTC Bus station</w:t>
      </w:r>
    </w:p>
    <w:p w14:paraId="2D30AC23" w14:textId="77777777" w:rsidR="00860E8E" w:rsidRPr="0010186B" w:rsidRDefault="00860E8E" w:rsidP="00860E8E">
      <w:pPr>
        <w:jc w:val="center"/>
        <w:rPr>
          <w:rFonts w:cstheme="minorHAnsi"/>
          <w:b/>
          <w:sz w:val="18"/>
          <w:szCs w:val="18"/>
        </w:rPr>
      </w:pPr>
      <w:r w:rsidRPr="0010186B">
        <w:rPr>
          <w:rFonts w:cstheme="minorHAnsi"/>
          <w:b/>
          <w:sz w:val="18"/>
          <w:szCs w:val="18"/>
        </w:rPr>
        <w:t>Bangalore – 560022</w:t>
      </w:r>
    </w:p>
    <w:p w14:paraId="3F487349" w14:textId="409DF1F7" w:rsidR="00860E8E" w:rsidRPr="0010186B" w:rsidRDefault="00860E8E" w:rsidP="00860E8E">
      <w:pPr>
        <w:jc w:val="center"/>
        <w:rPr>
          <w:rFonts w:cstheme="minorHAnsi"/>
          <w:b/>
          <w:sz w:val="18"/>
          <w:szCs w:val="18"/>
        </w:rPr>
      </w:pPr>
    </w:p>
    <w:p w14:paraId="06586F4B" w14:textId="09B24C91" w:rsidR="007E69FC" w:rsidRPr="0010186B" w:rsidRDefault="007E69FC" w:rsidP="00860E8E">
      <w:pPr>
        <w:jc w:val="center"/>
        <w:rPr>
          <w:rFonts w:cstheme="minorHAnsi"/>
          <w:b/>
          <w:sz w:val="18"/>
          <w:szCs w:val="18"/>
        </w:rPr>
      </w:pPr>
    </w:p>
    <w:p w14:paraId="1830129F" w14:textId="07471D3B" w:rsidR="007E69FC" w:rsidRPr="0010186B" w:rsidRDefault="007E69FC" w:rsidP="00860E8E">
      <w:pPr>
        <w:jc w:val="center"/>
        <w:rPr>
          <w:rFonts w:cstheme="minorHAnsi"/>
          <w:b/>
          <w:sz w:val="18"/>
          <w:szCs w:val="18"/>
        </w:rPr>
      </w:pPr>
    </w:p>
    <w:p w14:paraId="4E390E24" w14:textId="77777777" w:rsidR="007E69FC" w:rsidRPr="0010186B" w:rsidRDefault="007E69FC" w:rsidP="00860E8E">
      <w:pPr>
        <w:jc w:val="center"/>
        <w:rPr>
          <w:rFonts w:cstheme="minorHAnsi"/>
          <w:b/>
          <w:sz w:val="18"/>
          <w:szCs w:val="18"/>
        </w:rPr>
      </w:pPr>
    </w:p>
    <w:p w14:paraId="7F448026" w14:textId="0EFA5FD7" w:rsidR="00E148C0" w:rsidRPr="0010186B" w:rsidRDefault="00E148C0" w:rsidP="00D313A4">
      <w:pPr>
        <w:rPr>
          <w:rFonts w:cstheme="minorHAnsi"/>
        </w:rPr>
      </w:pPr>
    </w:p>
    <w:sdt>
      <w:sdtPr>
        <w:rPr>
          <w:rFonts w:eastAsiaTheme="minorHAnsi" w:cstheme="minorHAnsi"/>
          <w:b w:val="0"/>
          <w:color w:val="auto"/>
          <w:sz w:val="22"/>
          <w:szCs w:val="22"/>
          <w:u w:val="none"/>
          <w:lang w:val="en-IN"/>
        </w:rPr>
        <w:id w:val="-1355182377"/>
        <w:docPartObj>
          <w:docPartGallery w:val="Table of Contents"/>
          <w:docPartUnique/>
        </w:docPartObj>
      </w:sdtPr>
      <w:sdtEndPr>
        <w:rPr>
          <w:bCs/>
          <w:noProof/>
        </w:rPr>
      </w:sdtEndPr>
      <w:sdtContent>
        <w:p w14:paraId="3DBF6A3E" w14:textId="59E5954B" w:rsidR="008B6D0D" w:rsidRPr="008A6064" w:rsidRDefault="008B6D0D" w:rsidP="004440C2">
          <w:pPr>
            <w:pStyle w:val="TOCHeading"/>
          </w:pPr>
          <w:r w:rsidRPr="008A6064">
            <w:t>Contents</w:t>
          </w:r>
        </w:p>
        <w:p w14:paraId="5A862D0D" w14:textId="0CB63261" w:rsidR="000C09FB" w:rsidRDefault="008B6D0D">
          <w:pPr>
            <w:pStyle w:val="TOC1"/>
            <w:tabs>
              <w:tab w:val="right" w:leader="dot" w:pos="8473"/>
            </w:tabs>
            <w:rPr>
              <w:rFonts w:eastAsiaTheme="minorEastAsia"/>
              <w:noProof/>
              <w:lang w:eastAsia="en-IN"/>
            </w:rPr>
          </w:pPr>
          <w:r w:rsidRPr="0010186B">
            <w:rPr>
              <w:rFonts w:cstheme="minorHAnsi"/>
            </w:rPr>
            <w:fldChar w:fldCharType="begin"/>
          </w:r>
          <w:r w:rsidRPr="0010186B">
            <w:rPr>
              <w:rFonts w:cstheme="minorHAnsi"/>
            </w:rPr>
            <w:instrText xml:space="preserve"> TOC \o "1-3" \h \z \u </w:instrText>
          </w:r>
          <w:r w:rsidRPr="0010186B">
            <w:rPr>
              <w:rFonts w:cstheme="minorHAnsi"/>
            </w:rPr>
            <w:fldChar w:fldCharType="separate"/>
          </w:r>
          <w:hyperlink w:anchor="_Toc181715472" w:history="1">
            <w:r w:rsidR="000C09FB" w:rsidRPr="006F3F08">
              <w:rPr>
                <w:rStyle w:val="Hyperlink"/>
                <w:noProof/>
              </w:rPr>
              <w:t>Pre-registration scrutiny (Round-robin method)</w:t>
            </w:r>
            <w:r w:rsidR="000C09FB">
              <w:rPr>
                <w:noProof/>
                <w:webHidden/>
              </w:rPr>
              <w:tab/>
            </w:r>
            <w:r w:rsidR="000C09FB">
              <w:rPr>
                <w:noProof/>
                <w:webHidden/>
              </w:rPr>
              <w:fldChar w:fldCharType="begin"/>
            </w:r>
            <w:r w:rsidR="000C09FB">
              <w:rPr>
                <w:noProof/>
                <w:webHidden/>
              </w:rPr>
              <w:instrText xml:space="preserve"> PAGEREF _Toc181715472 \h </w:instrText>
            </w:r>
            <w:r w:rsidR="000C09FB">
              <w:rPr>
                <w:noProof/>
                <w:webHidden/>
              </w:rPr>
            </w:r>
            <w:r w:rsidR="000C09FB">
              <w:rPr>
                <w:noProof/>
                <w:webHidden/>
              </w:rPr>
              <w:fldChar w:fldCharType="separate"/>
            </w:r>
            <w:r w:rsidR="000C09FB">
              <w:rPr>
                <w:noProof/>
                <w:webHidden/>
              </w:rPr>
              <w:t>4</w:t>
            </w:r>
            <w:r w:rsidR="000C09FB">
              <w:rPr>
                <w:noProof/>
                <w:webHidden/>
              </w:rPr>
              <w:fldChar w:fldCharType="end"/>
            </w:r>
          </w:hyperlink>
        </w:p>
        <w:p w14:paraId="687B2496" w14:textId="5AA2C31F" w:rsidR="000C09FB" w:rsidRDefault="000C09FB">
          <w:pPr>
            <w:pStyle w:val="TOC2"/>
            <w:rPr>
              <w:rFonts w:eastAsiaTheme="minorEastAsia"/>
              <w:noProof/>
              <w:lang w:eastAsia="en-IN"/>
            </w:rPr>
          </w:pPr>
          <w:hyperlink w:anchor="_Toc181715473" w:history="1">
            <w:r w:rsidRPr="006F3F08">
              <w:rPr>
                <w:rStyle w:val="Hyperlink"/>
                <w:rFonts w:cstheme="minorHAnsi"/>
                <w:b/>
                <w:noProof/>
              </w:rPr>
              <w:t>2.</w:t>
            </w:r>
            <w:r>
              <w:rPr>
                <w:rFonts w:eastAsiaTheme="minorEastAsia"/>
                <w:noProof/>
                <w:lang w:eastAsia="en-IN"/>
              </w:rPr>
              <w:tab/>
            </w:r>
            <w:r w:rsidRPr="006F3F08">
              <w:rPr>
                <w:rStyle w:val="Hyperlink"/>
                <w:rFonts w:cstheme="minorHAnsi"/>
                <w:b/>
                <w:noProof/>
              </w:rPr>
              <w:t>Introduction</w:t>
            </w:r>
            <w:r>
              <w:rPr>
                <w:noProof/>
                <w:webHidden/>
              </w:rPr>
              <w:tab/>
            </w:r>
            <w:r>
              <w:rPr>
                <w:noProof/>
                <w:webHidden/>
              </w:rPr>
              <w:fldChar w:fldCharType="begin"/>
            </w:r>
            <w:r>
              <w:rPr>
                <w:noProof/>
                <w:webHidden/>
              </w:rPr>
              <w:instrText xml:space="preserve"> PAGEREF _Toc181715473 \h </w:instrText>
            </w:r>
            <w:r>
              <w:rPr>
                <w:noProof/>
                <w:webHidden/>
              </w:rPr>
            </w:r>
            <w:r>
              <w:rPr>
                <w:noProof/>
                <w:webHidden/>
              </w:rPr>
              <w:fldChar w:fldCharType="separate"/>
            </w:r>
            <w:r>
              <w:rPr>
                <w:noProof/>
                <w:webHidden/>
              </w:rPr>
              <w:t>4</w:t>
            </w:r>
            <w:r>
              <w:rPr>
                <w:noProof/>
                <w:webHidden/>
              </w:rPr>
              <w:fldChar w:fldCharType="end"/>
            </w:r>
          </w:hyperlink>
        </w:p>
        <w:p w14:paraId="573778AA" w14:textId="25657E19" w:rsidR="000C09FB" w:rsidRDefault="000C09FB">
          <w:pPr>
            <w:pStyle w:val="TOC2"/>
            <w:rPr>
              <w:rFonts w:eastAsiaTheme="minorEastAsia"/>
              <w:noProof/>
              <w:lang w:eastAsia="en-IN"/>
            </w:rPr>
          </w:pPr>
          <w:hyperlink w:anchor="_Toc181715474" w:history="1">
            <w:r w:rsidRPr="006F3F08">
              <w:rPr>
                <w:rStyle w:val="Hyperlink"/>
                <w:rFonts w:cstheme="minorHAnsi"/>
                <w:noProof/>
              </w:rPr>
              <w:t>3.</w:t>
            </w:r>
            <w:r>
              <w:rPr>
                <w:rFonts w:eastAsiaTheme="minorEastAsia"/>
                <w:noProof/>
                <w:lang w:eastAsia="en-IN"/>
              </w:rPr>
              <w:tab/>
            </w:r>
            <w:r w:rsidRPr="006F3F08">
              <w:rPr>
                <w:rStyle w:val="Hyperlink"/>
                <w:rFonts w:cstheme="minorHAnsi"/>
                <w:noProof/>
              </w:rPr>
              <w:t>Document scope</w:t>
            </w:r>
            <w:r>
              <w:rPr>
                <w:noProof/>
                <w:webHidden/>
              </w:rPr>
              <w:tab/>
            </w:r>
            <w:r>
              <w:rPr>
                <w:noProof/>
                <w:webHidden/>
              </w:rPr>
              <w:fldChar w:fldCharType="begin"/>
            </w:r>
            <w:r>
              <w:rPr>
                <w:noProof/>
                <w:webHidden/>
              </w:rPr>
              <w:instrText xml:space="preserve"> PAGEREF _Toc181715474 \h </w:instrText>
            </w:r>
            <w:r>
              <w:rPr>
                <w:noProof/>
                <w:webHidden/>
              </w:rPr>
            </w:r>
            <w:r>
              <w:rPr>
                <w:noProof/>
                <w:webHidden/>
              </w:rPr>
              <w:fldChar w:fldCharType="separate"/>
            </w:r>
            <w:r>
              <w:rPr>
                <w:noProof/>
                <w:webHidden/>
              </w:rPr>
              <w:t>4</w:t>
            </w:r>
            <w:r>
              <w:rPr>
                <w:noProof/>
                <w:webHidden/>
              </w:rPr>
              <w:fldChar w:fldCharType="end"/>
            </w:r>
          </w:hyperlink>
        </w:p>
        <w:p w14:paraId="061CFA5D" w14:textId="340E42FF" w:rsidR="000C09FB" w:rsidRDefault="000C09FB">
          <w:pPr>
            <w:pStyle w:val="TOC2"/>
            <w:rPr>
              <w:rFonts w:eastAsiaTheme="minorEastAsia"/>
              <w:noProof/>
              <w:lang w:eastAsia="en-IN"/>
            </w:rPr>
          </w:pPr>
          <w:hyperlink w:anchor="_Toc181715475" w:history="1">
            <w:r w:rsidRPr="006F3F08">
              <w:rPr>
                <w:rStyle w:val="Hyperlink"/>
                <w:b/>
                <w:noProof/>
              </w:rPr>
              <w:t>4.</w:t>
            </w:r>
            <w:r>
              <w:rPr>
                <w:rFonts w:eastAsiaTheme="minorEastAsia"/>
                <w:noProof/>
                <w:lang w:eastAsia="en-IN"/>
              </w:rPr>
              <w:tab/>
            </w:r>
            <w:r w:rsidRPr="006F3F08">
              <w:rPr>
                <w:rStyle w:val="Hyperlink"/>
                <w:b/>
                <w:noProof/>
              </w:rPr>
              <w:t>Overview of the function</w:t>
            </w:r>
            <w:r>
              <w:rPr>
                <w:noProof/>
                <w:webHidden/>
              </w:rPr>
              <w:tab/>
            </w:r>
            <w:r>
              <w:rPr>
                <w:noProof/>
                <w:webHidden/>
              </w:rPr>
              <w:fldChar w:fldCharType="begin"/>
            </w:r>
            <w:r>
              <w:rPr>
                <w:noProof/>
                <w:webHidden/>
              </w:rPr>
              <w:instrText xml:space="preserve"> PAGEREF _Toc181715475 \h </w:instrText>
            </w:r>
            <w:r>
              <w:rPr>
                <w:noProof/>
                <w:webHidden/>
              </w:rPr>
            </w:r>
            <w:r>
              <w:rPr>
                <w:noProof/>
                <w:webHidden/>
              </w:rPr>
              <w:fldChar w:fldCharType="separate"/>
            </w:r>
            <w:r>
              <w:rPr>
                <w:noProof/>
                <w:webHidden/>
              </w:rPr>
              <w:t>5</w:t>
            </w:r>
            <w:r>
              <w:rPr>
                <w:noProof/>
                <w:webHidden/>
              </w:rPr>
              <w:fldChar w:fldCharType="end"/>
            </w:r>
          </w:hyperlink>
        </w:p>
        <w:p w14:paraId="20BD64C7" w14:textId="7B18BC77" w:rsidR="000C09FB" w:rsidRDefault="000C09FB">
          <w:pPr>
            <w:pStyle w:val="TOC3"/>
            <w:tabs>
              <w:tab w:val="left" w:pos="1100"/>
              <w:tab w:val="right" w:leader="dot" w:pos="8473"/>
            </w:tabs>
            <w:rPr>
              <w:rFonts w:eastAsiaTheme="minorEastAsia"/>
              <w:noProof/>
              <w:lang w:eastAsia="en-IN"/>
            </w:rPr>
          </w:pPr>
          <w:hyperlink w:anchor="_Toc181715476" w:history="1">
            <w:r w:rsidRPr="006F3F08">
              <w:rPr>
                <w:rStyle w:val="Hyperlink"/>
                <w:noProof/>
              </w:rPr>
              <w:t>4.1.</w:t>
            </w:r>
            <w:r>
              <w:rPr>
                <w:rFonts w:eastAsiaTheme="minorEastAsia"/>
                <w:noProof/>
                <w:lang w:eastAsia="en-IN"/>
              </w:rPr>
              <w:tab/>
            </w:r>
            <w:r w:rsidRPr="006F3F08">
              <w:rPr>
                <w:rStyle w:val="Hyperlink"/>
                <w:noProof/>
              </w:rPr>
              <w:t>Interaction diagram: Round-robin SRO for scrutiny</w:t>
            </w:r>
            <w:r>
              <w:rPr>
                <w:noProof/>
                <w:webHidden/>
              </w:rPr>
              <w:tab/>
            </w:r>
            <w:r>
              <w:rPr>
                <w:noProof/>
                <w:webHidden/>
              </w:rPr>
              <w:fldChar w:fldCharType="begin"/>
            </w:r>
            <w:r>
              <w:rPr>
                <w:noProof/>
                <w:webHidden/>
              </w:rPr>
              <w:instrText xml:space="preserve"> PAGEREF _Toc181715476 \h </w:instrText>
            </w:r>
            <w:r>
              <w:rPr>
                <w:noProof/>
                <w:webHidden/>
              </w:rPr>
            </w:r>
            <w:r>
              <w:rPr>
                <w:noProof/>
                <w:webHidden/>
              </w:rPr>
              <w:fldChar w:fldCharType="separate"/>
            </w:r>
            <w:r>
              <w:rPr>
                <w:noProof/>
                <w:webHidden/>
              </w:rPr>
              <w:t>5</w:t>
            </w:r>
            <w:r>
              <w:rPr>
                <w:noProof/>
                <w:webHidden/>
              </w:rPr>
              <w:fldChar w:fldCharType="end"/>
            </w:r>
          </w:hyperlink>
        </w:p>
        <w:p w14:paraId="1CCFF977" w14:textId="06FD562A" w:rsidR="000C09FB" w:rsidRDefault="000C09FB">
          <w:pPr>
            <w:pStyle w:val="TOC2"/>
            <w:rPr>
              <w:rFonts w:eastAsiaTheme="minorEastAsia"/>
              <w:noProof/>
              <w:lang w:eastAsia="en-IN"/>
            </w:rPr>
          </w:pPr>
          <w:hyperlink w:anchor="_Toc181715477" w:history="1">
            <w:r w:rsidRPr="006F3F08">
              <w:rPr>
                <w:rStyle w:val="Hyperlink"/>
                <w:rFonts w:cstheme="minorHAnsi"/>
                <w:b/>
                <w:noProof/>
              </w:rPr>
              <w:t>5.</w:t>
            </w:r>
            <w:r>
              <w:rPr>
                <w:rFonts w:eastAsiaTheme="minorEastAsia"/>
                <w:noProof/>
                <w:lang w:eastAsia="en-IN"/>
              </w:rPr>
              <w:tab/>
            </w:r>
            <w:r w:rsidRPr="006F3F08">
              <w:rPr>
                <w:rStyle w:val="Hyperlink"/>
                <w:rFonts w:cstheme="minorHAnsi"/>
                <w:b/>
                <w:noProof/>
              </w:rPr>
              <w:t>Description of the functional requirement</w:t>
            </w:r>
            <w:r>
              <w:rPr>
                <w:noProof/>
                <w:webHidden/>
              </w:rPr>
              <w:tab/>
            </w:r>
            <w:r>
              <w:rPr>
                <w:noProof/>
                <w:webHidden/>
              </w:rPr>
              <w:fldChar w:fldCharType="begin"/>
            </w:r>
            <w:r>
              <w:rPr>
                <w:noProof/>
                <w:webHidden/>
              </w:rPr>
              <w:instrText xml:space="preserve"> PAGEREF _Toc181715477 \h </w:instrText>
            </w:r>
            <w:r>
              <w:rPr>
                <w:noProof/>
                <w:webHidden/>
              </w:rPr>
            </w:r>
            <w:r>
              <w:rPr>
                <w:noProof/>
                <w:webHidden/>
              </w:rPr>
              <w:fldChar w:fldCharType="separate"/>
            </w:r>
            <w:r>
              <w:rPr>
                <w:noProof/>
                <w:webHidden/>
              </w:rPr>
              <w:t>7</w:t>
            </w:r>
            <w:r>
              <w:rPr>
                <w:noProof/>
                <w:webHidden/>
              </w:rPr>
              <w:fldChar w:fldCharType="end"/>
            </w:r>
          </w:hyperlink>
        </w:p>
        <w:p w14:paraId="71A21588" w14:textId="6B6A8BAD" w:rsidR="000C09FB" w:rsidRDefault="000C09FB">
          <w:pPr>
            <w:pStyle w:val="TOC3"/>
            <w:tabs>
              <w:tab w:val="left" w:pos="1100"/>
              <w:tab w:val="right" w:leader="dot" w:pos="8473"/>
            </w:tabs>
            <w:rPr>
              <w:rFonts w:eastAsiaTheme="minorEastAsia"/>
              <w:noProof/>
              <w:lang w:eastAsia="en-IN"/>
            </w:rPr>
          </w:pPr>
          <w:hyperlink w:anchor="_Toc181715478" w:history="1">
            <w:r w:rsidRPr="006F3F08">
              <w:rPr>
                <w:rStyle w:val="Hyperlink"/>
                <w:noProof/>
              </w:rPr>
              <w:t>5.1.</w:t>
            </w:r>
            <w:r>
              <w:rPr>
                <w:rFonts w:eastAsiaTheme="minorEastAsia"/>
                <w:noProof/>
                <w:lang w:eastAsia="en-IN"/>
              </w:rPr>
              <w:tab/>
            </w:r>
            <w:r w:rsidRPr="006F3F08">
              <w:rPr>
                <w:rStyle w:val="Hyperlink"/>
                <w:noProof/>
              </w:rPr>
              <w:t>Actors and their roles</w:t>
            </w:r>
            <w:r>
              <w:rPr>
                <w:noProof/>
                <w:webHidden/>
              </w:rPr>
              <w:tab/>
            </w:r>
            <w:r>
              <w:rPr>
                <w:noProof/>
                <w:webHidden/>
              </w:rPr>
              <w:fldChar w:fldCharType="begin"/>
            </w:r>
            <w:r>
              <w:rPr>
                <w:noProof/>
                <w:webHidden/>
              </w:rPr>
              <w:instrText xml:space="preserve"> PAGEREF _Toc181715478 \h </w:instrText>
            </w:r>
            <w:r>
              <w:rPr>
                <w:noProof/>
                <w:webHidden/>
              </w:rPr>
            </w:r>
            <w:r>
              <w:rPr>
                <w:noProof/>
                <w:webHidden/>
              </w:rPr>
              <w:fldChar w:fldCharType="separate"/>
            </w:r>
            <w:r>
              <w:rPr>
                <w:noProof/>
                <w:webHidden/>
              </w:rPr>
              <w:t>7</w:t>
            </w:r>
            <w:r>
              <w:rPr>
                <w:noProof/>
                <w:webHidden/>
              </w:rPr>
              <w:fldChar w:fldCharType="end"/>
            </w:r>
          </w:hyperlink>
        </w:p>
        <w:p w14:paraId="7220F14C" w14:textId="1E9B143E" w:rsidR="000C09FB" w:rsidRDefault="000C09FB">
          <w:pPr>
            <w:pStyle w:val="TOC3"/>
            <w:tabs>
              <w:tab w:val="left" w:pos="1100"/>
              <w:tab w:val="right" w:leader="dot" w:pos="8473"/>
            </w:tabs>
            <w:rPr>
              <w:rFonts w:eastAsiaTheme="minorEastAsia"/>
              <w:noProof/>
              <w:lang w:eastAsia="en-IN"/>
            </w:rPr>
          </w:pPr>
          <w:hyperlink w:anchor="_Toc181715479" w:history="1">
            <w:r w:rsidRPr="006F3F08">
              <w:rPr>
                <w:rStyle w:val="Hyperlink"/>
                <w:noProof/>
              </w:rPr>
              <w:t>5.2.</w:t>
            </w:r>
            <w:r>
              <w:rPr>
                <w:rFonts w:eastAsiaTheme="minorEastAsia"/>
                <w:noProof/>
                <w:lang w:eastAsia="en-IN"/>
              </w:rPr>
              <w:tab/>
            </w:r>
            <w:r w:rsidRPr="006F3F08">
              <w:rPr>
                <w:rStyle w:val="Hyperlink"/>
                <w:noProof/>
              </w:rPr>
              <w:t>Use case</w:t>
            </w:r>
            <w:r>
              <w:rPr>
                <w:noProof/>
                <w:webHidden/>
              </w:rPr>
              <w:tab/>
            </w:r>
            <w:r>
              <w:rPr>
                <w:noProof/>
                <w:webHidden/>
              </w:rPr>
              <w:fldChar w:fldCharType="begin"/>
            </w:r>
            <w:r>
              <w:rPr>
                <w:noProof/>
                <w:webHidden/>
              </w:rPr>
              <w:instrText xml:space="preserve"> PAGEREF _Toc181715479 \h </w:instrText>
            </w:r>
            <w:r>
              <w:rPr>
                <w:noProof/>
                <w:webHidden/>
              </w:rPr>
            </w:r>
            <w:r>
              <w:rPr>
                <w:noProof/>
                <w:webHidden/>
              </w:rPr>
              <w:fldChar w:fldCharType="separate"/>
            </w:r>
            <w:r>
              <w:rPr>
                <w:noProof/>
                <w:webHidden/>
              </w:rPr>
              <w:t>8</w:t>
            </w:r>
            <w:r>
              <w:rPr>
                <w:noProof/>
                <w:webHidden/>
              </w:rPr>
              <w:fldChar w:fldCharType="end"/>
            </w:r>
          </w:hyperlink>
        </w:p>
        <w:p w14:paraId="74D5EA37" w14:textId="6216ECA3" w:rsidR="000C09FB" w:rsidRDefault="000C09FB">
          <w:pPr>
            <w:pStyle w:val="TOC3"/>
            <w:tabs>
              <w:tab w:val="left" w:pos="1100"/>
              <w:tab w:val="right" w:leader="dot" w:pos="8473"/>
            </w:tabs>
            <w:rPr>
              <w:rFonts w:eastAsiaTheme="minorEastAsia"/>
              <w:noProof/>
              <w:lang w:eastAsia="en-IN"/>
            </w:rPr>
          </w:pPr>
          <w:hyperlink w:anchor="_Toc181715480" w:history="1">
            <w:r w:rsidRPr="006F3F08">
              <w:rPr>
                <w:rStyle w:val="Hyperlink"/>
                <w:noProof/>
              </w:rPr>
              <w:t>5.3.</w:t>
            </w:r>
            <w:r>
              <w:rPr>
                <w:rFonts w:eastAsiaTheme="minorEastAsia"/>
                <w:noProof/>
                <w:lang w:eastAsia="en-IN"/>
              </w:rPr>
              <w:tab/>
            </w:r>
            <w:r w:rsidRPr="006F3F08">
              <w:rPr>
                <w:rStyle w:val="Hyperlink"/>
                <w:noProof/>
              </w:rPr>
              <w:t>Workflow</w:t>
            </w:r>
            <w:r>
              <w:rPr>
                <w:noProof/>
                <w:webHidden/>
              </w:rPr>
              <w:tab/>
            </w:r>
            <w:r>
              <w:rPr>
                <w:noProof/>
                <w:webHidden/>
              </w:rPr>
              <w:fldChar w:fldCharType="begin"/>
            </w:r>
            <w:r>
              <w:rPr>
                <w:noProof/>
                <w:webHidden/>
              </w:rPr>
              <w:instrText xml:space="preserve"> PAGEREF _Toc181715480 \h </w:instrText>
            </w:r>
            <w:r>
              <w:rPr>
                <w:noProof/>
                <w:webHidden/>
              </w:rPr>
            </w:r>
            <w:r>
              <w:rPr>
                <w:noProof/>
                <w:webHidden/>
              </w:rPr>
              <w:fldChar w:fldCharType="separate"/>
            </w:r>
            <w:r>
              <w:rPr>
                <w:noProof/>
                <w:webHidden/>
              </w:rPr>
              <w:t>9</w:t>
            </w:r>
            <w:r>
              <w:rPr>
                <w:noProof/>
                <w:webHidden/>
              </w:rPr>
              <w:fldChar w:fldCharType="end"/>
            </w:r>
          </w:hyperlink>
        </w:p>
        <w:p w14:paraId="4D8738B0" w14:textId="6D7E3A48" w:rsidR="000C09FB" w:rsidRDefault="000C09FB">
          <w:pPr>
            <w:pStyle w:val="TOC3"/>
            <w:tabs>
              <w:tab w:val="left" w:pos="1100"/>
              <w:tab w:val="right" w:leader="dot" w:pos="8473"/>
            </w:tabs>
            <w:rPr>
              <w:rFonts w:eastAsiaTheme="minorEastAsia"/>
              <w:noProof/>
              <w:lang w:eastAsia="en-IN"/>
            </w:rPr>
          </w:pPr>
          <w:hyperlink w:anchor="_Toc181715481" w:history="1">
            <w:r w:rsidRPr="006F3F08">
              <w:rPr>
                <w:rStyle w:val="Hyperlink"/>
                <w:noProof/>
              </w:rPr>
              <w:t>5.4.</w:t>
            </w:r>
            <w:r>
              <w:rPr>
                <w:rFonts w:eastAsiaTheme="minorEastAsia"/>
                <w:noProof/>
                <w:lang w:eastAsia="en-IN"/>
              </w:rPr>
              <w:tab/>
            </w:r>
            <w:r w:rsidRPr="006F3F08">
              <w:rPr>
                <w:rStyle w:val="Hyperlink"/>
                <w:noProof/>
              </w:rPr>
              <w:t>Validations</w:t>
            </w:r>
            <w:r>
              <w:rPr>
                <w:noProof/>
                <w:webHidden/>
              </w:rPr>
              <w:tab/>
            </w:r>
            <w:r>
              <w:rPr>
                <w:noProof/>
                <w:webHidden/>
              </w:rPr>
              <w:fldChar w:fldCharType="begin"/>
            </w:r>
            <w:r>
              <w:rPr>
                <w:noProof/>
                <w:webHidden/>
              </w:rPr>
              <w:instrText xml:space="preserve"> PAGEREF _Toc181715481 \h </w:instrText>
            </w:r>
            <w:r>
              <w:rPr>
                <w:noProof/>
                <w:webHidden/>
              </w:rPr>
            </w:r>
            <w:r>
              <w:rPr>
                <w:noProof/>
                <w:webHidden/>
              </w:rPr>
              <w:fldChar w:fldCharType="separate"/>
            </w:r>
            <w:r>
              <w:rPr>
                <w:noProof/>
                <w:webHidden/>
              </w:rPr>
              <w:t>10</w:t>
            </w:r>
            <w:r>
              <w:rPr>
                <w:noProof/>
                <w:webHidden/>
              </w:rPr>
              <w:fldChar w:fldCharType="end"/>
            </w:r>
          </w:hyperlink>
        </w:p>
        <w:p w14:paraId="5796A9C1" w14:textId="024A2314" w:rsidR="000C09FB" w:rsidRDefault="000C09FB">
          <w:pPr>
            <w:pStyle w:val="TOC3"/>
            <w:tabs>
              <w:tab w:val="left" w:pos="1100"/>
              <w:tab w:val="right" w:leader="dot" w:pos="8473"/>
            </w:tabs>
            <w:rPr>
              <w:rFonts w:eastAsiaTheme="minorEastAsia"/>
              <w:noProof/>
              <w:lang w:eastAsia="en-IN"/>
            </w:rPr>
          </w:pPr>
          <w:hyperlink w:anchor="_Toc181715482" w:history="1">
            <w:r w:rsidRPr="006F3F08">
              <w:rPr>
                <w:rStyle w:val="Hyperlink"/>
                <w:noProof/>
              </w:rPr>
              <w:t>5.5.</w:t>
            </w:r>
            <w:r>
              <w:rPr>
                <w:rFonts w:eastAsiaTheme="minorEastAsia"/>
                <w:noProof/>
                <w:lang w:eastAsia="en-IN"/>
              </w:rPr>
              <w:tab/>
            </w:r>
            <w:r w:rsidRPr="006F3F08">
              <w:rPr>
                <w:rStyle w:val="Hyperlink"/>
                <w:noProof/>
              </w:rPr>
              <w:t>Wireframes</w:t>
            </w:r>
            <w:r>
              <w:rPr>
                <w:noProof/>
                <w:webHidden/>
              </w:rPr>
              <w:tab/>
            </w:r>
            <w:r>
              <w:rPr>
                <w:noProof/>
                <w:webHidden/>
              </w:rPr>
              <w:fldChar w:fldCharType="begin"/>
            </w:r>
            <w:r>
              <w:rPr>
                <w:noProof/>
                <w:webHidden/>
              </w:rPr>
              <w:instrText xml:space="preserve"> PAGEREF _Toc181715482 \h </w:instrText>
            </w:r>
            <w:r>
              <w:rPr>
                <w:noProof/>
                <w:webHidden/>
              </w:rPr>
            </w:r>
            <w:r>
              <w:rPr>
                <w:noProof/>
                <w:webHidden/>
              </w:rPr>
              <w:fldChar w:fldCharType="separate"/>
            </w:r>
            <w:r>
              <w:rPr>
                <w:noProof/>
                <w:webHidden/>
              </w:rPr>
              <w:t>10</w:t>
            </w:r>
            <w:r>
              <w:rPr>
                <w:noProof/>
                <w:webHidden/>
              </w:rPr>
              <w:fldChar w:fldCharType="end"/>
            </w:r>
          </w:hyperlink>
        </w:p>
        <w:p w14:paraId="49FB2795" w14:textId="3B66F620" w:rsidR="000C09FB" w:rsidRDefault="000C09FB">
          <w:pPr>
            <w:pStyle w:val="TOC3"/>
            <w:tabs>
              <w:tab w:val="left" w:pos="1100"/>
              <w:tab w:val="right" w:leader="dot" w:pos="8473"/>
            </w:tabs>
            <w:rPr>
              <w:rFonts w:eastAsiaTheme="minorEastAsia"/>
              <w:noProof/>
              <w:lang w:eastAsia="en-IN"/>
            </w:rPr>
          </w:pPr>
          <w:hyperlink w:anchor="_Toc181715483" w:history="1">
            <w:r w:rsidRPr="006F3F08">
              <w:rPr>
                <w:rStyle w:val="Hyperlink"/>
                <w:noProof/>
              </w:rPr>
              <w:t>5.6.</w:t>
            </w:r>
            <w:r>
              <w:rPr>
                <w:rFonts w:eastAsiaTheme="minorEastAsia"/>
                <w:noProof/>
                <w:lang w:eastAsia="en-IN"/>
              </w:rPr>
              <w:tab/>
            </w:r>
            <w:r w:rsidRPr="006F3F08">
              <w:rPr>
                <w:rStyle w:val="Hyperlink"/>
                <w:noProof/>
              </w:rPr>
              <w:t>Integration with other systems/modules</w:t>
            </w:r>
            <w:r>
              <w:rPr>
                <w:noProof/>
                <w:webHidden/>
              </w:rPr>
              <w:tab/>
            </w:r>
            <w:r>
              <w:rPr>
                <w:noProof/>
                <w:webHidden/>
              </w:rPr>
              <w:fldChar w:fldCharType="begin"/>
            </w:r>
            <w:r>
              <w:rPr>
                <w:noProof/>
                <w:webHidden/>
              </w:rPr>
              <w:instrText xml:space="preserve"> PAGEREF _Toc181715483 \h </w:instrText>
            </w:r>
            <w:r>
              <w:rPr>
                <w:noProof/>
                <w:webHidden/>
              </w:rPr>
            </w:r>
            <w:r>
              <w:rPr>
                <w:noProof/>
                <w:webHidden/>
              </w:rPr>
              <w:fldChar w:fldCharType="separate"/>
            </w:r>
            <w:r>
              <w:rPr>
                <w:noProof/>
                <w:webHidden/>
              </w:rPr>
              <w:t>10</w:t>
            </w:r>
            <w:r>
              <w:rPr>
                <w:noProof/>
                <w:webHidden/>
              </w:rPr>
              <w:fldChar w:fldCharType="end"/>
            </w:r>
          </w:hyperlink>
        </w:p>
        <w:p w14:paraId="432A4A22" w14:textId="4D879110" w:rsidR="000C09FB" w:rsidRDefault="000C09FB">
          <w:pPr>
            <w:pStyle w:val="TOC3"/>
            <w:tabs>
              <w:tab w:val="left" w:pos="1100"/>
              <w:tab w:val="right" w:leader="dot" w:pos="8473"/>
            </w:tabs>
            <w:rPr>
              <w:rFonts w:eastAsiaTheme="minorEastAsia"/>
              <w:noProof/>
              <w:lang w:eastAsia="en-IN"/>
            </w:rPr>
          </w:pPr>
          <w:hyperlink w:anchor="_Toc181715484" w:history="1">
            <w:r w:rsidRPr="006F3F08">
              <w:rPr>
                <w:rStyle w:val="Hyperlink"/>
                <w:noProof/>
              </w:rPr>
              <w:t>5.7.</w:t>
            </w:r>
            <w:r>
              <w:rPr>
                <w:rFonts w:eastAsiaTheme="minorEastAsia"/>
                <w:noProof/>
                <w:lang w:eastAsia="en-IN"/>
              </w:rPr>
              <w:tab/>
            </w:r>
            <w:r w:rsidRPr="006F3F08">
              <w:rPr>
                <w:rStyle w:val="Hyperlink"/>
                <w:noProof/>
              </w:rPr>
              <w:t>Assumptions</w:t>
            </w:r>
            <w:r>
              <w:rPr>
                <w:noProof/>
                <w:webHidden/>
              </w:rPr>
              <w:tab/>
            </w:r>
            <w:r>
              <w:rPr>
                <w:noProof/>
                <w:webHidden/>
              </w:rPr>
              <w:fldChar w:fldCharType="begin"/>
            </w:r>
            <w:r>
              <w:rPr>
                <w:noProof/>
                <w:webHidden/>
              </w:rPr>
              <w:instrText xml:space="preserve"> PAGEREF _Toc181715484 \h </w:instrText>
            </w:r>
            <w:r>
              <w:rPr>
                <w:noProof/>
                <w:webHidden/>
              </w:rPr>
            </w:r>
            <w:r>
              <w:rPr>
                <w:noProof/>
                <w:webHidden/>
              </w:rPr>
              <w:fldChar w:fldCharType="separate"/>
            </w:r>
            <w:r>
              <w:rPr>
                <w:noProof/>
                <w:webHidden/>
              </w:rPr>
              <w:t>10</w:t>
            </w:r>
            <w:r>
              <w:rPr>
                <w:noProof/>
                <w:webHidden/>
              </w:rPr>
              <w:fldChar w:fldCharType="end"/>
            </w:r>
          </w:hyperlink>
        </w:p>
        <w:p w14:paraId="486ACD5F" w14:textId="5118E1E4" w:rsidR="000C09FB" w:rsidRDefault="000C09FB">
          <w:pPr>
            <w:pStyle w:val="TOC3"/>
            <w:tabs>
              <w:tab w:val="left" w:pos="1100"/>
              <w:tab w:val="right" w:leader="dot" w:pos="8473"/>
            </w:tabs>
            <w:rPr>
              <w:rFonts w:eastAsiaTheme="minorEastAsia"/>
              <w:noProof/>
              <w:lang w:eastAsia="en-IN"/>
            </w:rPr>
          </w:pPr>
          <w:hyperlink w:anchor="_Toc181715485" w:history="1">
            <w:r w:rsidRPr="006F3F08">
              <w:rPr>
                <w:rStyle w:val="Hyperlink"/>
                <w:noProof/>
              </w:rPr>
              <w:t>5.8.</w:t>
            </w:r>
            <w:r>
              <w:rPr>
                <w:rFonts w:eastAsiaTheme="minorEastAsia"/>
                <w:noProof/>
                <w:lang w:eastAsia="en-IN"/>
              </w:rPr>
              <w:tab/>
            </w:r>
            <w:r w:rsidRPr="006F3F08">
              <w:rPr>
                <w:rStyle w:val="Hyperlink"/>
                <w:noProof/>
              </w:rPr>
              <w:t>Dependencies</w:t>
            </w:r>
            <w:r>
              <w:rPr>
                <w:noProof/>
                <w:webHidden/>
              </w:rPr>
              <w:tab/>
            </w:r>
            <w:r>
              <w:rPr>
                <w:noProof/>
                <w:webHidden/>
              </w:rPr>
              <w:fldChar w:fldCharType="begin"/>
            </w:r>
            <w:r>
              <w:rPr>
                <w:noProof/>
                <w:webHidden/>
              </w:rPr>
              <w:instrText xml:space="preserve"> PAGEREF _Toc181715485 \h </w:instrText>
            </w:r>
            <w:r>
              <w:rPr>
                <w:noProof/>
                <w:webHidden/>
              </w:rPr>
            </w:r>
            <w:r>
              <w:rPr>
                <w:noProof/>
                <w:webHidden/>
              </w:rPr>
              <w:fldChar w:fldCharType="separate"/>
            </w:r>
            <w:r>
              <w:rPr>
                <w:noProof/>
                <w:webHidden/>
              </w:rPr>
              <w:t>10</w:t>
            </w:r>
            <w:r>
              <w:rPr>
                <w:noProof/>
                <w:webHidden/>
              </w:rPr>
              <w:fldChar w:fldCharType="end"/>
            </w:r>
          </w:hyperlink>
        </w:p>
        <w:p w14:paraId="4455993E" w14:textId="004EAA78" w:rsidR="000C09FB" w:rsidRDefault="000C09FB">
          <w:pPr>
            <w:pStyle w:val="TOC2"/>
            <w:rPr>
              <w:rFonts w:eastAsiaTheme="minorEastAsia"/>
              <w:noProof/>
              <w:lang w:eastAsia="en-IN"/>
            </w:rPr>
          </w:pPr>
          <w:hyperlink w:anchor="_Toc181715486" w:history="1">
            <w:r w:rsidRPr="006F3F08">
              <w:rPr>
                <w:rStyle w:val="Hyperlink"/>
                <w:rFonts w:cstheme="minorHAnsi"/>
                <w:noProof/>
              </w:rPr>
              <w:t>6.</w:t>
            </w:r>
            <w:r>
              <w:rPr>
                <w:rFonts w:eastAsiaTheme="minorEastAsia"/>
                <w:noProof/>
                <w:lang w:eastAsia="en-IN"/>
              </w:rPr>
              <w:tab/>
            </w:r>
            <w:r w:rsidRPr="006F3F08">
              <w:rPr>
                <w:rStyle w:val="Hyperlink"/>
                <w:rFonts w:cstheme="minorHAnsi"/>
                <w:noProof/>
              </w:rPr>
              <w:t>Annexures</w:t>
            </w:r>
            <w:r>
              <w:rPr>
                <w:noProof/>
                <w:webHidden/>
              </w:rPr>
              <w:tab/>
            </w:r>
            <w:r>
              <w:rPr>
                <w:noProof/>
                <w:webHidden/>
              </w:rPr>
              <w:fldChar w:fldCharType="begin"/>
            </w:r>
            <w:r>
              <w:rPr>
                <w:noProof/>
                <w:webHidden/>
              </w:rPr>
              <w:instrText xml:space="preserve"> PAGEREF _Toc181715486 \h </w:instrText>
            </w:r>
            <w:r>
              <w:rPr>
                <w:noProof/>
                <w:webHidden/>
              </w:rPr>
            </w:r>
            <w:r>
              <w:rPr>
                <w:noProof/>
                <w:webHidden/>
              </w:rPr>
              <w:fldChar w:fldCharType="separate"/>
            </w:r>
            <w:r>
              <w:rPr>
                <w:noProof/>
                <w:webHidden/>
              </w:rPr>
              <w:t>11</w:t>
            </w:r>
            <w:r>
              <w:rPr>
                <w:noProof/>
                <w:webHidden/>
              </w:rPr>
              <w:fldChar w:fldCharType="end"/>
            </w:r>
          </w:hyperlink>
        </w:p>
        <w:p w14:paraId="22E4B04C" w14:textId="0D2D1EC6" w:rsidR="000C09FB" w:rsidRDefault="000C09FB">
          <w:pPr>
            <w:pStyle w:val="TOC3"/>
            <w:tabs>
              <w:tab w:val="left" w:pos="1100"/>
              <w:tab w:val="right" w:leader="dot" w:pos="8473"/>
            </w:tabs>
            <w:rPr>
              <w:rFonts w:eastAsiaTheme="minorEastAsia"/>
              <w:noProof/>
              <w:lang w:eastAsia="en-IN"/>
            </w:rPr>
          </w:pPr>
          <w:hyperlink w:anchor="_Toc181715487" w:history="1">
            <w:r w:rsidRPr="006F3F08">
              <w:rPr>
                <w:rStyle w:val="Hyperlink"/>
                <w:noProof/>
              </w:rPr>
              <w:t>6.1.</w:t>
            </w:r>
            <w:r>
              <w:rPr>
                <w:rFonts w:eastAsiaTheme="minorEastAsia"/>
                <w:noProof/>
                <w:lang w:eastAsia="en-IN"/>
              </w:rPr>
              <w:tab/>
            </w:r>
            <w:r w:rsidRPr="006F3F08">
              <w:rPr>
                <w:rStyle w:val="Hyperlink"/>
                <w:noProof/>
              </w:rPr>
              <w:t>Annexure – 1 – List of modules of Kaveri 2.0</w:t>
            </w:r>
            <w:r>
              <w:rPr>
                <w:noProof/>
                <w:webHidden/>
              </w:rPr>
              <w:tab/>
            </w:r>
            <w:r>
              <w:rPr>
                <w:noProof/>
                <w:webHidden/>
              </w:rPr>
              <w:fldChar w:fldCharType="begin"/>
            </w:r>
            <w:r>
              <w:rPr>
                <w:noProof/>
                <w:webHidden/>
              </w:rPr>
              <w:instrText xml:space="preserve"> PAGEREF _Toc181715487 \h </w:instrText>
            </w:r>
            <w:r>
              <w:rPr>
                <w:noProof/>
                <w:webHidden/>
              </w:rPr>
            </w:r>
            <w:r>
              <w:rPr>
                <w:noProof/>
                <w:webHidden/>
              </w:rPr>
              <w:fldChar w:fldCharType="separate"/>
            </w:r>
            <w:r>
              <w:rPr>
                <w:noProof/>
                <w:webHidden/>
              </w:rPr>
              <w:t>11</w:t>
            </w:r>
            <w:r>
              <w:rPr>
                <w:noProof/>
                <w:webHidden/>
              </w:rPr>
              <w:fldChar w:fldCharType="end"/>
            </w:r>
          </w:hyperlink>
        </w:p>
        <w:p w14:paraId="3A4C261B" w14:textId="6F9BA363" w:rsidR="000C09FB" w:rsidRDefault="000C09FB">
          <w:pPr>
            <w:pStyle w:val="TOC3"/>
            <w:tabs>
              <w:tab w:val="left" w:pos="1100"/>
              <w:tab w:val="right" w:leader="dot" w:pos="8473"/>
            </w:tabs>
            <w:rPr>
              <w:rFonts w:eastAsiaTheme="minorEastAsia"/>
              <w:noProof/>
              <w:lang w:eastAsia="en-IN"/>
            </w:rPr>
          </w:pPr>
          <w:hyperlink w:anchor="_Toc181715488" w:history="1">
            <w:r w:rsidRPr="006F3F08">
              <w:rPr>
                <w:rStyle w:val="Hyperlink"/>
                <w:noProof/>
              </w:rPr>
              <w:t>6.2.</w:t>
            </w:r>
            <w:r>
              <w:rPr>
                <w:rFonts w:eastAsiaTheme="minorEastAsia"/>
                <w:noProof/>
                <w:lang w:eastAsia="en-IN"/>
              </w:rPr>
              <w:tab/>
            </w:r>
            <w:r w:rsidRPr="006F3F08">
              <w:rPr>
                <w:rStyle w:val="Hyperlink"/>
                <w:noProof/>
              </w:rPr>
              <w:t xml:space="preserve">Annexure- 2 – Requirements as shared by the </w:t>
            </w:r>
            <w:r w:rsidR="00150C6D">
              <w:rPr>
                <w:rStyle w:val="Hyperlink"/>
                <w:noProof/>
              </w:rPr>
              <w:t>Department</w:t>
            </w:r>
            <w:r>
              <w:rPr>
                <w:noProof/>
                <w:webHidden/>
              </w:rPr>
              <w:tab/>
            </w:r>
            <w:r>
              <w:rPr>
                <w:noProof/>
                <w:webHidden/>
              </w:rPr>
              <w:fldChar w:fldCharType="begin"/>
            </w:r>
            <w:r>
              <w:rPr>
                <w:noProof/>
                <w:webHidden/>
              </w:rPr>
              <w:instrText xml:space="preserve"> PAGEREF _Toc181715488 \h </w:instrText>
            </w:r>
            <w:r>
              <w:rPr>
                <w:noProof/>
                <w:webHidden/>
              </w:rPr>
            </w:r>
            <w:r>
              <w:rPr>
                <w:noProof/>
                <w:webHidden/>
              </w:rPr>
              <w:fldChar w:fldCharType="separate"/>
            </w:r>
            <w:r>
              <w:rPr>
                <w:noProof/>
                <w:webHidden/>
              </w:rPr>
              <w:t>13</w:t>
            </w:r>
            <w:r>
              <w:rPr>
                <w:noProof/>
                <w:webHidden/>
              </w:rPr>
              <w:fldChar w:fldCharType="end"/>
            </w:r>
          </w:hyperlink>
        </w:p>
        <w:p w14:paraId="165EB320" w14:textId="4D3E19FE" w:rsidR="000C09FB" w:rsidRDefault="000C09FB">
          <w:pPr>
            <w:pStyle w:val="TOC3"/>
            <w:tabs>
              <w:tab w:val="left" w:pos="1100"/>
              <w:tab w:val="right" w:leader="dot" w:pos="8473"/>
            </w:tabs>
            <w:rPr>
              <w:rFonts w:eastAsiaTheme="minorEastAsia"/>
              <w:noProof/>
              <w:lang w:eastAsia="en-IN"/>
            </w:rPr>
          </w:pPr>
          <w:hyperlink w:anchor="_Toc181715489" w:history="1">
            <w:r w:rsidRPr="006F3F08">
              <w:rPr>
                <w:rStyle w:val="Hyperlink"/>
                <w:noProof/>
              </w:rPr>
              <w:t>6.3.</w:t>
            </w:r>
            <w:r>
              <w:rPr>
                <w:rFonts w:eastAsiaTheme="minorEastAsia"/>
                <w:noProof/>
                <w:lang w:eastAsia="en-IN"/>
              </w:rPr>
              <w:tab/>
            </w:r>
            <w:r w:rsidRPr="006F3F08">
              <w:rPr>
                <w:rStyle w:val="Hyperlink"/>
                <w:noProof/>
              </w:rPr>
              <w:t>Annexure – 3 – Clarificatory questions</w:t>
            </w:r>
            <w:r>
              <w:rPr>
                <w:noProof/>
                <w:webHidden/>
              </w:rPr>
              <w:tab/>
            </w:r>
            <w:r>
              <w:rPr>
                <w:noProof/>
                <w:webHidden/>
              </w:rPr>
              <w:fldChar w:fldCharType="begin"/>
            </w:r>
            <w:r>
              <w:rPr>
                <w:noProof/>
                <w:webHidden/>
              </w:rPr>
              <w:instrText xml:space="preserve"> PAGEREF _Toc181715489 \h </w:instrText>
            </w:r>
            <w:r>
              <w:rPr>
                <w:noProof/>
                <w:webHidden/>
              </w:rPr>
            </w:r>
            <w:r>
              <w:rPr>
                <w:noProof/>
                <w:webHidden/>
              </w:rPr>
              <w:fldChar w:fldCharType="separate"/>
            </w:r>
            <w:r>
              <w:rPr>
                <w:noProof/>
                <w:webHidden/>
              </w:rPr>
              <w:t>13</w:t>
            </w:r>
            <w:r>
              <w:rPr>
                <w:noProof/>
                <w:webHidden/>
              </w:rPr>
              <w:fldChar w:fldCharType="end"/>
            </w:r>
          </w:hyperlink>
        </w:p>
        <w:p w14:paraId="4A0A99E2" w14:textId="1D648130" w:rsidR="000C09FB" w:rsidRDefault="000C09FB">
          <w:pPr>
            <w:pStyle w:val="TOC3"/>
            <w:tabs>
              <w:tab w:val="left" w:pos="1100"/>
              <w:tab w:val="right" w:leader="dot" w:pos="8473"/>
            </w:tabs>
            <w:rPr>
              <w:rFonts w:eastAsiaTheme="minorEastAsia"/>
              <w:noProof/>
              <w:lang w:eastAsia="en-IN"/>
            </w:rPr>
          </w:pPr>
          <w:hyperlink w:anchor="_Toc181715490" w:history="1">
            <w:r w:rsidRPr="006F3F08">
              <w:rPr>
                <w:rStyle w:val="Hyperlink"/>
                <w:noProof/>
              </w:rPr>
              <w:t>6.4.</w:t>
            </w:r>
            <w:r>
              <w:rPr>
                <w:rFonts w:eastAsiaTheme="minorEastAsia"/>
                <w:noProof/>
                <w:lang w:eastAsia="en-IN"/>
              </w:rPr>
              <w:tab/>
            </w:r>
            <w:r w:rsidRPr="006F3F08">
              <w:rPr>
                <w:rStyle w:val="Hyperlink"/>
                <w:noProof/>
              </w:rPr>
              <w:t>Annexure – 4 – Document Summary</w:t>
            </w:r>
            <w:r>
              <w:rPr>
                <w:noProof/>
                <w:webHidden/>
              </w:rPr>
              <w:tab/>
            </w:r>
            <w:r>
              <w:rPr>
                <w:noProof/>
                <w:webHidden/>
              </w:rPr>
              <w:fldChar w:fldCharType="begin"/>
            </w:r>
            <w:r>
              <w:rPr>
                <w:noProof/>
                <w:webHidden/>
              </w:rPr>
              <w:instrText xml:space="preserve"> PAGEREF _Toc181715490 \h </w:instrText>
            </w:r>
            <w:r>
              <w:rPr>
                <w:noProof/>
                <w:webHidden/>
              </w:rPr>
            </w:r>
            <w:r>
              <w:rPr>
                <w:noProof/>
                <w:webHidden/>
              </w:rPr>
              <w:fldChar w:fldCharType="separate"/>
            </w:r>
            <w:r>
              <w:rPr>
                <w:noProof/>
                <w:webHidden/>
              </w:rPr>
              <w:t>14</w:t>
            </w:r>
            <w:r>
              <w:rPr>
                <w:noProof/>
                <w:webHidden/>
              </w:rPr>
              <w:fldChar w:fldCharType="end"/>
            </w:r>
          </w:hyperlink>
        </w:p>
        <w:p w14:paraId="735B9D71" w14:textId="50229A4C" w:rsidR="008B6D0D" w:rsidRPr="0010186B" w:rsidRDefault="008B6D0D">
          <w:pPr>
            <w:rPr>
              <w:rFonts w:cstheme="minorHAnsi"/>
            </w:rPr>
          </w:pPr>
          <w:r w:rsidRPr="0010186B">
            <w:rPr>
              <w:rFonts w:cstheme="minorHAnsi"/>
              <w:b/>
              <w:bCs/>
              <w:noProof/>
            </w:rPr>
            <w:fldChar w:fldCharType="end"/>
          </w:r>
        </w:p>
      </w:sdtContent>
    </w:sdt>
    <w:p w14:paraId="6445758E" w14:textId="0D1B7C43" w:rsidR="00E148C0" w:rsidRPr="0010186B" w:rsidRDefault="00E148C0" w:rsidP="00D313A4">
      <w:pPr>
        <w:rPr>
          <w:ins w:id="1" w:author="Rajesh Hanbal" w:date="2023-11-07T22:29:00Z"/>
          <w:rFonts w:cstheme="minorHAnsi"/>
        </w:rPr>
      </w:pPr>
    </w:p>
    <w:p w14:paraId="727ABF19" w14:textId="6A021B17" w:rsidR="00206D43" w:rsidRPr="0010186B" w:rsidRDefault="00206D43">
      <w:pPr>
        <w:rPr>
          <w:rFonts w:cstheme="minorHAnsi"/>
        </w:rPr>
      </w:pPr>
      <w:r w:rsidRPr="0010186B">
        <w:rPr>
          <w:rFonts w:cstheme="minorHAnsi"/>
        </w:rPr>
        <w:br w:type="page"/>
      </w:r>
    </w:p>
    <w:p w14:paraId="6DD628AE" w14:textId="77777777" w:rsidR="00206D43" w:rsidRPr="0010186B" w:rsidRDefault="00206D43" w:rsidP="00D313A4">
      <w:pPr>
        <w:rPr>
          <w:rFonts w:cstheme="minorHAnsi"/>
        </w:rPr>
      </w:pPr>
    </w:p>
    <w:p w14:paraId="70A948DB" w14:textId="5DCE36FE" w:rsidR="001C76D0" w:rsidRPr="0010186B" w:rsidRDefault="00AB78CC" w:rsidP="001C76D0">
      <w:pPr>
        <w:rPr>
          <w:rFonts w:cstheme="minorHAnsi"/>
          <w:b/>
          <w:u w:val="single"/>
        </w:rPr>
      </w:pPr>
      <w:r w:rsidRPr="0010186B">
        <w:rPr>
          <w:rFonts w:cstheme="minorHAnsi"/>
          <w:b/>
          <w:u w:val="single"/>
        </w:rPr>
        <w:t>Acronyms</w:t>
      </w:r>
    </w:p>
    <w:tbl>
      <w:tblPr>
        <w:tblStyle w:val="TableGrid"/>
        <w:tblW w:w="0" w:type="auto"/>
        <w:tblLook w:val="04A0" w:firstRow="1" w:lastRow="0" w:firstColumn="1" w:lastColumn="0" w:noHBand="0" w:noVBand="1"/>
      </w:tblPr>
      <w:tblGrid>
        <w:gridCol w:w="2122"/>
        <w:gridCol w:w="3402"/>
      </w:tblGrid>
      <w:tr w:rsidR="00FA570C" w:rsidRPr="0010186B" w14:paraId="102C41A3" w14:textId="77777777" w:rsidTr="001C76D0">
        <w:tc>
          <w:tcPr>
            <w:tcW w:w="2122" w:type="dxa"/>
          </w:tcPr>
          <w:p w14:paraId="5758872F" w14:textId="5ABDCA38" w:rsidR="00FA570C" w:rsidRDefault="00FA570C" w:rsidP="00FA570C">
            <w:pPr>
              <w:jc w:val="center"/>
              <w:rPr>
                <w:rFonts w:cstheme="minorHAnsi"/>
              </w:rPr>
            </w:pPr>
            <w:r w:rsidRPr="0010186B">
              <w:rPr>
                <w:rFonts w:cstheme="minorHAnsi"/>
              </w:rPr>
              <w:t>CSG</w:t>
            </w:r>
          </w:p>
        </w:tc>
        <w:tc>
          <w:tcPr>
            <w:tcW w:w="3402" w:type="dxa"/>
          </w:tcPr>
          <w:p w14:paraId="7A46FB86" w14:textId="3E03B191" w:rsidR="00FA570C" w:rsidRDefault="00FA570C" w:rsidP="00FA570C">
            <w:pPr>
              <w:rPr>
                <w:rFonts w:cstheme="minorHAnsi"/>
              </w:rPr>
            </w:pPr>
            <w:r w:rsidRPr="0010186B">
              <w:rPr>
                <w:rFonts w:cstheme="minorHAnsi"/>
              </w:rPr>
              <w:t>Centre for Smart Governance</w:t>
            </w:r>
          </w:p>
        </w:tc>
      </w:tr>
      <w:tr w:rsidR="00FA570C" w:rsidRPr="0010186B" w14:paraId="7554DEF1" w14:textId="77777777" w:rsidTr="001C76D0">
        <w:tc>
          <w:tcPr>
            <w:tcW w:w="2122" w:type="dxa"/>
          </w:tcPr>
          <w:p w14:paraId="23946D0D" w14:textId="5E231092" w:rsidR="00FA570C" w:rsidRPr="0010186B" w:rsidRDefault="00FA570C" w:rsidP="00FA570C">
            <w:pPr>
              <w:jc w:val="center"/>
              <w:rPr>
                <w:rFonts w:cstheme="minorHAnsi"/>
              </w:rPr>
            </w:pPr>
            <w:r>
              <w:rPr>
                <w:rFonts w:cstheme="minorHAnsi"/>
              </w:rPr>
              <w:t>D</w:t>
            </w:r>
            <w:r w:rsidRPr="0010186B">
              <w:rPr>
                <w:rFonts w:cstheme="minorHAnsi"/>
              </w:rPr>
              <w:t>R</w:t>
            </w:r>
          </w:p>
        </w:tc>
        <w:tc>
          <w:tcPr>
            <w:tcW w:w="3402" w:type="dxa"/>
          </w:tcPr>
          <w:p w14:paraId="10284E69" w14:textId="411CF147" w:rsidR="00FA570C" w:rsidRPr="0010186B" w:rsidRDefault="00FA570C" w:rsidP="00FA570C">
            <w:pPr>
              <w:rPr>
                <w:rFonts w:cstheme="minorHAnsi"/>
              </w:rPr>
            </w:pPr>
            <w:r>
              <w:rPr>
                <w:rFonts w:cstheme="minorHAnsi"/>
              </w:rPr>
              <w:t>District</w:t>
            </w:r>
            <w:r w:rsidRPr="0010186B">
              <w:rPr>
                <w:rFonts w:cstheme="minorHAnsi"/>
              </w:rPr>
              <w:t>-Registrar</w:t>
            </w:r>
          </w:p>
        </w:tc>
      </w:tr>
      <w:tr w:rsidR="00FA570C" w:rsidRPr="0010186B" w14:paraId="5BF866CF" w14:textId="77777777" w:rsidTr="001C76D0">
        <w:tc>
          <w:tcPr>
            <w:tcW w:w="2122" w:type="dxa"/>
          </w:tcPr>
          <w:p w14:paraId="1949C390" w14:textId="7C5C2876" w:rsidR="00FA570C" w:rsidRPr="0010186B" w:rsidRDefault="00FA570C" w:rsidP="00FA570C">
            <w:pPr>
              <w:jc w:val="center"/>
              <w:rPr>
                <w:rFonts w:cstheme="minorHAnsi"/>
              </w:rPr>
            </w:pPr>
            <w:r>
              <w:rPr>
                <w:rFonts w:cstheme="minorHAnsi"/>
              </w:rPr>
              <w:t>FDA</w:t>
            </w:r>
          </w:p>
        </w:tc>
        <w:tc>
          <w:tcPr>
            <w:tcW w:w="3402" w:type="dxa"/>
          </w:tcPr>
          <w:p w14:paraId="3DE02BAD" w14:textId="76893678" w:rsidR="00FA570C" w:rsidRPr="0010186B" w:rsidRDefault="00FA570C" w:rsidP="00FA570C">
            <w:pPr>
              <w:rPr>
                <w:rFonts w:cstheme="minorHAnsi"/>
              </w:rPr>
            </w:pPr>
            <w:r>
              <w:rPr>
                <w:rFonts w:cstheme="minorHAnsi"/>
              </w:rPr>
              <w:t xml:space="preserve">First division assistant </w:t>
            </w:r>
          </w:p>
        </w:tc>
      </w:tr>
      <w:tr w:rsidR="00FA570C" w:rsidRPr="0010186B" w14:paraId="667FF7D5" w14:textId="77777777" w:rsidTr="001C76D0">
        <w:tc>
          <w:tcPr>
            <w:tcW w:w="2122" w:type="dxa"/>
          </w:tcPr>
          <w:p w14:paraId="3BFFBAAD" w14:textId="3170ADC8" w:rsidR="00FA570C" w:rsidRPr="0010186B" w:rsidRDefault="00FA570C" w:rsidP="00FA570C">
            <w:pPr>
              <w:jc w:val="center"/>
              <w:rPr>
                <w:rFonts w:cstheme="minorHAnsi"/>
              </w:rPr>
            </w:pPr>
            <w:r w:rsidRPr="0010186B">
              <w:rPr>
                <w:rFonts w:cstheme="minorHAnsi"/>
              </w:rPr>
              <w:t>SR</w:t>
            </w:r>
          </w:p>
        </w:tc>
        <w:tc>
          <w:tcPr>
            <w:tcW w:w="3402" w:type="dxa"/>
          </w:tcPr>
          <w:p w14:paraId="5CA95071" w14:textId="4AC7988A" w:rsidR="00FA570C" w:rsidRPr="0010186B" w:rsidRDefault="00FA570C" w:rsidP="00FA570C">
            <w:pPr>
              <w:rPr>
                <w:rFonts w:cstheme="minorHAnsi"/>
              </w:rPr>
            </w:pPr>
            <w:r w:rsidRPr="0010186B">
              <w:rPr>
                <w:rFonts w:cstheme="minorHAnsi"/>
              </w:rPr>
              <w:t>Sub-Registrar</w:t>
            </w:r>
          </w:p>
        </w:tc>
      </w:tr>
      <w:tr w:rsidR="00FA570C" w:rsidRPr="0010186B" w14:paraId="0C08343F" w14:textId="77777777" w:rsidTr="001C76D0">
        <w:tc>
          <w:tcPr>
            <w:tcW w:w="2122" w:type="dxa"/>
          </w:tcPr>
          <w:p w14:paraId="53F9CAB8" w14:textId="77777777" w:rsidR="00FA570C" w:rsidRPr="0010186B" w:rsidRDefault="00FA570C" w:rsidP="00FA570C">
            <w:pPr>
              <w:jc w:val="center"/>
              <w:rPr>
                <w:rFonts w:cstheme="minorHAnsi"/>
              </w:rPr>
            </w:pPr>
            <w:r w:rsidRPr="0010186B">
              <w:rPr>
                <w:rFonts w:cstheme="minorHAnsi"/>
              </w:rPr>
              <w:t>SRO</w:t>
            </w:r>
          </w:p>
        </w:tc>
        <w:tc>
          <w:tcPr>
            <w:tcW w:w="3402" w:type="dxa"/>
          </w:tcPr>
          <w:p w14:paraId="30E2E8C2" w14:textId="77777777" w:rsidR="00FA570C" w:rsidRPr="0010186B" w:rsidRDefault="00FA570C" w:rsidP="00FA570C">
            <w:pPr>
              <w:rPr>
                <w:rFonts w:cstheme="minorHAnsi"/>
              </w:rPr>
            </w:pPr>
            <w:r w:rsidRPr="0010186B">
              <w:rPr>
                <w:rFonts w:cstheme="minorHAnsi"/>
              </w:rPr>
              <w:t>Sub-Registrar Office</w:t>
            </w:r>
          </w:p>
        </w:tc>
      </w:tr>
      <w:tr w:rsidR="00FA570C" w:rsidRPr="0010186B" w14:paraId="74979190" w14:textId="77777777" w:rsidTr="001C76D0">
        <w:tc>
          <w:tcPr>
            <w:tcW w:w="2122" w:type="dxa"/>
          </w:tcPr>
          <w:p w14:paraId="0672BC74" w14:textId="179B99F9" w:rsidR="00FA570C" w:rsidRPr="0010186B" w:rsidRDefault="00FA570C" w:rsidP="00FA570C">
            <w:pPr>
              <w:jc w:val="center"/>
              <w:rPr>
                <w:rFonts w:cstheme="minorHAnsi"/>
              </w:rPr>
            </w:pPr>
            <w:r>
              <w:rPr>
                <w:rFonts w:cstheme="minorHAnsi"/>
              </w:rPr>
              <w:t>SDA</w:t>
            </w:r>
          </w:p>
        </w:tc>
        <w:tc>
          <w:tcPr>
            <w:tcW w:w="3402" w:type="dxa"/>
          </w:tcPr>
          <w:p w14:paraId="7AB45E6E" w14:textId="476EAAD7" w:rsidR="00FA570C" w:rsidRPr="0010186B" w:rsidRDefault="00FA570C" w:rsidP="00FA570C">
            <w:pPr>
              <w:rPr>
                <w:rFonts w:cstheme="minorHAnsi"/>
              </w:rPr>
            </w:pPr>
            <w:r>
              <w:rPr>
                <w:rFonts w:cstheme="minorHAnsi"/>
              </w:rPr>
              <w:t>Second division assistant</w:t>
            </w:r>
          </w:p>
        </w:tc>
      </w:tr>
    </w:tbl>
    <w:p w14:paraId="3531CA21" w14:textId="4B208FAE" w:rsidR="00AB78CC" w:rsidRPr="0010186B" w:rsidRDefault="00AB78CC" w:rsidP="00D313A4">
      <w:pPr>
        <w:rPr>
          <w:rFonts w:cstheme="minorHAnsi"/>
        </w:rPr>
      </w:pPr>
    </w:p>
    <w:p w14:paraId="3B34E525" w14:textId="77777777" w:rsidR="006D2D27" w:rsidRPr="0010186B" w:rsidRDefault="006D2D27" w:rsidP="00D313A4">
      <w:pPr>
        <w:rPr>
          <w:rFonts w:cstheme="minorHAnsi"/>
        </w:rPr>
      </w:pPr>
    </w:p>
    <w:p w14:paraId="6A7354FC" w14:textId="48072FAE" w:rsidR="00CA2048" w:rsidRPr="0010186B" w:rsidRDefault="00CA2048" w:rsidP="00CA2048">
      <w:pPr>
        <w:rPr>
          <w:rFonts w:cstheme="minorHAnsi"/>
          <w:b/>
          <w:u w:val="single"/>
        </w:rPr>
      </w:pPr>
      <w:r w:rsidRPr="0010186B">
        <w:rPr>
          <w:rFonts w:cstheme="minorHAnsi"/>
          <w:b/>
          <w:u w:val="single"/>
        </w:rPr>
        <w:t>Revi</w:t>
      </w:r>
      <w:r w:rsidR="00D55C27" w:rsidRPr="0010186B">
        <w:rPr>
          <w:rFonts w:cstheme="minorHAnsi"/>
          <w:b/>
          <w:u w:val="single"/>
        </w:rPr>
        <w:t>sion History</w:t>
      </w:r>
    </w:p>
    <w:tbl>
      <w:tblPr>
        <w:tblStyle w:val="TableGrid"/>
        <w:tblW w:w="0" w:type="auto"/>
        <w:tblLook w:val="04A0" w:firstRow="1" w:lastRow="0" w:firstColumn="1" w:lastColumn="0" w:noHBand="0" w:noVBand="1"/>
      </w:tblPr>
      <w:tblGrid>
        <w:gridCol w:w="1279"/>
        <w:gridCol w:w="914"/>
        <w:gridCol w:w="1346"/>
        <w:gridCol w:w="1559"/>
        <w:gridCol w:w="1560"/>
        <w:gridCol w:w="1815"/>
      </w:tblGrid>
      <w:tr w:rsidR="00E54447" w:rsidRPr="0010186B" w14:paraId="404D1BC7" w14:textId="77777777" w:rsidTr="00E54447">
        <w:tc>
          <w:tcPr>
            <w:tcW w:w="1279" w:type="dxa"/>
          </w:tcPr>
          <w:p w14:paraId="3CEB83D7" w14:textId="0EAD6FD4" w:rsidR="00515A82" w:rsidRPr="0010186B" w:rsidRDefault="00515A82" w:rsidP="00CA2048">
            <w:pPr>
              <w:rPr>
                <w:rFonts w:cstheme="minorHAnsi"/>
                <w:b/>
              </w:rPr>
            </w:pPr>
            <w:r w:rsidRPr="0010186B">
              <w:rPr>
                <w:rFonts w:cstheme="minorHAnsi"/>
                <w:b/>
                <w:color w:val="000000" w:themeColor="text1"/>
              </w:rPr>
              <w:t>Date</w:t>
            </w:r>
          </w:p>
        </w:tc>
        <w:tc>
          <w:tcPr>
            <w:tcW w:w="914" w:type="dxa"/>
          </w:tcPr>
          <w:p w14:paraId="322D9683" w14:textId="15CB18AF" w:rsidR="00515A82" w:rsidRPr="0010186B" w:rsidRDefault="00515A82" w:rsidP="00CA2048">
            <w:pPr>
              <w:rPr>
                <w:rFonts w:cstheme="minorHAnsi"/>
                <w:b/>
              </w:rPr>
            </w:pPr>
            <w:r w:rsidRPr="0010186B">
              <w:rPr>
                <w:rFonts w:cstheme="minorHAnsi"/>
                <w:b/>
              </w:rPr>
              <w:t>Ver</w:t>
            </w:r>
            <w:r w:rsidRPr="0010186B">
              <w:rPr>
                <w:rFonts w:cstheme="minorHAnsi"/>
                <w:b/>
                <w:color w:val="000000" w:themeColor="text1"/>
              </w:rPr>
              <w:t>sion</w:t>
            </w:r>
          </w:p>
        </w:tc>
        <w:tc>
          <w:tcPr>
            <w:tcW w:w="1346" w:type="dxa"/>
          </w:tcPr>
          <w:p w14:paraId="27ED2856" w14:textId="21983032" w:rsidR="00515A82" w:rsidRPr="0010186B" w:rsidRDefault="00515A82" w:rsidP="00CA2048">
            <w:pPr>
              <w:rPr>
                <w:rFonts w:cstheme="minorHAnsi"/>
                <w:b/>
              </w:rPr>
            </w:pPr>
            <w:r w:rsidRPr="0010186B">
              <w:rPr>
                <w:rFonts w:cstheme="minorHAnsi"/>
                <w:b/>
              </w:rPr>
              <w:t>Prepared by</w:t>
            </w:r>
          </w:p>
        </w:tc>
        <w:tc>
          <w:tcPr>
            <w:tcW w:w="1559" w:type="dxa"/>
          </w:tcPr>
          <w:p w14:paraId="1D005B65" w14:textId="30FB83FD" w:rsidR="00515A82" w:rsidRPr="0010186B" w:rsidRDefault="00515A82" w:rsidP="00CA2048">
            <w:pPr>
              <w:rPr>
                <w:rFonts w:cstheme="minorHAnsi"/>
                <w:b/>
              </w:rPr>
            </w:pPr>
            <w:r w:rsidRPr="0010186B">
              <w:rPr>
                <w:rFonts w:cstheme="minorHAnsi"/>
                <w:b/>
              </w:rPr>
              <w:t>Reviewed by</w:t>
            </w:r>
          </w:p>
        </w:tc>
        <w:tc>
          <w:tcPr>
            <w:tcW w:w="1560" w:type="dxa"/>
          </w:tcPr>
          <w:p w14:paraId="64CD2371" w14:textId="23E810C9" w:rsidR="00515A82" w:rsidRPr="0010186B" w:rsidRDefault="00515A82" w:rsidP="00CA2048">
            <w:pPr>
              <w:rPr>
                <w:rFonts w:cstheme="minorHAnsi"/>
                <w:b/>
              </w:rPr>
            </w:pPr>
            <w:r w:rsidRPr="0010186B">
              <w:rPr>
                <w:rFonts w:cstheme="minorHAnsi"/>
                <w:b/>
              </w:rPr>
              <w:t>Approved by</w:t>
            </w:r>
          </w:p>
        </w:tc>
        <w:tc>
          <w:tcPr>
            <w:tcW w:w="1815" w:type="dxa"/>
          </w:tcPr>
          <w:p w14:paraId="19F3FD67" w14:textId="2472D7CA" w:rsidR="00515A82" w:rsidRPr="0010186B" w:rsidRDefault="00515A82" w:rsidP="00CA2048">
            <w:pPr>
              <w:rPr>
                <w:rFonts w:cstheme="minorHAnsi"/>
                <w:b/>
              </w:rPr>
            </w:pPr>
            <w:r w:rsidRPr="0010186B">
              <w:rPr>
                <w:rFonts w:cstheme="minorHAnsi"/>
                <w:b/>
              </w:rPr>
              <w:t>Description</w:t>
            </w:r>
          </w:p>
        </w:tc>
      </w:tr>
      <w:tr w:rsidR="00E54447" w:rsidRPr="0010186B" w14:paraId="035681E3" w14:textId="77777777" w:rsidTr="00E54447">
        <w:tc>
          <w:tcPr>
            <w:tcW w:w="1279" w:type="dxa"/>
          </w:tcPr>
          <w:p w14:paraId="692F8672" w14:textId="3C3D8BD8" w:rsidR="00515A82" w:rsidRPr="0010186B" w:rsidRDefault="00515A82" w:rsidP="00CA2048">
            <w:pPr>
              <w:rPr>
                <w:rFonts w:cstheme="minorHAnsi"/>
                <w:sz w:val="20"/>
                <w:szCs w:val="20"/>
              </w:rPr>
            </w:pPr>
            <w:r w:rsidRPr="0010186B">
              <w:rPr>
                <w:rFonts w:cstheme="minorHAnsi"/>
                <w:sz w:val="20"/>
                <w:szCs w:val="20"/>
              </w:rPr>
              <w:t>2</w:t>
            </w:r>
            <w:r w:rsidR="00EA51A9" w:rsidRPr="0010186B">
              <w:rPr>
                <w:rFonts w:cstheme="minorHAnsi"/>
                <w:sz w:val="20"/>
                <w:szCs w:val="20"/>
              </w:rPr>
              <w:t>2</w:t>
            </w:r>
            <w:r w:rsidRPr="0010186B">
              <w:rPr>
                <w:rFonts w:cstheme="minorHAnsi"/>
                <w:sz w:val="20"/>
                <w:szCs w:val="20"/>
              </w:rPr>
              <w:t>/</w:t>
            </w:r>
            <w:r w:rsidR="00EA51A9" w:rsidRPr="0010186B">
              <w:rPr>
                <w:rFonts w:cstheme="minorHAnsi"/>
                <w:sz w:val="20"/>
                <w:szCs w:val="20"/>
              </w:rPr>
              <w:t>10</w:t>
            </w:r>
            <w:r w:rsidRPr="0010186B">
              <w:rPr>
                <w:rFonts w:cstheme="minorHAnsi"/>
                <w:sz w:val="20"/>
                <w:szCs w:val="20"/>
              </w:rPr>
              <w:t>/2024</w:t>
            </w:r>
          </w:p>
        </w:tc>
        <w:tc>
          <w:tcPr>
            <w:tcW w:w="914" w:type="dxa"/>
          </w:tcPr>
          <w:p w14:paraId="5F45A57E" w14:textId="7BD22323" w:rsidR="00515A82" w:rsidRPr="0010186B" w:rsidRDefault="00515A82" w:rsidP="00CA2048">
            <w:pPr>
              <w:rPr>
                <w:rFonts w:cstheme="minorHAnsi"/>
                <w:sz w:val="20"/>
                <w:szCs w:val="20"/>
              </w:rPr>
            </w:pPr>
            <w:r w:rsidRPr="0010186B">
              <w:rPr>
                <w:rFonts w:cstheme="minorHAnsi"/>
                <w:sz w:val="20"/>
                <w:szCs w:val="20"/>
              </w:rPr>
              <w:t>1.0</w:t>
            </w:r>
          </w:p>
        </w:tc>
        <w:tc>
          <w:tcPr>
            <w:tcW w:w="1346" w:type="dxa"/>
          </w:tcPr>
          <w:p w14:paraId="07B387AD" w14:textId="202ABE94" w:rsidR="00515A82" w:rsidRPr="0010186B" w:rsidRDefault="00515A82" w:rsidP="00CA2048">
            <w:pPr>
              <w:rPr>
                <w:rFonts w:cstheme="minorHAnsi"/>
                <w:sz w:val="20"/>
                <w:szCs w:val="20"/>
              </w:rPr>
            </w:pPr>
            <w:proofErr w:type="spellStart"/>
            <w:r w:rsidRPr="0010186B">
              <w:rPr>
                <w:rFonts w:cstheme="minorHAnsi"/>
                <w:sz w:val="20"/>
                <w:szCs w:val="20"/>
              </w:rPr>
              <w:t>Arugolli</w:t>
            </w:r>
            <w:proofErr w:type="spellEnd"/>
            <w:r w:rsidRPr="0010186B">
              <w:rPr>
                <w:rFonts w:cstheme="minorHAnsi"/>
                <w:sz w:val="20"/>
                <w:szCs w:val="20"/>
              </w:rPr>
              <w:t xml:space="preserve"> Subhash</w:t>
            </w:r>
            <w:r w:rsidR="00EA51A9" w:rsidRPr="0010186B">
              <w:rPr>
                <w:rFonts w:cstheme="minorHAnsi"/>
                <w:sz w:val="20"/>
                <w:szCs w:val="20"/>
              </w:rPr>
              <w:t xml:space="preserve"> </w:t>
            </w:r>
            <w:r w:rsidR="00E54447" w:rsidRPr="0010186B">
              <w:rPr>
                <w:rFonts w:cstheme="minorHAnsi"/>
                <w:sz w:val="20"/>
                <w:szCs w:val="20"/>
              </w:rPr>
              <w:t>(CSG)</w:t>
            </w:r>
          </w:p>
        </w:tc>
        <w:tc>
          <w:tcPr>
            <w:tcW w:w="1559" w:type="dxa"/>
          </w:tcPr>
          <w:p w14:paraId="02BB1C30" w14:textId="1CB52E27" w:rsidR="00515A82" w:rsidRPr="0010186B" w:rsidRDefault="00515A82" w:rsidP="00CA2048">
            <w:pPr>
              <w:rPr>
                <w:rFonts w:cstheme="minorHAnsi"/>
                <w:sz w:val="20"/>
                <w:szCs w:val="20"/>
              </w:rPr>
            </w:pPr>
            <w:r w:rsidRPr="0010186B">
              <w:rPr>
                <w:rFonts w:cstheme="minorHAnsi"/>
                <w:sz w:val="20"/>
                <w:szCs w:val="20"/>
              </w:rPr>
              <w:t xml:space="preserve">Rajesh </w:t>
            </w:r>
            <w:proofErr w:type="spellStart"/>
            <w:r w:rsidRPr="0010186B">
              <w:rPr>
                <w:rFonts w:cstheme="minorHAnsi"/>
                <w:sz w:val="20"/>
                <w:szCs w:val="20"/>
              </w:rPr>
              <w:t>Hanbal</w:t>
            </w:r>
            <w:proofErr w:type="spellEnd"/>
            <w:r w:rsidR="00E54447" w:rsidRPr="0010186B">
              <w:rPr>
                <w:rFonts w:cstheme="minorHAnsi"/>
                <w:sz w:val="20"/>
                <w:szCs w:val="20"/>
              </w:rPr>
              <w:t xml:space="preserve"> (CSG)</w:t>
            </w:r>
          </w:p>
        </w:tc>
        <w:tc>
          <w:tcPr>
            <w:tcW w:w="1560" w:type="dxa"/>
          </w:tcPr>
          <w:p w14:paraId="18DC99DE" w14:textId="13973E80" w:rsidR="00515A82" w:rsidRPr="0010186B" w:rsidRDefault="00E54447" w:rsidP="00CA2048">
            <w:pPr>
              <w:rPr>
                <w:rFonts w:cstheme="minorHAnsi"/>
                <w:sz w:val="20"/>
                <w:szCs w:val="20"/>
              </w:rPr>
            </w:pPr>
            <w:r w:rsidRPr="0010186B">
              <w:rPr>
                <w:rFonts w:cstheme="minorHAnsi"/>
                <w:sz w:val="20"/>
                <w:szCs w:val="20"/>
              </w:rPr>
              <w:t>To be approved</w:t>
            </w:r>
          </w:p>
        </w:tc>
        <w:tc>
          <w:tcPr>
            <w:tcW w:w="1815" w:type="dxa"/>
          </w:tcPr>
          <w:p w14:paraId="0DEACA10" w14:textId="6DB85D8D" w:rsidR="00515A82" w:rsidRPr="0010186B" w:rsidRDefault="00E54447" w:rsidP="00CA2048">
            <w:pPr>
              <w:rPr>
                <w:rFonts w:cstheme="minorHAnsi"/>
                <w:sz w:val="20"/>
                <w:szCs w:val="20"/>
              </w:rPr>
            </w:pPr>
            <w:r w:rsidRPr="0010186B">
              <w:rPr>
                <w:rFonts w:cstheme="minorHAnsi"/>
                <w:sz w:val="20"/>
                <w:szCs w:val="20"/>
              </w:rPr>
              <w:t>Submitted for approval of the nodal officer of the department</w:t>
            </w:r>
          </w:p>
        </w:tc>
      </w:tr>
      <w:tr w:rsidR="00E54447" w:rsidRPr="0010186B" w14:paraId="6B13C495" w14:textId="77777777" w:rsidTr="00E54447">
        <w:tc>
          <w:tcPr>
            <w:tcW w:w="1279" w:type="dxa"/>
          </w:tcPr>
          <w:p w14:paraId="28C18C2D" w14:textId="77777777" w:rsidR="00515A82" w:rsidRPr="0010186B" w:rsidRDefault="00515A82" w:rsidP="00CA2048">
            <w:pPr>
              <w:rPr>
                <w:rFonts w:cstheme="minorHAnsi"/>
              </w:rPr>
            </w:pPr>
          </w:p>
        </w:tc>
        <w:tc>
          <w:tcPr>
            <w:tcW w:w="914" w:type="dxa"/>
          </w:tcPr>
          <w:p w14:paraId="242B625B" w14:textId="77777777" w:rsidR="00515A82" w:rsidRPr="0010186B" w:rsidRDefault="00515A82" w:rsidP="00CA2048">
            <w:pPr>
              <w:rPr>
                <w:rFonts w:cstheme="minorHAnsi"/>
              </w:rPr>
            </w:pPr>
          </w:p>
        </w:tc>
        <w:tc>
          <w:tcPr>
            <w:tcW w:w="1346" w:type="dxa"/>
          </w:tcPr>
          <w:p w14:paraId="015979A9" w14:textId="77777777" w:rsidR="00515A82" w:rsidRPr="0010186B" w:rsidRDefault="00515A82" w:rsidP="00CA2048">
            <w:pPr>
              <w:rPr>
                <w:rFonts w:cstheme="minorHAnsi"/>
              </w:rPr>
            </w:pPr>
          </w:p>
        </w:tc>
        <w:tc>
          <w:tcPr>
            <w:tcW w:w="1559" w:type="dxa"/>
          </w:tcPr>
          <w:p w14:paraId="0F333114" w14:textId="77777777" w:rsidR="00515A82" w:rsidRPr="0010186B" w:rsidRDefault="00515A82" w:rsidP="00CA2048">
            <w:pPr>
              <w:rPr>
                <w:rFonts w:cstheme="minorHAnsi"/>
              </w:rPr>
            </w:pPr>
          </w:p>
        </w:tc>
        <w:tc>
          <w:tcPr>
            <w:tcW w:w="1560" w:type="dxa"/>
          </w:tcPr>
          <w:p w14:paraId="5AEE060F" w14:textId="77777777" w:rsidR="00515A82" w:rsidRPr="0010186B" w:rsidRDefault="00515A82" w:rsidP="00CA2048">
            <w:pPr>
              <w:rPr>
                <w:rFonts w:cstheme="minorHAnsi"/>
              </w:rPr>
            </w:pPr>
          </w:p>
        </w:tc>
        <w:tc>
          <w:tcPr>
            <w:tcW w:w="1815" w:type="dxa"/>
          </w:tcPr>
          <w:p w14:paraId="2F6905E4" w14:textId="6207A912" w:rsidR="00515A82" w:rsidRPr="0010186B" w:rsidRDefault="00515A82" w:rsidP="00CA2048">
            <w:pPr>
              <w:rPr>
                <w:rFonts w:cstheme="minorHAnsi"/>
              </w:rPr>
            </w:pPr>
          </w:p>
        </w:tc>
      </w:tr>
    </w:tbl>
    <w:p w14:paraId="6C7E64B0" w14:textId="37C3B7EA" w:rsidR="00432B5E" w:rsidRPr="0010186B" w:rsidRDefault="00432B5E" w:rsidP="00FA570C">
      <w:pPr>
        <w:pStyle w:val="Heading3"/>
      </w:pPr>
      <w:r w:rsidRPr="0010186B">
        <w:br w:type="page"/>
      </w:r>
    </w:p>
    <w:p w14:paraId="4E8F2BC0" w14:textId="05E3BE91" w:rsidR="00BC5B81" w:rsidRPr="00FA570C" w:rsidRDefault="00A84294" w:rsidP="000B7FDF">
      <w:pPr>
        <w:pStyle w:val="Heading2"/>
        <w:numPr>
          <w:ilvl w:val="0"/>
          <w:numId w:val="34"/>
        </w:numPr>
        <w:rPr>
          <w:rFonts w:cstheme="minorHAnsi"/>
          <w:b/>
        </w:rPr>
      </w:pPr>
      <w:bookmarkStart w:id="2" w:name="_Toc181715473"/>
      <w:r w:rsidRPr="004440C2">
        <w:rPr>
          <w:rFonts w:cstheme="minorHAnsi"/>
          <w:b/>
        </w:rPr>
        <w:lastRenderedPageBreak/>
        <w:t>Introduction</w:t>
      </w:r>
      <w:bookmarkEnd w:id="2"/>
    </w:p>
    <w:p w14:paraId="658E4A0D" w14:textId="64B594C4" w:rsidR="00BC5B81" w:rsidRPr="0010186B" w:rsidRDefault="00BC5B81" w:rsidP="00A31C11">
      <w:pPr>
        <w:rPr>
          <w:rFonts w:cstheme="minorHAnsi"/>
        </w:rPr>
      </w:pPr>
      <w:r w:rsidRPr="0010186B">
        <w:rPr>
          <w:rFonts w:cstheme="minorHAnsi"/>
        </w:rPr>
        <w:t>The Department of Stamps and Registration</w:t>
      </w:r>
      <w:r w:rsidR="00DB63DA" w:rsidRPr="0010186B">
        <w:rPr>
          <w:rFonts w:cstheme="minorHAnsi"/>
        </w:rPr>
        <w:t xml:space="preserve"> </w:t>
      </w:r>
      <w:r w:rsidR="00BC6174" w:rsidRPr="0010186B">
        <w:rPr>
          <w:rFonts w:cstheme="minorHAnsi"/>
        </w:rPr>
        <w:t>(henceforth referred to as “department”)</w:t>
      </w:r>
      <w:r w:rsidRPr="0010186B">
        <w:rPr>
          <w:rFonts w:cstheme="minorHAnsi"/>
        </w:rPr>
        <w:t xml:space="preserve"> is the custodian of registered public records such as Registration of Marriages and Firms, Documents a</w:t>
      </w:r>
      <w:r w:rsidR="00FA570C">
        <w:rPr>
          <w:rFonts w:cstheme="minorHAnsi"/>
        </w:rPr>
        <w:t>bou</w:t>
      </w:r>
      <w:r w:rsidRPr="0010186B">
        <w:rPr>
          <w:rFonts w:cstheme="minorHAnsi"/>
        </w:rPr>
        <w:t>t transactions namely sale, transfer or gift of immovable properties, Mortgage, Power of Attorney, wills</w:t>
      </w:r>
      <w:r w:rsidR="0047124F">
        <w:rPr>
          <w:rFonts w:cstheme="minorHAnsi"/>
        </w:rPr>
        <w:t>,</w:t>
      </w:r>
      <w:r w:rsidRPr="0010186B">
        <w:rPr>
          <w:rFonts w:cstheme="minorHAnsi"/>
        </w:rPr>
        <w:t xml:space="preserve"> and many more. 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w:t>
      </w:r>
      <w:r w:rsidR="00D12AF0">
        <w:rPr>
          <w:rFonts w:cstheme="minorHAnsi"/>
        </w:rPr>
        <w:t>g</w:t>
      </w:r>
      <w:r w:rsidRPr="0010186B">
        <w:rPr>
          <w:rFonts w:cstheme="minorHAnsi"/>
        </w:rPr>
        <w:t>overnment for specified transactions. The services are provided through 25</w:t>
      </w:r>
      <w:r w:rsidR="00D27D8A" w:rsidRPr="0010186B">
        <w:rPr>
          <w:rFonts w:cstheme="minorHAnsi"/>
        </w:rPr>
        <w:t xml:space="preserve">8 </w:t>
      </w:r>
      <w:r w:rsidRPr="0010186B">
        <w:rPr>
          <w:rFonts w:cstheme="minorHAnsi"/>
        </w:rPr>
        <w:t xml:space="preserve">Sub-Registrar Offices (SROs), under the </w:t>
      </w:r>
      <w:r w:rsidR="00EA5F18" w:rsidRPr="0010186B">
        <w:rPr>
          <w:rFonts w:cstheme="minorHAnsi"/>
        </w:rPr>
        <w:t>supervision</w:t>
      </w:r>
      <w:r w:rsidRPr="0010186B">
        <w:rPr>
          <w:rFonts w:cstheme="minorHAnsi"/>
        </w:rPr>
        <w:t xml:space="preserve"> of 3</w:t>
      </w:r>
      <w:r w:rsidR="00142CBA" w:rsidRPr="0010186B">
        <w:rPr>
          <w:rFonts w:cstheme="minorHAnsi"/>
        </w:rPr>
        <w:t>5</w:t>
      </w:r>
      <w:r w:rsidRPr="0010186B">
        <w:rPr>
          <w:rFonts w:cstheme="minorHAnsi"/>
        </w:rPr>
        <w:t xml:space="preserve"> District Registrar Offices, spread across the state.</w:t>
      </w:r>
    </w:p>
    <w:p w14:paraId="1EBBC4BE" w14:textId="23343EBF" w:rsidR="00D313A4" w:rsidRPr="0010186B" w:rsidRDefault="00BC5B81" w:rsidP="00A31C11">
      <w:pPr>
        <w:rPr>
          <w:rFonts w:cstheme="minorHAnsi"/>
        </w:rPr>
      </w:pPr>
      <w:r w:rsidRPr="0010186B">
        <w:rPr>
          <w:rFonts w:cstheme="minorHAnsi"/>
        </w:rPr>
        <w:t>The department has computeri</w:t>
      </w:r>
      <w:r w:rsidR="009C2AC2" w:rsidRPr="0010186B">
        <w:rPr>
          <w:rFonts w:cstheme="minorHAnsi"/>
        </w:rPr>
        <w:t>z</w:t>
      </w:r>
      <w:r w:rsidRPr="0010186B">
        <w:rPr>
          <w:rFonts w:cstheme="minorHAnsi"/>
        </w:rPr>
        <w:t xml:space="preserve">ed the delivery of these services through the development of Kaveri </w:t>
      </w:r>
      <w:r w:rsidR="00901CEE" w:rsidRPr="0010186B">
        <w:rPr>
          <w:rFonts w:cstheme="minorHAnsi"/>
        </w:rPr>
        <w:t>software.</w:t>
      </w:r>
      <w:r w:rsidR="00D12AF0">
        <w:rPr>
          <w:rFonts w:cstheme="minorHAnsi"/>
        </w:rPr>
        <w:t xml:space="preserve"> The</w:t>
      </w:r>
      <w:r w:rsidR="00901CEE" w:rsidRPr="0010186B">
        <w:rPr>
          <w:rFonts w:cstheme="minorHAnsi"/>
        </w:rPr>
        <w:t xml:space="preserve"> </w:t>
      </w:r>
      <w:r w:rsidRPr="0010186B">
        <w:rPr>
          <w:rFonts w:cstheme="minorHAnsi"/>
        </w:rPr>
        <w:t xml:space="preserve">KAVERI Online service is a </w:t>
      </w:r>
      <w:r w:rsidR="00EA5F18" w:rsidRPr="0010186B">
        <w:rPr>
          <w:rFonts w:cstheme="minorHAnsi"/>
        </w:rPr>
        <w:t>web-based</w:t>
      </w:r>
      <w:r w:rsidRPr="0010186B">
        <w:rPr>
          <w:rFonts w:cstheme="minorHAnsi"/>
        </w:rPr>
        <w:t xml:space="preserve"> application of </w:t>
      </w:r>
      <w:r w:rsidR="00EA5F18" w:rsidRPr="0010186B">
        <w:rPr>
          <w:rFonts w:cstheme="minorHAnsi"/>
        </w:rPr>
        <w:t xml:space="preserve">the department </w:t>
      </w:r>
      <w:r w:rsidR="0097674A" w:rsidRPr="0010186B">
        <w:rPr>
          <w:rFonts w:cstheme="minorHAnsi"/>
        </w:rPr>
        <w:t>that</w:t>
      </w:r>
      <w:r w:rsidRPr="0010186B">
        <w:rPr>
          <w:rFonts w:cstheme="minorHAnsi"/>
        </w:rPr>
        <w:t xml:space="preserve"> provides </w:t>
      </w:r>
      <w:r w:rsidR="00EA5F18" w:rsidRPr="0010186B">
        <w:rPr>
          <w:rFonts w:cstheme="minorHAnsi"/>
        </w:rPr>
        <w:t xml:space="preserve">an </w:t>
      </w:r>
      <w:r w:rsidRPr="0010186B">
        <w:rPr>
          <w:rFonts w:cstheme="minorHAnsi"/>
        </w:rPr>
        <w:t xml:space="preserve">interface to the </w:t>
      </w:r>
      <w:r w:rsidR="00FA570C">
        <w:rPr>
          <w:rFonts w:cstheme="minorHAnsi"/>
        </w:rPr>
        <w:t>applicant</w:t>
      </w:r>
      <w:r w:rsidR="00EA5F18" w:rsidRPr="0010186B">
        <w:rPr>
          <w:rFonts w:cstheme="minorHAnsi"/>
        </w:rPr>
        <w:t>s</w:t>
      </w:r>
      <w:r w:rsidRPr="0010186B">
        <w:rPr>
          <w:rFonts w:cstheme="minorHAnsi"/>
        </w:rPr>
        <w:t xml:space="preserve"> required for </w:t>
      </w:r>
      <w:r w:rsidR="00EA5F18" w:rsidRPr="0010186B">
        <w:rPr>
          <w:rFonts w:cstheme="minorHAnsi"/>
        </w:rPr>
        <w:t xml:space="preserve">documents, </w:t>
      </w:r>
      <w:r w:rsidRPr="0010186B">
        <w:rPr>
          <w:rFonts w:cstheme="minorHAnsi"/>
        </w:rPr>
        <w:t>marriage</w:t>
      </w:r>
      <w:r w:rsidR="0097674A" w:rsidRPr="0010186B">
        <w:rPr>
          <w:rFonts w:cstheme="minorHAnsi"/>
        </w:rPr>
        <w:t>,</w:t>
      </w:r>
      <w:r w:rsidRPr="0010186B">
        <w:rPr>
          <w:rFonts w:cstheme="minorHAnsi"/>
        </w:rPr>
        <w:t xml:space="preserve"> </w:t>
      </w:r>
      <w:r w:rsidR="00EA5F18" w:rsidRPr="0010186B">
        <w:rPr>
          <w:rFonts w:cstheme="minorHAnsi"/>
        </w:rPr>
        <w:t xml:space="preserve">and firm </w:t>
      </w:r>
      <w:r w:rsidRPr="0010186B">
        <w:rPr>
          <w:rFonts w:cstheme="minorHAnsi"/>
        </w:rPr>
        <w:t xml:space="preserve">registration. It enables </w:t>
      </w:r>
      <w:r w:rsidR="00FA570C">
        <w:rPr>
          <w:rFonts w:cstheme="minorHAnsi"/>
        </w:rPr>
        <w:t>applicant</w:t>
      </w:r>
      <w:r w:rsidRPr="0010186B">
        <w:rPr>
          <w:rFonts w:cstheme="minorHAnsi"/>
        </w:rPr>
        <w:t>s to know the details of stamp duty, property guidelines value, data entry for document registration and marriage registration</w:t>
      </w:r>
      <w:r w:rsidR="0097674A" w:rsidRPr="0010186B">
        <w:rPr>
          <w:rFonts w:cstheme="minorHAnsi"/>
        </w:rPr>
        <w:t>,</w:t>
      </w:r>
      <w:r w:rsidRPr="0010186B">
        <w:rPr>
          <w:rFonts w:cstheme="minorHAnsi"/>
        </w:rPr>
        <w:t xml:space="preserve"> etc.</w:t>
      </w:r>
      <w:r w:rsidR="00901CEE" w:rsidRPr="0010186B">
        <w:rPr>
          <w:rFonts w:cstheme="minorHAnsi"/>
        </w:rPr>
        <w:t xml:space="preserve"> The list of modules </w:t>
      </w:r>
      <w:r w:rsidR="00D12AF0">
        <w:rPr>
          <w:rFonts w:cstheme="minorHAnsi"/>
        </w:rPr>
        <w:t>in</w:t>
      </w:r>
      <w:r w:rsidR="00206D43" w:rsidRPr="0010186B">
        <w:rPr>
          <w:rFonts w:cstheme="minorHAnsi"/>
        </w:rPr>
        <w:t xml:space="preserve"> </w:t>
      </w:r>
      <w:r w:rsidR="00901CEE" w:rsidRPr="0010186B">
        <w:rPr>
          <w:rFonts w:cstheme="minorHAnsi"/>
        </w:rPr>
        <w:t xml:space="preserve">Kaveri 2.0 </w:t>
      </w:r>
      <w:r w:rsidR="00EA5F18" w:rsidRPr="0010186B">
        <w:rPr>
          <w:rFonts w:cstheme="minorHAnsi"/>
        </w:rPr>
        <w:t>is</w:t>
      </w:r>
      <w:r w:rsidR="00901CEE" w:rsidRPr="0010186B">
        <w:rPr>
          <w:rFonts w:cstheme="minorHAnsi"/>
        </w:rPr>
        <w:t xml:space="preserve"> available in </w:t>
      </w:r>
      <w:r w:rsidR="00EA5F18" w:rsidRPr="0010186B">
        <w:rPr>
          <w:rFonts w:cstheme="minorHAnsi"/>
        </w:rPr>
        <w:t>Annexure 1</w:t>
      </w:r>
      <w:r w:rsidR="00901CEE" w:rsidRPr="0010186B">
        <w:rPr>
          <w:rFonts w:cstheme="minorHAnsi"/>
        </w:rPr>
        <w:t xml:space="preserve">. </w:t>
      </w:r>
    </w:p>
    <w:p w14:paraId="0821F062" w14:textId="77777777" w:rsidR="00A82C4A" w:rsidRPr="0010186B" w:rsidRDefault="00A82C4A" w:rsidP="00901CEE">
      <w:pPr>
        <w:rPr>
          <w:rFonts w:cstheme="minorHAnsi"/>
        </w:rPr>
      </w:pPr>
    </w:p>
    <w:p w14:paraId="15EB5B93" w14:textId="447362BD" w:rsidR="004548CB" w:rsidRPr="00FA570C" w:rsidRDefault="00CB1BF0" w:rsidP="00DB530D">
      <w:pPr>
        <w:pStyle w:val="Heading2"/>
        <w:numPr>
          <w:ilvl w:val="0"/>
          <w:numId w:val="34"/>
        </w:numPr>
        <w:rPr>
          <w:rFonts w:cstheme="minorHAnsi"/>
          <w:szCs w:val="28"/>
        </w:rPr>
      </w:pPr>
      <w:bookmarkStart w:id="3" w:name="_Toc181715474"/>
      <w:r w:rsidRPr="0010186B">
        <w:rPr>
          <w:rFonts w:cstheme="minorHAnsi"/>
          <w:szCs w:val="28"/>
        </w:rPr>
        <w:t>D</w:t>
      </w:r>
      <w:r w:rsidR="00D01A83" w:rsidRPr="0010186B">
        <w:rPr>
          <w:rFonts w:cstheme="minorHAnsi"/>
          <w:szCs w:val="28"/>
        </w:rPr>
        <w:t xml:space="preserve">ocument </w:t>
      </w:r>
      <w:r w:rsidRPr="0010186B">
        <w:rPr>
          <w:rFonts w:cstheme="minorHAnsi"/>
          <w:szCs w:val="28"/>
        </w:rPr>
        <w:t>scope</w:t>
      </w:r>
      <w:bookmarkEnd w:id="3"/>
    </w:p>
    <w:p w14:paraId="0124E070" w14:textId="7FEBBBE7" w:rsidR="00EA5F18" w:rsidRPr="0010186B" w:rsidRDefault="004548CB" w:rsidP="00DB530D">
      <w:pPr>
        <w:rPr>
          <w:rFonts w:cstheme="minorHAnsi"/>
        </w:rPr>
      </w:pPr>
      <w:r w:rsidRPr="0010186B">
        <w:rPr>
          <w:rFonts w:cstheme="minorHAnsi"/>
        </w:rPr>
        <w:t xml:space="preserve">This document is a Functional Requirement </w:t>
      </w:r>
      <w:r w:rsidR="00CB1BF0" w:rsidRPr="0010186B">
        <w:rPr>
          <w:rFonts w:cstheme="minorHAnsi"/>
        </w:rPr>
        <w:t>Specification (</w:t>
      </w:r>
      <w:r w:rsidRPr="0010186B">
        <w:rPr>
          <w:rFonts w:cstheme="minorHAnsi"/>
        </w:rPr>
        <w:t xml:space="preserve">FRS) describing the functional feature of the </w:t>
      </w:r>
      <w:r w:rsidR="00152A3E" w:rsidRPr="00152A3E">
        <w:rPr>
          <w:rFonts w:cstheme="minorHAnsi"/>
          <w:b/>
        </w:rPr>
        <w:t>pre-registration scrutiny (</w:t>
      </w:r>
      <w:r w:rsidR="005E3AEB" w:rsidRPr="00152A3E">
        <w:rPr>
          <w:rFonts w:cstheme="minorHAnsi"/>
          <w:b/>
        </w:rPr>
        <w:t>round-robin</w:t>
      </w:r>
      <w:r w:rsidR="00152A3E" w:rsidRPr="00152A3E">
        <w:rPr>
          <w:rFonts w:cstheme="minorHAnsi"/>
          <w:b/>
        </w:rPr>
        <w:t xml:space="preserve"> method)</w:t>
      </w:r>
      <w:r w:rsidR="005E3AEB" w:rsidRPr="0010186B">
        <w:rPr>
          <w:rFonts w:cstheme="minorHAnsi"/>
          <w:b/>
        </w:rPr>
        <w:t xml:space="preserve"> </w:t>
      </w:r>
      <w:r w:rsidRPr="0010186B">
        <w:rPr>
          <w:rFonts w:cstheme="minorHAnsi"/>
        </w:rPr>
        <w:t xml:space="preserve">in Kaveri 2.0. The document is prepared by the Centre for Smart </w:t>
      </w:r>
      <w:r w:rsidR="00CB1BF0" w:rsidRPr="0010186B">
        <w:rPr>
          <w:rFonts w:cstheme="minorHAnsi"/>
        </w:rPr>
        <w:t>Governance (</w:t>
      </w:r>
      <w:r w:rsidRPr="0010186B">
        <w:rPr>
          <w:rFonts w:cstheme="minorHAnsi"/>
        </w:rPr>
        <w:t xml:space="preserve">CSG) and has </w:t>
      </w:r>
      <w:r w:rsidR="0020766A" w:rsidRPr="0010186B">
        <w:rPr>
          <w:rFonts w:cstheme="minorHAnsi"/>
        </w:rPr>
        <w:t>been</w:t>
      </w:r>
      <w:r w:rsidR="00605882">
        <w:rPr>
          <w:rFonts w:cstheme="minorHAnsi"/>
        </w:rPr>
        <w:t xml:space="preserve"> submitted for department</w:t>
      </w:r>
      <w:r w:rsidR="0020766A" w:rsidRPr="0010186B">
        <w:rPr>
          <w:rFonts w:cstheme="minorHAnsi"/>
        </w:rPr>
        <w:t xml:space="preserve"> approv</w:t>
      </w:r>
      <w:r w:rsidR="00605882">
        <w:rPr>
          <w:rFonts w:cstheme="minorHAnsi"/>
        </w:rPr>
        <w:t>al</w:t>
      </w:r>
      <w:r w:rsidR="00EA5F18" w:rsidRPr="0010186B">
        <w:rPr>
          <w:rFonts w:cstheme="minorHAnsi"/>
        </w:rPr>
        <w:t xml:space="preserve">. </w:t>
      </w:r>
      <w:r w:rsidRPr="0010186B">
        <w:rPr>
          <w:rFonts w:cstheme="minorHAnsi"/>
        </w:rPr>
        <w:t xml:space="preserve">The intended audience of the document is the departmental approving authority and the development team. </w:t>
      </w:r>
    </w:p>
    <w:p w14:paraId="7EC2C77B" w14:textId="330AB08B" w:rsidR="00FF40FF" w:rsidRPr="0010186B" w:rsidRDefault="004548CB" w:rsidP="00802180">
      <w:pPr>
        <w:shd w:val="clear" w:color="auto" w:fill="FFFFFF" w:themeFill="background1"/>
        <w:rPr>
          <w:rFonts w:cstheme="minorHAnsi"/>
        </w:rPr>
      </w:pPr>
      <w:r w:rsidRPr="0010186B">
        <w:rPr>
          <w:rFonts w:cstheme="minorHAnsi"/>
        </w:rPr>
        <w:t xml:space="preserve">The document was prepared through document analysis and departmental consultation. </w:t>
      </w:r>
      <w:r w:rsidRPr="002166AC">
        <w:rPr>
          <w:rFonts w:cstheme="minorHAnsi"/>
        </w:rPr>
        <w:t xml:space="preserve">The </w:t>
      </w:r>
      <w:r w:rsidR="00515A82" w:rsidRPr="002166AC">
        <w:rPr>
          <w:rFonts w:cstheme="minorHAnsi"/>
        </w:rPr>
        <w:t xml:space="preserve">department shared the high-level requirements (Annexure </w:t>
      </w:r>
      <w:r w:rsidR="00071049" w:rsidRPr="002166AC">
        <w:rPr>
          <w:rFonts w:cstheme="minorHAnsi"/>
        </w:rPr>
        <w:t>-</w:t>
      </w:r>
      <w:r w:rsidR="00802180" w:rsidRPr="002166AC">
        <w:rPr>
          <w:rFonts w:cstheme="minorHAnsi"/>
        </w:rPr>
        <w:t>2</w:t>
      </w:r>
      <w:r w:rsidR="00515A82" w:rsidRPr="002166AC">
        <w:rPr>
          <w:rFonts w:cstheme="minorHAnsi"/>
        </w:rPr>
        <w:t>)</w:t>
      </w:r>
    </w:p>
    <w:p w14:paraId="6E0E8C8A" w14:textId="77777777" w:rsidR="00AB78CC" w:rsidRPr="0010186B" w:rsidRDefault="00AB78CC" w:rsidP="006C38BF">
      <w:pPr>
        <w:rPr>
          <w:rFonts w:cstheme="minorHAnsi"/>
        </w:rPr>
      </w:pPr>
    </w:p>
    <w:p w14:paraId="4649D16A" w14:textId="151582A6" w:rsidR="00AB78CC" w:rsidRPr="0010186B" w:rsidRDefault="007555BB" w:rsidP="006C38BF">
      <w:pPr>
        <w:rPr>
          <w:rFonts w:cstheme="minorHAnsi"/>
        </w:rPr>
      </w:pPr>
      <w:r w:rsidRPr="0010186B">
        <w:rPr>
          <w:rFonts w:cstheme="minorHAnsi"/>
        </w:rPr>
        <w:br w:type="page"/>
      </w:r>
    </w:p>
    <w:p w14:paraId="6080C031" w14:textId="0DDAB191" w:rsidR="00AB78CC" w:rsidRPr="004440C2" w:rsidRDefault="00765EDF" w:rsidP="00875DA0">
      <w:pPr>
        <w:pStyle w:val="Heading2"/>
        <w:numPr>
          <w:ilvl w:val="0"/>
          <w:numId w:val="34"/>
        </w:numPr>
        <w:rPr>
          <w:b/>
        </w:rPr>
      </w:pPr>
      <w:bookmarkStart w:id="4" w:name="_Toc181715475"/>
      <w:r w:rsidRPr="004440C2">
        <w:rPr>
          <w:b/>
        </w:rPr>
        <w:lastRenderedPageBreak/>
        <w:t>Overview of the function</w:t>
      </w:r>
      <w:bookmarkEnd w:id="4"/>
    </w:p>
    <w:p w14:paraId="465A0DF6" w14:textId="12C1E0DA" w:rsidR="00054422" w:rsidRPr="0010186B" w:rsidRDefault="00E57A6D" w:rsidP="0052670B">
      <w:pPr>
        <w:tabs>
          <w:tab w:val="left" w:pos="4962"/>
        </w:tabs>
        <w:rPr>
          <w:rFonts w:cstheme="minorHAnsi"/>
        </w:rPr>
      </w:pPr>
      <w:r w:rsidRPr="0010186B">
        <w:rPr>
          <w:rFonts w:cstheme="minorHAnsi"/>
          <w:noProof/>
        </w:rPr>
        <mc:AlternateContent>
          <mc:Choice Requires="wps">
            <w:drawing>
              <wp:anchor distT="0" distB="0" distL="114300" distR="114300" simplePos="0" relativeHeight="251668480" behindDoc="0" locked="0" layoutInCell="1" allowOverlap="1" wp14:anchorId="7E89BECB" wp14:editId="0598F6C9">
                <wp:simplePos x="0" y="0"/>
                <wp:positionH relativeFrom="column">
                  <wp:posOffset>1340154</wp:posOffset>
                </wp:positionH>
                <wp:positionV relativeFrom="paragraph">
                  <wp:posOffset>1337310</wp:posOffset>
                </wp:positionV>
                <wp:extent cx="1104900" cy="819150"/>
                <wp:effectExtent l="0" t="19050" r="38100" b="38100"/>
                <wp:wrapNone/>
                <wp:docPr id="3" name="Arrow: Right 3"/>
                <wp:cNvGraphicFramePr/>
                <a:graphic xmlns:a="http://schemas.openxmlformats.org/drawingml/2006/main">
                  <a:graphicData uri="http://schemas.microsoft.com/office/word/2010/wordprocessingShape">
                    <wps:wsp>
                      <wps:cNvSpPr/>
                      <wps:spPr>
                        <a:xfrm>
                          <a:off x="0" y="0"/>
                          <a:ext cx="1104900" cy="819150"/>
                        </a:xfrm>
                        <a:prstGeom prst="rightArrow">
                          <a:avLst>
                            <a:gd name="adj1" fmla="val 50000"/>
                            <a:gd name="adj2" fmla="val 48551"/>
                          </a:avLst>
                        </a:prstGeom>
                        <a:solidFill>
                          <a:schemeClr val="accent1">
                            <a:lumMod val="5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FB085" w14:textId="6E8603A8" w:rsidR="00FA570C" w:rsidRPr="002F0D81" w:rsidRDefault="00FA570C" w:rsidP="00570BA5">
                            <w:pPr>
                              <w:jc w:val="center"/>
                              <w:rPr>
                                <w:sz w:val="18"/>
                                <w:szCs w:val="20"/>
                                <w:lang w:val="en-US"/>
                              </w:rPr>
                            </w:pPr>
                            <w:r w:rsidRPr="002F0D81">
                              <w:rPr>
                                <w:sz w:val="18"/>
                                <w:szCs w:val="20"/>
                                <w:lang w:val="en-US"/>
                              </w:rPr>
                              <w:t>Round-robin SRO allocation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89BEC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05.5pt;margin-top:105.3pt;width:87pt;height:6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" adj="13825" fillcolor="#1f3763 [1604]" strokecolor="#d9e2f3 [660]" strokeweight="1pt">
                <v:textbox>
                  <w:txbxContent>
                    <w:p w14:paraId="67AFB085" w14:textId="6E8603A8" w:rsidR="00FA570C" w:rsidRPr="002F0D81" w:rsidRDefault="00FA570C" w:rsidP="00570BA5">
                      <w:pPr>
                        <w:jc w:val="center"/>
                        <w:rPr>
                          <w:sz w:val="18"/>
                          <w:szCs w:val="20"/>
                          <w:lang w:val="en-US"/>
                        </w:rPr>
                      </w:pPr>
                      <w:r w:rsidRPr="002F0D81">
                        <w:rPr>
                          <w:sz w:val="18"/>
                          <w:szCs w:val="20"/>
                          <w:lang w:val="en-US"/>
                        </w:rPr>
                        <w:t>Round-robin SRO allocation</w:t>
                      </w:r>
                    </w:p>
                  </w:txbxContent>
                </v:textbox>
              </v:shape>
            </w:pict>
          </mc:Fallback>
        </mc:AlternateContent>
      </w:r>
      <w:r w:rsidR="00AB78CC" w:rsidRPr="0010186B">
        <w:rPr>
          <w:rFonts w:cstheme="minorHAnsi"/>
          <w:noProof/>
        </w:rPr>
        <w:drawing>
          <wp:inline distT="0" distB="0" distL="0" distR="0" wp14:anchorId="6DF6A6BA" wp14:editId="65C00031">
            <wp:extent cx="6029325" cy="1704975"/>
            <wp:effectExtent l="19050" t="0" r="952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F97F83D" w14:textId="412D0851" w:rsidR="00500965" w:rsidRPr="0010186B" w:rsidRDefault="00BB3E76" w:rsidP="008F36B1">
      <w:pPr>
        <w:rPr>
          <w:rFonts w:cstheme="minorHAnsi"/>
        </w:rPr>
      </w:pPr>
      <w:r w:rsidRPr="0010186B">
        <w:rPr>
          <w:rFonts w:cstheme="minorHAnsi"/>
          <w:noProof/>
        </w:rPr>
        <mc:AlternateContent>
          <mc:Choice Requires="wps">
            <w:drawing>
              <wp:anchor distT="0" distB="0" distL="114300" distR="114300" simplePos="0" relativeHeight="251664384" behindDoc="0" locked="0" layoutInCell="1" allowOverlap="1" wp14:anchorId="70CEDC3C" wp14:editId="56E84132">
                <wp:simplePos x="0" y="0"/>
                <wp:positionH relativeFrom="column">
                  <wp:posOffset>161925</wp:posOffset>
                </wp:positionH>
                <wp:positionV relativeFrom="paragraph">
                  <wp:posOffset>288925</wp:posOffset>
                </wp:positionV>
                <wp:extent cx="5486400" cy="476885"/>
                <wp:effectExtent l="0" t="19050" r="38100" b="37465"/>
                <wp:wrapNone/>
                <wp:docPr id="28" name="Arrow: Right 28"/>
                <wp:cNvGraphicFramePr/>
                <a:graphic xmlns:a="http://schemas.openxmlformats.org/drawingml/2006/main">
                  <a:graphicData uri="http://schemas.microsoft.com/office/word/2010/wordprocessingShape">
                    <wps:wsp>
                      <wps:cNvSpPr/>
                      <wps:spPr>
                        <a:xfrm>
                          <a:off x="0" y="0"/>
                          <a:ext cx="5486400" cy="476885"/>
                        </a:xfrm>
                        <a:prstGeom prst="rightArrow">
                          <a:avLst/>
                        </a:prstGeom>
                        <a:solidFill>
                          <a:schemeClr val="accent1">
                            <a:lumMod val="20000"/>
                            <a:lumOff val="80000"/>
                          </a:schemeClr>
                        </a:solidFill>
                        <a:ln>
                          <a:solidFill>
                            <a:schemeClr val="accent1">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67F129" w14:textId="1F40D34A" w:rsidR="00FA570C" w:rsidRPr="00BB3E76" w:rsidRDefault="00FA570C" w:rsidP="00AD074F">
                            <w:pPr>
                              <w:jc w:val="center"/>
                              <w:rPr>
                                <w:color w:val="1F3864" w:themeColor="accent1" w:themeShade="80"/>
                                <w:sz w:val="18"/>
                                <w:szCs w:val="18"/>
                              </w:rPr>
                            </w:pPr>
                            <w:r w:rsidRPr="00BB3E76">
                              <w:rPr>
                                <w:color w:val="1F3864" w:themeColor="accent1" w:themeShade="80"/>
                                <w:sz w:val="18"/>
                                <w:szCs w:val="18"/>
                              </w:rPr>
                              <w:t>Document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EDC3C" id="Arrow: Right 28" o:spid="_x0000_s1027" type="#_x0000_t13" style="position:absolute;margin-left:12.75pt;margin-top:22.75pt;width:6in;height:37.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" adj="20661" fillcolor="#d9e2f3 [660]" strokecolor="#d9e2f3 [660]" strokeweight="1pt">
                <v:textbox>
                  <w:txbxContent>
                    <w:p w14:paraId="6567F129" w14:textId="1F40D34A" w:rsidR="00FA570C" w:rsidRPr="00BB3E76" w:rsidRDefault="00FA570C" w:rsidP="00AD074F">
                      <w:pPr>
                        <w:jc w:val="center"/>
                        <w:rPr>
                          <w:color w:val="1F3864" w:themeColor="accent1" w:themeShade="80"/>
                          <w:sz w:val="18"/>
                          <w:szCs w:val="18"/>
                        </w:rPr>
                      </w:pPr>
                      <w:r w:rsidRPr="00BB3E76">
                        <w:rPr>
                          <w:color w:val="1F3864" w:themeColor="accent1" w:themeShade="80"/>
                          <w:sz w:val="18"/>
                          <w:szCs w:val="18"/>
                        </w:rPr>
                        <w:t>Document Registration</w:t>
                      </w:r>
                    </w:p>
                  </w:txbxContent>
                </v:textbox>
              </v:shape>
            </w:pict>
          </mc:Fallback>
        </mc:AlternateContent>
      </w:r>
    </w:p>
    <w:p w14:paraId="50D20F0B" w14:textId="77777777" w:rsidR="00BB3E76" w:rsidRPr="0010186B" w:rsidRDefault="00BB3E76" w:rsidP="000B714D">
      <w:pPr>
        <w:jc w:val="center"/>
        <w:rPr>
          <w:rFonts w:cstheme="minorHAnsi"/>
          <w:b/>
          <w:color w:val="2F5496" w:themeColor="accent1" w:themeShade="BF"/>
        </w:rPr>
      </w:pPr>
    </w:p>
    <w:p w14:paraId="4C5A0723" w14:textId="77777777" w:rsidR="00BB3E76" w:rsidRPr="0010186B" w:rsidRDefault="00BB3E76" w:rsidP="00B77D0D">
      <w:pPr>
        <w:rPr>
          <w:rFonts w:cstheme="minorHAnsi"/>
          <w:b/>
          <w:color w:val="2F5496" w:themeColor="accent1" w:themeShade="BF"/>
        </w:rPr>
      </w:pPr>
    </w:p>
    <w:p w14:paraId="430FF737" w14:textId="77777777" w:rsidR="00803D64" w:rsidRPr="0010186B" w:rsidRDefault="00803D64" w:rsidP="000B714D">
      <w:pPr>
        <w:jc w:val="center"/>
        <w:rPr>
          <w:rFonts w:cstheme="minorHAnsi"/>
          <w:b/>
          <w:color w:val="2F5496" w:themeColor="accent1" w:themeShade="BF"/>
          <w:u w:val="single"/>
        </w:rPr>
      </w:pPr>
    </w:p>
    <w:p w14:paraId="5BD1EA92" w14:textId="77EF583A" w:rsidR="00500965" w:rsidRPr="009B5822" w:rsidRDefault="007870ED" w:rsidP="000B714D">
      <w:pPr>
        <w:jc w:val="center"/>
        <w:rPr>
          <w:rFonts w:cstheme="minorHAnsi"/>
          <w:color w:val="1F3864" w:themeColor="accent1" w:themeShade="80"/>
          <w:u w:val="single"/>
        </w:rPr>
      </w:pPr>
      <w:r w:rsidRPr="009B5822">
        <w:rPr>
          <w:rFonts w:cstheme="minorHAnsi"/>
          <w:b/>
          <w:color w:val="1F3864" w:themeColor="accent1" w:themeShade="80"/>
          <w:u w:val="single"/>
        </w:rPr>
        <w:t>Fig:</w:t>
      </w:r>
      <w:r w:rsidRPr="009B5822">
        <w:rPr>
          <w:rFonts w:cstheme="minorHAnsi"/>
          <w:color w:val="1F3864" w:themeColor="accent1" w:themeShade="80"/>
          <w:u w:val="single"/>
        </w:rPr>
        <w:t xml:space="preserve"> </w:t>
      </w:r>
      <w:r w:rsidR="00A63994" w:rsidRPr="009B5822">
        <w:rPr>
          <w:rFonts w:cstheme="minorHAnsi"/>
          <w:color w:val="1F3864" w:themeColor="accent1" w:themeShade="80"/>
          <w:u w:val="single"/>
        </w:rPr>
        <w:t xml:space="preserve">Pre-registration </w:t>
      </w:r>
      <w:r w:rsidR="00F135CC" w:rsidRPr="009B5822">
        <w:rPr>
          <w:rFonts w:cstheme="minorHAnsi"/>
          <w:color w:val="1F3864" w:themeColor="accent1" w:themeShade="80"/>
          <w:u w:val="single"/>
        </w:rPr>
        <w:t>scrutiny (</w:t>
      </w:r>
      <w:r w:rsidR="0050434C" w:rsidRPr="009B5822">
        <w:rPr>
          <w:rFonts w:cstheme="minorHAnsi"/>
          <w:color w:val="1F3864" w:themeColor="accent1" w:themeShade="80"/>
          <w:u w:val="single"/>
        </w:rPr>
        <w:t>R</w:t>
      </w:r>
      <w:r w:rsidR="00614E11" w:rsidRPr="009B5822">
        <w:rPr>
          <w:rFonts w:cstheme="minorHAnsi"/>
          <w:color w:val="1F3864" w:themeColor="accent1" w:themeShade="80"/>
          <w:u w:val="single"/>
        </w:rPr>
        <w:t>ound-robin</w:t>
      </w:r>
      <w:r w:rsidR="00F135CC" w:rsidRPr="009B5822">
        <w:rPr>
          <w:rFonts w:cstheme="minorHAnsi"/>
          <w:color w:val="1F3864" w:themeColor="accent1" w:themeShade="80"/>
          <w:u w:val="single"/>
        </w:rPr>
        <w:t xml:space="preserve"> method) </w:t>
      </w:r>
      <w:r w:rsidR="0050434C" w:rsidRPr="009B5822">
        <w:rPr>
          <w:rFonts w:cstheme="minorHAnsi"/>
          <w:color w:val="1F3864" w:themeColor="accent1" w:themeShade="80"/>
          <w:u w:val="single"/>
        </w:rPr>
        <w:t>function in Document registration</w:t>
      </w:r>
      <w:r w:rsidR="00D26B1E" w:rsidRPr="009B5822">
        <w:rPr>
          <w:rFonts w:cstheme="minorHAnsi"/>
          <w:color w:val="1F3864" w:themeColor="accent1" w:themeShade="80"/>
          <w:u w:val="single"/>
        </w:rPr>
        <w:t>.</w:t>
      </w:r>
    </w:p>
    <w:p w14:paraId="060A4CA7" w14:textId="77777777" w:rsidR="00831C84" w:rsidRDefault="00831C84" w:rsidP="002B43CF"/>
    <w:p w14:paraId="6F6B7E51" w14:textId="25F8521D" w:rsidR="00831C84" w:rsidRDefault="00831C84" w:rsidP="00FA570C">
      <w:pPr>
        <w:pStyle w:val="Heading3"/>
      </w:pPr>
      <w:bookmarkStart w:id="5" w:name="_Toc181715476"/>
      <w:r w:rsidRPr="0010186B">
        <w:t>Interaction diagram: Round-robin SRO for scrutiny</w:t>
      </w:r>
      <w:bookmarkEnd w:id="5"/>
    </w:p>
    <w:p w14:paraId="4F2E7A2B" w14:textId="77777777" w:rsidR="00831C84" w:rsidRPr="00831C84" w:rsidRDefault="00831C84" w:rsidP="00831C84"/>
    <w:p w14:paraId="1E04B612" w14:textId="4F4A99B3" w:rsidR="00831C84" w:rsidRDefault="00E845CA" w:rsidP="00150C6D">
      <w:pPr>
        <w:jc w:val="center"/>
      </w:pPr>
      <w:r>
        <w:rPr>
          <w:noProof/>
        </w:rPr>
        <w:drawing>
          <wp:inline distT="0" distB="0" distL="0" distR="0" wp14:anchorId="11F4C9E8" wp14:editId="570E0109">
            <wp:extent cx="5384165" cy="255270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4165" cy="2552700"/>
                    </a:xfrm>
                    <a:prstGeom prst="rect">
                      <a:avLst/>
                    </a:prstGeom>
                    <a:noFill/>
                    <a:ln>
                      <a:noFill/>
                    </a:ln>
                  </pic:spPr>
                </pic:pic>
              </a:graphicData>
            </a:graphic>
          </wp:inline>
        </w:drawing>
      </w:r>
    </w:p>
    <w:p w14:paraId="340A158E" w14:textId="18207F03" w:rsidR="00CC7728" w:rsidRDefault="00957746" w:rsidP="002446E2">
      <w:pPr>
        <w:rPr>
          <w:rFonts w:cstheme="minorHAnsi"/>
          <w:highlight w:val="yellow"/>
        </w:rPr>
      </w:pPr>
      <w:r w:rsidRPr="00957746">
        <w:rPr>
          <w:rFonts w:ascii="Times New Roman" w:eastAsia="Times New Roman" w:hAnsi="Times New Roman" w:cs="Times New Roman"/>
          <w:sz w:val="24"/>
          <w:szCs w:val="24"/>
          <w:lang w:eastAsia="en-IN"/>
        </w:rPr>
        <w:br/>
      </w:r>
      <w:r w:rsidRPr="00957746">
        <w:rPr>
          <w:rFonts w:eastAsia="Times New Roman" w:cstheme="minorHAnsi"/>
          <w:lang w:eastAsia="en-IN"/>
        </w:rPr>
        <w:t xml:space="preserve">Under the existing </w:t>
      </w:r>
      <w:r w:rsidR="00AB02DC">
        <w:rPr>
          <w:rFonts w:eastAsia="Times New Roman" w:cstheme="minorHAnsi"/>
          <w:lang w:eastAsia="en-IN"/>
        </w:rPr>
        <w:t>system</w:t>
      </w:r>
      <w:r w:rsidRPr="00957746">
        <w:rPr>
          <w:rFonts w:eastAsia="Times New Roman" w:cstheme="minorHAnsi"/>
          <w:lang w:eastAsia="en-IN"/>
        </w:rPr>
        <w:t xml:space="preserve">, applicants for </w:t>
      </w:r>
      <w:r w:rsidR="002D1BB5">
        <w:rPr>
          <w:rFonts w:eastAsia="Times New Roman" w:cstheme="minorHAnsi"/>
          <w:lang w:eastAsia="en-IN"/>
        </w:rPr>
        <w:t>document</w:t>
      </w:r>
      <w:r w:rsidRPr="00957746">
        <w:rPr>
          <w:rFonts w:eastAsia="Times New Roman" w:cstheme="minorHAnsi"/>
          <w:lang w:eastAsia="en-IN"/>
        </w:rPr>
        <w:t xml:space="preserve"> registration are allowed to select the Sub-Registrar Office (SRO) during the application submission phase based on </w:t>
      </w:r>
      <w:r w:rsidR="002446E2">
        <w:rPr>
          <w:rFonts w:eastAsia="Times New Roman" w:cstheme="minorHAnsi"/>
          <w:lang w:eastAsia="en-IN"/>
        </w:rPr>
        <w:t xml:space="preserve">the index village of the property. With the feature of “anywhere registration”, the applicant can select any of the SROs within the registration district for application scrutiny and registration. </w:t>
      </w:r>
    </w:p>
    <w:p w14:paraId="7FEEEF5C" w14:textId="180CAF93" w:rsidR="00957746" w:rsidRPr="00957746" w:rsidRDefault="00957746" w:rsidP="00CC7728">
      <w:pPr>
        <w:rPr>
          <w:rFonts w:cstheme="minorHAnsi"/>
          <w:highlight w:val="yellow"/>
        </w:rPr>
      </w:pPr>
      <w:r w:rsidRPr="00957746">
        <w:rPr>
          <w:rFonts w:eastAsia="Times New Roman" w:cstheme="minorHAnsi"/>
          <w:lang w:eastAsia="en-IN"/>
        </w:rPr>
        <w:t xml:space="preserve">Importantly, the scrutiny process is conducted electronically via the Kaveri portal, thereby eliminating the need for </w:t>
      </w:r>
      <w:r w:rsidR="00FA570C">
        <w:rPr>
          <w:rFonts w:eastAsia="Times New Roman" w:cstheme="minorHAnsi"/>
          <w:lang w:eastAsia="en-IN"/>
        </w:rPr>
        <w:t>applicant</w:t>
      </w:r>
      <w:r w:rsidRPr="00957746">
        <w:rPr>
          <w:rFonts w:eastAsia="Times New Roman" w:cstheme="minorHAnsi"/>
          <w:lang w:eastAsia="en-IN"/>
        </w:rPr>
        <w:t>s to physically visit the selected SRO. However, this system does not account for the real-time availability, workload, or operational capacity of each SRO. As a result, certain SROs within a district experience disproportionate burdens, causing undue delays in service delivery and adversely impacting the quality and efficiency of operations.</w:t>
      </w:r>
    </w:p>
    <w:p w14:paraId="179479F2" w14:textId="37F7E7D2" w:rsidR="00957746" w:rsidRPr="00957746" w:rsidRDefault="00957746" w:rsidP="00957746">
      <w:pPr>
        <w:spacing w:before="100" w:beforeAutospacing="1" w:after="100" w:afterAutospacing="1" w:line="240" w:lineRule="auto"/>
        <w:rPr>
          <w:rFonts w:eastAsia="Times New Roman" w:cstheme="minorHAnsi"/>
          <w:lang w:eastAsia="en-IN"/>
        </w:rPr>
      </w:pPr>
      <w:r w:rsidRPr="00CC7728">
        <w:rPr>
          <w:rFonts w:eastAsia="Times New Roman" w:cstheme="minorHAnsi"/>
          <w:b/>
          <w:bCs/>
          <w:lang w:eastAsia="en-IN"/>
        </w:rPr>
        <w:lastRenderedPageBreak/>
        <w:t>Proposed Solution – Introduction of the Round-Robin Method:</w:t>
      </w:r>
      <w:r w:rsidRPr="00957746">
        <w:rPr>
          <w:rFonts w:eastAsia="Times New Roman" w:cstheme="minorHAnsi"/>
          <w:lang w:eastAsia="en-IN"/>
        </w:rPr>
        <w:br/>
        <w:t>To address the imbalanced distribution of applications and to ensure the equitable allocation of workloads</w:t>
      </w:r>
      <w:r w:rsidR="00CC7728">
        <w:rPr>
          <w:rFonts w:eastAsia="Times New Roman" w:cstheme="minorHAnsi"/>
          <w:lang w:eastAsia="en-IN"/>
        </w:rPr>
        <w:t xml:space="preserve"> at the scrutiny level</w:t>
      </w:r>
      <w:r w:rsidRPr="00957746">
        <w:rPr>
          <w:rFonts w:eastAsia="Times New Roman" w:cstheme="minorHAnsi"/>
          <w:lang w:eastAsia="en-IN"/>
        </w:rPr>
        <w:t xml:space="preserve"> across all available SROs, the </w:t>
      </w:r>
      <w:r w:rsidRPr="0093425A">
        <w:rPr>
          <w:rFonts w:eastAsia="Times New Roman" w:cstheme="minorHAnsi"/>
          <w:bCs/>
          <w:lang w:eastAsia="en-IN"/>
        </w:rPr>
        <w:t>Round-Robin Method</w:t>
      </w:r>
      <w:r w:rsidRPr="00957746">
        <w:rPr>
          <w:rFonts w:eastAsia="Times New Roman" w:cstheme="minorHAnsi"/>
          <w:lang w:eastAsia="en-IN"/>
        </w:rPr>
        <w:t xml:space="preserve"> is proposed as a new allocation me</w:t>
      </w:r>
      <w:r w:rsidR="00697F63">
        <w:rPr>
          <w:rFonts w:eastAsia="Times New Roman" w:cstheme="minorHAnsi"/>
          <w:lang w:eastAsia="en-IN"/>
        </w:rPr>
        <w:t>thod</w:t>
      </w:r>
      <w:r w:rsidRPr="00957746">
        <w:rPr>
          <w:rFonts w:eastAsia="Times New Roman" w:cstheme="minorHAnsi"/>
          <w:lang w:eastAsia="en-IN"/>
        </w:rPr>
        <w:t>. Under this model:</w:t>
      </w:r>
    </w:p>
    <w:p w14:paraId="78440AD3" w14:textId="31B55BA0" w:rsidR="00FC7981" w:rsidRPr="00B03A39" w:rsidRDefault="00957746" w:rsidP="00B03A39">
      <w:pPr>
        <w:pStyle w:val="ListParagraph"/>
        <w:numPr>
          <w:ilvl w:val="0"/>
          <w:numId w:val="38"/>
        </w:numPr>
        <w:spacing w:before="100" w:beforeAutospacing="1" w:after="100" w:afterAutospacing="1" w:line="240" w:lineRule="auto"/>
        <w:rPr>
          <w:rFonts w:eastAsia="Times New Roman" w:cstheme="minorHAnsi"/>
          <w:lang w:eastAsia="en-IN"/>
        </w:rPr>
      </w:pPr>
      <w:r w:rsidRPr="00FC7981">
        <w:rPr>
          <w:rFonts w:eastAsia="Times New Roman" w:cstheme="minorHAnsi"/>
          <w:b/>
          <w:bCs/>
          <w:lang w:eastAsia="en-IN"/>
        </w:rPr>
        <w:t>Automatic</w:t>
      </w:r>
      <w:r w:rsidR="00B03A39">
        <w:rPr>
          <w:rFonts w:eastAsia="Times New Roman" w:cstheme="minorHAnsi"/>
          <w:b/>
          <w:bCs/>
          <w:lang w:eastAsia="en-IN"/>
        </w:rPr>
        <w:t xml:space="preserve"> and </w:t>
      </w:r>
      <w:r w:rsidR="002F0D81">
        <w:rPr>
          <w:rFonts w:eastAsia="Times New Roman" w:cstheme="minorHAnsi"/>
          <w:b/>
          <w:bCs/>
          <w:lang w:eastAsia="en-IN"/>
        </w:rPr>
        <w:t>e</w:t>
      </w:r>
      <w:r w:rsidR="00B03A39">
        <w:rPr>
          <w:rFonts w:eastAsia="Times New Roman" w:cstheme="minorHAnsi"/>
          <w:b/>
          <w:bCs/>
          <w:lang w:eastAsia="en-IN"/>
        </w:rPr>
        <w:t>qual</w:t>
      </w:r>
      <w:r w:rsidRPr="00FC7981">
        <w:rPr>
          <w:rFonts w:eastAsia="Times New Roman" w:cstheme="minorHAnsi"/>
          <w:b/>
          <w:bCs/>
          <w:lang w:eastAsia="en-IN"/>
        </w:rPr>
        <w:t xml:space="preserve"> </w:t>
      </w:r>
      <w:r w:rsidR="002F0D81">
        <w:rPr>
          <w:rFonts w:eastAsia="Times New Roman" w:cstheme="minorHAnsi"/>
          <w:b/>
          <w:bCs/>
          <w:lang w:eastAsia="en-IN"/>
        </w:rPr>
        <w:t>a</w:t>
      </w:r>
      <w:r w:rsidRPr="00FC7981">
        <w:rPr>
          <w:rFonts w:eastAsia="Times New Roman" w:cstheme="minorHAnsi"/>
          <w:b/>
          <w:bCs/>
          <w:lang w:eastAsia="en-IN"/>
        </w:rPr>
        <w:t>llocation:</w:t>
      </w:r>
      <w:r w:rsidRPr="00FC7981">
        <w:rPr>
          <w:rFonts w:eastAsia="Times New Roman" w:cstheme="minorHAnsi"/>
          <w:lang w:eastAsia="en-IN"/>
        </w:rPr>
        <w:t xml:space="preserve"> Applications will no longer be assigned based on the applicant’s discretion</w:t>
      </w:r>
      <w:r w:rsidR="00CC7728" w:rsidRPr="00FC7981">
        <w:rPr>
          <w:rFonts w:eastAsia="Times New Roman" w:cstheme="minorHAnsi"/>
          <w:lang w:eastAsia="en-IN"/>
        </w:rPr>
        <w:t xml:space="preserve"> at the scrutiny stage</w:t>
      </w:r>
      <w:r w:rsidRPr="00FC7981">
        <w:rPr>
          <w:rFonts w:eastAsia="Times New Roman" w:cstheme="minorHAnsi"/>
          <w:lang w:eastAsia="en-IN"/>
        </w:rPr>
        <w:t xml:space="preserve">. Instead, the system will automatically allocate applications sequentially among all available SROs in the district in a </w:t>
      </w:r>
      <w:r w:rsidRPr="00FC7981">
        <w:rPr>
          <w:rFonts w:eastAsia="Times New Roman" w:cstheme="minorHAnsi"/>
          <w:bCs/>
          <w:lang w:eastAsia="en-IN"/>
        </w:rPr>
        <w:t>rotational order</w:t>
      </w:r>
      <w:r w:rsidRPr="00FC7981">
        <w:rPr>
          <w:rFonts w:eastAsia="Times New Roman" w:cstheme="minorHAnsi"/>
          <w:lang w:eastAsia="en-IN"/>
        </w:rPr>
        <w:t>, ensuring uniform distribution of workloads.</w:t>
      </w:r>
      <w:r w:rsidR="00B03A39">
        <w:rPr>
          <w:rFonts w:eastAsia="Times New Roman" w:cstheme="minorHAnsi"/>
          <w:lang w:eastAsia="en-IN"/>
        </w:rPr>
        <w:t xml:space="preserve"> </w:t>
      </w:r>
      <w:r w:rsidRPr="00B03A39">
        <w:rPr>
          <w:rFonts w:eastAsia="Times New Roman" w:cstheme="minorHAnsi"/>
          <w:lang w:eastAsia="en-IN"/>
        </w:rPr>
        <w:t>The Round-Robin mechanism will prevent any single SRO from becoming disproportionately burdened, thereby mitigating service delays and maintaining the quality and efficiency of scrutiny.</w:t>
      </w:r>
      <w:r w:rsidR="00B001F7" w:rsidRPr="00B03A39">
        <w:rPr>
          <w:rFonts w:eastAsia="Times New Roman" w:cstheme="minorHAnsi"/>
          <w:lang w:eastAsia="en-IN"/>
        </w:rPr>
        <w:t xml:space="preserve"> </w:t>
      </w:r>
    </w:p>
    <w:p w14:paraId="3126132E" w14:textId="0BFC5ED4" w:rsidR="00B424F1" w:rsidRDefault="00A4751A" w:rsidP="00831C84">
      <w:pPr>
        <w:pStyle w:val="ListParagraph"/>
        <w:numPr>
          <w:ilvl w:val="0"/>
          <w:numId w:val="38"/>
        </w:numPr>
        <w:spacing w:before="100" w:beforeAutospacing="1" w:after="100" w:afterAutospacing="1" w:line="240" w:lineRule="auto"/>
        <w:rPr>
          <w:rFonts w:eastAsia="Times New Roman" w:cstheme="minorHAnsi"/>
          <w:lang w:eastAsia="en-IN"/>
        </w:rPr>
      </w:pPr>
      <w:r>
        <w:rPr>
          <w:rFonts w:eastAsia="Times New Roman" w:cstheme="minorHAnsi"/>
          <w:b/>
          <w:bCs/>
          <w:lang w:eastAsia="en-IN"/>
        </w:rPr>
        <w:t xml:space="preserve">Date </w:t>
      </w:r>
      <w:r w:rsidR="002F0D81">
        <w:rPr>
          <w:rFonts w:eastAsia="Times New Roman" w:cstheme="minorHAnsi"/>
          <w:b/>
          <w:bCs/>
          <w:lang w:eastAsia="en-IN"/>
        </w:rPr>
        <w:t>s</w:t>
      </w:r>
      <w:r>
        <w:rPr>
          <w:rFonts w:eastAsia="Times New Roman" w:cstheme="minorHAnsi"/>
          <w:b/>
          <w:bCs/>
          <w:lang w:eastAsia="en-IN"/>
        </w:rPr>
        <w:t>election:</w:t>
      </w:r>
      <w:r>
        <w:rPr>
          <w:rFonts w:eastAsia="Times New Roman" w:cstheme="minorHAnsi"/>
          <w:lang w:eastAsia="en-IN"/>
        </w:rPr>
        <w:t xml:space="preserve"> </w:t>
      </w:r>
      <w:r w:rsidR="00AB02DC" w:rsidRPr="00A4751A">
        <w:rPr>
          <w:rFonts w:eastAsia="Times New Roman" w:cstheme="minorHAnsi"/>
          <w:lang w:eastAsia="en-IN"/>
        </w:rPr>
        <w:t xml:space="preserve">Following the </w:t>
      </w:r>
      <w:r w:rsidR="002446E2">
        <w:rPr>
          <w:rFonts w:eastAsia="Times New Roman" w:cstheme="minorHAnsi"/>
          <w:lang w:eastAsia="en-IN"/>
        </w:rPr>
        <w:t xml:space="preserve">scrutiny of the </w:t>
      </w:r>
      <w:r w:rsidR="00AB02DC" w:rsidRPr="00A4751A">
        <w:rPr>
          <w:rFonts w:eastAsia="Times New Roman" w:cstheme="minorHAnsi"/>
          <w:lang w:eastAsia="en-IN"/>
        </w:rPr>
        <w:t>application, the applicant shall make the paymen</w:t>
      </w:r>
      <w:r w:rsidR="00BE3AD2">
        <w:rPr>
          <w:rFonts w:eastAsia="Times New Roman" w:cstheme="minorHAnsi"/>
          <w:lang w:eastAsia="en-IN"/>
        </w:rPr>
        <w:t>t</w:t>
      </w:r>
      <w:r w:rsidR="00AB02DC" w:rsidRPr="00A4751A">
        <w:rPr>
          <w:rFonts w:eastAsia="Times New Roman" w:cstheme="minorHAnsi"/>
          <w:lang w:eastAsia="en-IN"/>
        </w:rPr>
        <w:t xml:space="preserve">. Upon successful completion of the payment, a </w:t>
      </w:r>
      <w:r w:rsidR="00AB02DC" w:rsidRPr="00A4751A">
        <w:rPr>
          <w:rFonts w:eastAsia="Times New Roman" w:cstheme="minorHAnsi"/>
          <w:bCs/>
          <w:lang w:eastAsia="en-IN"/>
        </w:rPr>
        <w:t>dropdown</w:t>
      </w:r>
      <w:r w:rsidR="00AB02DC" w:rsidRPr="00A4751A">
        <w:rPr>
          <w:rFonts w:eastAsia="Times New Roman" w:cstheme="minorHAnsi"/>
          <w:lang w:eastAsia="en-IN"/>
        </w:rPr>
        <w:t xml:space="preserve"> will be displayed, listing the </w:t>
      </w:r>
      <w:r w:rsidR="00AB02DC" w:rsidRPr="00A4751A">
        <w:rPr>
          <w:rFonts w:eastAsia="Times New Roman" w:cstheme="minorHAnsi"/>
          <w:bCs/>
          <w:lang w:eastAsia="en-IN"/>
        </w:rPr>
        <w:t>available dates</w:t>
      </w:r>
      <w:r w:rsidR="00B424F1">
        <w:rPr>
          <w:rFonts w:eastAsia="Times New Roman" w:cstheme="minorHAnsi"/>
          <w:bCs/>
          <w:lang w:eastAsia="en-IN"/>
        </w:rPr>
        <w:t xml:space="preserve"> of all the </w:t>
      </w:r>
      <w:r w:rsidR="00AB02DC" w:rsidRPr="00A4751A">
        <w:rPr>
          <w:rFonts w:eastAsia="Times New Roman" w:cstheme="minorHAnsi"/>
          <w:lang w:eastAsia="en-IN"/>
        </w:rPr>
        <w:t xml:space="preserve">SROs within the </w:t>
      </w:r>
      <w:r w:rsidR="00B424F1">
        <w:rPr>
          <w:rFonts w:eastAsia="Times New Roman" w:cstheme="minorHAnsi"/>
          <w:lang w:eastAsia="en-IN"/>
        </w:rPr>
        <w:t>registration</w:t>
      </w:r>
      <w:r w:rsidR="00AB02DC" w:rsidRPr="00A4751A">
        <w:rPr>
          <w:rFonts w:eastAsia="Times New Roman" w:cstheme="minorHAnsi"/>
          <w:lang w:eastAsia="en-IN"/>
        </w:rPr>
        <w:t xml:space="preserve"> district.</w:t>
      </w:r>
      <w:r w:rsidRPr="00A4751A">
        <w:rPr>
          <w:rFonts w:eastAsia="Times New Roman" w:cstheme="minorHAnsi"/>
          <w:lang w:eastAsia="en-IN"/>
        </w:rPr>
        <w:t xml:space="preserve"> </w:t>
      </w:r>
    </w:p>
    <w:p w14:paraId="3485A5E3" w14:textId="3CBCCF25" w:rsidR="0048046E" w:rsidRPr="00A4751A" w:rsidRDefault="0035059B" w:rsidP="00831C84">
      <w:pPr>
        <w:pStyle w:val="ListParagraph"/>
        <w:numPr>
          <w:ilvl w:val="0"/>
          <w:numId w:val="38"/>
        </w:numPr>
        <w:spacing w:before="100" w:beforeAutospacing="1" w:after="100" w:afterAutospacing="1" w:line="240" w:lineRule="auto"/>
        <w:rPr>
          <w:rFonts w:eastAsia="Times New Roman" w:cstheme="minorHAnsi"/>
          <w:lang w:eastAsia="en-IN"/>
        </w:rPr>
      </w:pPr>
      <w:r>
        <w:rPr>
          <w:rFonts w:eastAsia="Times New Roman" w:cstheme="minorHAnsi"/>
          <w:b/>
          <w:bCs/>
          <w:lang w:eastAsia="en-IN"/>
        </w:rPr>
        <w:t>Time selection:</w:t>
      </w:r>
      <w:r w:rsidRPr="00A4751A">
        <w:rPr>
          <w:rFonts w:eastAsia="Times New Roman" w:cstheme="minorHAnsi"/>
          <w:lang w:eastAsia="en-IN"/>
        </w:rPr>
        <w:t xml:space="preserve"> </w:t>
      </w:r>
      <w:r w:rsidR="00AB02DC" w:rsidRPr="00A4751A">
        <w:rPr>
          <w:rFonts w:eastAsia="Times New Roman" w:cstheme="minorHAnsi"/>
          <w:lang w:eastAsia="en-IN"/>
        </w:rPr>
        <w:t xml:space="preserve">The applicant shall select </w:t>
      </w:r>
      <w:r w:rsidR="00B424F1" w:rsidRPr="00A4751A">
        <w:rPr>
          <w:rFonts w:eastAsia="Times New Roman" w:cstheme="minorHAnsi"/>
          <w:lang w:eastAsia="en-IN"/>
        </w:rPr>
        <w:t>an</w:t>
      </w:r>
      <w:r w:rsidR="00AB02DC" w:rsidRPr="00A4751A">
        <w:rPr>
          <w:rFonts w:eastAsia="Times New Roman" w:cstheme="minorHAnsi"/>
          <w:lang w:eastAsia="en-IN"/>
        </w:rPr>
        <w:t xml:space="preserve"> </w:t>
      </w:r>
      <w:r w:rsidR="00B424F1">
        <w:rPr>
          <w:rFonts w:eastAsia="Times New Roman" w:cstheme="minorHAnsi"/>
          <w:lang w:eastAsia="en-IN"/>
        </w:rPr>
        <w:t xml:space="preserve">SRO and a time slot </w:t>
      </w:r>
      <w:r w:rsidR="00AB02DC" w:rsidRPr="00A4751A">
        <w:rPr>
          <w:rFonts w:eastAsia="Times New Roman" w:cstheme="minorHAnsi"/>
          <w:lang w:eastAsia="en-IN"/>
        </w:rPr>
        <w:t xml:space="preserve">available and confirm the appointment for the </w:t>
      </w:r>
      <w:r w:rsidR="00AB02DC" w:rsidRPr="00A4751A">
        <w:rPr>
          <w:rFonts w:eastAsia="Times New Roman" w:cstheme="minorHAnsi"/>
          <w:bCs/>
          <w:lang w:eastAsia="en-IN"/>
        </w:rPr>
        <w:t>presentation of documents</w:t>
      </w:r>
      <w:r w:rsidR="00AB02DC" w:rsidRPr="00A4751A">
        <w:rPr>
          <w:rFonts w:eastAsia="Times New Roman" w:cstheme="minorHAnsi"/>
          <w:lang w:eastAsia="en-IN"/>
        </w:rPr>
        <w:t xml:space="preserve">. On the scheduled date and time, the applicant is required to </w:t>
      </w:r>
      <w:r w:rsidR="00AB02DC" w:rsidRPr="00A4751A">
        <w:rPr>
          <w:rFonts w:eastAsia="Times New Roman" w:cstheme="minorHAnsi"/>
          <w:bCs/>
          <w:lang w:eastAsia="en-IN"/>
        </w:rPr>
        <w:t>personally appear</w:t>
      </w:r>
      <w:r w:rsidR="00AB02DC" w:rsidRPr="00A4751A">
        <w:rPr>
          <w:rFonts w:eastAsia="Times New Roman" w:cstheme="minorHAnsi"/>
          <w:lang w:eastAsia="en-IN"/>
        </w:rPr>
        <w:t xml:space="preserve"> at the selected SRO for the submission and formal presentation of the documents</w:t>
      </w:r>
      <w:r w:rsidR="003A2D3F" w:rsidRPr="00A4751A">
        <w:rPr>
          <w:rFonts w:eastAsia="Times New Roman" w:cstheme="minorHAnsi"/>
          <w:lang w:eastAsia="en-IN"/>
        </w:rPr>
        <w:t>.</w:t>
      </w:r>
      <w:r w:rsidR="0048046E" w:rsidRPr="0010186B">
        <w:br w:type="page"/>
      </w:r>
    </w:p>
    <w:p w14:paraId="0A55EBD9" w14:textId="77777777" w:rsidR="00C82F21" w:rsidRPr="0010186B" w:rsidRDefault="00C82F21" w:rsidP="008F36B1">
      <w:pPr>
        <w:rPr>
          <w:rFonts w:cstheme="minorHAnsi"/>
        </w:rPr>
      </w:pPr>
    </w:p>
    <w:p w14:paraId="6FF99311" w14:textId="0B800F83" w:rsidR="00CB1BF0" w:rsidRPr="00FA570C" w:rsidRDefault="00BA6191" w:rsidP="000B7FDF">
      <w:pPr>
        <w:pStyle w:val="Heading2"/>
        <w:numPr>
          <w:ilvl w:val="0"/>
          <w:numId w:val="34"/>
        </w:numPr>
        <w:rPr>
          <w:rFonts w:cstheme="minorHAnsi"/>
          <w:b/>
          <w:szCs w:val="28"/>
        </w:rPr>
      </w:pPr>
      <w:bookmarkStart w:id="6" w:name="_Toc181715477"/>
      <w:r w:rsidRPr="004440C2">
        <w:rPr>
          <w:rFonts w:cstheme="minorHAnsi"/>
          <w:b/>
          <w:szCs w:val="28"/>
        </w:rPr>
        <w:t xml:space="preserve">Description of the </w:t>
      </w:r>
      <w:r w:rsidR="00AB78CC" w:rsidRPr="004440C2">
        <w:rPr>
          <w:rFonts w:cstheme="minorHAnsi"/>
          <w:b/>
          <w:szCs w:val="28"/>
        </w:rPr>
        <w:t>f</w:t>
      </w:r>
      <w:r w:rsidRPr="004440C2">
        <w:rPr>
          <w:rFonts w:cstheme="minorHAnsi"/>
          <w:b/>
          <w:szCs w:val="28"/>
        </w:rPr>
        <w:t xml:space="preserve">unctional </w:t>
      </w:r>
      <w:r w:rsidR="00AB78CC" w:rsidRPr="004440C2">
        <w:rPr>
          <w:rFonts w:cstheme="minorHAnsi"/>
          <w:b/>
          <w:szCs w:val="28"/>
        </w:rPr>
        <w:t>r</w:t>
      </w:r>
      <w:r w:rsidRPr="004440C2">
        <w:rPr>
          <w:rFonts w:cstheme="minorHAnsi"/>
          <w:b/>
          <w:szCs w:val="28"/>
        </w:rPr>
        <w:t>equirement</w:t>
      </w:r>
      <w:bookmarkEnd w:id="6"/>
      <w:r w:rsidRPr="004440C2">
        <w:rPr>
          <w:rFonts w:cstheme="minorHAnsi"/>
          <w:b/>
          <w:szCs w:val="28"/>
        </w:rPr>
        <w:t xml:space="preserve"> </w:t>
      </w:r>
    </w:p>
    <w:p w14:paraId="548BE477" w14:textId="1ACAC15A" w:rsidR="001C76D0" w:rsidRPr="0010186B" w:rsidRDefault="001C76D0" w:rsidP="00FA570C">
      <w:pPr>
        <w:pStyle w:val="Heading3"/>
      </w:pPr>
      <w:bookmarkStart w:id="7" w:name="_Toc181715478"/>
      <w:r w:rsidRPr="0010186B">
        <w:t>Actors and their roles</w:t>
      </w:r>
      <w:bookmarkEnd w:id="7"/>
    </w:p>
    <w:p w14:paraId="15C89BA6" w14:textId="77777777" w:rsidR="00543AC2" w:rsidRPr="0010186B" w:rsidRDefault="00543AC2" w:rsidP="0074634B">
      <w:pPr>
        <w:spacing w:after="0"/>
        <w:rPr>
          <w:rFonts w:cstheme="minorHAnsi"/>
        </w:rPr>
      </w:pPr>
    </w:p>
    <w:tbl>
      <w:tblPr>
        <w:tblStyle w:val="GridTable4-Accent1"/>
        <w:tblW w:w="0" w:type="auto"/>
        <w:tblLook w:val="04A0" w:firstRow="1" w:lastRow="0" w:firstColumn="1" w:lastColumn="0" w:noHBand="0" w:noVBand="1"/>
      </w:tblPr>
      <w:tblGrid>
        <w:gridCol w:w="1832"/>
        <w:gridCol w:w="6641"/>
      </w:tblGrid>
      <w:tr w:rsidR="00543AC2" w:rsidRPr="0010186B" w14:paraId="031A9D77" w14:textId="77777777" w:rsidTr="002446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4C07F0CB" w14:textId="77777777" w:rsidR="00543AC2" w:rsidRPr="0010186B" w:rsidRDefault="00543AC2" w:rsidP="00543AC2">
            <w:pPr>
              <w:jc w:val="center"/>
              <w:rPr>
                <w:rFonts w:cstheme="minorHAnsi"/>
              </w:rPr>
            </w:pPr>
            <w:r w:rsidRPr="0010186B">
              <w:rPr>
                <w:rFonts w:cstheme="minorHAnsi"/>
              </w:rPr>
              <w:t>Actor/Interface</w:t>
            </w:r>
          </w:p>
        </w:tc>
        <w:tc>
          <w:tcPr>
            <w:tcW w:w="6641" w:type="dxa"/>
          </w:tcPr>
          <w:p w14:paraId="67AD6C24" w14:textId="77777777" w:rsidR="00543AC2" w:rsidRPr="0010186B" w:rsidRDefault="00543AC2" w:rsidP="00543AC2">
            <w:pPr>
              <w:jc w:val="center"/>
              <w:cnfStyle w:val="100000000000" w:firstRow="1" w:lastRow="0" w:firstColumn="0" w:lastColumn="0" w:oddVBand="0" w:evenVBand="0" w:oddHBand="0" w:evenHBand="0" w:firstRowFirstColumn="0" w:firstRowLastColumn="0" w:lastRowFirstColumn="0" w:lastRowLastColumn="0"/>
              <w:rPr>
                <w:rFonts w:cstheme="minorHAnsi"/>
              </w:rPr>
            </w:pPr>
            <w:r w:rsidRPr="0010186B">
              <w:rPr>
                <w:rFonts w:cstheme="minorHAnsi"/>
              </w:rPr>
              <w:t>Role/Responsibilities</w:t>
            </w:r>
          </w:p>
        </w:tc>
      </w:tr>
      <w:tr w:rsidR="00543AC2" w:rsidRPr="0010186B" w14:paraId="7DA77383" w14:textId="77777777" w:rsidTr="0024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0475CCDF" w14:textId="15962094" w:rsidR="00543AC2" w:rsidRPr="0010186B" w:rsidRDefault="00FF77A5" w:rsidP="00CB1BF0">
            <w:pPr>
              <w:rPr>
                <w:rFonts w:cstheme="minorHAnsi"/>
                <w:b w:val="0"/>
              </w:rPr>
            </w:pPr>
            <w:r>
              <w:rPr>
                <w:rFonts w:cstheme="minorHAnsi"/>
                <w:b w:val="0"/>
              </w:rPr>
              <w:t>Applicant</w:t>
            </w:r>
          </w:p>
        </w:tc>
        <w:tc>
          <w:tcPr>
            <w:tcW w:w="6641" w:type="dxa"/>
          </w:tcPr>
          <w:p w14:paraId="6472BC3C" w14:textId="77777777" w:rsidR="009B35E2" w:rsidRPr="0010186B" w:rsidRDefault="009B35E2" w:rsidP="0052670B">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sidRPr="0010186B">
              <w:rPr>
                <w:rFonts w:cstheme="minorHAnsi"/>
              </w:rPr>
              <w:t>Submits the application</w:t>
            </w:r>
          </w:p>
          <w:p w14:paraId="741746FA" w14:textId="77777777" w:rsidR="009B35E2" w:rsidRPr="0010186B" w:rsidRDefault="009B35E2" w:rsidP="009B35E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sidRPr="0010186B">
              <w:rPr>
                <w:rFonts w:cstheme="minorHAnsi"/>
              </w:rPr>
              <w:t>Makes payment</w:t>
            </w:r>
          </w:p>
          <w:p w14:paraId="1923A43C" w14:textId="07605443" w:rsidR="009B35E2" w:rsidRPr="0010186B" w:rsidRDefault="009B35E2" w:rsidP="009B35E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sidRPr="0010186B">
              <w:rPr>
                <w:rFonts w:cstheme="minorHAnsi"/>
              </w:rPr>
              <w:t xml:space="preserve">Selects time-slot </w:t>
            </w:r>
          </w:p>
          <w:p w14:paraId="158D463D" w14:textId="5A838285" w:rsidR="009B35E2" w:rsidRPr="0010186B" w:rsidRDefault="00FA570C" w:rsidP="009B35E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Select</w:t>
            </w:r>
            <w:r w:rsidR="009B35E2" w:rsidRPr="0010186B">
              <w:rPr>
                <w:rFonts w:cstheme="minorHAnsi"/>
              </w:rPr>
              <w:t xml:space="preserve"> SRO for presentation</w:t>
            </w:r>
          </w:p>
          <w:p w14:paraId="36412EA6" w14:textId="135841F3" w:rsidR="00E50A8B" w:rsidRPr="0010186B" w:rsidRDefault="009B35E2" w:rsidP="00820F6E">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sidRPr="0010186B">
              <w:rPr>
                <w:rFonts w:cstheme="minorHAnsi"/>
              </w:rPr>
              <w:t>Visits SRO on appointment da</w:t>
            </w:r>
            <w:r w:rsidR="00820F6E" w:rsidRPr="0010186B">
              <w:rPr>
                <w:rFonts w:cstheme="minorHAnsi"/>
              </w:rPr>
              <w:t>y</w:t>
            </w:r>
          </w:p>
        </w:tc>
      </w:tr>
      <w:tr w:rsidR="00543AC2" w:rsidRPr="0010186B" w14:paraId="763DBFC0" w14:textId="77777777" w:rsidTr="002446E2">
        <w:tc>
          <w:tcPr>
            <w:cnfStyle w:val="001000000000" w:firstRow="0" w:lastRow="0" w:firstColumn="1" w:lastColumn="0" w:oddVBand="0" w:evenVBand="0" w:oddHBand="0" w:evenHBand="0" w:firstRowFirstColumn="0" w:firstRowLastColumn="0" w:lastRowFirstColumn="0" w:lastRowLastColumn="0"/>
            <w:tcW w:w="1832" w:type="dxa"/>
          </w:tcPr>
          <w:p w14:paraId="3BD20567" w14:textId="77777777" w:rsidR="00543AC2" w:rsidRPr="0010186B" w:rsidRDefault="00543AC2" w:rsidP="00CB1BF0">
            <w:pPr>
              <w:rPr>
                <w:rFonts w:cstheme="minorHAnsi"/>
                <w:b w:val="0"/>
              </w:rPr>
            </w:pPr>
            <w:r w:rsidRPr="0010186B">
              <w:rPr>
                <w:rFonts w:cstheme="minorHAnsi"/>
                <w:b w:val="0"/>
              </w:rPr>
              <w:t>System</w:t>
            </w:r>
          </w:p>
        </w:tc>
        <w:tc>
          <w:tcPr>
            <w:tcW w:w="6641" w:type="dxa"/>
          </w:tcPr>
          <w:p w14:paraId="7DBCB441" w14:textId="696D37FE" w:rsidR="003E59AF" w:rsidRPr="0010186B" w:rsidRDefault="003E59AF" w:rsidP="00543A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sidRPr="0010186B">
              <w:rPr>
                <w:rFonts w:cstheme="minorHAnsi"/>
              </w:rPr>
              <w:t>Sends the application to SRO for scrutiny (round-robin method)</w:t>
            </w:r>
          </w:p>
          <w:p w14:paraId="531E46AF" w14:textId="6FAE005D" w:rsidR="008477DA" w:rsidRDefault="008477DA" w:rsidP="00543A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Sends the scrutinized application to </w:t>
            </w:r>
            <w:r w:rsidR="00C47319">
              <w:rPr>
                <w:rFonts w:cstheme="minorHAnsi"/>
              </w:rPr>
              <w:t>the </w:t>
            </w:r>
            <w:r w:rsidR="00FA570C">
              <w:rPr>
                <w:rFonts w:cstheme="minorHAnsi"/>
              </w:rPr>
              <w:t>applicant</w:t>
            </w:r>
            <w:r>
              <w:rPr>
                <w:rFonts w:cstheme="minorHAnsi"/>
              </w:rPr>
              <w:t xml:space="preserve"> for payment</w:t>
            </w:r>
          </w:p>
          <w:p w14:paraId="1E09F839" w14:textId="1F39DE27" w:rsidR="0010186B" w:rsidRDefault="0010186B" w:rsidP="00543A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sidRPr="0010186B">
              <w:rPr>
                <w:rFonts w:cstheme="minorHAnsi"/>
              </w:rPr>
              <w:t>Confirms the payment</w:t>
            </w:r>
          </w:p>
          <w:p w14:paraId="0A0C51DE" w14:textId="0086F55C" w:rsidR="008477DA" w:rsidRDefault="008477DA" w:rsidP="00543A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Displays the available time-slots</w:t>
            </w:r>
          </w:p>
          <w:p w14:paraId="547F83BE" w14:textId="5878158B" w:rsidR="008477DA" w:rsidRDefault="008477DA" w:rsidP="00543A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 xml:space="preserve">Displays the available </w:t>
            </w:r>
            <w:r w:rsidR="00C47319">
              <w:rPr>
                <w:rFonts w:cstheme="minorHAnsi"/>
              </w:rPr>
              <w:t>SROs</w:t>
            </w:r>
            <w:r>
              <w:rPr>
                <w:rFonts w:cstheme="minorHAnsi"/>
              </w:rPr>
              <w:t xml:space="preserve"> to book </w:t>
            </w:r>
            <w:r w:rsidR="00C47319">
              <w:rPr>
                <w:rFonts w:cstheme="minorHAnsi"/>
              </w:rPr>
              <w:t>an </w:t>
            </w:r>
            <w:r>
              <w:rPr>
                <w:rFonts w:cstheme="minorHAnsi"/>
              </w:rPr>
              <w:t>appointment</w:t>
            </w:r>
          </w:p>
          <w:p w14:paraId="4DEF73E4" w14:textId="3F832173" w:rsidR="00302644" w:rsidRPr="00B47282" w:rsidRDefault="00C47319" w:rsidP="00B4728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Confirm</w:t>
            </w:r>
            <w:r w:rsidR="008477DA">
              <w:rPr>
                <w:rFonts w:cstheme="minorHAnsi"/>
              </w:rPr>
              <w:t xml:space="preserve"> and schedule the appointment</w:t>
            </w:r>
          </w:p>
        </w:tc>
      </w:tr>
      <w:tr w:rsidR="001A4E76" w:rsidRPr="0010186B" w14:paraId="3BCB3B2B" w14:textId="77777777" w:rsidTr="0024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16A9EE73" w14:textId="57036FEE" w:rsidR="001A4E76" w:rsidRPr="0010186B" w:rsidRDefault="001A4E76" w:rsidP="00CB1BF0">
            <w:pPr>
              <w:rPr>
                <w:rFonts w:cstheme="minorHAnsi"/>
                <w:b w:val="0"/>
              </w:rPr>
            </w:pPr>
            <w:r>
              <w:rPr>
                <w:rFonts w:cstheme="minorHAnsi"/>
                <w:b w:val="0"/>
              </w:rPr>
              <w:t>Scrutinizing SRO</w:t>
            </w:r>
          </w:p>
        </w:tc>
        <w:tc>
          <w:tcPr>
            <w:tcW w:w="6641" w:type="dxa"/>
          </w:tcPr>
          <w:p w14:paraId="1C58EEDA" w14:textId="77777777" w:rsidR="001A4E76" w:rsidRDefault="001A4E76" w:rsidP="00543AC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Receives the application</w:t>
            </w:r>
          </w:p>
          <w:p w14:paraId="4EB17F0D" w14:textId="77777777" w:rsidR="001A4E76" w:rsidRDefault="001A4E76" w:rsidP="00543AC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Verifies the application</w:t>
            </w:r>
          </w:p>
          <w:p w14:paraId="102D7AC3" w14:textId="4C107FD6" w:rsidR="00FD57FA" w:rsidRPr="00FD57FA" w:rsidRDefault="001A4E76" w:rsidP="00FD57FA">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Calculates the market valuation and </w:t>
            </w:r>
            <w:r w:rsidR="00FD57FA">
              <w:rPr>
                <w:rFonts w:cstheme="minorHAnsi"/>
              </w:rPr>
              <w:t>stamp duty fee</w:t>
            </w:r>
          </w:p>
        </w:tc>
      </w:tr>
      <w:tr w:rsidR="00FD57FA" w:rsidRPr="0010186B" w14:paraId="455FA80A" w14:textId="77777777" w:rsidTr="002446E2">
        <w:tc>
          <w:tcPr>
            <w:cnfStyle w:val="001000000000" w:firstRow="0" w:lastRow="0" w:firstColumn="1" w:lastColumn="0" w:oddVBand="0" w:evenVBand="0" w:oddHBand="0" w:evenHBand="0" w:firstRowFirstColumn="0" w:firstRowLastColumn="0" w:lastRowFirstColumn="0" w:lastRowLastColumn="0"/>
            <w:tcW w:w="1832" w:type="dxa"/>
          </w:tcPr>
          <w:p w14:paraId="7FAB1499" w14:textId="5DA81D45" w:rsidR="00FD57FA" w:rsidRDefault="00FD57FA" w:rsidP="00CB1BF0">
            <w:pPr>
              <w:rPr>
                <w:rFonts w:cstheme="minorHAnsi"/>
                <w:b w:val="0"/>
              </w:rPr>
            </w:pPr>
            <w:r>
              <w:rPr>
                <w:rFonts w:cstheme="minorHAnsi"/>
                <w:b w:val="0"/>
              </w:rPr>
              <w:t>Registering SRO</w:t>
            </w:r>
          </w:p>
        </w:tc>
        <w:tc>
          <w:tcPr>
            <w:tcW w:w="6641" w:type="dxa"/>
          </w:tcPr>
          <w:p w14:paraId="15723617" w14:textId="77777777" w:rsidR="00E85853" w:rsidRDefault="00E85853" w:rsidP="00E85853">
            <w:pPr>
              <w:pStyle w:val="ListParagraph"/>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Receives the application</w:t>
            </w:r>
          </w:p>
          <w:p w14:paraId="61423E5F" w14:textId="31DF695C" w:rsidR="00FD57FA" w:rsidRDefault="00E85853" w:rsidP="00543AC2">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Typical registration flow (presentation flow)</w:t>
            </w:r>
            <w:r>
              <w:rPr>
                <w:rFonts w:cstheme="minorHAnsi"/>
              </w:rPr>
              <w:br/>
            </w:r>
          </w:p>
        </w:tc>
      </w:tr>
      <w:tr w:rsidR="00302644" w:rsidRPr="0010186B" w14:paraId="420DDD92" w14:textId="77777777" w:rsidTr="0024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39F2255B" w14:textId="77777777" w:rsidR="00302644" w:rsidRPr="0010186B" w:rsidRDefault="00302644" w:rsidP="00CB1BF0">
            <w:pPr>
              <w:rPr>
                <w:rFonts w:cstheme="minorHAnsi"/>
                <w:b w:val="0"/>
              </w:rPr>
            </w:pPr>
            <w:r w:rsidRPr="0010186B">
              <w:rPr>
                <w:rFonts w:cstheme="minorHAnsi"/>
                <w:b w:val="0"/>
              </w:rPr>
              <w:t>Process Triggers</w:t>
            </w:r>
          </w:p>
        </w:tc>
        <w:tc>
          <w:tcPr>
            <w:tcW w:w="6641" w:type="dxa"/>
          </w:tcPr>
          <w:p w14:paraId="660EEDBF" w14:textId="6D34CBAB" w:rsidR="00302644" w:rsidRPr="0010186B" w:rsidRDefault="00CF1EC1" w:rsidP="00543AC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Citizen submits the application for document registration </w:t>
            </w:r>
          </w:p>
          <w:p w14:paraId="198FF099" w14:textId="7EDFAD79" w:rsidR="009E4742" w:rsidRPr="0010186B" w:rsidRDefault="009E4742" w:rsidP="009E4742">
            <w:pPr>
              <w:pStyle w:val="ListParagraph"/>
              <w:cnfStyle w:val="000000100000" w:firstRow="0" w:lastRow="0" w:firstColumn="0" w:lastColumn="0" w:oddVBand="0" w:evenVBand="0" w:oddHBand="1" w:evenHBand="0" w:firstRowFirstColumn="0" w:firstRowLastColumn="0" w:lastRowFirstColumn="0" w:lastRowLastColumn="0"/>
              <w:rPr>
                <w:rFonts w:cstheme="minorHAnsi"/>
              </w:rPr>
            </w:pPr>
          </w:p>
        </w:tc>
      </w:tr>
      <w:tr w:rsidR="00CD73B1" w:rsidRPr="0010186B" w14:paraId="4B952944" w14:textId="77777777" w:rsidTr="002446E2">
        <w:tc>
          <w:tcPr>
            <w:cnfStyle w:val="001000000000" w:firstRow="0" w:lastRow="0" w:firstColumn="1" w:lastColumn="0" w:oddVBand="0" w:evenVBand="0" w:oddHBand="0" w:evenHBand="0" w:firstRowFirstColumn="0" w:firstRowLastColumn="0" w:lastRowFirstColumn="0" w:lastRowLastColumn="0"/>
            <w:tcW w:w="1832" w:type="dxa"/>
          </w:tcPr>
          <w:p w14:paraId="28FA0886" w14:textId="77777777" w:rsidR="00CD73B1" w:rsidRPr="0010186B" w:rsidRDefault="00CD73B1" w:rsidP="00CB1BF0">
            <w:pPr>
              <w:rPr>
                <w:rFonts w:cstheme="minorHAnsi"/>
                <w:b w:val="0"/>
              </w:rPr>
            </w:pPr>
            <w:r w:rsidRPr="0010186B">
              <w:rPr>
                <w:rFonts w:cstheme="minorHAnsi"/>
                <w:b w:val="0"/>
              </w:rPr>
              <w:t>Data/Information Required</w:t>
            </w:r>
          </w:p>
        </w:tc>
        <w:tc>
          <w:tcPr>
            <w:tcW w:w="6641" w:type="dxa"/>
          </w:tcPr>
          <w:p w14:paraId="01058392" w14:textId="0D527307" w:rsidR="009E4742" w:rsidRPr="0010186B" w:rsidRDefault="00FD42CE" w:rsidP="00FD42CE">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w:t>
            </w:r>
          </w:p>
        </w:tc>
      </w:tr>
      <w:tr w:rsidR="00CD73B1" w:rsidRPr="0010186B" w14:paraId="06A89B50" w14:textId="77777777" w:rsidTr="002446E2">
        <w:trPr>
          <w:cnfStyle w:val="000000100000" w:firstRow="0" w:lastRow="0" w:firstColumn="0" w:lastColumn="0" w:oddVBand="0" w:evenVBand="0" w:oddHBand="1" w:evenHBand="0" w:firstRowFirstColumn="0" w:firstRowLastColumn="0" w:lastRowFirstColumn="0" w:lastRowLastColumn="0"/>
          <w:trHeight w:val="871"/>
        </w:trPr>
        <w:tc>
          <w:tcPr>
            <w:cnfStyle w:val="001000000000" w:firstRow="0" w:lastRow="0" w:firstColumn="1" w:lastColumn="0" w:oddVBand="0" w:evenVBand="0" w:oddHBand="0" w:evenHBand="0" w:firstRowFirstColumn="0" w:firstRowLastColumn="0" w:lastRowFirstColumn="0" w:lastRowLastColumn="0"/>
            <w:tcW w:w="1832" w:type="dxa"/>
          </w:tcPr>
          <w:p w14:paraId="345CFC82" w14:textId="77777777" w:rsidR="00CD73B1" w:rsidRPr="0010186B" w:rsidRDefault="00CD73B1" w:rsidP="00CB1BF0">
            <w:pPr>
              <w:rPr>
                <w:rFonts w:cstheme="minorHAnsi"/>
                <w:b w:val="0"/>
              </w:rPr>
            </w:pPr>
            <w:r w:rsidRPr="0010186B">
              <w:rPr>
                <w:rFonts w:cstheme="minorHAnsi"/>
                <w:b w:val="0"/>
              </w:rPr>
              <w:t>Output documents generated</w:t>
            </w:r>
          </w:p>
        </w:tc>
        <w:tc>
          <w:tcPr>
            <w:tcW w:w="6641" w:type="dxa"/>
          </w:tcPr>
          <w:p w14:paraId="076E6CAB" w14:textId="3AC008C4" w:rsidR="00262EAA" w:rsidRDefault="00CD4376" w:rsidP="00725D74">
            <w:pPr>
              <w:pStyle w:val="ListParagraph"/>
              <w:numPr>
                <w:ilvl w:val="0"/>
                <w:numId w:val="14"/>
              </w:num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lang w:eastAsia="en-IN"/>
              </w:rPr>
            </w:pPr>
            <w:r w:rsidRPr="00CD4376">
              <w:rPr>
                <w:rFonts w:cstheme="minorHAnsi"/>
                <w:b/>
                <w:lang w:eastAsia="en-IN"/>
              </w:rPr>
              <w:t>Document summary</w:t>
            </w:r>
          </w:p>
          <w:p w14:paraId="6E4FCE42" w14:textId="01B9BE5D" w:rsidR="00CD73B1" w:rsidRPr="0003515D" w:rsidRDefault="00C47319" w:rsidP="0003515D">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lang w:eastAsia="en-IN"/>
              </w:rPr>
            </w:pPr>
            <w:r>
              <w:rPr>
                <w:rFonts w:cstheme="minorHAnsi"/>
                <w:lang w:eastAsia="en-IN"/>
              </w:rPr>
              <w:t>The summary</w:t>
            </w:r>
            <w:r w:rsidR="00CD4376" w:rsidRPr="00CD4376">
              <w:rPr>
                <w:rFonts w:cstheme="minorHAnsi"/>
                <w:lang w:eastAsia="en-IN"/>
              </w:rPr>
              <w:t xml:space="preserve"> must contain the note of </w:t>
            </w:r>
            <w:r>
              <w:rPr>
                <w:rFonts w:cstheme="minorHAnsi"/>
                <w:lang w:eastAsia="en-IN"/>
              </w:rPr>
              <w:t>the </w:t>
            </w:r>
            <w:r w:rsidR="00CD4376" w:rsidRPr="00CD4376">
              <w:rPr>
                <w:rFonts w:cstheme="minorHAnsi"/>
                <w:lang w:eastAsia="en-IN"/>
              </w:rPr>
              <w:t xml:space="preserve">scrutinized SRO </w:t>
            </w:r>
            <w:r w:rsidR="00CD4376">
              <w:rPr>
                <w:rFonts w:cstheme="minorHAnsi"/>
                <w:lang w:eastAsia="en-IN"/>
              </w:rPr>
              <w:t>name</w:t>
            </w:r>
          </w:p>
        </w:tc>
      </w:tr>
      <w:tr w:rsidR="00CD73B1" w:rsidRPr="0010186B" w14:paraId="2B9E2361" w14:textId="77777777" w:rsidTr="002446E2">
        <w:tc>
          <w:tcPr>
            <w:cnfStyle w:val="001000000000" w:firstRow="0" w:lastRow="0" w:firstColumn="1" w:lastColumn="0" w:oddVBand="0" w:evenVBand="0" w:oddHBand="0" w:evenHBand="0" w:firstRowFirstColumn="0" w:firstRowLastColumn="0" w:lastRowFirstColumn="0" w:lastRowLastColumn="0"/>
            <w:tcW w:w="1832" w:type="dxa"/>
          </w:tcPr>
          <w:p w14:paraId="0D5AFDBE" w14:textId="77777777" w:rsidR="00CD73B1" w:rsidRPr="0010186B" w:rsidRDefault="00CD73B1" w:rsidP="00CB1BF0">
            <w:pPr>
              <w:rPr>
                <w:rFonts w:cstheme="minorHAnsi"/>
                <w:b w:val="0"/>
              </w:rPr>
            </w:pPr>
            <w:r w:rsidRPr="0010186B">
              <w:rPr>
                <w:rFonts w:cstheme="minorHAnsi"/>
                <w:b w:val="0"/>
              </w:rPr>
              <w:t xml:space="preserve">Internal changes </w:t>
            </w:r>
          </w:p>
        </w:tc>
        <w:tc>
          <w:tcPr>
            <w:tcW w:w="6641" w:type="dxa"/>
          </w:tcPr>
          <w:p w14:paraId="07B6F433" w14:textId="03EB855F" w:rsidR="00837C4F" w:rsidRPr="0010186B" w:rsidRDefault="001632A7" w:rsidP="001C76D0">
            <w:pPr>
              <w:pStyle w:val="ListParagraph"/>
              <w:numPr>
                <w:ilvl w:val="0"/>
                <w:numId w:val="7"/>
              </w:num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NA</w:t>
            </w:r>
          </w:p>
          <w:p w14:paraId="782E8480" w14:textId="77777777" w:rsidR="001C76D0" w:rsidRPr="0010186B" w:rsidRDefault="001C76D0" w:rsidP="001C76D0">
            <w:pPr>
              <w:cnfStyle w:val="000000000000" w:firstRow="0" w:lastRow="0" w:firstColumn="0" w:lastColumn="0" w:oddVBand="0" w:evenVBand="0" w:oddHBand="0" w:evenHBand="0" w:firstRowFirstColumn="0" w:firstRowLastColumn="0" w:lastRowFirstColumn="0" w:lastRowLastColumn="0"/>
              <w:rPr>
                <w:rFonts w:cstheme="minorHAnsi"/>
              </w:rPr>
            </w:pPr>
          </w:p>
        </w:tc>
      </w:tr>
      <w:tr w:rsidR="001C76D0" w:rsidRPr="0010186B" w14:paraId="289261B7" w14:textId="77777777" w:rsidTr="0024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6CC003E5" w14:textId="77777777" w:rsidR="001C76D0" w:rsidRPr="0010186B" w:rsidRDefault="001C76D0" w:rsidP="00CB1BF0">
            <w:pPr>
              <w:rPr>
                <w:rFonts w:cstheme="minorHAnsi"/>
                <w:b w:val="0"/>
              </w:rPr>
            </w:pPr>
            <w:r w:rsidRPr="0010186B">
              <w:rPr>
                <w:rFonts w:cstheme="minorHAnsi"/>
                <w:b w:val="0"/>
              </w:rPr>
              <w:t>Impact on other modules</w:t>
            </w:r>
          </w:p>
        </w:tc>
        <w:tc>
          <w:tcPr>
            <w:tcW w:w="6641" w:type="dxa"/>
          </w:tcPr>
          <w:p w14:paraId="1D626938" w14:textId="2C7E9BF6" w:rsidR="001C76D0" w:rsidRPr="0010186B" w:rsidRDefault="00924D56" w:rsidP="00543AC2">
            <w:pPr>
              <w:pStyle w:val="ListParagraph"/>
              <w:numPr>
                <w:ilvl w:val="0"/>
                <w:numId w:val="7"/>
              </w:num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NA</w:t>
            </w:r>
          </w:p>
          <w:p w14:paraId="636B5B17" w14:textId="77777777" w:rsidR="001C76D0" w:rsidRPr="0010186B" w:rsidRDefault="001C76D0" w:rsidP="001C76D0">
            <w:pPr>
              <w:pStyle w:val="ListParagraph"/>
              <w:cnfStyle w:val="000000100000" w:firstRow="0" w:lastRow="0" w:firstColumn="0" w:lastColumn="0" w:oddVBand="0" w:evenVBand="0" w:oddHBand="1" w:evenHBand="0" w:firstRowFirstColumn="0" w:firstRowLastColumn="0" w:lastRowFirstColumn="0" w:lastRowLastColumn="0"/>
              <w:rPr>
                <w:rFonts w:cstheme="minorHAnsi"/>
              </w:rPr>
            </w:pPr>
          </w:p>
        </w:tc>
      </w:tr>
    </w:tbl>
    <w:p w14:paraId="2C2C7704" w14:textId="77777777" w:rsidR="00DE4D9A" w:rsidRDefault="00DE4D9A" w:rsidP="002B43CF"/>
    <w:p w14:paraId="367E6B33" w14:textId="77777777" w:rsidR="00DE4D9A" w:rsidRDefault="00DE4D9A" w:rsidP="002B43CF"/>
    <w:p w14:paraId="6E457F0B" w14:textId="77777777" w:rsidR="00DE4D9A" w:rsidRDefault="00DE4D9A" w:rsidP="002B43CF"/>
    <w:p w14:paraId="3F3F0835" w14:textId="77777777" w:rsidR="00DE4D9A" w:rsidRDefault="00DE4D9A" w:rsidP="002B43CF"/>
    <w:p w14:paraId="30A6F715" w14:textId="77777777" w:rsidR="00DE4D9A" w:rsidRDefault="00DE4D9A" w:rsidP="002B43CF"/>
    <w:p w14:paraId="77BE82BE" w14:textId="62AAAD88" w:rsidR="00DE4D9A" w:rsidRDefault="00DE4D9A" w:rsidP="002B43CF"/>
    <w:p w14:paraId="48D013A5" w14:textId="77777777" w:rsidR="00DE4D9A" w:rsidRPr="00DE4D9A" w:rsidRDefault="00DE4D9A" w:rsidP="002B43CF"/>
    <w:p w14:paraId="7C1ADDE6" w14:textId="51191931" w:rsidR="00FB6122" w:rsidRPr="00195F2C" w:rsidRDefault="00624554" w:rsidP="00FA570C">
      <w:pPr>
        <w:pStyle w:val="Heading3"/>
      </w:pPr>
      <w:bookmarkStart w:id="8" w:name="_Toc181715479"/>
      <w:r w:rsidRPr="00195F2C">
        <w:lastRenderedPageBreak/>
        <w:t>Use case</w:t>
      </w:r>
      <w:bookmarkEnd w:id="8"/>
    </w:p>
    <w:p w14:paraId="25EBB7C1" w14:textId="3AE57771" w:rsidR="00B213AE" w:rsidRDefault="0069313D" w:rsidP="001769FB">
      <w:r>
        <w:t xml:space="preserve">For example, </w:t>
      </w:r>
      <w:proofErr w:type="spellStart"/>
      <w:r w:rsidR="00303CBC" w:rsidRPr="00303CBC">
        <w:rPr>
          <w:rStyle w:val="Strong"/>
          <w:b w:val="0"/>
        </w:rPr>
        <w:t>Ramanagara</w:t>
      </w:r>
      <w:proofErr w:type="spellEnd"/>
      <w:r w:rsidR="00303CBC" w:rsidRPr="00303CBC">
        <w:rPr>
          <w:rStyle w:val="Strong"/>
          <w:b w:val="0"/>
        </w:rPr>
        <w:t xml:space="preserve"> district</w:t>
      </w:r>
      <w:r w:rsidR="00303CBC" w:rsidRPr="00303CBC">
        <w:rPr>
          <w:b/>
        </w:rPr>
        <w:t xml:space="preserve"> </w:t>
      </w:r>
      <w:r w:rsidR="00303CBC" w:rsidRPr="00303CBC">
        <w:t>comprises</w:t>
      </w:r>
      <w:r w:rsidR="00303CBC" w:rsidRPr="00303CBC">
        <w:rPr>
          <w:b/>
        </w:rPr>
        <w:t xml:space="preserve"> </w:t>
      </w:r>
      <w:r w:rsidR="00303CBC" w:rsidRPr="00303CBC">
        <w:rPr>
          <w:rStyle w:val="Strong"/>
          <w:b w:val="0"/>
        </w:rPr>
        <w:t>four Sub-Registrar Offices (SROs)</w:t>
      </w:r>
      <w:r w:rsidR="00303CBC" w:rsidRPr="00303CBC">
        <w:rPr>
          <w:b/>
        </w:rPr>
        <w:t xml:space="preserve">: </w:t>
      </w:r>
      <w:proofErr w:type="spellStart"/>
      <w:r w:rsidR="00303CBC" w:rsidRPr="00303CBC">
        <w:rPr>
          <w:rStyle w:val="Strong"/>
          <w:b w:val="0"/>
        </w:rPr>
        <w:t>Ramanagara</w:t>
      </w:r>
      <w:proofErr w:type="spellEnd"/>
      <w:r w:rsidR="00303CBC" w:rsidRPr="00303CBC">
        <w:rPr>
          <w:rStyle w:val="Strong"/>
          <w:b w:val="0"/>
        </w:rPr>
        <w:t xml:space="preserve">, </w:t>
      </w:r>
      <w:proofErr w:type="spellStart"/>
      <w:r w:rsidR="00303CBC" w:rsidRPr="00303CBC">
        <w:rPr>
          <w:rStyle w:val="Strong"/>
          <w:b w:val="0"/>
        </w:rPr>
        <w:t>Channapatna</w:t>
      </w:r>
      <w:proofErr w:type="spellEnd"/>
      <w:r w:rsidR="00303CBC" w:rsidRPr="00303CBC">
        <w:rPr>
          <w:rStyle w:val="Strong"/>
          <w:b w:val="0"/>
        </w:rPr>
        <w:t xml:space="preserve">, </w:t>
      </w:r>
      <w:proofErr w:type="spellStart"/>
      <w:r w:rsidR="00303CBC" w:rsidRPr="00303CBC">
        <w:rPr>
          <w:rStyle w:val="Strong"/>
          <w:b w:val="0"/>
        </w:rPr>
        <w:t>Kanakapura</w:t>
      </w:r>
      <w:proofErr w:type="spellEnd"/>
      <w:r w:rsidR="00303CBC" w:rsidRPr="00303CBC">
        <w:rPr>
          <w:rStyle w:val="Strong"/>
          <w:b w:val="0"/>
        </w:rPr>
        <w:t xml:space="preserve">, and </w:t>
      </w:r>
      <w:proofErr w:type="spellStart"/>
      <w:r w:rsidR="00303CBC" w:rsidRPr="00303CBC">
        <w:rPr>
          <w:rStyle w:val="Strong"/>
          <w:b w:val="0"/>
        </w:rPr>
        <w:t>Magadi</w:t>
      </w:r>
      <w:proofErr w:type="spellEnd"/>
      <w:r w:rsidR="00303CBC" w:rsidRPr="00303CBC">
        <w:rPr>
          <w:b/>
        </w:rPr>
        <w:t xml:space="preserve">. </w:t>
      </w:r>
      <w:r w:rsidR="00303CBC" w:rsidRPr="00303CBC">
        <w:t>Across these offices, a total of</w:t>
      </w:r>
      <w:r w:rsidR="00303CBC" w:rsidRPr="00303CBC">
        <w:rPr>
          <w:b/>
        </w:rPr>
        <w:t xml:space="preserve"> </w:t>
      </w:r>
      <w:r w:rsidR="00303CBC" w:rsidRPr="00303CBC">
        <w:rPr>
          <w:rStyle w:val="Strong"/>
          <w:b w:val="0"/>
        </w:rPr>
        <w:t>five Sub-Registrars (SRs)</w:t>
      </w:r>
      <w:r w:rsidR="00303CBC" w:rsidRPr="00303CBC">
        <w:rPr>
          <w:b/>
        </w:rPr>
        <w:t xml:space="preserve"> </w:t>
      </w:r>
      <w:r w:rsidR="00303CBC" w:rsidRPr="00303CBC">
        <w:t xml:space="preserve">are </w:t>
      </w:r>
      <w:r w:rsidR="00303CBC">
        <w:t>working</w:t>
      </w:r>
      <w:r w:rsidR="00303CBC" w:rsidRPr="00303CBC">
        <w:t xml:space="preserve">, </w:t>
      </w:r>
      <w:r w:rsidR="004440C2">
        <w:t xml:space="preserve">as explained </w:t>
      </w:r>
      <w:r w:rsidR="001769FB">
        <w:t>below</w:t>
      </w:r>
      <w:r w:rsidR="001769FB">
        <w:rPr>
          <w:b/>
        </w:rPr>
        <w:t>:</w:t>
      </w:r>
      <w:r w:rsidR="00303CBC">
        <w:t xml:space="preserve"> </w:t>
      </w:r>
      <w:r>
        <w:t xml:space="preserve"> </w:t>
      </w:r>
    </w:p>
    <w:tbl>
      <w:tblPr>
        <w:tblStyle w:val="TableGrid"/>
        <w:tblW w:w="8217" w:type="dxa"/>
        <w:jc w:val="center"/>
        <w:tblLook w:val="04A0" w:firstRow="1" w:lastRow="0" w:firstColumn="1" w:lastColumn="0" w:noHBand="0" w:noVBand="1"/>
      </w:tblPr>
      <w:tblGrid>
        <w:gridCol w:w="4821"/>
        <w:gridCol w:w="3396"/>
      </w:tblGrid>
      <w:tr w:rsidR="000C4D09" w:rsidRPr="00A85FB0" w14:paraId="74D293C4" w14:textId="77777777" w:rsidTr="00B213AE">
        <w:trPr>
          <w:jc w:val="center"/>
        </w:trPr>
        <w:tc>
          <w:tcPr>
            <w:tcW w:w="4821" w:type="dxa"/>
            <w:shd w:val="clear" w:color="auto" w:fill="4472C4" w:themeFill="accent1"/>
          </w:tcPr>
          <w:p w14:paraId="4DCAC9EF" w14:textId="77777777" w:rsidR="000C4D09" w:rsidRPr="00A85FB0" w:rsidRDefault="000C4D09" w:rsidP="002446E2">
            <w:pPr>
              <w:jc w:val="center"/>
              <w:rPr>
                <w:rFonts w:asciiTheme="majorHAnsi" w:hAnsiTheme="majorHAnsi"/>
                <w:b/>
                <w:color w:val="FFFFFF" w:themeColor="background1"/>
              </w:rPr>
            </w:pPr>
            <w:r>
              <w:rPr>
                <w:rFonts w:asciiTheme="majorHAnsi" w:hAnsiTheme="majorHAnsi"/>
                <w:b/>
                <w:color w:val="FFFFFF" w:themeColor="background1"/>
              </w:rPr>
              <w:t>SRO Office</w:t>
            </w:r>
          </w:p>
        </w:tc>
        <w:tc>
          <w:tcPr>
            <w:tcW w:w="3396" w:type="dxa"/>
            <w:shd w:val="clear" w:color="auto" w:fill="4472C4" w:themeFill="accent1"/>
          </w:tcPr>
          <w:p w14:paraId="77B1A34C" w14:textId="77777777" w:rsidR="000C4D09" w:rsidRPr="00A85FB0" w:rsidRDefault="000C4D09" w:rsidP="002446E2">
            <w:pPr>
              <w:rPr>
                <w:rFonts w:asciiTheme="majorHAnsi" w:hAnsiTheme="majorHAnsi"/>
                <w:b/>
                <w:color w:val="FFFFFF" w:themeColor="background1"/>
              </w:rPr>
            </w:pPr>
            <w:r w:rsidRPr="00A85FB0">
              <w:rPr>
                <w:rFonts w:asciiTheme="majorHAnsi" w:hAnsiTheme="majorHAnsi"/>
                <w:b/>
                <w:color w:val="FFFFFF" w:themeColor="background1"/>
              </w:rPr>
              <w:t>Number of SRs</w:t>
            </w:r>
          </w:p>
        </w:tc>
      </w:tr>
      <w:tr w:rsidR="000C4D09" w14:paraId="38F0985D" w14:textId="77777777" w:rsidTr="00B213AE">
        <w:trPr>
          <w:jc w:val="center"/>
        </w:trPr>
        <w:tc>
          <w:tcPr>
            <w:tcW w:w="4821" w:type="dxa"/>
          </w:tcPr>
          <w:p w14:paraId="4D7BBB77" w14:textId="77777777" w:rsidR="000C4D09" w:rsidRDefault="000C4D09" w:rsidP="002446E2">
            <w:proofErr w:type="spellStart"/>
            <w:r>
              <w:t>Ramanagara</w:t>
            </w:r>
            <w:proofErr w:type="spellEnd"/>
          </w:p>
        </w:tc>
        <w:tc>
          <w:tcPr>
            <w:tcW w:w="3396" w:type="dxa"/>
          </w:tcPr>
          <w:p w14:paraId="1ED3A869" w14:textId="77777777" w:rsidR="000C4D09" w:rsidRDefault="000C4D09" w:rsidP="002446E2">
            <w:pPr>
              <w:jc w:val="center"/>
            </w:pPr>
            <w:r>
              <w:t>2</w:t>
            </w:r>
          </w:p>
        </w:tc>
      </w:tr>
      <w:tr w:rsidR="000C4D09" w14:paraId="7DA5B250" w14:textId="77777777" w:rsidTr="00B213AE">
        <w:trPr>
          <w:jc w:val="center"/>
        </w:trPr>
        <w:tc>
          <w:tcPr>
            <w:tcW w:w="4821" w:type="dxa"/>
          </w:tcPr>
          <w:p w14:paraId="011207EC" w14:textId="77777777" w:rsidR="000C4D09" w:rsidRDefault="000C4D09" w:rsidP="002446E2">
            <w:proofErr w:type="spellStart"/>
            <w:r>
              <w:t>Channapatna</w:t>
            </w:r>
            <w:proofErr w:type="spellEnd"/>
          </w:p>
        </w:tc>
        <w:tc>
          <w:tcPr>
            <w:tcW w:w="3396" w:type="dxa"/>
          </w:tcPr>
          <w:p w14:paraId="2BC69DEF" w14:textId="77777777" w:rsidR="000C4D09" w:rsidRDefault="000C4D09" w:rsidP="002446E2">
            <w:pPr>
              <w:jc w:val="center"/>
            </w:pPr>
            <w:r>
              <w:t>1</w:t>
            </w:r>
          </w:p>
        </w:tc>
      </w:tr>
      <w:tr w:rsidR="000C4D09" w14:paraId="2FC0D86D" w14:textId="77777777" w:rsidTr="00B213AE">
        <w:trPr>
          <w:jc w:val="center"/>
        </w:trPr>
        <w:tc>
          <w:tcPr>
            <w:tcW w:w="4821" w:type="dxa"/>
          </w:tcPr>
          <w:p w14:paraId="58B6A042" w14:textId="77777777" w:rsidR="000C4D09" w:rsidRDefault="000C4D09" w:rsidP="002446E2">
            <w:proofErr w:type="spellStart"/>
            <w:r>
              <w:t>Kanakapura</w:t>
            </w:r>
            <w:proofErr w:type="spellEnd"/>
          </w:p>
        </w:tc>
        <w:tc>
          <w:tcPr>
            <w:tcW w:w="3396" w:type="dxa"/>
          </w:tcPr>
          <w:p w14:paraId="712EE980" w14:textId="77777777" w:rsidR="000C4D09" w:rsidRDefault="000C4D09" w:rsidP="002446E2">
            <w:pPr>
              <w:jc w:val="center"/>
            </w:pPr>
            <w:r>
              <w:t>1</w:t>
            </w:r>
          </w:p>
        </w:tc>
      </w:tr>
      <w:tr w:rsidR="000C4D09" w14:paraId="04068EAD" w14:textId="77777777" w:rsidTr="00B213AE">
        <w:trPr>
          <w:jc w:val="center"/>
        </w:trPr>
        <w:tc>
          <w:tcPr>
            <w:tcW w:w="4821" w:type="dxa"/>
          </w:tcPr>
          <w:p w14:paraId="143B8A11" w14:textId="77777777" w:rsidR="000C4D09" w:rsidRDefault="000C4D09" w:rsidP="002446E2">
            <w:proofErr w:type="spellStart"/>
            <w:r>
              <w:t>Magadi</w:t>
            </w:r>
            <w:proofErr w:type="spellEnd"/>
          </w:p>
        </w:tc>
        <w:tc>
          <w:tcPr>
            <w:tcW w:w="3396" w:type="dxa"/>
          </w:tcPr>
          <w:p w14:paraId="4B2C780E" w14:textId="77777777" w:rsidR="000C4D09" w:rsidRDefault="000C4D09" w:rsidP="002446E2">
            <w:pPr>
              <w:jc w:val="center"/>
            </w:pPr>
            <w:r>
              <w:t>1</w:t>
            </w:r>
          </w:p>
        </w:tc>
      </w:tr>
    </w:tbl>
    <w:p w14:paraId="4700CA74" w14:textId="0A9C314F" w:rsidR="000C4D09" w:rsidRDefault="000C4D09" w:rsidP="0069313D"/>
    <w:tbl>
      <w:tblPr>
        <w:tblStyle w:val="TableGrid"/>
        <w:tblW w:w="0" w:type="auto"/>
        <w:tblInd w:w="137" w:type="dxa"/>
        <w:tblLook w:val="04A0" w:firstRow="1" w:lastRow="0" w:firstColumn="1" w:lastColumn="0" w:noHBand="0" w:noVBand="1"/>
      </w:tblPr>
      <w:tblGrid>
        <w:gridCol w:w="1571"/>
        <w:gridCol w:w="3386"/>
      </w:tblGrid>
      <w:tr w:rsidR="000C4D09" w14:paraId="73AF2CB2" w14:textId="77777777" w:rsidTr="00003D87">
        <w:tc>
          <w:tcPr>
            <w:tcW w:w="1571" w:type="dxa"/>
            <w:shd w:val="clear" w:color="auto" w:fill="4472C4" w:themeFill="accent1"/>
          </w:tcPr>
          <w:p w14:paraId="257D7322" w14:textId="487C67E1" w:rsidR="000C4D09" w:rsidRPr="00003D87" w:rsidRDefault="000C4D09" w:rsidP="0069313D">
            <w:pPr>
              <w:rPr>
                <w:b/>
              </w:rPr>
            </w:pPr>
            <w:r w:rsidRPr="00003D87">
              <w:rPr>
                <w:b/>
                <w:color w:val="FFFFFF" w:themeColor="background1"/>
              </w:rPr>
              <w:t>Application No</w:t>
            </w:r>
          </w:p>
        </w:tc>
        <w:tc>
          <w:tcPr>
            <w:tcW w:w="3386" w:type="dxa"/>
            <w:shd w:val="clear" w:color="auto" w:fill="4472C4" w:themeFill="accent1"/>
          </w:tcPr>
          <w:p w14:paraId="58B6B0F3" w14:textId="35E238E6" w:rsidR="000C4D09" w:rsidRPr="00003D87" w:rsidRDefault="000C4D09" w:rsidP="0069313D">
            <w:pPr>
              <w:rPr>
                <w:b/>
                <w:color w:val="FFFFFF" w:themeColor="background1"/>
              </w:rPr>
            </w:pPr>
            <w:r w:rsidRPr="00003D87">
              <w:rPr>
                <w:b/>
                <w:color w:val="FFFFFF" w:themeColor="background1"/>
              </w:rPr>
              <w:t>SRO allotted for scrutiny</w:t>
            </w:r>
          </w:p>
        </w:tc>
      </w:tr>
      <w:tr w:rsidR="000C4D09" w14:paraId="0F8A8BFC" w14:textId="77777777" w:rsidTr="00003D87">
        <w:tc>
          <w:tcPr>
            <w:tcW w:w="1571" w:type="dxa"/>
          </w:tcPr>
          <w:p w14:paraId="2252A160" w14:textId="42AD9D1B" w:rsidR="000C4D09" w:rsidRDefault="000C4D09" w:rsidP="0069313D">
            <w:r>
              <w:t>1</w:t>
            </w:r>
          </w:p>
        </w:tc>
        <w:tc>
          <w:tcPr>
            <w:tcW w:w="3386" w:type="dxa"/>
          </w:tcPr>
          <w:p w14:paraId="5705AB54" w14:textId="1C7D481C" w:rsidR="000C4D09" w:rsidRDefault="000C4D09" w:rsidP="0069313D">
            <w:proofErr w:type="spellStart"/>
            <w:r>
              <w:t>Ramanagara</w:t>
            </w:r>
            <w:proofErr w:type="spellEnd"/>
          </w:p>
        </w:tc>
      </w:tr>
      <w:tr w:rsidR="000C4D09" w14:paraId="32EA764E" w14:textId="77777777" w:rsidTr="00003D87">
        <w:tc>
          <w:tcPr>
            <w:tcW w:w="1571" w:type="dxa"/>
          </w:tcPr>
          <w:p w14:paraId="06AB16DB" w14:textId="67C94E19" w:rsidR="000C4D09" w:rsidRDefault="000C4D09" w:rsidP="0069313D">
            <w:r>
              <w:t>2</w:t>
            </w:r>
          </w:p>
        </w:tc>
        <w:tc>
          <w:tcPr>
            <w:tcW w:w="3386" w:type="dxa"/>
          </w:tcPr>
          <w:p w14:paraId="6C9889C7" w14:textId="41FB60C8" w:rsidR="000C4D09" w:rsidRDefault="000C4D09" w:rsidP="0069313D">
            <w:proofErr w:type="spellStart"/>
            <w:r>
              <w:t>Ramanagara</w:t>
            </w:r>
            <w:proofErr w:type="spellEnd"/>
          </w:p>
        </w:tc>
      </w:tr>
      <w:tr w:rsidR="000C4D09" w14:paraId="2BE57F3A" w14:textId="77777777" w:rsidTr="00003D87">
        <w:tc>
          <w:tcPr>
            <w:tcW w:w="1571" w:type="dxa"/>
          </w:tcPr>
          <w:p w14:paraId="33D965EB" w14:textId="63BCAF1F" w:rsidR="000C4D09" w:rsidRDefault="000C4D09" w:rsidP="0069313D">
            <w:r>
              <w:t>3</w:t>
            </w:r>
          </w:p>
        </w:tc>
        <w:tc>
          <w:tcPr>
            <w:tcW w:w="3386" w:type="dxa"/>
          </w:tcPr>
          <w:p w14:paraId="3627B207" w14:textId="69DAC9E2" w:rsidR="000C4D09" w:rsidRDefault="00707326" w:rsidP="0069313D">
            <w:proofErr w:type="spellStart"/>
            <w:r>
              <w:t>Channapatna</w:t>
            </w:r>
            <w:proofErr w:type="spellEnd"/>
          </w:p>
        </w:tc>
      </w:tr>
      <w:tr w:rsidR="000C4D09" w14:paraId="580CBE28" w14:textId="77777777" w:rsidTr="00003D87">
        <w:tc>
          <w:tcPr>
            <w:tcW w:w="1571" w:type="dxa"/>
          </w:tcPr>
          <w:p w14:paraId="2FF7DF15" w14:textId="589729A1" w:rsidR="000C4D09" w:rsidRDefault="000C4D09" w:rsidP="0069313D">
            <w:r>
              <w:t>4</w:t>
            </w:r>
          </w:p>
        </w:tc>
        <w:tc>
          <w:tcPr>
            <w:tcW w:w="3386" w:type="dxa"/>
          </w:tcPr>
          <w:p w14:paraId="5335F534" w14:textId="6B4A6EF3" w:rsidR="000C4D09" w:rsidRDefault="00707326" w:rsidP="0069313D">
            <w:proofErr w:type="spellStart"/>
            <w:r>
              <w:t>Kanakapura</w:t>
            </w:r>
            <w:proofErr w:type="spellEnd"/>
          </w:p>
        </w:tc>
      </w:tr>
      <w:tr w:rsidR="000C4D09" w14:paraId="6B605484" w14:textId="77777777" w:rsidTr="00003D87">
        <w:tc>
          <w:tcPr>
            <w:tcW w:w="1571" w:type="dxa"/>
          </w:tcPr>
          <w:p w14:paraId="0035B26F" w14:textId="3A24D882" w:rsidR="000C4D09" w:rsidRDefault="000C4D09" w:rsidP="0069313D">
            <w:r>
              <w:t>5</w:t>
            </w:r>
          </w:p>
        </w:tc>
        <w:tc>
          <w:tcPr>
            <w:tcW w:w="3386" w:type="dxa"/>
          </w:tcPr>
          <w:p w14:paraId="270AFB88" w14:textId="39A3725B" w:rsidR="000C4D09" w:rsidRDefault="00707326" w:rsidP="0069313D">
            <w:proofErr w:type="spellStart"/>
            <w:r>
              <w:t>Magadi</w:t>
            </w:r>
            <w:proofErr w:type="spellEnd"/>
          </w:p>
        </w:tc>
      </w:tr>
      <w:tr w:rsidR="00707326" w14:paraId="3E40514F" w14:textId="77777777" w:rsidTr="00003D87">
        <w:tc>
          <w:tcPr>
            <w:tcW w:w="1571" w:type="dxa"/>
          </w:tcPr>
          <w:p w14:paraId="405A1709" w14:textId="3292D6F5" w:rsidR="00707326" w:rsidRDefault="00707326" w:rsidP="00707326">
            <w:r>
              <w:t>6</w:t>
            </w:r>
          </w:p>
        </w:tc>
        <w:tc>
          <w:tcPr>
            <w:tcW w:w="3386" w:type="dxa"/>
          </w:tcPr>
          <w:p w14:paraId="5B32930D" w14:textId="15052F3A" w:rsidR="00707326" w:rsidRDefault="00707326" w:rsidP="00707326">
            <w:proofErr w:type="spellStart"/>
            <w:r>
              <w:t>Ramanagara</w:t>
            </w:r>
            <w:proofErr w:type="spellEnd"/>
          </w:p>
        </w:tc>
      </w:tr>
      <w:tr w:rsidR="00707326" w14:paraId="071F332E" w14:textId="77777777" w:rsidTr="00003D87">
        <w:tc>
          <w:tcPr>
            <w:tcW w:w="1571" w:type="dxa"/>
          </w:tcPr>
          <w:p w14:paraId="12BF1DEA" w14:textId="464D45C7" w:rsidR="00707326" w:rsidRDefault="00707326" w:rsidP="00707326">
            <w:r>
              <w:t>7</w:t>
            </w:r>
          </w:p>
        </w:tc>
        <w:tc>
          <w:tcPr>
            <w:tcW w:w="3386" w:type="dxa"/>
          </w:tcPr>
          <w:p w14:paraId="48EB54C0" w14:textId="02F18111" w:rsidR="00707326" w:rsidRDefault="00707326" w:rsidP="00707326">
            <w:proofErr w:type="spellStart"/>
            <w:r>
              <w:t>Ramanagara</w:t>
            </w:r>
            <w:proofErr w:type="spellEnd"/>
          </w:p>
        </w:tc>
      </w:tr>
      <w:tr w:rsidR="00707326" w14:paraId="2E0B2857" w14:textId="77777777" w:rsidTr="00003D87">
        <w:tc>
          <w:tcPr>
            <w:tcW w:w="1571" w:type="dxa"/>
          </w:tcPr>
          <w:p w14:paraId="650D0FB9" w14:textId="1D7AB5CB" w:rsidR="00707326" w:rsidRDefault="00707326" w:rsidP="00707326">
            <w:r>
              <w:t>8</w:t>
            </w:r>
          </w:p>
        </w:tc>
        <w:tc>
          <w:tcPr>
            <w:tcW w:w="3386" w:type="dxa"/>
          </w:tcPr>
          <w:p w14:paraId="41211ABA" w14:textId="05F1171C" w:rsidR="00707326" w:rsidRDefault="00707326" w:rsidP="00707326">
            <w:proofErr w:type="spellStart"/>
            <w:r>
              <w:t>Channapatna</w:t>
            </w:r>
            <w:proofErr w:type="spellEnd"/>
          </w:p>
        </w:tc>
      </w:tr>
      <w:tr w:rsidR="00707326" w14:paraId="4391A10D" w14:textId="77777777" w:rsidTr="00003D87">
        <w:tc>
          <w:tcPr>
            <w:tcW w:w="1571" w:type="dxa"/>
          </w:tcPr>
          <w:p w14:paraId="22A14457" w14:textId="079CDFB3" w:rsidR="00707326" w:rsidRDefault="00707326" w:rsidP="00707326">
            <w:r>
              <w:t>9</w:t>
            </w:r>
          </w:p>
        </w:tc>
        <w:tc>
          <w:tcPr>
            <w:tcW w:w="3386" w:type="dxa"/>
          </w:tcPr>
          <w:p w14:paraId="1FC7804C" w14:textId="0D104DEA" w:rsidR="00707326" w:rsidRDefault="00707326" w:rsidP="00707326">
            <w:proofErr w:type="spellStart"/>
            <w:r>
              <w:t>Kanakapura</w:t>
            </w:r>
            <w:proofErr w:type="spellEnd"/>
          </w:p>
        </w:tc>
      </w:tr>
      <w:tr w:rsidR="00707326" w14:paraId="0333916F" w14:textId="77777777" w:rsidTr="00003D87">
        <w:tc>
          <w:tcPr>
            <w:tcW w:w="1571" w:type="dxa"/>
          </w:tcPr>
          <w:p w14:paraId="6F4EF34B" w14:textId="13126EA0" w:rsidR="00707326" w:rsidRDefault="00707326" w:rsidP="00707326">
            <w:r>
              <w:t>10</w:t>
            </w:r>
          </w:p>
        </w:tc>
        <w:tc>
          <w:tcPr>
            <w:tcW w:w="3386" w:type="dxa"/>
          </w:tcPr>
          <w:p w14:paraId="42D868A6" w14:textId="4589D214" w:rsidR="00707326" w:rsidRDefault="00707326" w:rsidP="00707326">
            <w:proofErr w:type="spellStart"/>
            <w:r>
              <w:t>Magadi</w:t>
            </w:r>
            <w:proofErr w:type="spellEnd"/>
          </w:p>
        </w:tc>
      </w:tr>
    </w:tbl>
    <w:p w14:paraId="30370D5B" w14:textId="2C6BB671" w:rsidR="00295A4E" w:rsidRPr="00E71D32" w:rsidRDefault="000665DB" w:rsidP="00003D87">
      <w:pPr>
        <w:pStyle w:val="NormalWeb"/>
        <w:rPr>
          <w:rFonts w:asciiTheme="minorHAnsi" w:hAnsiTheme="minorHAnsi"/>
        </w:rPr>
      </w:pPr>
      <w:r>
        <w:rPr>
          <w:rStyle w:val="Strong"/>
          <w:rFonts w:asciiTheme="minorHAnsi" w:eastAsiaTheme="majorEastAsia" w:hAnsiTheme="minorHAnsi"/>
        </w:rPr>
        <w:t>Allocation of the application using</w:t>
      </w:r>
      <w:r w:rsidR="00D15A52">
        <w:rPr>
          <w:rStyle w:val="Strong"/>
          <w:rFonts w:asciiTheme="minorHAnsi" w:eastAsiaTheme="majorEastAsia" w:hAnsiTheme="minorHAnsi"/>
        </w:rPr>
        <w:t xml:space="preserve"> the</w:t>
      </w:r>
      <w:r>
        <w:rPr>
          <w:rStyle w:val="Strong"/>
          <w:rFonts w:asciiTheme="minorHAnsi" w:eastAsiaTheme="majorEastAsia" w:hAnsiTheme="minorHAnsi"/>
        </w:rPr>
        <w:t xml:space="preserve"> </w:t>
      </w:r>
      <w:r w:rsidR="002446E2">
        <w:rPr>
          <w:rStyle w:val="Strong"/>
          <w:rFonts w:asciiTheme="minorHAnsi" w:eastAsiaTheme="majorEastAsia" w:hAnsiTheme="minorHAnsi"/>
        </w:rPr>
        <w:t>weighted r</w:t>
      </w:r>
      <w:r w:rsidR="00295A4E" w:rsidRPr="00E71D32">
        <w:rPr>
          <w:rStyle w:val="Strong"/>
          <w:rFonts w:asciiTheme="minorHAnsi" w:eastAsiaTheme="majorEastAsia" w:hAnsiTheme="minorHAnsi"/>
        </w:rPr>
        <w:t>ound-</w:t>
      </w:r>
      <w:r w:rsidR="002446E2">
        <w:rPr>
          <w:rStyle w:val="Strong"/>
          <w:rFonts w:asciiTheme="minorHAnsi" w:eastAsiaTheme="majorEastAsia" w:hAnsiTheme="minorHAnsi"/>
        </w:rPr>
        <w:t>r</w:t>
      </w:r>
      <w:r w:rsidR="00295A4E" w:rsidRPr="00E71D32">
        <w:rPr>
          <w:rStyle w:val="Strong"/>
          <w:rFonts w:asciiTheme="minorHAnsi" w:eastAsiaTheme="majorEastAsia" w:hAnsiTheme="minorHAnsi"/>
        </w:rPr>
        <w:t xml:space="preserve">obin </w:t>
      </w:r>
      <w:r w:rsidR="002446E2">
        <w:rPr>
          <w:rStyle w:val="Strong"/>
          <w:rFonts w:asciiTheme="minorHAnsi" w:eastAsiaTheme="majorEastAsia" w:hAnsiTheme="minorHAnsi"/>
        </w:rPr>
        <w:t>m</w:t>
      </w:r>
      <w:r w:rsidR="00295A4E" w:rsidRPr="00E71D32">
        <w:rPr>
          <w:rStyle w:val="Strong"/>
          <w:rFonts w:asciiTheme="minorHAnsi" w:eastAsiaTheme="majorEastAsia" w:hAnsiTheme="minorHAnsi"/>
        </w:rPr>
        <w:t>e</w:t>
      </w:r>
      <w:r w:rsidR="002446E2">
        <w:rPr>
          <w:rStyle w:val="Strong"/>
          <w:rFonts w:asciiTheme="minorHAnsi" w:eastAsiaTheme="majorEastAsia" w:hAnsiTheme="minorHAnsi"/>
        </w:rPr>
        <w:t>thod</w:t>
      </w:r>
      <w:r w:rsidR="00295A4E" w:rsidRPr="00E71D32">
        <w:rPr>
          <w:rFonts w:asciiTheme="minorHAnsi" w:hAnsiTheme="minorHAnsi"/>
        </w:rPr>
        <w:t>:</w:t>
      </w:r>
    </w:p>
    <w:p w14:paraId="4E4F4DA1" w14:textId="38698839" w:rsidR="000E6896" w:rsidRPr="000E57BA" w:rsidRDefault="00295A4E" w:rsidP="00707326">
      <w:pPr>
        <w:spacing w:before="100" w:beforeAutospacing="1" w:after="100" w:afterAutospacing="1" w:line="240" w:lineRule="auto"/>
        <w:rPr>
          <w:rStyle w:val="Strong"/>
          <w:b w:val="0"/>
          <w:bCs w:val="0"/>
        </w:rPr>
      </w:pPr>
      <w:r w:rsidRPr="00E71D32">
        <w:t>The</w:t>
      </w:r>
      <w:r w:rsidRPr="00E71D32">
        <w:rPr>
          <w:b/>
        </w:rPr>
        <w:t xml:space="preserve"> </w:t>
      </w:r>
      <w:r w:rsidRPr="00E71D32">
        <w:rPr>
          <w:rStyle w:val="Strong"/>
          <w:b w:val="0"/>
        </w:rPr>
        <w:t>five SRs</w:t>
      </w:r>
      <w:r w:rsidRPr="00E71D32">
        <w:t xml:space="preserve"> across the district are assigned applications sequentially, with </w:t>
      </w:r>
      <w:r w:rsidRPr="00E71D32">
        <w:rPr>
          <w:rStyle w:val="Strong"/>
          <w:b w:val="0"/>
        </w:rPr>
        <w:t>one application per SR in each round of five applications</w:t>
      </w:r>
      <w:r w:rsidRPr="00E71D32">
        <w:t xml:space="preserve"> to maintain equitable distribution.</w:t>
      </w:r>
    </w:p>
    <w:p w14:paraId="1198F1CE" w14:textId="19D9A9AF" w:rsidR="00295A4E" w:rsidRPr="00E71D32" w:rsidRDefault="000665DB" w:rsidP="00003D87">
      <w:pPr>
        <w:pStyle w:val="NormalWeb"/>
        <w:numPr>
          <w:ilvl w:val="0"/>
          <w:numId w:val="40"/>
        </w:numPr>
        <w:rPr>
          <w:rFonts w:asciiTheme="minorHAnsi" w:hAnsiTheme="minorHAnsi"/>
        </w:rPr>
      </w:pPr>
      <w:r>
        <w:rPr>
          <w:rStyle w:val="Strong"/>
          <w:rFonts w:asciiTheme="minorHAnsi" w:eastAsiaTheme="majorEastAsia" w:hAnsiTheme="minorHAnsi"/>
        </w:rPr>
        <w:t xml:space="preserve">Multiple allocations to </w:t>
      </w:r>
      <w:proofErr w:type="spellStart"/>
      <w:r w:rsidR="00295A4E" w:rsidRPr="00E71D32">
        <w:rPr>
          <w:rStyle w:val="Strong"/>
          <w:rFonts w:asciiTheme="minorHAnsi" w:eastAsiaTheme="majorEastAsia" w:hAnsiTheme="minorHAnsi"/>
        </w:rPr>
        <w:t>Ramanagara</w:t>
      </w:r>
      <w:proofErr w:type="spellEnd"/>
      <w:r w:rsidR="00295A4E" w:rsidRPr="00E71D32">
        <w:rPr>
          <w:rStyle w:val="Strong"/>
          <w:rFonts w:asciiTheme="minorHAnsi" w:eastAsiaTheme="majorEastAsia" w:hAnsiTheme="minorHAnsi"/>
        </w:rPr>
        <w:t xml:space="preserve"> SRO</w:t>
      </w:r>
      <w:r w:rsidR="00295A4E" w:rsidRPr="00E71D32">
        <w:rPr>
          <w:rFonts w:asciiTheme="minorHAnsi" w:hAnsiTheme="minorHAnsi"/>
        </w:rPr>
        <w:t>:</w:t>
      </w:r>
    </w:p>
    <w:p w14:paraId="613B4BA5" w14:textId="77777777" w:rsidR="00003D87" w:rsidRDefault="00295A4E" w:rsidP="00003D87">
      <w:pPr>
        <w:pStyle w:val="ListParagraph"/>
        <w:numPr>
          <w:ilvl w:val="0"/>
          <w:numId w:val="49"/>
        </w:numPr>
        <w:spacing w:before="100" w:beforeAutospacing="1" w:after="100" w:afterAutospacing="1" w:line="240" w:lineRule="auto"/>
      </w:pPr>
      <w:proofErr w:type="spellStart"/>
      <w:r w:rsidRPr="00003D87">
        <w:rPr>
          <w:rStyle w:val="Strong"/>
          <w:b w:val="0"/>
        </w:rPr>
        <w:t>Ramanagara</w:t>
      </w:r>
      <w:proofErr w:type="spellEnd"/>
      <w:r w:rsidRPr="00E71D32">
        <w:t xml:space="preserve"> has </w:t>
      </w:r>
      <w:r w:rsidRPr="00003D87">
        <w:rPr>
          <w:rStyle w:val="Strong"/>
          <w:b w:val="0"/>
        </w:rPr>
        <w:t>two SRs</w:t>
      </w:r>
      <w:r w:rsidRPr="00E71D32">
        <w:t xml:space="preserve"> each receiving one of </w:t>
      </w:r>
      <w:r w:rsidRPr="00003D87">
        <w:rPr>
          <w:rStyle w:val="Strong"/>
          <w:b w:val="0"/>
        </w:rPr>
        <w:t>two consecutive applications</w:t>
      </w:r>
      <w:r w:rsidRPr="00E71D32">
        <w:t xml:space="preserve"> during every cycle.</w:t>
      </w:r>
    </w:p>
    <w:p w14:paraId="372584CA" w14:textId="6DC6085A" w:rsidR="00003D87" w:rsidRPr="00E71D32" w:rsidRDefault="00295A4E" w:rsidP="00003D87">
      <w:pPr>
        <w:pStyle w:val="ListParagraph"/>
        <w:numPr>
          <w:ilvl w:val="0"/>
          <w:numId w:val="49"/>
        </w:numPr>
        <w:spacing w:before="100" w:beforeAutospacing="1" w:after="100" w:afterAutospacing="1" w:line="240" w:lineRule="auto"/>
      </w:pPr>
      <w:r w:rsidRPr="00E71D32">
        <w:t>After handling two applications, the system moves to the next SRO.</w:t>
      </w:r>
    </w:p>
    <w:p w14:paraId="03366A90" w14:textId="479C39FE" w:rsidR="00295A4E" w:rsidRPr="00E71D32" w:rsidRDefault="00295A4E" w:rsidP="00003D87">
      <w:pPr>
        <w:pStyle w:val="NormalWeb"/>
        <w:numPr>
          <w:ilvl w:val="0"/>
          <w:numId w:val="40"/>
        </w:numPr>
        <w:rPr>
          <w:rFonts w:asciiTheme="minorHAnsi" w:hAnsiTheme="minorHAnsi"/>
        </w:rPr>
      </w:pPr>
      <w:r w:rsidRPr="00E71D32">
        <w:rPr>
          <w:rStyle w:val="Strong"/>
          <w:rFonts w:asciiTheme="minorHAnsi" w:eastAsiaTheme="majorEastAsia" w:hAnsiTheme="minorHAnsi"/>
        </w:rPr>
        <w:t>Other SROs</w:t>
      </w:r>
      <w:r w:rsidRPr="00E71D32">
        <w:rPr>
          <w:rFonts w:asciiTheme="minorHAnsi" w:hAnsiTheme="minorHAnsi"/>
        </w:rPr>
        <w:t xml:space="preserve"> (</w:t>
      </w:r>
      <w:proofErr w:type="spellStart"/>
      <w:r w:rsidRPr="00E71D32">
        <w:rPr>
          <w:rFonts w:asciiTheme="minorHAnsi" w:hAnsiTheme="minorHAnsi"/>
        </w:rPr>
        <w:t>Channapatna</w:t>
      </w:r>
      <w:proofErr w:type="spellEnd"/>
      <w:r w:rsidRPr="00E71D32">
        <w:rPr>
          <w:rFonts w:asciiTheme="minorHAnsi" w:hAnsiTheme="minorHAnsi"/>
        </w:rPr>
        <w:t xml:space="preserve">, </w:t>
      </w:r>
      <w:proofErr w:type="spellStart"/>
      <w:r w:rsidRPr="00E71D32">
        <w:rPr>
          <w:rFonts w:asciiTheme="minorHAnsi" w:hAnsiTheme="minorHAnsi"/>
        </w:rPr>
        <w:t>Kanakapura</w:t>
      </w:r>
      <w:proofErr w:type="spellEnd"/>
      <w:r w:rsidRPr="00E71D32">
        <w:rPr>
          <w:rFonts w:asciiTheme="minorHAnsi" w:hAnsiTheme="minorHAnsi"/>
        </w:rPr>
        <w:t xml:space="preserve">, </w:t>
      </w:r>
      <w:proofErr w:type="spellStart"/>
      <w:r w:rsidRPr="00E71D32">
        <w:rPr>
          <w:rFonts w:asciiTheme="minorHAnsi" w:hAnsiTheme="minorHAnsi"/>
        </w:rPr>
        <w:t>Magadi</w:t>
      </w:r>
      <w:proofErr w:type="spellEnd"/>
      <w:r w:rsidRPr="00E71D32">
        <w:rPr>
          <w:rFonts w:asciiTheme="minorHAnsi" w:hAnsiTheme="minorHAnsi"/>
        </w:rPr>
        <w:t>):</w:t>
      </w:r>
    </w:p>
    <w:p w14:paraId="59A2C9A3" w14:textId="1FB1283D" w:rsidR="00295A4E" w:rsidRPr="00E71D32" w:rsidRDefault="00295A4E" w:rsidP="00003D87">
      <w:pPr>
        <w:pStyle w:val="ListParagraph"/>
        <w:numPr>
          <w:ilvl w:val="0"/>
          <w:numId w:val="45"/>
        </w:numPr>
        <w:spacing w:before="100" w:beforeAutospacing="1" w:after="100" w:afterAutospacing="1" w:line="240" w:lineRule="auto"/>
      </w:pPr>
      <w:r w:rsidRPr="00003D87">
        <w:rPr>
          <w:rStyle w:val="Strong"/>
          <w:b w:val="0"/>
        </w:rPr>
        <w:t>Each of these offices</w:t>
      </w:r>
      <w:r w:rsidRPr="00E71D32">
        <w:t xml:space="preserve"> has </w:t>
      </w:r>
      <w:r w:rsidRPr="00003D87">
        <w:rPr>
          <w:rStyle w:val="Strong"/>
          <w:b w:val="0"/>
        </w:rPr>
        <w:t>one SR</w:t>
      </w:r>
      <w:r w:rsidRPr="00E71D32">
        <w:t xml:space="preserve">. As a result, each receives </w:t>
      </w:r>
      <w:r w:rsidRPr="00003D87">
        <w:rPr>
          <w:rStyle w:val="Strong"/>
          <w:b w:val="0"/>
        </w:rPr>
        <w:t>one application every 5th round</w:t>
      </w:r>
      <w:r w:rsidRPr="00E71D32">
        <w:t>, maintaining a uniform distribution across</w:t>
      </w:r>
      <w:r w:rsidR="00003D87">
        <w:t xml:space="preserve"> </w:t>
      </w:r>
      <w:r w:rsidRPr="00E71D32">
        <w:t>the district.</w:t>
      </w:r>
    </w:p>
    <w:p w14:paraId="551E5C51" w14:textId="77777777" w:rsidR="00295A4E" w:rsidRPr="00E71D32" w:rsidRDefault="00295A4E" w:rsidP="00003D87">
      <w:pPr>
        <w:pStyle w:val="NormalWeb"/>
        <w:numPr>
          <w:ilvl w:val="0"/>
          <w:numId w:val="40"/>
        </w:numPr>
        <w:rPr>
          <w:rFonts w:asciiTheme="minorHAnsi" w:hAnsiTheme="minorHAnsi"/>
        </w:rPr>
      </w:pPr>
      <w:r w:rsidRPr="00E71D32">
        <w:rPr>
          <w:rStyle w:val="Strong"/>
          <w:rFonts w:asciiTheme="minorHAnsi" w:eastAsiaTheme="majorEastAsia" w:hAnsiTheme="minorHAnsi"/>
        </w:rPr>
        <w:t>Operational Efficiency</w:t>
      </w:r>
      <w:r w:rsidRPr="00E71D32">
        <w:rPr>
          <w:rFonts w:asciiTheme="minorHAnsi" w:hAnsiTheme="minorHAnsi"/>
        </w:rPr>
        <w:t>:</w:t>
      </w:r>
    </w:p>
    <w:p w14:paraId="7BF60B35" w14:textId="068EA558" w:rsidR="00003D87" w:rsidRDefault="00295A4E" w:rsidP="00003D87">
      <w:pPr>
        <w:pStyle w:val="ListParagraph"/>
        <w:numPr>
          <w:ilvl w:val="0"/>
          <w:numId w:val="41"/>
        </w:numPr>
        <w:spacing w:before="100" w:beforeAutospacing="1" w:after="100" w:afterAutospacing="1" w:line="240" w:lineRule="auto"/>
      </w:pPr>
      <w:r w:rsidRPr="00E71D32">
        <w:t xml:space="preserve">This method ensures that SROs with </w:t>
      </w:r>
      <w:r w:rsidRPr="00003D87">
        <w:rPr>
          <w:rStyle w:val="Strong"/>
          <w:b w:val="0"/>
        </w:rPr>
        <w:t>more SRs</w:t>
      </w:r>
      <w:r w:rsidRPr="00E71D32">
        <w:t xml:space="preserve"> (like </w:t>
      </w:r>
      <w:proofErr w:type="spellStart"/>
      <w:r w:rsidRPr="00E71D32">
        <w:t>Ramanagara</w:t>
      </w:r>
      <w:proofErr w:type="spellEnd"/>
      <w:r w:rsidRPr="00E71D32">
        <w:t xml:space="preserve">) receive </w:t>
      </w:r>
      <w:r w:rsidR="00D15A52">
        <w:t xml:space="preserve">an </w:t>
      </w:r>
      <w:r w:rsidR="00035287">
        <w:t>equitable</w:t>
      </w:r>
      <w:r w:rsidRPr="00E71D32">
        <w:t xml:space="preserve"> </w:t>
      </w:r>
      <w:r w:rsidR="00035287">
        <w:t xml:space="preserve">number of </w:t>
      </w:r>
      <w:r w:rsidRPr="00E71D32">
        <w:t>applications, optimizing their capacity, while smaller offices still handle a fair share of the workload.</w:t>
      </w:r>
    </w:p>
    <w:p w14:paraId="7FFF9644" w14:textId="5B3ADB25" w:rsidR="00003D87" w:rsidRPr="00003D87" w:rsidRDefault="00EF0C35" w:rsidP="00003D87">
      <w:pPr>
        <w:pStyle w:val="ListParagraph"/>
        <w:numPr>
          <w:ilvl w:val="0"/>
          <w:numId w:val="41"/>
        </w:numPr>
        <w:spacing w:before="100" w:beforeAutospacing="1" w:after="100" w:afterAutospacing="1" w:line="240" w:lineRule="auto"/>
      </w:pPr>
      <w:r>
        <w:t xml:space="preserve">Under the previous system, the distribution of applications was determined at the discretion of the applicant during the scrutiny stage. As a consequence, certain Sub-Registrar Offices (SROs) </w:t>
      </w:r>
      <w:r>
        <w:lastRenderedPageBreak/>
        <w:t xml:space="preserve">experienced a disproportionate workload. For instance, the </w:t>
      </w:r>
      <w:proofErr w:type="spellStart"/>
      <w:r w:rsidRPr="00003D87">
        <w:rPr>
          <w:rStyle w:val="Strong"/>
          <w:b w:val="0"/>
        </w:rPr>
        <w:t>Ramanagara</w:t>
      </w:r>
      <w:proofErr w:type="spellEnd"/>
      <w:r w:rsidRPr="00003D87">
        <w:rPr>
          <w:rStyle w:val="Strong"/>
          <w:b w:val="0"/>
        </w:rPr>
        <w:t xml:space="preserve"> SRO</w:t>
      </w:r>
      <w:r>
        <w:t xml:space="preserve">, being the district headquarters, attracted a higher volume of applications, leading to an </w:t>
      </w:r>
      <w:r w:rsidRPr="00003D87">
        <w:rPr>
          <w:rStyle w:val="Strong"/>
          <w:b w:val="0"/>
        </w:rPr>
        <w:t>inequitable distribution of work</w:t>
      </w:r>
      <w:r w:rsidRPr="00003D87">
        <w:rPr>
          <w:b/>
        </w:rPr>
        <w:t>.</w:t>
      </w:r>
      <w:r>
        <w:t xml:space="preserve"> Conversely, other SROs in the district, namely </w:t>
      </w:r>
      <w:proofErr w:type="spellStart"/>
      <w:r w:rsidRPr="00003D87">
        <w:rPr>
          <w:rStyle w:val="Strong"/>
          <w:b w:val="0"/>
        </w:rPr>
        <w:t>Channapatna</w:t>
      </w:r>
      <w:proofErr w:type="spellEnd"/>
      <w:r w:rsidRPr="00003D87">
        <w:rPr>
          <w:rStyle w:val="Strong"/>
          <w:b w:val="0"/>
        </w:rPr>
        <w:t xml:space="preserve">, </w:t>
      </w:r>
      <w:proofErr w:type="spellStart"/>
      <w:r w:rsidRPr="00003D87">
        <w:rPr>
          <w:rStyle w:val="Strong"/>
          <w:b w:val="0"/>
        </w:rPr>
        <w:t>Kanakapura</w:t>
      </w:r>
      <w:proofErr w:type="spellEnd"/>
      <w:r w:rsidRPr="00003D87">
        <w:rPr>
          <w:rStyle w:val="Strong"/>
          <w:b w:val="0"/>
        </w:rPr>
        <w:t xml:space="preserve">, and </w:t>
      </w:r>
      <w:proofErr w:type="spellStart"/>
      <w:r w:rsidRPr="00003D87">
        <w:rPr>
          <w:rStyle w:val="Strong"/>
          <w:b w:val="0"/>
        </w:rPr>
        <w:t>Magadi</w:t>
      </w:r>
      <w:proofErr w:type="spellEnd"/>
      <w:r w:rsidRPr="00003D87">
        <w:rPr>
          <w:b/>
        </w:rPr>
        <w:t>,</w:t>
      </w:r>
      <w:r>
        <w:t xml:space="preserve"> remained </w:t>
      </w:r>
      <w:r w:rsidRPr="00003D87">
        <w:rPr>
          <w:rStyle w:val="Strong"/>
          <w:b w:val="0"/>
        </w:rPr>
        <w:t>underutilized</w:t>
      </w:r>
      <w:r>
        <w:t xml:space="preserve"> due to the relatively lower number of applications assigned to them.</w:t>
      </w:r>
    </w:p>
    <w:p w14:paraId="126B11A0" w14:textId="759A8D1F" w:rsidR="00A24597" w:rsidRPr="0010186B" w:rsidRDefault="00A24597" w:rsidP="00FA570C">
      <w:pPr>
        <w:pStyle w:val="Heading3"/>
      </w:pPr>
      <w:bookmarkStart w:id="9" w:name="_Toc181715480"/>
      <w:r w:rsidRPr="0010186B">
        <w:t>Workflow</w:t>
      </w:r>
      <w:bookmarkEnd w:id="9"/>
      <w:r w:rsidR="001C76D0" w:rsidRPr="0010186B">
        <w:t xml:space="preserve"> </w:t>
      </w:r>
    </w:p>
    <w:p w14:paraId="308FD728" w14:textId="77777777" w:rsidR="00A24597" w:rsidRPr="0010186B" w:rsidRDefault="00A24597" w:rsidP="0074634B">
      <w:pPr>
        <w:spacing w:after="0"/>
        <w:rPr>
          <w:rFonts w:cstheme="minorHAnsi"/>
        </w:rPr>
      </w:pPr>
    </w:p>
    <w:p w14:paraId="193DDD92" w14:textId="1CFAE55D" w:rsidR="002E3DBA" w:rsidRPr="0010186B" w:rsidRDefault="00592696" w:rsidP="00D01A83">
      <w:pPr>
        <w:rPr>
          <w:ins w:id="10" w:author="Arugolli Subhash" w:date="2023-11-08T18:09:00Z"/>
          <w:rFonts w:cstheme="minorHAnsi"/>
        </w:rPr>
      </w:pPr>
      <w:r>
        <w:rPr>
          <w:rFonts w:cstheme="minorHAnsi"/>
          <w:noProof/>
        </w:rPr>
        <w:drawing>
          <wp:inline distT="0" distB="0" distL="0" distR="0" wp14:anchorId="2B379CB8" wp14:editId="232CC76A">
            <wp:extent cx="5384165" cy="6452235"/>
            <wp:effectExtent l="0" t="0" r="698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4165" cy="6452235"/>
                    </a:xfrm>
                    <a:prstGeom prst="rect">
                      <a:avLst/>
                    </a:prstGeom>
                    <a:noFill/>
                    <a:ln>
                      <a:noFill/>
                    </a:ln>
                  </pic:spPr>
                </pic:pic>
              </a:graphicData>
            </a:graphic>
          </wp:inline>
        </w:drawing>
      </w:r>
    </w:p>
    <w:p w14:paraId="26329D15" w14:textId="14527D18" w:rsidR="001E122B" w:rsidRDefault="001E122B" w:rsidP="00D01A83">
      <w:pPr>
        <w:rPr>
          <w:rFonts w:cstheme="minorHAnsi"/>
        </w:rPr>
      </w:pPr>
    </w:p>
    <w:p w14:paraId="3B95C169" w14:textId="77777777" w:rsidR="00003D87" w:rsidRPr="0010186B" w:rsidRDefault="00003D87" w:rsidP="00D01A83">
      <w:pPr>
        <w:rPr>
          <w:rFonts w:cstheme="minorHAnsi"/>
        </w:rPr>
      </w:pPr>
    </w:p>
    <w:p w14:paraId="7F388271" w14:textId="55164102" w:rsidR="00A24597" w:rsidRPr="0010186B" w:rsidRDefault="00EA1D86" w:rsidP="00FA570C">
      <w:pPr>
        <w:pStyle w:val="Heading3"/>
      </w:pPr>
      <w:bookmarkStart w:id="11" w:name="_Toc181715481"/>
      <w:r>
        <w:lastRenderedPageBreak/>
        <w:t>V</w:t>
      </w:r>
      <w:r w:rsidR="00A24597" w:rsidRPr="0010186B">
        <w:t>alidations</w:t>
      </w:r>
      <w:bookmarkEnd w:id="11"/>
    </w:p>
    <w:p w14:paraId="35F12D73" w14:textId="75987250" w:rsidR="00A24597" w:rsidRPr="0010186B" w:rsidRDefault="00A24597" w:rsidP="0074634B">
      <w:pPr>
        <w:spacing w:after="0"/>
        <w:rPr>
          <w:rFonts w:cstheme="minorHAnsi"/>
        </w:rPr>
      </w:pPr>
    </w:p>
    <w:p w14:paraId="16190876" w14:textId="77777777" w:rsidR="004D5AC2" w:rsidRDefault="003235D7" w:rsidP="004D5AC2">
      <w:pPr>
        <w:pStyle w:val="ListParagraph"/>
        <w:numPr>
          <w:ilvl w:val="0"/>
          <w:numId w:val="27"/>
        </w:numPr>
        <w:rPr>
          <w:rFonts w:cstheme="minorHAnsi"/>
        </w:rPr>
      </w:pPr>
      <w:r w:rsidRPr="003235D7">
        <w:rPr>
          <w:rFonts w:cstheme="minorHAnsi"/>
        </w:rPr>
        <w:t>The system must send the application to the SRO within the selected district using the round-robin method</w:t>
      </w:r>
      <w:r w:rsidR="00211EA8">
        <w:rPr>
          <w:rFonts w:cstheme="minorHAnsi"/>
        </w:rPr>
        <w:t>.</w:t>
      </w:r>
    </w:p>
    <w:p w14:paraId="5CA47A78" w14:textId="77777777" w:rsidR="00954342" w:rsidRDefault="000A25FF" w:rsidP="00954342">
      <w:pPr>
        <w:pStyle w:val="ListParagraph"/>
        <w:numPr>
          <w:ilvl w:val="0"/>
          <w:numId w:val="27"/>
        </w:numPr>
        <w:rPr>
          <w:rFonts w:cstheme="minorHAnsi"/>
        </w:rPr>
      </w:pPr>
      <w:r w:rsidRPr="004D5AC2">
        <w:rPr>
          <w:rFonts w:cstheme="minorHAnsi"/>
        </w:rPr>
        <w:t>The system must display the available time slots for each SRO within the selected district during the appointment booking process.</w:t>
      </w:r>
    </w:p>
    <w:p w14:paraId="3F630C96" w14:textId="19198043" w:rsidR="00BE7B49" w:rsidRPr="00AC2F65" w:rsidRDefault="00954342" w:rsidP="00BE7B49">
      <w:pPr>
        <w:pStyle w:val="ListParagraph"/>
        <w:numPr>
          <w:ilvl w:val="0"/>
          <w:numId w:val="27"/>
        </w:numPr>
        <w:rPr>
          <w:rFonts w:cstheme="minorHAnsi"/>
        </w:rPr>
      </w:pPr>
      <w:r w:rsidRPr="00954342">
        <w:rPr>
          <w:rFonts w:cstheme="minorHAnsi"/>
        </w:rPr>
        <w:t xml:space="preserve">The system must resend the application to the same SRO who initially scrutinized it when the application is returned by the </w:t>
      </w:r>
      <w:r w:rsidR="00FA570C">
        <w:rPr>
          <w:rFonts w:cstheme="minorHAnsi"/>
        </w:rPr>
        <w:t>applicant</w:t>
      </w:r>
      <w:r w:rsidRPr="00954342">
        <w:rPr>
          <w:rFonts w:cstheme="minorHAnsi"/>
        </w:rPr>
        <w:t xml:space="preserve"> with corrections</w:t>
      </w:r>
      <w:r>
        <w:rPr>
          <w:rFonts w:cstheme="minorHAnsi"/>
        </w:rPr>
        <w:t>.</w:t>
      </w:r>
    </w:p>
    <w:p w14:paraId="387F802C" w14:textId="454C2C71" w:rsidR="00BE7B49" w:rsidRPr="00BE7B49" w:rsidRDefault="00BE7B49" w:rsidP="00FA570C">
      <w:pPr>
        <w:pStyle w:val="Heading3"/>
      </w:pPr>
      <w:bookmarkStart w:id="12" w:name="_Toc181715482"/>
      <w:r>
        <w:t>Wireframes</w:t>
      </w:r>
      <w:bookmarkEnd w:id="12"/>
    </w:p>
    <w:p w14:paraId="5DAA9F39" w14:textId="20416C43" w:rsidR="00954342" w:rsidRDefault="002E1431" w:rsidP="00954342">
      <w:pPr>
        <w:pStyle w:val="ListParagraph"/>
        <w:rPr>
          <w:rFonts w:cstheme="minorHAnsi"/>
        </w:rPr>
      </w:pPr>
      <w:hyperlink r:id="rId15" w:tgtFrame="_blank" w:tooltip="https://www.figma.com/proto/xxr1ajjpcmtqqwk6zmbvqo/untitled?page-id=0%3a1&amp;node-id=1-735&amp;node-type=frame&amp;viewport=-5787%2c167%2c0.27&amp;t=9b1kan2adtim8vxq-1&amp;scaling=contain&amp;content-scaling=fixed&amp;starting-point-node-id=1%3a73" w:history="1">
        <w:r w:rsidR="00BE7B49">
          <w:rPr>
            <w:rStyle w:val="Hyperlink"/>
          </w:rPr>
          <w:t>https://www.figma.com/proto/XXr1AJjPcmTqqWK6zMBVQo/Untitled?page-id=0%3A1&amp;node-id=1-735&amp;node-type=frame&amp;viewport=-5787%2C167%2C0.27&amp;t=9B1KAn2AdTim8vXq-1&amp;scaling=contain&amp;content-scaling=fixed&amp;starting-point-node-id=1%3A73</w:t>
        </w:r>
      </w:hyperlink>
    </w:p>
    <w:p w14:paraId="2E35E07C" w14:textId="77777777" w:rsidR="00650034" w:rsidRPr="00954342" w:rsidRDefault="00650034" w:rsidP="00954342">
      <w:pPr>
        <w:pStyle w:val="ListParagraph"/>
        <w:rPr>
          <w:rFonts w:cstheme="minorHAnsi"/>
        </w:rPr>
      </w:pPr>
    </w:p>
    <w:p w14:paraId="449AC8AE" w14:textId="08854BFC" w:rsidR="00B64F21" w:rsidRPr="00B9165E" w:rsidRDefault="00A24597" w:rsidP="00FA570C">
      <w:pPr>
        <w:pStyle w:val="Heading3"/>
      </w:pPr>
      <w:bookmarkStart w:id="13" w:name="_Toc181715483"/>
      <w:r w:rsidRPr="0010186B">
        <w:t>Integration</w:t>
      </w:r>
      <w:r w:rsidR="005351C6" w:rsidRPr="0010186B">
        <w:t xml:space="preserve"> with other systems/modules</w:t>
      </w:r>
      <w:bookmarkEnd w:id="13"/>
    </w:p>
    <w:p w14:paraId="777060C0" w14:textId="395D1FD4" w:rsidR="002679DB" w:rsidRPr="0010186B" w:rsidRDefault="002679DB" w:rsidP="00FA570C">
      <w:pPr>
        <w:pStyle w:val="Heading4"/>
        <w:numPr>
          <w:ilvl w:val="2"/>
          <w:numId w:val="34"/>
        </w:numPr>
        <w:rPr>
          <w:rFonts w:cstheme="minorHAnsi"/>
        </w:rPr>
      </w:pPr>
      <w:r w:rsidRPr="0010186B">
        <w:rPr>
          <w:rFonts w:cstheme="minorHAnsi"/>
        </w:rPr>
        <w:t>External integration</w:t>
      </w:r>
    </w:p>
    <w:p w14:paraId="24B97FB2" w14:textId="5DA4062F" w:rsidR="00371053" w:rsidRPr="0010186B" w:rsidRDefault="00E71CC1" w:rsidP="002033F9">
      <w:pPr>
        <w:ind w:firstLine="851"/>
        <w:rPr>
          <w:rFonts w:cstheme="minorHAnsi"/>
        </w:rPr>
      </w:pPr>
      <w:r>
        <w:rPr>
          <w:rFonts w:cstheme="minorHAnsi"/>
        </w:rPr>
        <w:t>NA</w:t>
      </w:r>
    </w:p>
    <w:p w14:paraId="3147A2F4" w14:textId="0C52FFF2" w:rsidR="00323DAE" w:rsidRPr="000C5ACF" w:rsidRDefault="002679DB" w:rsidP="00FA570C">
      <w:pPr>
        <w:pStyle w:val="Heading4"/>
        <w:numPr>
          <w:ilvl w:val="2"/>
          <w:numId w:val="34"/>
        </w:numPr>
        <w:rPr>
          <w:rFonts w:cstheme="minorHAnsi"/>
        </w:rPr>
      </w:pPr>
      <w:r w:rsidRPr="0010186B">
        <w:rPr>
          <w:rFonts w:cstheme="minorHAnsi"/>
        </w:rPr>
        <w:t xml:space="preserve">Internal integration with other modules </w:t>
      </w:r>
    </w:p>
    <w:p w14:paraId="151E3792" w14:textId="032CB6FF" w:rsidR="002679DB" w:rsidRPr="0010186B" w:rsidRDefault="00FA570C" w:rsidP="00FA570C">
      <w:pPr>
        <w:ind w:firstLine="851"/>
        <w:rPr>
          <w:rFonts w:cstheme="minorHAnsi"/>
        </w:rPr>
      </w:pPr>
      <w:r w:rsidRPr="00FA570C">
        <w:rPr>
          <w:rFonts w:cstheme="minorHAnsi"/>
        </w:rPr>
        <w:t>NA</w:t>
      </w:r>
    </w:p>
    <w:p w14:paraId="3BAC4368" w14:textId="718E7807" w:rsidR="00A84294" w:rsidRPr="0010186B" w:rsidRDefault="00A84294" w:rsidP="00FA570C">
      <w:pPr>
        <w:pStyle w:val="Heading3"/>
      </w:pPr>
      <w:bookmarkStart w:id="14" w:name="_Toc181715484"/>
      <w:r w:rsidRPr="0010186B">
        <w:t>Assumptions</w:t>
      </w:r>
      <w:bookmarkEnd w:id="14"/>
      <w:r w:rsidRPr="0010186B">
        <w:t xml:space="preserve"> </w:t>
      </w:r>
    </w:p>
    <w:p w14:paraId="54675F12" w14:textId="123934A4" w:rsidR="00621FC6" w:rsidRDefault="00621FC6" w:rsidP="00BD69CB">
      <w:pPr>
        <w:ind w:left="709"/>
      </w:pPr>
      <w:r w:rsidRPr="00621FC6">
        <w:t>The DR can assign the responsibility of scrutiny to the FDA/SDA within the same SRO in the absence of the SR.</w:t>
      </w:r>
    </w:p>
    <w:p w14:paraId="37A5456E" w14:textId="77777777" w:rsidR="00CE787C" w:rsidRPr="00621FC6" w:rsidRDefault="00CE787C" w:rsidP="00BD69CB">
      <w:pPr>
        <w:ind w:left="709"/>
        <w:rPr>
          <w:rFonts w:eastAsiaTheme="majorEastAsia"/>
          <w:color w:val="1F3763" w:themeColor="accent1" w:themeShade="7F"/>
          <w:sz w:val="24"/>
          <w:szCs w:val="24"/>
          <w:u w:val="single"/>
        </w:rPr>
      </w:pPr>
    </w:p>
    <w:p w14:paraId="45907B00" w14:textId="3152E6A7" w:rsidR="006A18B9" w:rsidRPr="0010186B" w:rsidRDefault="006A18B9" w:rsidP="00FA570C">
      <w:pPr>
        <w:pStyle w:val="Heading3"/>
      </w:pPr>
      <w:bookmarkStart w:id="15" w:name="_Toc181715485"/>
      <w:r w:rsidRPr="0010186B">
        <w:t>Dependencies</w:t>
      </w:r>
      <w:bookmarkEnd w:id="15"/>
    </w:p>
    <w:p w14:paraId="5E0BAB7A" w14:textId="77777777" w:rsidR="00233273" w:rsidRPr="0010186B" w:rsidRDefault="00233273" w:rsidP="00C20A28">
      <w:pPr>
        <w:spacing w:after="0" w:line="240" w:lineRule="auto"/>
        <w:rPr>
          <w:rFonts w:cstheme="minorHAnsi"/>
        </w:rPr>
      </w:pPr>
    </w:p>
    <w:p w14:paraId="71F3FC4E" w14:textId="75C9B3E7" w:rsidR="002679DB" w:rsidRPr="0010186B" w:rsidRDefault="00F27623" w:rsidP="00F27623">
      <w:pPr>
        <w:pStyle w:val="ListParagraph"/>
        <w:rPr>
          <w:rFonts w:cstheme="minorHAnsi"/>
        </w:rPr>
      </w:pPr>
      <w:r>
        <w:rPr>
          <w:rFonts w:cstheme="minorHAnsi"/>
        </w:rPr>
        <w:t xml:space="preserve">No dependencies </w:t>
      </w:r>
    </w:p>
    <w:p w14:paraId="1C09F4F4" w14:textId="77777777" w:rsidR="002679DB" w:rsidRPr="0010186B" w:rsidRDefault="002679DB" w:rsidP="00A84294">
      <w:pPr>
        <w:rPr>
          <w:rFonts w:cstheme="minorHAnsi"/>
        </w:rPr>
      </w:pPr>
    </w:p>
    <w:p w14:paraId="4507062A" w14:textId="77777777" w:rsidR="002679DB" w:rsidRPr="0010186B" w:rsidRDefault="002679DB" w:rsidP="00A84294">
      <w:pPr>
        <w:rPr>
          <w:rFonts w:cstheme="minorHAnsi"/>
        </w:rPr>
      </w:pPr>
    </w:p>
    <w:p w14:paraId="398444B6" w14:textId="0EAF5EF6" w:rsidR="003C4EF0" w:rsidRPr="0010186B" w:rsidRDefault="003C4EF0">
      <w:pPr>
        <w:rPr>
          <w:rFonts w:cstheme="minorHAnsi"/>
        </w:rPr>
      </w:pPr>
      <w:r w:rsidRPr="0010186B">
        <w:rPr>
          <w:rFonts w:cstheme="minorHAnsi"/>
        </w:rPr>
        <w:br w:type="page"/>
      </w:r>
    </w:p>
    <w:p w14:paraId="76EB759B" w14:textId="0870746B" w:rsidR="00113915" w:rsidRPr="0010186B" w:rsidRDefault="00113915" w:rsidP="00592106">
      <w:pPr>
        <w:pStyle w:val="Heading2"/>
        <w:numPr>
          <w:ilvl w:val="0"/>
          <w:numId w:val="34"/>
        </w:numPr>
        <w:rPr>
          <w:rFonts w:cstheme="minorHAnsi"/>
          <w:szCs w:val="28"/>
        </w:rPr>
      </w:pPr>
      <w:bookmarkStart w:id="16" w:name="_Toc181715486"/>
      <w:r w:rsidRPr="0010186B">
        <w:rPr>
          <w:rFonts w:cstheme="minorHAnsi"/>
          <w:szCs w:val="28"/>
        </w:rPr>
        <w:lastRenderedPageBreak/>
        <w:t>Annexures</w:t>
      </w:r>
      <w:bookmarkEnd w:id="16"/>
    </w:p>
    <w:p w14:paraId="21C9AE43" w14:textId="54A566ED" w:rsidR="00F63FE3" w:rsidRPr="0010186B" w:rsidRDefault="00F63FE3" w:rsidP="00FA570C">
      <w:pPr>
        <w:pStyle w:val="Heading3"/>
      </w:pPr>
      <w:bookmarkStart w:id="17" w:name="_Toc181715487"/>
      <w:r w:rsidRPr="0010186B">
        <w:t xml:space="preserve">Annexure </w:t>
      </w:r>
      <w:r w:rsidR="00EA5F18" w:rsidRPr="0010186B">
        <w:t>–</w:t>
      </w:r>
      <w:r w:rsidRPr="0010186B">
        <w:t xml:space="preserve"> 1</w:t>
      </w:r>
      <w:r w:rsidR="00EA5F18" w:rsidRPr="0010186B">
        <w:t xml:space="preserve"> – List of modules of Kaveri 2.0</w:t>
      </w:r>
      <w:bookmarkEnd w:id="17"/>
    </w:p>
    <w:p w14:paraId="512F111D" w14:textId="77777777" w:rsidR="00EA5F18" w:rsidRPr="0010186B" w:rsidRDefault="00EA5F18" w:rsidP="00EA5F18">
      <w:pPr>
        <w:rPr>
          <w:rFonts w:cstheme="minorHAnsi"/>
        </w:rPr>
      </w:pPr>
    </w:p>
    <w:tbl>
      <w:tblPr>
        <w:tblW w:w="8222" w:type="dxa"/>
        <w:tblInd w:w="-5" w:type="dxa"/>
        <w:tblLook w:val="04A0" w:firstRow="1" w:lastRow="0" w:firstColumn="1" w:lastColumn="0" w:noHBand="0" w:noVBand="1"/>
      </w:tblPr>
      <w:tblGrid>
        <w:gridCol w:w="954"/>
        <w:gridCol w:w="928"/>
        <w:gridCol w:w="2681"/>
        <w:gridCol w:w="3659"/>
      </w:tblGrid>
      <w:tr w:rsidR="00F63FE3" w:rsidRPr="0010186B" w14:paraId="5E1F59E9" w14:textId="77777777" w:rsidTr="006461A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5B05809" w14:textId="77777777" w:rsidR="00F63FE3" w:rsidRPr="0010186B" w:rsidRDefault="00F63FE3" w:rsidP="00F63FE3">
            <w:pPr>
              <w:spacing w:after="0" w:line="240" w:lineRule="auto"/>
              <w:jc w:val="center"/>
              <w:rPr>
                <w:rFonts w:eastAsia="Times New Roman" w:cstheme="minorHAnsi"/>
                <w:b/>
                <w:bCs/>
                <w:color w:val="000000"/>
                <w:sz w:val="18"/>
                <w:lang w:eastAsia="en-IN"/>
              </w:rPr>
            </w:pPr>
            <w:proofErr w:type="spellStart"/>
            <w:r w:rsidRPr="0010186B">
              <w:rPr>
                <w:rFonts w:eastAsia="Times New Roman" w:cstheme="minorHAnsi"/>
                <w:b/>
                <w:bCs/>
                <w:color w:val="000000"/>
                <w:sz w:val="18"/>
                <w:lang w:eastAsia="en-IN"/>
              </w:rPr>
              <w:t>Sl</w:t>
            </w:r>
            <w:proofErr w:type="spellEnd"/>
            <w:r w:rsidRPr="0010186B">
              <w:rPr>
                <w:rFonts w:eastAsia="Times New Roman" w:cstheme="minorHAnsi"/>
                <w:b/>
                <w:bCs/>
                <w:color w:val="000000"/>
                <w:sz w:val="18"/>
                <w:lang w:eastAsia="en-IN"/>
              </w:rPr>
              <w:t xml:space="preserve"> No</w:t>
            </w:r>
          </w:p>
        </w:tc>
        <w:tc>
          <w:tcPr>
            <w:tcW w:w="928" w:type="dxa"/>
            <w:tcBorders>
              <w:top w:val="single" w:sz="4" w:space="0" w:color="auto"/>
              <w:left w:val="nil"/>
              <w:bottom w:val="single" w:sz="4" w:space="0" w:color="auto"/>
              <w:right w:val="single" w:sz="4" w:space="0" w:color="auto"/>
            </w:tcBorders>
            <w:shd w:val="clear" w:color="000000" w:fill="FFFFFF"/>
            <w:vAlign w:val="bottom"/>
            <w:hideMark/>
          </w:tcPr>
          <w:p w14:paraId="292E0439" w14:textId="77777777" w:rsidR="00F63FE3" w:rsidRPr="0010186B" w:rsidRDefault="00F63FE3" w:rsidP="00F63FE3">
            <w:pPr>
              <w:spacing w:after="0" w:line="240" w:lineRule="auto"/>
              <w:rPr>
                <w:rFonts w:eastAsia="Times New Roman" w:cstheme="minorHAnsi"/>
                <w:b/>
                <w:bCs/>
                <w:color w:val="000000"/>
                <w:sz w:val="18"/>
                <w:lang w:eastAsia="en-IN"/>
              </w:rPr>
            </w:pPr>
            <w:r w:rsidRPr="0010186B">
              <w:rPr>
                <w:rFonts w:eastAsia="Times New Roman" w:cstheme="minorHAnsi"/>
                <w:b/>
                <w:bCs/>
                <w:color w:val="000000"/>
                <w:sz w:val="18"/>
                <w:lang w:eastAsia="en-IN"/>
              </w:rPr>
              <w:t>Module No</w:t>
            </w:r>
          </w:p>
        </w:tc>
        <w:tc>
          <w:tcPr>
            <w:tcW w:w="2681" w:type="dxa"/>
            <w:tcBorders>
              <w:top w:val="single" w:sz="4" w:space="0" w:color="auto"/>
              <w:left w:val="nil"/>
              <w:bottom w:val="single" w:sz="4" w:space="0" w:color="auto"/>
              <w:right w:val="single" w:sz="4" w:space="0" w:color="auto"/>
            </w:tcBorders>
            <w:shd w:val="clear" w:color="000000" w:fill="FFFFFF"/>
            <w:vAlign w:val="bottom"/>
            <w:hideMark/>
          </w:tcPr>
          <w:p w14:paraId="6564C5F6" w14:textId="77777777" w:rsidR="00F63FE3" w:rsidRPr="0010186B" w:rsidRDefault="00F63FE3" w:rsidP="00F63FE3">
            <w:pPr>
              <w:spacing w:after="0" w:line="240" w:lineRule="auto"/>
              <w:rPr>
                <w:rFonts w:eastAsia="Times New Roman" w:cstheme="minorHAnsi"/>
                <w:b/>
                <w:bCs/>
                <w:color w:val="000000"/>
                <w:sz w:val="18"/>
                <w:lang w:eastAsia="en-IN"/>
              </w:rPr>
            </w:pPr>
            <w:r w:rsidRPr="0010186B">
              <w:rPr>
                <w:rFonts w:eastAsia="Times New Roman" w:cstheme="minorHAnsi"/>
                <w:b/>
                <w:bCs/>
                <w:color w:val="000000"/>
                <w:sz w:val="18"/>
                <w:lang w:eastAsia="en-IN"/>
              </w:rPr>
              <w:t>Main Module</w:t>
            </w:r>
          </w:p>
        </w:tc>
        <w:tc>
          <w:tcPr>
            <w:tcW w:w="3659" w:type="dxa"/>
            <w:tcBorders>
              <w:top w:val="single" w:sz="4" w:space="0" w:color="auto"/>
              <w:left w:val="nil"/>
              <w:bottom w:val="single" w:sz="4" w:space="0" w:color="auto"/>
              <w:right w:val="single" w:sz="4" w:space="0" w:color="auto"/>
            </w:tcBorders>
            <w:shd w:val="clear" w:color="000000" w:fill="FFFFFF"/>
            <w:vAlign w:val="bottom"/>
            <w:hideMark/>
          </w:tcPr>
          <w:p w14:paraId="660B649A" w14:textId="77777777" w:rsidR="00F63FE3" w:rsidRPr="0010186B" w:rsidRDefault="00F63FE3" w:rsidP="00F63FE3">
            <w:pPr>
              <w:spacing w:after="0" w:line="240" w:lineRule="auto"/>
              <w:rPr>
                <w:rFonts w:eastAsia="Times New Roman" w:cstheme="minorHAnsi"/>
                <w:b/>
                <w:bCs/>
                <w:color w:val="000000"/>
                <w:sz w:val="18"/>
                <w:lang w:eastAsia="en-IN"/>
              </w:rPr>
            </w:pPr>
            <w:r w:rsidRPr="0010186B">
              <w:rPr>
                <w:rFonts w:eastAsia="Times New Roman" w:cstheme="minorHAnsi"/>
                <w:b/>
                <w:bCs/>
                <w:color w:val="000000"/>
                <w:sz w:val="18"/>
                <w:lang w:eastAsia="en-IN"/>
              </w:rPr>
              <w:t>Sub-Module</w:t>
            </w:r>
          </w:p>
        </w:tc>
      </w:tr>
      <w:tr w:rsidR="00F63FE3" w:rsidRPr="0010186B" w14:paraId="332009DA" w14:textId="77777777" w:rsidTr="005C3530">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3C9240C"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14:paraId="0678C97D"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D66DE4"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Registration</w:t>
            </w:r>
          </w:p>
        </w:tc>
        <w:tc>
          <w:tcPr>
            <w:tcW w:w="3659" w:type="dxa"/>
            <w:tcBorders>
              <w:top w:val="nil"/>
              <w:left w:val="nil"/>
              <w:bottom w:val="single" w:sz="4" w:space="0" w:color="auto"/>
              <w:right w:val="single" w:sz="4" w:space="0" w:color="auto"/>
            </w:tcBorders>
            <w:shd w:val="clear" w:color="auto" w:fill="D9E2F3" w:themeFill="accent1" w:themeFillTint="33"/>
            <w:vAlign w:val="bottom"/>
            <w:hideMark/>
          </w:tcPr>
          <w:p w14:paraId="5742A77B" w14:textId="77777777" w:rsidR="00F63FE3" w:rsidRPr="005C3530" w:rsidRDefault="00F63FE3" w:rsidP="00F63FE3">
            <w:pPr>
              <w:spacing w:after="0" w:line="240" w:lineRule="auto"/>
              <w:rPr>
                <w:rFonts w:eastAsia="Times New Roman" w:cstheme="minorHAnsi"/>
                <w:b/>
                <w:color w:val="000000"/>
                <w:sz w:val="18"/>
                <w:szCs w:val="20"/>
                <w:lang w:eastAsia="en-IN"/>
              </w:rPr>
            </w:pPr>
            <w:r w:rsidRPr="005C3530">
              <w:rPr>
                <w:rFonts w:eastAsia="Times New Roman" w:cstheme="minorHAnsi"/>
                <w:b/>
                <w:color w:val="1F3864" w:themeColor="accent1" w:themeShade="80"/>
                <w:sz w:val="18"/>
                <w:szCs w:val="20"/>
                <w:lang w:eastAsia="en-IN"/>
              </w:rPr>
              <w:t>Registration</w:t>
            </w:r>
          </w:p>
        </w:tc>
      </w:tr>
      <w:tr w:rsidR="00F63FE3" w:rsidRPr="0010186B" w14:paraId="692B1C1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26C6C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14:paraId="3DA5F281"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225509B8"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3629CEE"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Appointment</w:t>
            </w:r>
          </w:p>
        </w:tc>
      </w:tr>
      <w:tr w:rsidR="00F63FE3" w:rsidRPr="0010186B" w14:paraId="774BA78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5E0AE90"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14:paraId="0795A3DB"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1.3</w:t>
            </w:r>
          </w:p>
        </w:tc>
        <w:tc>
          <w:tcPr>
            <w:tcW w:w="2681" w:type="dxa"/>
            <w:vMerge/>
            <w:tcBorders>
              <w:top w:val="nil"/>
              <w:left w:val="single" w:sz="4" w:space="0" w:color="auto"/>
              <w:bottom w:val="single" w:sz="4" w:space="0" w:color="000000"/>
              <w:right w:val="single" w:sz="4" w:space="0" w:color="auto"/>
            </w:tcBorders>
            <w:vAlign w:val="center"/>
            <w:hideMark/>
          </w:tcPr>
          <w:p w14:paraId="12BBBE5C"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78292EF"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Integration module</w:t>
            </w:r>
          </w:p>
        </w:tc>
      </w:tr>
      <w:tr w:rsidR="00F63FE3" w:rsidRPr="0010186B" w14:paraId="620FA209" w14:textId="77777777" w:rsidTr="006461A4">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C67A610"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14:paraId="1F5A8590"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1.4</w:t>
            </w:r>
          </w:p>
        </w:tc>
        <w:tc>
          <w:tcPr>
            <w:tcW w:w="2681" w:type="dxa"/>
            <w:vMerge/>
            <w:tcBorders>
              <w:top w:val="nil"/>
              <w:left w:val="single" w:sz="4" w:space="0" w:color="auto"/>
              <w:bottom w:val="single" w:sz="4" w:space="0" w:color="000000"/>
              <w:right w:val="single" w:sz="4" w:space="0" w:color="auto"/>
            </w:tcBorders>
            <w:vAlign w:val="center"/>
            <w:hideMark/>
          </w:tcPr>
          <w:p w14:paraId="6EC29F4E"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B6663CE"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Stamp duty and Registration fee calculation</w:t>
            </w:r>
          </w:p>
        </w:tc>
      </w:tr>
      <w:tr w:rsidR="00F63FE3" w:rsidRPr="0010186B" w14:paraId="06CCD2F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CC8290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14:paraId="75DBEC9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1.5</w:t>
            </w:r>
          </w:p>
        </w:tc>
        <w:tc>
          <w:tcPr>
            <w:tcW w:w="2681" w:type="dxa"/>
            <w:vMerge/>
            <w:tcBorders>
              <w:top w:val="nil"/>
              <w:left w:val="single" w:sz="4" w:space="0" w:color="auto"/>
              <w:bottom w:val="single" w:sz="4" w:space="0" w:color="000000"/>
              <w:right w:val="single" w:sz="4" w:space="0" w:color="auto"/>
            </w:tcBorders>
            <w:vAlign w:val="center"/>
            <w:hideMark/>
          </w:tcPr>
          <w:p w14:paraId="1110CD14"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C9838EE"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xml:space="preserve">Guideline value </w:t>
            </w:r>
            <w:r w:rsidR="00EA5F18" w:rsidRPr="0010186B">
              <w:rPr>
                <w:rFonts w:eastAsia="Times New Roman" w:cstheme="minorHAnsi"/>
                <w:color w:val="000000"/>
                <w:sz w:val="18"/>
                <w:szCs w:val="20"/>
                <w:lang w:eastAsia="en-IN"/>
              </w:rPr>
              <w:t>calculation</w:t>
            </w:r>
          </w:p>
        </w:tc>
      </w:tr>
      <w:tr w:rsidR="00F63FE3" w:rsidRPr="0010186B" w14:paraId="0A36A8D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AC4F7C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14:paraId="7163A9F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1.6</w:t>
            </w:r>
          </w:p>
        </w:tc>
        <w:tc>
          <w:tcPr>
            <w:tcW w:w="2681" w:type="dxa"/>
            <w:vMerge/>
            <w:tcBorders>
              <w:top w:val="nil"/>
              <w:left w:val="single" w:sz="4" w:space="0" w:color="auto"/>
              <w:bottom w:val="single" w:sz="4" w:space="0" w:color="000000"/>
              <w:right w:val="single" w:sz="4" w:space="0" w:color="auto"/>
            </w:tcBorders>
            <w:vAlign w:val="center"/>
            <w:hideMark/>
          </w:tcPr>
          <w:p w14:paraId="177D87C3"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CDFB83"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Rule 17 (2) filing</w:t>
            </w:r>
          </w:p>
        </w:tc>
      </w:tr>
      <w:tr w:rsidR="00F63FE3" w:rsidRPr="0010186B" w14:paraId="4B83E7A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F8B25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14:paraId="78DEE38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1.7</w:t>
            </w:r>
          </w:p>
        </w:tc>
        <w:tc>
          <w:tcPr>
            <w:tcW w:w="2681" w:type="dxa"/>
            <w:vMerge/>
            <w:tcBorders>
              <w:top w:val="nil"/>
              <w:left w:val="single" w:sz="4" w:space="0" w:color="auto"/>
              <w:bottom w:val="single" w:sz="4" w:space="0" w:color="000000"/>
              <w:right w:val="single" w:sz="4" w:space="0" w:color="auto"/>
            </w:tcBorders>
            <w:vAlign w:val="center"/>
            <w:hideMark/>
          </w:tcPr>
          <w:p w14:paraId="19CBEB7E"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F1609D4"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Rule 17 (3) filing</w:t>
            </w:r>
          </w:p>
        </w:tc>
      </w:tr>
      <w:tr w:rsidR="00F63FE3" w:rsidRPr="0010186B" w14:paraId="08040EFC" w14:textId="77777777" w:rsidTr="006461A4">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5BB3A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14:paraId="3F073B3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1.8</w:t>
            </w:r>
          </w:p>
        </w:tc>
        <w:tc>
          <w:tcPr>
            <w:tcW w:w="2681" w:type="dxa"/>
            <w:vMerge/>
            <w:tcBorders>
              <w:top w:val="nil"/>
              <w:left w:val="single" w:sz="4" w:space="0" w:color="auto"/>
              <w:bottom w:val="single" w:sz="4" w:space="0" w:color="000000"/>
              <w:right w:val="single" w:sz="4" w:space="0" w:color="auto"/>
            </w:tcBorders>
            <w:vAlign w:val="center"/>
            <w:hideMark/>
          </w:tcPr>
          <w:p w14:paraId="1378C139"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A995950"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Old pending release module</w:t>
            </w:r>
          </w:p>
        </w:tc>
      </w:tr>
      <w:tr w:rsidR="006461A4" w:rsidRPr="0010186B" w14:paraId="2D475BFA" w14:textId="77777777" w:rsidTr="005C3530">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EBF808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14:paraId="33B1E67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1.9</w:t>
            </w:r>
          </w:p>
        </w:tc>
        <w:tc>
          <w:tcPr>
            <w:tcW w:w="2681" w:type="dxa"/>
            <w:vMerge/>
            <w:tcBorders>
              <w:top w:val="nil"/>
              <w:left w:val="single" w:sz="4" w:space="0" w:color="auto"/>
              <w:bottom w:val="single" w:sz="4" w:space="0" w:color="000000"/>
              <w:right w:val="single" w:sz="4" w:space="0" w:color="auto"/>
            </w:tcBorders>
            <w:vAlign w:val="center"/>
            <w:hideMark/>
          </w:tcPr>
          <w:p w14:paraId="4AE2A0D8"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auto" w:fill="FFFFFF" w:themeFill="background1"/>
            <w:vAlign w:val="bottom"/>
            <w:hideMark/>
          </w:tcPr>
          <w:p w14:paraId="73415ADA" w14:textId="77777777" w:rsidR="00F63FE3" w:rsidRPr="005C3530" w:rsidRDefault="006461A4" w:rsidP="00F63FE3">
            <w:pPr>
              <w:spacing w:after="0" w:line="240" w:lineRule="auto"/>
              <w:rPr>
                <w:rFonts w:eastAsia="Times New Roman" w:cstheme="minorHAnsi"/>
                <w:color w:val="1F3864" w:themeColor="accent1" w:themeShade="80"/>
                <w:sz w:val="18"/>
                <w:szCs w:val="20"/>
                <w:lang w:eastAsia="en-IN"/>
              </w:rPr>
            </w:pPr>
            <w:r w:rsidRPr="005C3530">
              <w:rPr>
                <w:rFonts w:eastAsia="Times New Roman" w:cstheme="minorHAnsi"/>
                <w:color w:val="000000" w:themeColor="text1"/>
                <w:sz w:val="18"/>
                <w:szCs w:val="20"/>
                <w:lang w:eastAsia="en-IN"/>
              </w:rPr>
              <w:t>Re-Registration</w:t>
            </w:r>
            <w:r w:rsidR="00F63FE3" w:rsidRPr="005C3530">
              <w:rPr>
                <w:rFonts w:eastAsia="Times New Roman" w:cstheme="minorHAnsi"/>
                <w:color w:val="000000" w:themeColor="text1"/>
                <w:sz w:val="18"/>
                <w:szCs w:val="20"/>
                <w:lang w:eastAsia="en-IN"/>
              </w:rPr>
              <w:t xml:space="preserve"> module</w:t>
            </w:r>
          </w:p>
        </w:tc>
      </w:tr>
      <w:tr w:rsidR="00F63FE3" w:rsidRPr="0010186B" w14:paraId="32C15D3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5A04630"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14:paraId="10B1540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w:t>
            </w:r>
          </w:p>
        </w:tc>
        <w:tc>
          <w:tcPr>
            <w:tcW w:w="2681" w:type="dxa"/>
            <w:vMerge/>
            <w:tcBorders>
              <w:top w:val="nil"/>
              <w:left w:val="single" w:sz="4" w:space="0" w:color="auto"/>
              <w:bottom w:val="single" w:sz="4" w:space="0" w:color="000000"/>
              <w:right w:val="single" w:sz="4" w:space="0" w:color="auto"/>
            </w:tcBorders>
            <w:vAlign w:val="center"/>
            <w:hideMark/>
          </w:tcPr>
          <w:p w14:paraId="7DF1CABC"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FFB9CF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Will after Death </w:t>
            </w:r>
          </w:p>
        </w:tc>
      </w:tr>
      <w:tr w:rsidR="00F63FE3" w:rsidRPr="0010186B" w14:paraId="2250D08F"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F21C446"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14:paraId="0D737B3D"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1.11</w:t>
            </w:r>
          </w:p>
        </w:tc>
        <w:tc>
          <w:tcPr>
            <w:tcW w:w="2681" w:type="dxa"/>
            <w:vMerge/>
            <w:tcBorders>
              <w:top w:val="nil"/>
              <w:left w:val="single" w:sz="4" w:space="0" w:color="auto"/>
              <w:bottom w:val="single" w:sz="4" w:space="0" w:color="000000"/>
              <w:right w:val="single" w:sz="4" w:space="0" w:color="auto"/>
            </w:tcBorders>
            <w:vAlign w:val="center"/>
            <w:hideMark/>
          </w:tcPr>
          <w:p w14:paraId="224B836B"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5FD5273"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Filing documents (FRUITS)</w:t>
            </w:r>
          </w:p>
        </w:tc>
      </w:tr>
      <w:tr w:rsidR="00F63FE3" w:rsidRPr="0010186B" w14:paraId="498C7A1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15DBC11"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14:paraId="5404A1E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50C410EE"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CCA578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Scanning</w:t>
            </w:r>
          </w:p>
        </w:tc>
      </w:tr>
      <w:tr w:rsidR="00F63FE3" w:rsidRPr="0010186B" w14:paraId="24911A7C" w14:textId="77777777" w:rsidTr="000C7430">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345FA1"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14:paraId="4D4581D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7E92496D"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auto" w:fill="auto"/>
            <w:vAlign w:val="bottom"/>
            <w:hideMark/>
          </w:tcPr>
          <w:p w14:paraId="4D17C944"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xml:space="preserve">Memo </w:t>
            </w:r>
            <w:r w:rsidR="00EA5F18" w:rsidRPr="0010186B">
              <w:rPr>
                <w:rFonts w:eastAsia="Times New Roman" w:cstheme="minorHAnsi"/>
                <w:color w:val="000000"/>
                <w:sz w:val="18"/>
                <w:szCs w:val="20"/>
                <w:lang w:eastAsia="en-IN"/>
              </w:rPr>
              <w:t>transmission</w:t>
            </w:r>
            <w:r w:rsidRPr="0010186B">
              <w:rPr>
                <w:rFonts w:eastAsia="Times New Roman" w:cstheme="minorHAnsi"/>
                <w:color w:val="000000"/>
                <w:sz w:val="18"/>
                <w:szCs w:val="20"/>
                <w:lang w:eastAsia="en-IN"/>
              </w:rPr>
              <w:t xml:space="preserve"> and filing</w:t>
            </w:r>
          </w:p>
        </w:tc>
      </w:tr>
      <w:tr w:rsidR="00F63FE3" w:rsidRPr="0010186B" w14:paraId="5323FEE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DB1C64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14:paraId="5810C40C"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163DDEFF"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A09FEC"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68(2) correction</w:t>
            </w:r>
          </w:p>
        </w:tc>
      </w:tr>
      <w:tr w:rsidR="00F63FE3" w:rsidRPr="0010186B" w14:paraId="4BC9CB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6F7639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14:paraId="7BB3CEF2"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C17243B"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ED5D142"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Cross-reference Rule 123</w:t>
            </w:r>
          </w:p>
        </w:tc>
      </w:tr>
      <w:tr w:rsidR="00F63FE3" w:rsidRPr="0010186B" w14:paraId="515244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8D4D5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14:paraId="22DCE66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0F8021E4"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1A0CFD7"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Integration exemption</w:t>
            </w:r>
          </w:p>
        </w:tc>
      </w:tr>
      <w:tr w:rsidR="00F63FE3" w:rsidRPr="0010186B" w14:paraId="4ED6FB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C2609D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14:paraId="3A54851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1.17</w:t>
            </w:r>
          </w:p>
        </w:tc>
        <w:tc>
          <w:tcPr>
            <w:tcW w:w="2681" w:type="dxa"/>
            <w:vMerge/>
            <w:tcBorders>
              <w:top w:val="nil"/>
              <w:left w:val="single" w:sz="4" w:space="0" w:color="auto"/>
              <w:bottom w:val="single" w:sz="4" w:space="0" w:color="000000"/>
              <w:right w:val="single" w:sz="4" w:space="0" w:color="auto"/>
            </w:tcBorders>
            <w:vAlign w:val="center"/>
            <w:hideMark/>
          </w:tcPr>
          <w:p w14:paraId="578303EC"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583A4787"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Court entry</w:t>
            </w:r>
          </w:p>
        </w:tc>
      </w:tr>
      <w:tr w:rsidR="00F63FE3" w:rsidRPr="0010186B" w14:paraId="6E1C961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70E392"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14:paraId="0DD7296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1.18</w:t>
            </w:r>
          </w:p>
        </w:tc>
        <w:tc>
          <w:tcPr>
            <w:tcW w:w="2681" w:type="dxa"/>
            <w:vMerge/>
            <w:tcBorders>
              <w:top w:val="nil"/>
              <w:left w:val="single" w:sz="4" w:space="0" w:color="auto"/>
              <w:bottom w:val="single" w:sz="4" w:space="0" w:color="000000"/>
              <w:right w:val="single" w:sz="4" w:space="0" w:color="auto"/>
            </w:tcBorders>
            <w:vAlign w:val="center"/>
            <w:hideMark/>
          </w:tcPr>
          <w:p w14:paraId="125C8507"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026815E5" w14:textId="77777777" w:rsidR="00F63FE3" w:rsidRPr="0010186B" w:rsidRDefault="00EA5F18"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Liability</w:t>
            </w:r>
          </w:p>
        </w:tc>
      </w:tr>
      <w:tr w:rsidR="00F63FE3" w:rsidRPr="0010186B" w14:paraId="017F0A3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9B67DB2"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14:paraId="4900ECF5"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1.19</w:t>
            </w:r>
          </w:p>
        </w:tc>
        <w:tc>
          <w:tcPr>
            <w:tcW w:w="2681" w:type="dxa"/>
            <w:vMerge/>
            <w:tcBorders>
              <w:top w:val="nil"/>
              <w:left w:val="single" w:sz="4" w:space="0" w:color="auto"/>
              <w:bottom w:val="single" w:sz="4" w:space="0" w:color="000000"/>
              <w:right w:val="single" w:sz="4" w:space="0" w:color="auto"/>
            </w:tcBorders>
            <w:vAlign w:val="center"/>
            <w:hideMark/>
          </w:tcPr>
          <w:p w14:paraId="438F3DEF"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947C5E0"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Status tracking</w:t>
            </w:r>
          </w:p>
        </w:tc>
      </w:tr>
      <w:tr w:rsidR="00F63FE3" w:rsidRPr="0010186B" w14:paraId="63FEBD7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1B8237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14:paraId="1035889E"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14:paraId="70C6C217"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410CFC0"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Investigation and Search</w:t>
            </w:r>
          </w:p>
        </w:tc>
      </w:tr>
      <w:tr w:rsidR="00F63FE3" w:rsidRPr="0010186B" w14:paraId="4BE81B2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B720F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14:paraId="1279BB45"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1.21</w:t>
            </w:r>
          </w:p>
        </w:tc>
        <w:tc>
          <w:tcPr>
            <w:tcW w:w="2681" w:type="dxa"/>
            <w:vMerge/>
            <w:tcBorders>
              <w:top w:val="nil"/>
              <w:left w:val="single" w:sz="4" w:space="0" w:color="auto"/>
              <w:bottom w:val="single" w:sz="4" w:space="0" w:color="000000"/>
              <w:right w:val="single" w:sz="4" w:space="0" w:color="auto"/>
            </w:tcBorders>
            <w:vAlign w:val="center"/>
            <w:hideMark/>
          </w:tcPr>
          <w:p w14:paraId="6311F75E"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4BBEEB"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Valuation Module (CVC)</w:t>
            </w:r>
          </w:p>
        </w:tc>
      </w:tr>
      <w:tr w:rsidR="00F63FE3" w:rsidRPr="0010186B" w14:paraId="0E27D3F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2679D70"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14:paraId="7C0F907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w:t>
            </w:r>
          </w:p>
        </w:tc>
        <w:tc>
          <w:tcPr>
            <w:tcW w:w="2681" w:type="dxa"/>
            <w:tcBorders>
              <w:top w:val="nil"/>
              <w:left w:val="nil"/>
              <w:bottom w:val="single" w:sz="4" w:space="0" w:color="auto"/>
              <w:right w:val="single" w:sz="4" w:space="0" w:color="auto"/>
            </w:tcBorders>
            <w:shd w:val="clear" w:color="000000" w:fill="FFFFFF"/>
            <w:vAlign w:val="bottom"/>
            <w:hideMark/>
          </w:tcPr>
          <w:p w14:paraId="7C267A6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EC</w:t>
            </w:r>
          </w:p>
        </w:tc>
        <w:tc>
          <w:tcPr>
            <w:tcW w:w="3659" w:type="dxa"/>
            <w:tcBorders>
              <w:top w:val="nil"/>
              <w:left w:val="nil"/>
              <w:bottom w:val="single" w:sz="4" w:space="0" w:color="auto"/>
              <w:right w:val="single" w:sz="4" w:space="0" w:color="auto"/>
            </w:tcBorders>
            <w:shd w:val="clear" w:color="000000" w:fill="FFFFFF"/>
            <w:vAlign w:val="bottom"/>
            <w:hideMark/>
          </w:tcPr>
          <w:p w14:paraId="6B32926A"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16AD399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8FC3E8B"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14:paraId="6FF825B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w:t>
            </w:r>
          </w:p>
        </w:tc>
        <w:tc>
          <w:tcPr>
            <w:tcW w:w="2681" w:type="dxa"/>
            <w:tcBorders>
              <w:top w:val="nil"/>
              <w:left w:val="nil"/>
              <w:bottom w:val="single" w:sz="4" w:space="0" w:color="auto"/>
              <w:right w:val="single" w:sz="4" w:space="0" w:color="auto"/>
            </w:tcBorders>
            <w:shd w:val="clear" w:color="000000" w:fill="FFFFFF"/>
            <w:vAlign w:val="bottom"/>
            <w:hideMark/>
          </w:tcPr>
          <w:p w14:paraId="1DCC1223"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CC</w:t>
            </w:r>
          </w:p>
        </w:tc>
        <w:tc>
          <w:tcPr>
            <w:tcW w:w="3659" w:type="dxa"/>
            <w:tcBorders>
              <w:top w:val="nil"/>
              <w:left w:val="nil"/>
              <w:bottom w:val="single" w:sz="4" w:space="0" w:color="auto"/>
              <w:right w:val="single" w:sz="4" w:space="0" w:color="auto"/>
            </w:tcBorders>
            <w:shd w:val="clear" w:color="000000" w:fill="FFFFFF"/>
            <w:vAlign w:val="bottom"/>
            <w:hideMark/>
          </w:tcPr>
          <w:p w14:paraId="38E079CB"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4D83F41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E87FFD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14:paraId="126EEA12"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w:t>
            </w:r>
          </w:p>
        </w:tc>
        <w:tc>
          <w:tcPr>
            <w:tcW w:w="2681" w:type="dxa"/>
            <w:tcBorders>
              <w:top w:val="nil"/>
              <w:left w:val="nil"/>
              <w:bottom w:val="single" w:sz="4" w:space="0" w:color="auto"/>
              <w:right w:val="single" w:sz="4" w:space="0" w:color="auto"/>
            </w:tcBorders>
            <w:shd w:val="clear" w:color="000000" w:fill="FFFFFF"/>
            <w:vAlign w:val="bottom"/>
            <w:hideMark/>
          </w:tcPr>
          <w:p w14:paraId="44167DE5"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Verify Document</w:t>
            </w:r>
          </w:p>
        </w:tc>
        <w:tc>
          <w:tcPr>
            <w:tcW w:w="3659" w:type="dxa"/>
            <w:tcBorders>
              <w:top w:val="nil"/>
              <w:left w:val="nil"/>
              <w:bottom w:val="single" w:sz="4" w:space="0" w:color="auto"/>
              <w:right w:val="single" w:sz="4" w:space="0" w:color="auto"/>
            </w:tcBorders>
            <w:shd w:val="clear" w:color="000000" w:fill="FFFFFF"/>
            <w:vAlign w:val="bottom"/>
            <w:hideMark/>
          </w:tcPr>
          <w:p w14:paraId="2DE88D5D"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1DC12F48" w14:textId="77777777" w:rsidTr="006461A4">
        <w:trPr>
          <w:trHeight w:val="58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5A37DEE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14:paraId="2C6E7DB6"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5</w:t>
            </w:r>
          </w:p>
        </w:tc>
        <w:tc>
          <w:tcPr>
            <w:tcW w:w="2681" w:type="dxa"/>
            <w:tcBorders>
              <w:top w:val="nil"/>
              <w:left w:val="nil"/>
              <w:bottom w:val="single" w:sz="4" w:space="0" w:color="auto"/>
              <w:right w:val="single" w:sz="4" w:space="0" w:color="auto"/>
            </w:tcBorders>
            <w:shd w:val="clear" w:color="000000" w:fill="FFFFFF"/>
            <w:vAlign w:val="bottom"/>
            <w:hideMark/>
          </w:tcPr>
          <w:p w14:paraId="25D98164"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Power of attorney Authentication Module</w:t>
            </w:r>
          </w:p>
        </w:tc>
        <w:tc>
          <w:tcPr>
            <w:tcW w:w="3659" w:type="dxa"/>
            <w:tcBorders>
              <w:top w:val="nil"/>
              <w:left w:val="nil"/>
              <w:bottom w:val="single" w:sz="4" w:space="0" w:color="auto"/>
              <w:right w:val="single" w:sz="4" w:space="0" w:color="auto"/>
            </w:tcBorders>
            <w:shd w:val="clear" w:color="000000" w:fill="FFFFFF"/>
            <w:vAlign w:val="bottom"/>
            <w:hideMark/>
          </w:tcPr>
          <w:p w14:paraId="24459DBD" w14:textId="77777777" w:rsidR="00F63FE3" w:rsidRPr="0010186B" w:rsidRDefault="00F63FE3" w:rsidP="00F63FE3">
            <w:pPr>
              <w:spacing w:after="0" w:line="240" w:lineRule="auto"/>
              <w:rPr>
                <w:rFonts w:eastAsia="Times New Roman" w:cstheme="minorHAnsi"/>
                <w:color w:val="000000"/>
                <w:sz w:val="18"/>
                <w:szCs w:val="20"/>
                <w:lang w:eastAsia="en-IN"/>
              </w:rPr>
            </w:pPr>
          </w:p>
        </w:tc>
      </w:tr>
      <w:tr w:rsidR="00F63FE3" w:rsidRPr="0010186B" w14:paraId="305CD6B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73FABE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14:paraId="00B2B974"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6</w:t>
            </w:r>
          </w:p>
        </w:tc>
        <w:tc>
          <w:tcPr>
            <w:tcW w:w="2681" w:type="dxa"/>
            <w:tcBorders>
              <w:top w:val="nil"/>
              <w:left w:val="nil"/>
              <w:bottom w:val="single" w:sz="4" w:space="0" w:color="auto"/>
              <w:right w:val="single" w:sz="4" w:space="0" w:color="auto"/>
            </w:tcBorders>
            <w:shd w:val="clear" w:color="000000" w:fill="FFFFFF"/>
            <w:vAlign w:val="bottom"/>
            <w:hideMark/>
          </w:tcPr>
          <w:p w14:paraId="63814645"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Refund Module</w:t>
            </w:r>
          </w:p>
        </w:tc>
        <w:tc>
          <w:tcPr>
            <w:tcW w:w="3659" w:type="dxa"/>
            <w:tcBorders>
              <w:top w:val="nil"/>
              <w:left w:val="nil"/>
              <w:bottom w:val="single" w:sz="4" w:space="0" w:color="auto"/>
              <w:right w:val="single" w:sz="4" w:space="0" w:color="auto"/>
            </w:tcBorders>
            <w:shd w:val="clear" w:color="000000" w:fill="FFFFFF"/>
            <w:vAlign w:val="bottom"/>
            <w:hideMark/>
          </w:tcPr>
          <w:p w14:paraId="7171A892"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26AFB14C"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74A6C123"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14:paraId="3C4C498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7.1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5AED7E0"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Marriage</w:t>
            </w:r>
          </w:p>
        </w:tc>
        <w:tc>
          <w:tcPr>
            <w:tcW w:w="3659" w:type="dxa"/>
            <w:tcBorders>
              <w:top w:val="nil"/>
              <w:left w:val="nil"/>
              <w:bottom w:val="single" w:sz="4" w:space="0" w:color="auto"/>
              <w:right w:val="single" w:sz="4" w:space="0" w:color="auto"/>
            </w:tcBorders>
            <w:shd w:val="clear" w:color="000000" w:fill="FFFFFF"/>
            <w:vAlign w:val="bottom"/>
            <w:hideMark/>
          </w:tcPr>
          <w:p w14:paraId="2F9C9FEA"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Hindu Marriage</w:t>
            </w:r>
          </w:p>
        </w:tc>
      </w:tr>
      <w:tr w:rsidR="00F63FE3" w:rsidRPr="0010186B" w14:paraId="7689489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D31698E"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14:paraId="2BAB483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7.2</w:t>
            </w:r>
          </w:p>
        </w:tc>
        <w:tc>
          <w:tcPr>
            <w:tcW w:w="2681" w:type="dxa"/>
            <w:vMerge/>
            <w:tcBorders>
              <w:top w:val="nil"/>
              <w:left w:val="single" w:sz="4" w:space="0" w:color="auto"/>
              <w:bottom w:val="single" w:sz="4" w:space="0" w:color="000000"/>
              <w:right w:val="single" w:sz="4" w:space="0" w:color="auto"/>
            </w:tcBorders>
            <w:vAlign w:val="center"/>
            <w:hideMark/>
          </w:tcPr>
          <w:p w14:paraId="64FE922A"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153A3ED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Special Marriage</w:t>
            </w:r>
          </w:p>
        </w:tc>
      </w:tr>
      <w:tr w:rsidR="00F63FE3" w:rsidRPr="0010186B" w14:paraId="6314E253" w14:textId="77777777" w:rsidTr="00F3500E">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BB2D98C"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14:paraId="675079BE"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7.3</w:t>
            </w:r>
          </w:p>
        </w:tc>
        <w:tc>
          <w:tcPr>
            <w:tcW w:w="2681" w:type="dxa"/>
            <w:vMerge/>
            <w:tcBorders>
              <w:top w:val="nil"/>
              <w:left w:val="single" w:sz="4" w:space="0" w:color="auto"/>
              <w:bottom w:val="single" w:sz="4" w:space="0" w:color="000000"/>
              <w:right w:val="single" w:sz="4" w:space="0" w:color="auto"/>
            </w:tcBorders>
            <w:vAlign w:val="center"/>
            <w:hideMark/>
          </w:tcPr>
          <w:p w14:paraId="155B5C78"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CF73764" w14:textId="24D32F5F"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xml:space="preserve">Special Marriage in Other </w:t>
            </w:r>
            <w:r w:rsidR="00C47319">
              <w:rPr>
                <w:rFonts w:eastAsia="Times New Roman" w:cstheme="minorHAnsi"/>
                <w:color w:val="000000"/>
                <w:sz w:val="18"/>
                <w:szCs w:val="20"/>
                <w:lang w:eastAsia="en-IN"/>
              </w:rPr>
              <w:t>Forms</w:t>
            </w:r>
          </w:p>
        </w:tc>
      </w:tr>
      <w:tr w:rsidR="00F63FE3" w:rsidRPr="0010186B" w14:paraId="3AF10764" w14:textId="77777777" w:rsidTr="006461A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33B72AE"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14:paraId="0AAB3F9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8</w:t>
            </w:r>
          </w:p>
        </w:tc>
        <w:tc>
          <w:tcPr>
            <w:tcW w:w="2681" w:type="dxa"/>
            <w:tcBorders>
              <w:top w:val="nil"/>
              <w:left w:val="nil"/>
              <w:bottom w:val="single" w:sz="4" w:space="0" w:color="auto"/>
              <w:right w:val="single" w:sz="4" w:space="0" w:color="auto"/>
            </w:tcBorders>
            <w:shd w:val="clear" w:color="000000" w:fill="FFFFFF"/>
            <w:vAlign w:val="bottom"/>
            <w:hideMark/>
          </w:tcPr>
          <w:p w14:paraId="66B3A7DF" w14:textId="5AE993B3" w:rsidR="00F63FE3" w:rsidRPr="0010186B" w:rsidRDefault="00EA5F18"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Legacy</w:t>
            </w:r>
            <w:r w:rsidR="00F63FE3" w:rsidRPr="0010186B">
              <w:rPr>
                <w:rFonts w:eastAsia="Times New Roman" w:cstheme="minorHAnsi"/>
                <w:color w:val="000000"/>
                <w:sz w:val="18"/>
                <w:szCs w:val="20"/>
                <w:lang w:eastAsia="en-IN"/>
              </w:rPr>
              <w:t xml:space="preserve"> </w:t>
            </w:r>
            <w:r w:rsidR="00C47319">
              <w:rPr>
                <w:rFonts w:eastAsia="Times New Roman" w:cstheme="minorHAnsi"/>
                <w:color w:val="000000"/>
                <w:sz w:val="18"/>
                <w:szCs w:val="20"/>
                <w:lang w:eastAsia="en-IN"/>
              </w:rPr>
              <w:t>Record</w:t>
            </w:r>
            <w:r w:rsidR="00F63FE3" w:rsidRPr="0010186B">
              <w:rPr>
                <w:rFonts w:eastAsia="Times New Roman" w:cstheme="minorHAnsi"/>
                <w:color w:val="000000"/>
                <w:sz w:val="18"/>
                <w:szCs w:val="20"/>
                <w:lang w:eastAsia="en-IN"/>
              </w:rPr>
              <w:t xml:space="preserve"> digitisation</w:t>
            </w:r>
          </w:p>
        </w:tc>
        <w:tc>
          <w:tcPr>
            <w:tcW w:w="3659" w:type="dxa"/>
            <w:tcBorders>
              <w:top w:val="nil"/>
              <w:left w:val="nil"/>
              <w:bottom w:val="single" w:sz="4" w:space="0" w:color="auto"/>
              <w:right w:val="single" w:sz="4" w:space="0" w:color="auto"/>
            </w:tcBorders>
            <w:shd w:val="clear" w:color="000000" w:fill="FFFFFF"/>
            <w:vAlign w:val="bottom"/>
            <w:hideMark/>
          </w:tcPr>
          <w:p w14:paraId="153C074E"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422F84E1"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4BB548D1"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14:paraId="04B74A54"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9</w:t>
            </w:r>
          </w:p>
        </w:tc>
        <w:tc>
          <w:tcPr>
            <w:tcW w:w="2681" w:type="dxa"/>
            <w:tcBorders>
              <w:top w:val="nil"/>
              <w:left w:val="nil"/>
              <w:bottom w:val="single" w:sz="4" w:space="0" w:color="auto"/>
              <w:right w:val="single" w:sz="4" w:space="0" w:color="auto"/>
            </w:tcBorders>
            <w:shd w:val="clear" w:color="000000" w:fill="FFFFFF"/>
            <w:vAlign w:val="bottom"/>
            <w:hideMark/>
          </w:tcPr>
          <w:p w14:paraId="06AB282D"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Audit</w:t>
            </w:r>
          </w:p>
        </w:tc>
        <w:tc>
          <w:tcPr>
            <w:tcW w:w="3659" w:type="dxa"/>
            <w:tcBorders>
              <w:top w:val="nil"/>
              <w:left w:val="nil"/>
              <w:bottom w:val="single" w:sz="4" w:space="0" w:color="auto"/>
              <w:right w:val="single" w:sz="4" w:space="0" w:color="auto"/>
            </w:tcBorders>
            <w:shd w:val="clear" w:color="000000" w:fill="FFFFFF"/>
            <w:vAlign w:val="bottom"/>
            <w:hideMark/>
          </w:tcPr>
          <w:p w14:paraId="6F30E78A"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7EB346C5"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4098D5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14:paraId="6D8142FC"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10</w:t>
            </w:r>
          </w:p>
        </w:tc>
        <w:tc>
          <w:tcPr>
            <w:tcW w:w="2681" w:type="dxa"/>
            <w:tcBorders>
              <w:top w:val="nil"/>
              <w:left w:val="nil"/>
              <w:bottom w:val="single" w:sz="4" w:space="0" w:color="auto"/>
              <w:right w:val="single" w:sz="4" w:space="0" w:color="auto"/>
            </w:tcBorders>
            <w:shd w:val="clear" w:color="000000" w:fill="FFFFFF"/>
            <w:vAlign w:val="bottom"/>
            <w:hideMark/>
          </w:tcPr>
          <w:p w14:paraId="12F3B6B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Accounts</w:t>
            </w:r>
          </w:p>
        </w:tc>
        <w:tc>
          <w:tcPr>
            <w:tcW w:w="3659" w:type="dxa"/>
            <w:tcBorders>
              <w:top w:val="nil"/>
              <w:left w:val="nil"/>
              <w:bottom w:val="single" w:sz="4" w:space="0" w:color="auto"/>
              <w:right w:val="single" w:sz="4" w:space="0" w:color="auto"/>
            </w:tcBorders>
            <w:shd w:val="clear" w:color="000000" w:fill="FFFFFF"/>
            <w:vAlign w:val="bottom"/>
            <w:hideMark/>
          </w:tcPr>
          <w:p w14:paraId="2AB50CA8"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2E1C8FBE"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3EAEE72E"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14:paraId="56E7B40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1F2C5CB"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MIS</w:t>
            </w:r>
          </w:p>
        </w:tc>
        <w:tc>
          <w:tcPr>
            <w:tcW w:w="3659" w:type="dxa"/>
            <w:tcBorders>
              <w:top w:val="nil"/>
              <w:left w:val="nil"/>
              <w:bottom w:val="single" w:sz="4" w:space="0" w:color="auto"/>
              <w:right w:val="single" w:sz="4" w:space="0" w:color="auto"/>
            </w:tcBorders>
            <w:shd w:val="clear" w:color="000000" w:fill="FFFFFF"/>
            <w:vAlign w:val="bottom"/>
            <w:hideMark/>
          </w:tcPr>
          <w:p w14:paraId="299AAE47" w14:textId="77777777" w:rsidR="00F63FE3" w:rsidRPr="0010186B" w:rsidRDefault="00EA5F18"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Statutory</w:t>
            </w:r>
            <w:r w:rsidR="00F63FE3" w:rsidRPr="0010186B">
              <w:rPr>
                <w:rFonts w:eastAsia="Times New Roman" w:cstheme="minorHAnsi"/>
                <w:color w:val="000000"/>
                <w:sz w:val="18"/>
                <w:szCs w:val="20"/>
                <w:lang w:eastAsia="en-IN"/>
              </w:rPr>
              <w:t xml:space="preserve"> (44)</w:t>
            </w:r>
          </w:p>
        </w:tc>
      </w:tr>
      <w:tr w:rsidR="00F63FE3" w:rsidRPr="0010186B" w14:paraId="649E09CB"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8C33D7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14:paraId="151A0F72"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14:paraId="23CF3CA4"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60562A34" w14:textId="77777777" w:rsidR="00F63FE3" w:rsidRPr="0010186B" w:rsidRDefault="00EA5F18"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Statistical</w:t>
            </w:r>
            <w:r w:rsidR="00F63FE3" w:rsidRPr="0010186B">
              <w:rPr>
                <w:rFonts w:eastAsia="Times New Roman" w:cstheme="minorHAnsi"/>
                <w:color w:val="000000"/>
                <w:sz w:val="18"/>
                <w:szCs w:val="20"/>
                <w:lang w:eastAsia="en-IN"/>
              </w:rPr>
              <w:t xml:space="preserve"> (54)</w:t>
            </w:r>
          </w:p>
        </w:tc>
      </w:tr>
      <w:tr w:rsidR="00F63FE3" w:rsidRPr="0010186B" w14:paraId="2208345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DEAA915"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14:paraId="4E655987"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14:paraId="21287426"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7FCA30F"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Integration (15)</w:t>
            </w:r>
          </w:p>
        </w:tc>
      </w:tr>
      <w:tr w:rsidR="00F63FE3" w:rsidRPr="0010186B" w14:paraId="59512569"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FCCC8CB"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14:paraId="5E3FEFC2"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14:paraId="55DDC16A"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3751D47A"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xml:space="preserve">Computer </w:t>
            </w:r>
            <w:r w:rsidR="00EA5F18" w:rsidRPr="0010186B">
              <w:rPr>
                <w:rFonts w:eastAsia="Times New Roman" w:cstheme="minorHAnsi"/>
                <w:color w:val="000000"/>
                <w:sz w:val="18"/>
                <w:szCs w:val="20"/>
                <w:lang w:eastAsia="en-IN"/>
              </w:rPr>
              <w:t>related</w:t>
            </w:r>
            <w:r w:rsidRPr="0010186B">
              <w:rPr>
                <w:rFonts w:eastAsia="Times New Roman" w:cstheme="minorHAnsi"/>
                <w:color w:val="000000"/>
                <w:sz w:val="18"/>
                <w:szCs w:val="20"/>
                <w:lang w:eastAsia="en-IN"/>
              </w:rPr>
              <w:t xml:space="preserve"> (4)</w:t>
            </w:r>
          </w:p>
        </w:tc>
      </w:tr>
      <w:tr w:rsidR="00F63FE3" w:rsidRPr="0010186B" w14:paraId="2A61C7E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191505DD"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14:paraId="568EA52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14:paraId="3962E060"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21468B7C" w14:textId="77777777" w:rsidR="00F63FE3" w:rsidRPr="0010186B" w:rsidRDefault="00EA5F18"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Reconciliation</w:t>
            </w:r>
            <w:r w:rsidR="00F63FE3" w:rsidRPr="0010186B">
              <w:rPr>
                <w:rFonts w:eastAsia="Times New Roman" w:cstheme="minorHAnsi"/>
                <w:color w:val="000000"/>
                <w:sz w:val="18"/>
                <w:szCs w:val="20"/>
                <w:lang w:eastAsia="en-IN"/>
              </w:rPr>
              <w:t xml:space="preserve"> (5)</w:t>
            </w:r>
          </w:p>
        </w:tc>
      </w:tr>
      <w:tr w:rsidR="00F63FE3" w:rsidRPr="0010186B" w14:paraId="757E4276"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43E90B5"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14:paraId="6F42348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14:paraId="59E6623B"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6535203"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HR (5)</w:t>
            </w:r>
          </w:p>
        </w:tc>
      </w:tr>
      <w:tr w:rsidR="00F63FE3" w:rsidRPr="0010186B" w14:paraId="13142030"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7C88F00"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14:paraId="3422964B"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EC83EE"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DRO</w:t>
            </w:r>
          </w:p>
        </w:tc>
        <w:tc>
          <w:tcPr>
            <w:tcW w:w="3659" w:type="dxa"/>
            <w:tcBorders>
              <w:top w:val="nil"/>
              <w:left w:val="nil"/>
              <w:bottom w:val="single" w:sz="4" w:space="0" w:color="auto"/>
              <w:right w:val="single" w:sz="4" w:space="0" w:color="auto"/>
            </w:tcBorders>
            <w:shd w:val="clear" w:color="000000" w:fill="FFFFFF"/>
            <w:vAlign w:val="bottom"/>
            <w:hideMark/>
          </w:tcPr>
          <w:p w14:paraId="658DFC47"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Firm Registration</w:t>
            </w:r>
          </w:p>
        </w:tc>
      </w:tr>
      <w:tr w:rsidR="00F63FE3" w:rsidRPr="0010186B" w14:paraId="0C5482D3"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623969A"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lastRenderedPageBreak/>
              <w:t>40</w:t>
            </w:r>
          </w:p>
        </w:tc>
        <w:tc>
          <w:tcPr>
            <w:tcW w:w="928" w:type="dxa"/>
            <w:tcBorders>
              <w:top w:val="nil"/>
              <w:left w:val="nil"/>
              <w:bottom w:val="single" w:sz="4" w:space="0" w:color="auto"/>
              <w:right w:val="single" w:sz="4" w:space="0" w:color="auto"/>
            </w:tcBorders>
            <w:shd w:val="clear" w:color="000000" w:fill="FFFFFF"/>
            <w:vAlign w:val="bottom"/>
            <w:hideMark/>
          </w:tcPr>
          <w:p w14:paraId="1E553829"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12.2</w:t>
            </w:r>
          </w:p>
        </w:tc>
        <w:tc>
          <w:tcPr>
            <w:tcW w:w="2681" w:type="dxa"/>
            <w:vMerge/>
            <w:tcBorders>
              <w:top w:val="nil"/>
              <w:left w:val="single" w:sz="4" w:space="0" w:color="auto"/>
              <w:bottom w:val="single" w:sz="4" w:space="0" w:color="000000"/>
              <w:right w:val="single" w:sz="4" w:space="0" w:color="auto"/>
            </w:tcBorders>
            <w:vAlign w:val="center"/>
            <w:hideMark/>
          </w:tcPr>
          <w:p w14:paraId="465848CC"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ED940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Undervaluation</w:t>
            </w:r>
          </w:p>
        </w:tc>
      </w:tr>
      <w:tr w:rsidR="00F63FE3" w:rsidRPr="0010186B" w14:paraId="528FAB34"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12B878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14:paraId="1DFC478D"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12.3</w:t>
            </w:r>
          </w:p>
        </w:tc>
        <w:tc>
          <w:tcPr>
            <w:tcW w:w="2681" w:type="dxa"/>
            <w:vMerge/>
            <w:tcBorders>
              <w:top w:val="nil"/>
              <w:left w:val="single" w:sz="4" w:space="0" w:color="auto"/>
              <w:bottom w:val="single" w:sz="4" w:space="0" w:color="000000"/>
              <w:right w:val="single" w:sz="4" w:space="0" w:color="auto"/>
            </w:tcBorders>
            <w:vAlign w:val="center"/>
            <w:hideMark/>
          </w:tcPr>
          <w:p w14:paraId="7251B473"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4384A3E0"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Deposit of will</w:t>
            </w:r>
          </w:p>
        </w:tc>
      </w:tr>
      <w:tr w:rsidR="00F63FE3" w:rsidRPr="0010186B" w14:paraId="5E102C88"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CA7DA21"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14:paraId="7E6827EF"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12.4</w:t>
            </w:r>
          </w:p>
        </w:tc>
        <w:tc>
          <w:tcPr>
            <w:tcW w:w="2681" w:type="dxa"/>
            <w:vMerge/>
            <w:tcBorders>
              <w:top w:val="nil"/>
              <w:left w:val="single" w:sz="4" w:space="0" w:color="auto"/>
              <w:bottom w:val="single" w:sz="4" w:space="0" w:color="000000"/>
              <w:right w:val="single" w:sz="4" w:space="0" w:color="auto"/>
            </w:tcBorders>
            <w:vAlign w:val="center"/>
            <w:hideMark/>
          </w:tcPr>
          <w:p w14:paraId="7CD0F714" w14:textId="77777777" w:rsidR="00F63FE3" w:rsidRPr="0010186B" w:rsidRDefault="00F63FE3" w:rsidP="00F63FE3">
            <w:pPr>
              <w:spacing w:after="0" w:line="240" w:lineRule="auto"/>
              <w:rPr>
                <w:rFonts w:eastAsia="Times New Roman" w:cstheme="minorHAnsi"/>
                <w:color w:val="000000"/>
                <w:sz w:val="18"/>
                <w:szCs w:val="2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14:paraId="77A3B2D2"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Adjudication of documents</w:t>
            </w:r>
          </w:p>
        </w:tc>
      </w:tr>
      <w:tr w:rsidR="00F63FE3" w:rsidRPr="0010186B" w14:paraId="276C487D"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2D893C31"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14:paraId="04D6F507"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13</w:t>
            </w:r>
          </w:p>
        </w:tc>
        <w:tc>
          <w:tcPr>
            <w:tcW w:w="2681" w:type="dxa"/>
            <w:tcBorders>
              <w:top w:val="nil"/>
              <w:left w:val="nil"/>
              <w:bottom w:val="single" w:sz="4" w:space="0" w:color="auto"/>
              <w:right w:val="single" w:sz="4" w:space="0" w:color="auto"/>
            </w:tcBorders>
            <w:shd w:val="clear" w:color="000000" w:fill="FFFFFF"/>
            <w:vAlign w:val="bottom"/>
            <w:hideMark/>
          </w:tcPr>
          <w:p w14:paraId="4582BD1F"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IGRO</w:t>
            </w:r>
          </w:p>
        </w:tc>
        <w:tc>
          <w:tcPr>
            <w:tcW w:w="3659" w:type="dxa"/>
            <w:tcBorders>
              <w:top w:val="nil"/>
              <w:left w:val="nil"/>
              <w:bottom w:val="single" w:sz="4" w:space="0" w:color="auto"/>
              <w:right w:val="single" w:sz="4" w:space="0" w:color="auto"/>
            </w:tcBorders>
            <w:shd w:val="clear" w:color="000000" w:fill="FFFFFF"/>
            <w:vAlign w:val="bottom"/>
            <w:hideMark/>
          </w:tcPr>
          <w:p w14:paraId="439E3537"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Appeal</w:t>
            </w:r>
          </w:p>
        </w:tc>
      </w:tr>
      <w:tr w:rsidR="00F63FE3" w:rsidRPr="0010186B" w14:paraId="79B3550E" w14:textId="77777777" w:rsidTr="006461A4">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00259E2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14:paraId="3E31279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14</w:t>
            </w:r>
          </w:p>
        </w:tc>
        <w:tc>
          <w:tcPr>
            <w:tcW w:w="2681" w:type="dxa"/>
            <w:tcBorders>
              <w:top w:val="nil"/>
              <w:left w:val="nil"/>
              <w:bottom w:val="single" w:sz="4" w:space="0" w:color="auto"/>
              <w:right w:val="single" w:sz="4" w:space="0" w:color="auto"/>
            </w:tcBorders>
            <w:shd w:val="clear" w:color="000000" w:fill="FFFFFF"/>
            <w:vAlign w:val="bottom"/>
            <w:hideMark/>
          </w:tcPr>
          <w:p w14:paraId="7EC8BB7F"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Master Data Management</w:t>
            </w:r>
          </w:p>
        </w:tc>
        <w:tc>
          <w:tcPr>
            <w:tcW w:w="3659" w:type="dxa"/>
            <w:tcBorders>
              <w:top w:val="nil"/>
              <w:left w:val="nil"/>
              <w:bottom w:val="single" w:sz="4" w:space="0" w:color="auto"/>
              <w:right w:val="single" w:sz="4" w:space="0" w:color="auto"/>
            </w:tcBorders>
            <w:shd w:val="clear" w:color="000000" w:fill="FFFFFF"/>
            <w:vAlign w:val="bottom"/>
            <w:hideMark/>
          </w:tcPr>
          <w:p w14:paraId="75CDF816"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698335A7" w14:textId="77777777"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FD2FE0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14:paraId="0C68742B"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15</w:t>
            </w:r>
          </w:p>
        </w:tc>
        <w:tc>
          <w:tcPr>
            <w:tcW w:w="2681" w:type="dxa"/>
            <w:tcBorders>
              <w:top w:val="nil"/>
              <w:left w:val="nil"/>
              <w:bottom w:val="single" w:sz="4" w:space="0" w:color="auto"/>
              <w:right w:val="single" w:sz="4" w:space="0" w:color="auto"/>
            </w:tcBorders>
            <w:shd w:val="clear" w:color="000000" w:fill="FFFFFF"/>
            <w:vAlign w:val="bottom"/>
            <w:hideMark/>
          </w:tcPr>
          <w:p w14:paraId="1E3D4175"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xml:space="preserve">User </w:t>
            </w:r>
            <w:r w:rsidR="00EA5F18" w:rsidRPr="0010186B">
              <w:rPr>
                <w:rFonts w:eastAsia="Times New Roman" w:cstheme="minorHAnsi"/>
                <w:color w:val="000000"/>
                <w:sz w:val="18"/>
                <w:szCs w:val="20"/>
                <w:lang w:eastAsia="en-IN"/>
              </w:rPr>
              <w:t>Management</w:t>
            </w:r>
          </w:p>
        </w:tc>
        <w:tc>
          <w:tcPr>
            <w:tcW w:w="3659" w:type="dxa"/>
            <w:tcBorders>
              <w:top w:val="nil"/>
              <w:left w:val="nil"/>
              <w:bottom w:val="single" w:sz="4" w:space="0" w:color="auto"/>
              <w:right w:val="single" w:sz="4" w:space="0" w:color="auto"/>
            </w:tcBorders>
            <w:shd w:val="clear" w:color="000000" w:fill="FFFFFF"/>
            <w:vAlign w:val="bottom"/>
            <w:hideMark/>
          </w:tcPr>
          <w:p w14:paraId="2F04E2F2"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63C6FD4C" w14:textId="77777777" w:rsidTr="006461A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9AE3C67"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14:paraId="5C503B78"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16</w:t>
            </w:r>
          </w:p>
        </w:tc>
        <w:tc>
          <w:tcPr>
            <w:tcW w:w="2681" w:type="dxa"/>
            <w:tcBorders>
              <w:top w:val="nil"/>
              <w:left w:val="nil"/>
              <w:bottom w:val="single" w:sz="4" w:space="0" w:color="auto"/>
              <w:right w:val="single" w:sz="4" w:space="0" w:color="auto"/>
            </w:tcBorders>
            <w:shd w:val="clear" w:color="000000" w:fill="FFFFFF"/>
            <w:vAlign w:val="bottom"/>
            <w:hideMark/>
          </w:tcPr>
          <w:p w14:paraId="0D0654B2"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Mobile application</w:t>
            </w:r>
          </w:p>
        </w:tc>
        <w:tc>
          <w:tcPr>
            <w:tcW w:w="3659" w:type="dxa"/>
            <w:tcBorders>
              <w:top w:val="nil"/>
              <w:left w:val="nil"/>
              <w:bottom w:val="single" w:sz="4" w:space="0" w:color="auto"/>
              <w:right w:val="single" w:sz="4" w:space="0" w:color="auto"/>
            </w:tcBorders>
            <w:shd w:val="clear" w:color="000000" w:fill="FFFFFF"/>
            <w:vAlign w:val="bottom"/>
            <w:hideMark/>
          </w:tcPr>
          <w:p w14:paraId="46EBEBEF"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 </w:t>
            </w:r>
          </w:p>
        </w:tc>
      </w:tr>
      <w:tr w:rsidR="00F63FE3" w:rsidRPr="0010186B" w14:paraId="795B9FD2" w14:textId="77777777" w:rsidTr="006461A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14:paraId="63F045C4"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14:paraId="13B16565" w14:textId="77777777" w:rsidR="00F63FE3" w:rsidRPr="0010186B" w:rsidRDefault="00F63FE3" w:rsidP="00F63FE3">
            <w:pPr>
              <w:spacing w:after="0" w:line="240" w:lineRule="auto"/>
              <w:jc w:val="center"/>
              <w:rPr>
                <w:rFonts w:eastAsia="Times New Roman" w:cstheme="minorHAnsi"/>
                <w:color w:val="000000"/>
                <w:sz w:val="18"/>
                <w:szCs w:val="20"/>
                <w:lang w:eastAsia="en-IN"/>
              </w:rPr>
            </w:pPr>
            <w:r w:rsidRPr="0010186B">
              <w:rPr>
                <w:rFonts w:eastAsia="Times New Roman" w:cstheme="minorHAnsi"/>
                <w:color w:val="000000"/>
                <w:sz w:val="18"/>
                <w:szCs w:val="20"/>
                <w:lang w:eastAsia="en-IN"/>
              </w:rPr>
              <w:t>17</w:t>
            </w:r>
          </w:p>
        </w:tc>
        <w:tc>
          <w:tcPr>
            <w:tcW w:w="2681" w:type="dxa"/>
            <w:tcBorders>
              <w:top w:val="nil"/>
              <w:left w:val="nil"/>
              <w:bottom w:val="single" w:sz="4" w:space="0" w:color="auto"/>
              <w:right w:val="single" w:sz="4" w:space="0" w:color="auto"/>
            </w:tcBorders>
            <w:shd w:val="clear" w:color="000000" w:fill="FFFFFF"/>
            <w:vAlign w:val="bottom"/>
            <w:hideMark/>
          </w:tcPr>
          <w:p w14:paraId="178B8A77"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Training Module</w:t>
            </w:r>
          </w:p>
        </w:tc>
        <w:tc>
          <w:tcPr>
            <w:tcW w:w="3659" w:type="dxa"/>
            <w:tcBorders>
              <w:top w:val="nil"/>
              <w:left w:val="nil"/>
              <w:bottom w:val="single" w:sz="4" w:space="0" w:color="auto"/>
              <w:right w:val="single" w:sz="4" w:space="0" w:color="auto"/>
            </w:tcBorders>
            <w:shd w:val="clear" w:color="000000" w:fill="FFFFFF"/>
            <w:vAlign w:val="bottom"/>
            <w:hideMark/>
          </w:tcPr>
          <w:p w14:paraId="5F4BC89A" w14:textId="77777777" w:rsidR="00F63FE3" w:rsidRPr="0010186B" w:rsidRDefault="00F63FE3" w:rsidP="00F63FE3">
            <w:pPr>
              <w:spacing w:after="0" w:line="240" w:lineRule="auto"/>
              <w:rPr>
                <w:rFonts w:eastAsia="Times New Roman" w:cstheme="minorHAnsi"/>
                <w:color w:val="000000"/>
                <w:sz w:val="18"/>
                <w:szCs w:val="20"/>
                <w:lang w:eastAsia="en-IN"/>
              </w:rPr>
            </w:pPr>
            <w:r w:rsidRPr="0010186B">
              <w:rPr>
                <w:rFonts w:eastAsia="Times New Roman" w:cstheme="minorHAnsi"/>
                <w:color w:val="000000"/>
                <w:sz w:val="18"/>
                <w:szCs w:val="20"/>
                <w:lang w:eastAsia="en-IN"/>
              </w:rPr>
              <w:t>Master Trainer, Training Plan</w:t>
            </w:r>
          </w:p>
        </w:tc>
      </w:tr>
    </w:tbl>
    <w:p w14:paraId="4B0F405D" w14:textId="77777777" w:rsidR="00F63FE3" w:rsidRPr="0010186B" w:rsidRDefault="00F63FE3" w:rsidP="00A84294">
      <w:pPr>
        <w:rPr>
          <w:rFonts w:cstheme="minorHAnsi"/>
        </w:rPr>
      </w:pPr>
    </w:p>
    <w:p w14:paraId="2324FA0B" w14:textId="77777777" w:rsidR="00EA5F18" w:rsidRPr="0010186B" w:rsidRDefault="00EA5F18" w:rsidP="00A84294">
      <w:pPr>
        <w:rPr>
          <w:rFonts w:cstheme="minorHAnsi"/>
        </w:rPr>
      </w:pPr>
    </w:p>
    <w:p w14:paraId="7B2E323D" w14:textId="462BFCE3" w:rsidR="00EA5F18" w:rsidRPr="0010186B" w:rsidRDefault="00EA5F18" w:rsidP="00FA570C">
      <w:pPr>
        <w:pStyle w:val="Heading3"/>
      </w:pPr>
      <w:bookmarkStart w:id="18" w:name="_Toc181715488"/>
      <w:r w:rsidRPr="0010186B">
        <w:lastRenderedPageBreak/>
        <w:t>Annexure- 2 – Requirements as shared by the department</w:t>
      </w:r>
      <w:bookmarkEnd w:id="18"/>
    </w:p>
    <w:p w14:paraId="16FC8990" w14:textId="430A3677" w:rsidR="00AD7FDB" w:rsidRDefault="00150C6D" w:rsidP="00AD7FDB">
      <w:pPr>
        <w:rPr>
          <w:rFonts w:cstheme="minorHAnsi"/>
        </w:rPr>
      </w:pPr>
      <w:r>
        <w:rPr>
          <w:rFonts w:cstheme="minorHAnsi"/>
          <w:noProof/>
        </w:rPr>
        <mc:AlternateContent>
          <mc:Choice Requires="wps">
            <w:drawing>
              <wp:anchor distT="0" distB="0" distL="114300" distR="114300" simplePos="0" relativeHeight="251672576" behindDoc="0" locked="0" layoutInCell="1" allowOverlap="1" wp14:anchorId="53E7F291" wp14:editId="699EC1B5">
                <wp:simplePos x="0" y="0"/>
                <wp:positionH relativeFrom="column">
                  <wp:posOffset>523875</wp:posOffset>
                </wp:positionH>
                <wp:positionV relativeFrom="paragraph">
                  <wp:posOffset>3218815</wp:posOffset>
                </wp:positionV>
                <wp:extent cx="4371975" cy="82867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4371975" cy="82867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2A0E2" id="Rectangle 6" o:spid="_x0000_s1026" style="position:absolute;margin-left:41.25pt;margin-top:253.45pt;width:344.25pt;height:65.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" filled="f" strokecolor="#70ad47 [3209]" strokeweight="1pt"/>
            </w:pict>
          </mc:Fallback>
        </mc:AlternateContent>
      </w:r>
      <w:r w:rsidR="00452C53">
        <w:rPr>
          <w:rFonts w:cstheme="minorHAnsi"/>
          <w:noProof/>
        </w:rPr>
        <w:drawing>
          <wp:inline distT="0" distB="0" distL="0" distR="0" wp14:anchorId="01E8318A" wp14:editId="79D84533">
            <wp:extent cx="5386705" cy="7248525"/>
            <wp:effectExtent l="0" t="0" r="444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 Doc 09-21-2024 17.51_page-0001.jpg"/>
                    <pic:cNvPicPr/>
                  </pic:nvPicPr>
                  <pic:blipFill rotWithShape="1">
                    <a:blip r:embed="rId16">
                      <a:extLst>
                        <a:ext uri="{28A0092B-C50C-407E-A947-70E740481C1C}">
                          <a14:useLocalDpi xmlns:a14="http://schemas.microsoft.com/office/drawing/2010/main" val="0"/>
                        </a:ext>
                      </a:extLst>
                    </a:blip>
                    <a:srcRect b="4923"/>
                    <a:stretch/>
                  </pic:blipFill>
                  <pic:spPr bwMode="auto">
                    <a:xfrm>
                      <a:off x="0" y="0"/>
                      <a:ext cx="5386705" cy="7248525"/>
                    </a:xfrm>
                    <a:prstGeom prst="rect">
                      <a:avLst/>
                    </a:prstGeom>
                    <a:ln>
                      <a:noFill/>
                    </a:ln>
                    <a:extLst>
                      <a:ext uri="{53640926-AAD7-44D8-BBD7-CCE9431645EC}">
                        <a14:shadowObscured xmlns:a14="http://schemas.microsoft.com/office/drawing/2010/main"/>
                      </a:ext>
                    </a:extLst>
                  </pic:spPr>
                </pic:pic>
              </a:graphicData>
            </a:graphic>
          </wp:inline>
        </w:drawing>
      </w:r>
      <w:bookmarkStart w:id="19" w:name="_GoBack"/>
      <w:bookmarkEnd w:id="19"/>
    </w:p>
    <w:p w14:paraId="61F6290E" w14:textId="77777777" w:rsidR="00A07340" w:rsidRPr="0010186B" w:rsidRDefault="00A07340" w:rsidP="00AD7FDB">
      <w:pPr>
        <w:rPr>
          <w:rFonts w:cstheme="minorHAnsi"/>
        </w:rPr>
      </w:pPr>
    </w:p>
    <w:p w14:paraId="4B4FAEC7" w14:textId="0BC78600" w:rsidR="00871B30" w:rsidRPr="00FA570C" w:rsidRDefault="00EA5F18" w:rsidP="00871B30">
      <w:pPr>
        <w:pStyle w:val="Heading3"/>
      </w:pPr>
      <w:bookmarkStart w:id="20" w:name="_Toc181715489"/>
      <w:r w:rsidRPr="0010186B">
        <w:t>Annexure – 3</w:t>
      </w:r>
      <w:r w:rsidR="008F36B1" w:rsidRPr="0010186B">
        <w:t xml:space="preserve"> – Clarificatory questions</w:t>
      </w:r>
      <w:bookmarkEnd w:id="20"/>
    </w:p>
    <w:p w14:paraId="4423B18C" w14:textId="40AC62B2" w:rsidR="00551F92" w:rsidRPr="00551F92" w:rsidRDefault="0010094E" w:rsidP="00551F92">
      <w:pPr>
        <w:pStyle w:val="ListParagraph"/>
        <w:numPr>
          <w:ilvl w:val="0"/>
          <w:numId w:val="32"/>
        </w:numPr>
        <w:rPr>
          <w:rStyle w:val="Heading4Char"/>
          <w:rFonts w:eastAsiaTheme="minorHAnsi" w:cstheme="minorHAnsi"/>
          <w:b/>
          <w:i w:val="0"/>
          <w:iCs w:val="0"/>
          <w:color w:val="auto"/>
        </w:rPr>
      </w:pPr>
      <w:r w:rsidRPr="0010094E">
        <w:rPr>
          <w:rFonts w:cstheme="minorHAnsi"/>
          <w:b/>
        </w:rPr>
        <w:t>Is any statistical MIS report generation required?</w:t>
      </w:r>
    </w:p>
    <w:p w14:paraId="008001A0" w14:textId="006C68E6" w:rsidR="00FA570C" w:rsidRDefault="00FA570C">
      <w:pPr>
        <w:rPr>
          <w:rStyle w:val="Heading4Char"/>
          <w:rFonts w:eastAsiaTheme="minorHAnsi" w:cstheme="minorHAnsi"/>
          <w:b/>
          <w:i w:val="0"/>
          <w:iCs w:val="0"/>
          <w:color w:val="auto"/>
        </w:rPr>
      </w:pPr>
      <w:r>
        <w:rPr>
          <w:rStyle w:val="Heading4Char"/>
          <w:rFonts w:eastAsiaTheme="minorHAnsi" w:cstheme="minorHAnsi"/>
          <w:b/>
          <w:i w:val="0"/>
          <w:iCs w:val="0"/>
          <w:color w:val="auto"/>
        </w:rPr>
        <w:br w:type="page"/>
      </w:r>
    </w:p>
    <w:p w14:paraId="6F70B852" w14:textId="673C52B6" w:rsidR="00FA570C" w:rsidRDefault="00551F92" w:rsidP="00FA570C">
      <w:pPr>
        <w:pStyle w:val="Heading3"/>
      </w:pPr>
      <w:bookmarkStart w:id="21" w:name="_Toc181715490"/>
      <w:r w:rsidRPr="0010186B">
        <w:lastRenderedPageBreak/>
        <w:t xml:space="preserve">Annexure – </w:t>
      </w:r>
      <w:r>
        <w:t>4</w:t>
      </w:r>
      <w:r w:rsidRPr="0010186B">
        <w:t xml:space="preserve"> –</w:t>
      </w:r>
      <w:r w:rsidR="007C46EE">
        <w:t xml:space="preserve"> </w:t>
      </w:r>
      <w:r w:rsidR="0041361C">
        <w:t xml:space="preserve">Document </w:t>
      </w:r>
      <w:r w:rsidR="007C46EE">
        <w:t>Summary</w:t>
      </w:r>
      <w:bookmarkEnd w:id="21"/>
    </w:p>
    <w:p w14:paraId="103DF80C" w14:textId="7A1AE44D" w:rsidR="00C47319" w:rsidRDefault="00C47319" w:rsidP="00C47319">
      <w:r>
        <w:object w:dxaOrig="1543" w:dyaOrig="991" w14:anchorId="61957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7" o:title=""/>
          </v:shape>
          <o:OLEObject Type="Link" ProgID="Acrobat.Document.DC" ShapeID="_x0000_i1025" DrawAspect="Icon" r:id="rId18" UpdateMode="Always">
            <o:LinkType>EnhancedMetaFile</o:LinkType>
            <o:LockedField>false</o:LockedField>
            <o:FieldCodes>\f 0</o:FieldCodes>
          </o:OLEObject>
        </w:object>
      </w:r>
    </w:p>
    <w:p w14:paraId="35089748" w14:textId="7852AAE2" w:rsidR="00C47319" w:rsidRPr="00C47319" w:rsidRDefault="00C47319" w:rsidP="00C47319">
      <w:pPr>
        <w:jc w:val="center"/>
      </w:pPr>
      <w:r w:rsidRPr="00C47319">
        <w:rPr>
          <w:noProof/>
        </w:rPr>
        <w:drawing>
          <wp:inline distT="0" distB="0" distL="0" distR="0" wp14:anchorId="16729F7C" wp14:editId="049A61E6">
            <wp:extent cx="5419725" cy="775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27056" cy="7768870"/>
                    </a:xfrm>
                    <a:prstGeom prst="rect">
                      <a:avLst/>
                    </a:prstGeom>
                  </pic:spPr>
                </pic:pic>
              </a:graphicData>
            </a:graphic>
          </wp:inline>
        </w:drawing>
      </w:r>
    </w:p>
    <w:sectPr w:rsidR="00C47319" w:rsidRPr="00C47319" w:rsidSect="00250EF9">
      <w:headerReference w:type="default" r:id="rId20"/>
      <w:footerReference w:type="default" r:id="rId21"/>
      <w:pgSz w:w="11906" w:h="16838"/>
      <w:pgMar w:top="1440" w:right="1983"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E9AF44" w14:textId="77777777" w:rsidR="002E1431" w:rsidRDefault="002E1431" w:rsidP="008F36B1">
      <w:pPr>
        <w:spacing w:after="0" w:line="240" w:lineRule="auto"/>
      </w:pPr>
      <w:r>
        <w:separator/>
      </w:r>
    </w:p>
  </w:endnote>
  <w:endnote w:type="continuationSeparator" w:id="0">
    <w:p w14:paraId="54E5B595" w14:textId="77777777" w:rsidR="002E1431" w:rsidRDefault="002E1431"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391252"/>
      <w:docPartObj>
        <w:docPartGallery w:val="Page Numbers (Bottom of Page)"/>
        <w:docPartUnique/>
      </w:docPartObj>
    </w:sdtPr>
    <w:sdtEndPr>
      <w:rPr>
        <w:noProof/>
      </w:rPr>
    </w:sdtEndPr>
    <w:sdtContent>
      <w:p w14:paraId="382933F7" w14:textId="77777777" w:rsidR="00FA570C" w:rsidRDefault="00FA57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B68C5" w14:textId="77777777" w:rsidR="00FA570C" w:rsidRDefault="00FA5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ACB8C3" w14:textId="77777777" w:rsidR="002E1431" w:rsidRDefault="002E1431" w:rsidP="008F36B1">
      <w:pPr>
        <w:spacing w:after="0" w:line="240" w:lineRule="auto"/>
      </w:pPr>
      <w:r>
        <w:separator/>
      </w:r>
    </w:p>
  </w:footnote>
  <w:footnote w:type="continuationSeparator" w:id="0">
    <w:p w14:paraId="6F591DD4" w14:textId="77777777" w:rsidR="002E1431" w:rsidRDefault="002E1431" w:rsidP="008F3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1B5181" w14:textId="50DF91F4" w:rsidR="00FA570C" w:rsidRDefault="00FA570C"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EFB5C79" w14:textId="77777777" w:rsidR="00FA570C" w:rsidRDefault="00FA57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F11B4"/>
    <w:multiLevelType w:val="hybridMultilevel"/>
    <w:tmpl w:val="752234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170EBA"/>
    <w:multiLevelType w:val="multilevel"/>
    <w:tmpl w:val="30A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46C37"/>
    <w:multiLevelType w:val="hybridMultilevel"/>
    <w:tmpl w:val="38F0B8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EA4F12"/>
    <w:multiLevelType w:val="hybridMultilevel"/>
    <w:tmpl w:val="4698B6B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1E45BA"/>
    <w:multiLevelType w:val="hybridMultilevel"/>
    <w:tmpl w:val="88FE18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DE2FF7"/>
    <w:multiLevelType w:val="hybridMultilevel"/>
    <w:tmpl w:val="C2E66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2C7679"/>
    <w:multiLevelType w:val="hybridMultilevel"/>
    <w:tmpl w:val="B7EC5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572E44"/>
    <w:multiLevelType w:val="multilevel"/>
    <w:tmpl w:val="1F4AD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879BD"/>
    <w:multiLevelType w:val="hybridMultilevel"/>
    <w:tmpl w:val="D91ED9EA"/>
    <w:lvl w:ilvl="0" w:tplc="4B288BE8">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9" w15:restartNumberingAfterBreak="0">
    <w:nsid w:val="19A330A7"/>
    <w:multiLevelType w:val="hybridMultilevel"/>
    <w:tmpl w:val="46E42B06"/>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0" w15:restartNumberingAfterBreak="0">
    <w:nsid w:val="1C452E3C"/>
    <w:multiLevelType w:val="multilevel"/>
    <w:tmpl w:val="F0F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D7503"/>
    <w:multiLevelType w:val="hybridMultilevel"/>
    <w:tmpl w:val="531CE2CC"/>
    <w:lvl w:ilvl="0" w:tplc="157C744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E52AA2"/>
    <w:multiLevelType w:val="hybridMultilevel"/>
    <w:tmpl w:val="69EAB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445E04"/>
    <w:multiLevelType w:val="hybridMultilevel"/>
    <w:tmpl w:val="8D6871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E77603"/>
    <w:multiLevelType w:val="hybridMultilevel"/>
    <w:tmpl w:val="AE6E3920"/>
    <w:lvl w:ilvl="0" w:tplc="157C744A">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6071993"/>
    <w:multiLevelType w:val="hybridMultilevel"/>
    <w:tmpl w:val="C2CA788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70232D4"/>
    <w:multiLevelType w:val="hybridMultilevel"/>
    <w:tmpl w:val="5406C874"/>
    <w:lvl w:ilvl="0" w:tplc="6E88DA32">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18392C"/>
    <w:multiLevelType w:val="hybridMultilevel"/>
    <w:tmpl w:val="22C44554"/>
    <w:lvl w:ilvl="0" w:tplc="40090005">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 w15:restartNumberingAfterBreak="0">
    <w:nsid w:val="2B6E5CBD"/>
    <w:multiLevelType w:val="multilevel"/>
    <w:tmpl w:val="1696F3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1776827"/>
    <w:multiLevelType w:val="hybridMultilevel"/>
    <w:tmpl w:val="39862818"/>
    <w:lvl w:ilvl="0" w:tplc="B4628920">
      <w:start w:val="4"/>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84458FD"/>
    <w:multiLevelType w:val="multilevel"/>
    <w:tmpl w:val="836A07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AAA4FB1"/>
    <w:multiLevelType w:val="hybridMultilevel"/>
    <w:tmpl w:val="3558F3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D0658C6"/>
    <w:multiLevelType w:val="multilevel"/>
    <w:tmpl w:val="C1986C6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3EE34AB4"/>
    <w:multiLevelType w:val="hybridMultilevel"/>
    <w:tmpl w:val="3732E62A"/>
    <w:lvl w:ilvl="0" w:tplc="88FA7940">
      <w:start w:val="1"/>
      <w:numFmt w:val="bullet"/>
      <w:lvlText w:val="•"/>
      <w:lvlJc w:val="left"/>
      <w:pPr>
        <w:tabs>
          <w:tab w:val="num" w:pos="720"/>
        </w:tabs>
        <w:ind w:left="720" w:hanging="360"/>
      </w:pPr>
      <w:rPr>
        <w:rFonts w:ascii="Times New Roman" w:hAnsi="Times New Roman" w:hint="default"/>
      </w:rPr>
    </w:lvl>
    <w:lvl w:ilvl="1" w:tplc="2EB40786" w:tentative="1">
      <w:start w:val="1"/>
      <w:numFmt w:val="bullet"/>
      <w:lvlText w:val="•"/>
      <w:lvlJc w:val="left"/>
      <w:pPr>
        <w:tabs>
          <w:tab w:val="num" w:pos="1440"/>
        </w:tabs>
        <w:ind w:left="1440" w:hanging="360"/>
      </w:pPr>
      <w:rPr>
        <w:rFonts w:ascii="Times New Roman" w:hAnsi="Times New Roman" w:hint="default"/>
      </w:rPr>
    </w:lvl>
    <w:lvl w:ilvl="2" w:tplc="E0C44FD6" w:tentative="1">
      <w:start w:val="1"/>
      <w:numFmt w:val="bullet"/>
      <w:lvlText w:val="•"/>
      <w:lvlJc w:val="left"/>
      <w:pPr>
        <w:tabs>
          <w:tab w:val="num" w:pos="2160"/>
        </w:tabs>
        <w:ind w:left="2160" w:hanging="360"/>
      </w:pPr>
      <w:rPr>
        <w:rFonts w:ascii="Times New Roman" w:hAnsi="Times New Roman" w:hint="default"/>
      </w:rPr>
    </w:lvl>
    <w:lvl w:ilvl="3" w:tplc="30B031A0" w:tentative="1">
      <w:start w:val="1"/>
      <w:numFmt w:val="bullet"/>
      <w:lvlText w:val="•"/>
      <w:lvlJc w:val="left"/>
      <w:pPr>
        <w:tabs>
          <w:tab w:val="num" w:pos="2880"/>
        </w:tabs>
        <w:ind w:left="2880" w:hanging="360"/>
      </w:pPr>
      <w:rPr>
        <w:rFonts w:ascii="Times New Roman" w:hAnsi="Times New Roman" w:hint="default"/>
      </w:rPr>
    </w:lvl>
    <w:lvl w:ilvl="4" w:tplc="292839FC" w:tentative="1">
      <w:start w:val="1"/>
      <w:numFmt w:val="bullet"/>
      <w:lvlText w:val="•"/>
      <w:lvlJc w:val="left"/>
      <w:pPr>
        <w:tabs>
          <w:tab w:val="num" w:pos="3600"/>
        </w:tabs>
        <w:ind w:left="3600" w:hanging="360"/>
      </w:pPr>
      <w:rPr>
        <w:rFonts w:ascii="Times New Roman" w:hAnsi="Times New Roman" w:hint="default"/>
      </w:rPr>
    </w:lvl>
    <w:lvl w:ilvl="5" w:tplc="F0E0762A" w:tentative="1">
      <w:start w:val="1"/>
      <w:numFmt w:val="bullet"/>
      <w:lvlText w:val="•"/>
      <w:lvlJc w:val="left"/>
      <w:pPr>
        <w:tabs>
          <w:tab w:val="num" w:pos="4320"/>
        </w:tabs>
        <w:ind w:left="4320" w:hanging="360"/>
      </w:pPr>
      <w:rPr>
        <w:rFonts w:ascii="Times New Roman" w:hAnsi="Times New Roman" w:hint="default"/>
      </w:rPr>
    </w:lvl>
    <w:lvl w:ilvl="6" w:tplc="85C416F8" w:tentative="1">
      <w:start w:val="1"/>
      <w:numFmt w:val="bullet"/>
      <w:lvlText w:val="•"/>
      <w:lvlJc w:val="left"/>
      <w:pPr>
        <w:tabs>
          <w:tab w:val="num" w:pos="5040"/>
        </w:tabs>
        <w:ind w:left="5040" w:hanging="360"/>
      </w:pPr>
      <w:rPr>
        <w:rFonts w:ascii="Times New Roman" w:hAnsi="Times New Roman" w:hint="default"/>
      </w:rPr>
    </w:lvl>
    <w:lvl w:ilvl="7" w:tplc="ACD6FCE8" w:tentative="1">
      <w:start w:val="1"/>
      <w:numFmt w:val="bullet"/>
      <w:lvlText w:val="•"/>
      <w:lvlJc w:val="left"/>
      <w:pPr>
        <w:tabs>
          <w:tab w:val="num" w:pos="5760"/>
        </w:tabs>
        <w:ind w:left="5760" w:hanging="360"/>
      </w:pPr>
      <w:rPr>
        <w:rFonts w:ascii="Times New Roman" w:hAnsi="Times New Roman" w:hint="default"/>
      </w:rPr>
    </w:lvl>
    <w:lvl w:ilvl="8" w:tplc="09963812"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47D1F77"/>
    <w:multiLevelType w:val="multilevel"/>
    <w:tmpl w:val="93A4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1E58A0"/>
    <w:multiLevelType w:val="hybridMultilevel"/>
    <w:tmpl w:val="B184B2B6"/>
    <w:lvl w:ilvl="0" w:tplc="CD68968A">
      <w:start w:val="4"/>
      <w:numFmt w:val="bullet"/>
      <w:lvlText w:val="-"/>
      <w:lvlJc w:val="left"/>
      <w:pPr>
        <w:ind w:left="360" w:hanging="360"/>
      </w:pPr>
      <w:rPr>
        <w:rFonts w:ascii="Calibri" w:eastAsiaTheme="minorHAnsi" w:hAnsi="Calibri"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7530692"/>
    <w:multiLevelType w:val="hybridMultilevel"/>
    <w:tmpl w:val="885EF0D6"/>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49B7453C"/>
    <w:multiLevelType w:val="hybridMultilevel"/>
    <w:tmpl w:val="C2888D8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4AA55DC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9802F4"/>
    <w:multiLevelType w:val="hybridMultilevel"/>
    <w:tmpl w:val="F0EE9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7074FC"/>
    <w:multiLevelType w:val="hybridMultilevel"/>
    <w:tmpl w:val="5978D9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284115"/>
    <w:multiLevelType w:val="hybridMultilevel"/>
    <w:tmpl w:val="00A65C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997C12"/>
    <w:multiLevelType w:val="hybridMultilevel"/>
    <w:tmpl w:val="219CCDB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D780189"/>
    <w:multiLevelType w:val="hybridMultilevel"/>
    <w:tmpl w:val="A852F2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00509C"/>
    <w:multiLevelType w:val="multilevel"/>
    <w:tmpl w:val="6456D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841A3C"/>
    <w:multiLevelType w:val="hybridMultilevel"/>
    <w:tmpl w:val="73589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0C3748D"/>
    <w:multiLevelType w:val="hybridMultilevel"/>
    <w:tmpl w:val="DB24B2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1733A3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3335DF2"/>
    <w:multiLevelType w:val="hybridMultilevel"/>
    <w:tmpl w:val="B92AFC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870862"/>
    <w:multiLevelType w:val="hybridMultilevel"/>
    <w:tmpl w:val="7F0C68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6AF05DD"/>
    <w:multiLevelType w:val="hybridMultilevel"/>
    <w:tmpl w:val="A2842852"/>
    <w:lvl w:ilvl="0" w:tplc="D368EB9E">
      <w:start w:val="2"/>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671858AC"/>
    <w:multiLevelType w:val="hybridMultilevel"/>
    <w:tmpl w:val="E92CF6D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E2664E7"/>
    <w:multiLevelType w:val="hybridMultilevel"/>
    <w:tmpl w:val="9C34FC3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0331C3D"/>
    <w:multiLevelType w:val="hybridMultilevel"/>
    <w:tmpl w:val="94E6A982"/>
    <w:lvl w:ilvl="0" w:tplc="490475A4">
      <w:start w:val="3"/>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8B0757"/>
    <w:multiLevelType w:val="multilevel"/>
    <w:tmpl w:val="2E2800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76D807B2"/>
    <w:multiLevelType w:val="multilevel"/>
    <w:tmpl w:val="8E0CC324"/>
    <w:lvl w:ilvl="0">
      <w:start w:val="1"/>
      <w:numFmt w:val="decimal"/>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7E1114E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F036CB1"/>
    <w:multiLevelType w:val="hybridMultilevel"/>
    <w:tmpl w:val="70E6A8CA"/>
    <w:lvl w:ilvl="0" w:tplc="2E5AB2E4">
      <w:start w:val="4"/>
      <w:numFmt w:val="bullet"/>
      <w:lvlText w:val="-"/>
      <w:lvlJc w:val="left"/>
      <w:pPr>
        <w:ind w:left="720" w:hanging="360"/>
      </w:pPr>
      <w:rPr>
        <w:rFonts w:ascii="Calibri" w:eastAsiaTheme="minorHAnsi" w:hAnsi="Calibri"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31"/>
  </w:num>
  <w:num w:numId="3">
    <w:abstractNumId w:val="39"/>
  </w:num>
  <w:num w:numId="4">
    <w:abstractNumId w:val="47"/>
  </w:num>
  <w:num w:numId="5">
    <w:abstractNumId w:val="43"/>
  </w:num>
  <w:num w:numId="6">
    <w:abstractNumId w:val="6"/>
  </w:num>
  <w:num w:numId="7">
    <w:abstractNumId w:val="2"/>
  </w:num>
  <w:num w:numId="8">
    <w:abstractNumId w:val="25"/>
  </w:num>
  <w:num w:numId="9">
    <w:abstractNumId w:val="19"/>
  </w:num>
  <w:num w:numId="10">
    <w:abstractNumId w:val="11"/>
  </w:num>
  <w:num w:numId="11">
    <w:abstractNumId w:val="14"/>
  </w:num>
  <w:num w:numId="12">
    <w:abstractNumId w:val="40"/>
  </w:num>
  <w:num w:numId="13">
    <w:abstractNumId w:val="10"/>
  </w:num>
  <w:num w:numId="14">
    <w:abstractNumId w:val="12"/>
  </w:num>
  <w:num w:numId="15">
    <w:abstractNumId w:val="0"/>
  </w:num>
  <w:num w:numId="16">
    <w:abstractNumId w:val="35"/>
  </w:num>
  <w:num w:numId="17">
    <w:abstractNumId w:val="29"/>
  </w:num>
  <w:num w:numId="18">
    <w:abstractNumId w:val="37"/>
  </w:num>
  <w:num w:numId="19">
    <w:abstractNumId w:val="46"/>
  </w:num>
  <w:num w:numId="20">
    <w:abstractNumId w:val="20"/>
  </w:num>
  <w:num w:numId="21">
    <w:abstractNumId w:val="44"/>
  </w:num>
  <w:num w:numId="22">
    <w:abstractNumId w:val="18"/>
  </w:num>
  <w:num w:numId="23">
    <w:abstractNumId w:val="22"/>
  </w:num>
  <w:num w:numId="24">
    <w:abstractNumId w:val="28"/>
  </w:num>
  <w:num w:numId="25">
    <w:abstractNumId w:val="3"/>
  </w:num>
  <w:num w:numId="26">
    <w:abstractNumId w:val="42"/>
  </w:num>
  <w:num w:numId="27">
    <w:abstractNumId w:val="38"/>
  </w:num>
  <w:num w:numId="28">
    <w:abstractNumId w:val="36"/>
  </w:num>
  <w:num w:numId="29">
    <w:abstractNumId w:val="33"/>
  </w:num>
  <w:num w:numId="30">
    <w:abstractNumId w:val="16"/>
  </w:num>
  <w:num w:numId="31">
    <w:abstractNumId w:val="23"/>
  </w:num>
  <w:num w:numId="32">
    <w:abstractNumId w:val="13"/>
  </w:num>
  <w:num w:numId="33">
    <w:abstractNumId w:val="8"/>
  </w:num>
  <w:num w:numId="34">
    <w:abstractNumId w:val="45"/>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num>
  <w:num w:numId="37">
    <w:abstractNumId w:val="24"/>
  </w:num>
  <w:num w:numId="38">
    <w:abstractNumId w:val="5"/>
  </w:num>
  <w:num w:numId="39">
    <w:abstractNumId w:val="34"/>
  </w:num>
  <w:num w:numId="40">
    <w:abstractNumId w:val="7"/>
  </w:num>
  <w:num w:numId="41">
    <w:abstractNumId w:val="27"/>
  </w:num>
  <w:num w:numId="42">
    <w:abstractNumId w:val="17"/>
  </w:num>
  <w:num w:numId="43">
    <w:abstractNumId w:val="4"/>
  </w:num>
  <w:num w:numId="44">
    <w:abstractNumId w:val="32"/>
  </w:num>
  <w:num w:numId="45">
    <w:abstractNumId w:val="41"/>
  </w:num>
  <w:num w:numId="46">
    <w:abstractNumId w:val="9"/>
  </w:num>
  <w:num w:numId="47">
    <w:abstractNumId w:val="30"/>
  </w:num>
  <w:num w:numId="48">
    <w:abstractNumId w:val="15"/>
  </w:num>
  <w:num w:numId="49">
    <w:abstractNumId w:val="26"/>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jesh Hanbal">
    <w15:presenceInfo w15:providerId="None" w15:userId="Rajesh Hanbal"/>
  </w15:person>
  <w15:person w15:author="Arugolli Subhash">
    <w15:presenceInfo w15:providerId="None" w15:userId="Arugolli Subhas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16A2"/>
    <w:rsid w:val="00001CA0"/>
    <w:rsid w:val="000033BB"/>
    <w:rsid w:val="00003D87"/>
    <w:rsid w:val="00003F3E"/>
    <w:rsid w:val="00005539"/>
    <w:rsid w:val="0002317A"/>
    <w:rsid w:val="00024310"/>
    <w:rsid w:val="00026A36"/>
    <w:rsid w:val="0003043E"/>
    <w:rsid w:val="00031A70"/>
    <w:rsid w:val="00032152"/>
    <w:rsid w:val="000335FA"/>
    <w:rsid w:val="00034AA9"/>
    <w:rsid w:val="00034C7B"/>
    <w:rsid w:val="0003515D"/>
    <w:rsid w:val="00035287"/>
    <w:rsid w:val="00041686"/>
    <w:rsid w:val="00041B1C"/>
    <w:rsid w:val="00047091"/>
    <w:rsid w:val="0005007B"/>
    <w:rsid w:val="000511E8"/>
    <w:rsid w:val="000527B3"/>
    <w:rsid w:val="00052E8A"/>
    <w:rsid w:val="00054422"/>
    <w:rsid w:val="00060A68"/>
    <w:rsid w:val="000665DB"/>
    <w:rsid w:val="00071049"/>
    <w:rsid w:val="000717BA"/>
    <w:rsid w:val="0007774F"/>
    <w:rsid w:val="00080304"/>
    <w:rsid w:val="00084A39"/>
    <w:rsid w:val="00086093"/>
    <w:rsid w:val="000939B3"/>
    <w:rsid w:val="00095433"/>
    <w:rsid w:val="00096F69"/>
    <w:rsid w:val="00097501"/>
    <w:rsid w:val="000A0AB1"/>
    <w:rsid w:val="000A25FF"/>
    <w:rsid w:val="000A3FD9"/>
    <w:rsid w:val="000A4C7E"/>
    <w:rsid w:val="000B20AC"/>
    <w:rsid w:val="000B714D"/>
    <w:rsid w:val="000B7724"/>
    <w:rsid w:val="000B7C61"/>
    <w:rsid w:val="000B7FDF"/>
    <w:rsid w:val="000C0028"/>
    <w:rsid w:val="000C09FB"/>
    <w:rsid w:val="000C0C94"/>
    <w:rsid w:val="000C23CE"/>
    <w:rsid w:val="000C4D09"/>
    <w:rsid w:val="000C5ACF"/>
    <w:rsid w:val="000C7430"/>
    <w:rsid w:val="000D3181"/>
    <w:rsid w:val="000D7D5A"/>
    <w:rsid w:val="000E57BA"/>
    <w:rsid w:val="000E6896"/>
    <w:rsid w:val="000F4908"/>
    <w:rsid w:val="000F69D7"/>
    <w:rsid w:val="0010094E"/>
    <w:rsid w:val="00100F8C"/>
    <w:rsid w:val="0010186B"/>
    <w:rsid w:val="00101D18"/>
    <w:rsid w:val="00101DAE"/>
    <w:rsid w:val="00103DBC"/>
    <w:rsid w:val="001045DF"/>
    <w:rsid w:val="00104996"/>
    <w:rsid w:val="001104C8"/>
    <w:rsid w:val="00113915"/>
    <w:rsid w:val="001141D6"/>
    <w:rsid w:val="001142C7"/>
    <w:rsid w:val="001156B1"/>
    <w:rsid w:val="00125EAA"/>
    <w:rsid w:val="0012717B"/>
    <w:rsid w:val="00127333"/>
    <w:rsid w:val="001273B2"/>
    <w:rsid w:val="0013449C"/>
    <w:rsid w:val="0013488D"/>
    <w:rsid w:val="00135D4E"/>
    <w:rsid w:val="0013725A"/>
    <w:rsid w:val="001401DA"/>
    <w:rsid w:val="00142CBA"/>
    <w:rsid w:val="00144C1E"/>
    <w:rsid w:val="0014514E"/>
    <w:rsid w:val="00150C6D"/>
    <w:rsid w:val="0015248D"/>
    <w:rsid w:val="0015256A"/>
    <w:rsid w:val="00152A3E"/>
    <w:rsid w:val="00153596"/>
    <w:rsid w:val="0015395C"/>
    <w:rsid w:val="00160B81"/>
    <w:rsid w:val="0016238B"/>
    <w:rsid w:val="001632A7"/>
    <w:rsid w:val="00166BC7"/>
    <w:rsid w:val="00170B0F"/>
    <w:rsid w:val="001755FA"/>
    <w:rsid w:val="001769FB"/>
    <w:rsid w:val="001808A5"/>
    <w:rsid w:val="00184B73"/>
    <w:rsid w:val="0018702C"/>
    <w:rsid w:val="00187540"/>
    <w:rsid w:val="001956C2"/>
    <w:rsid w:val="00195F2C"/>
    <w:rsid w:val="001A1DC3"/>
    <w:rsid w:val="001A35E0"/>
    <w:rsid w:val="001A37BF"/>
    <w:rsid w:val="001A39B7"/>
    <w:rsid w:val="001A4BD7"/>
    <w:rsid w:val="001A4E76"/>
    <w:rsid w:val="001B0C65"/>
    <w:rsid w:val="001B1AE2"/>
    <w:rsid w:val="001B4604"/>
    <w:rsid w:val="001B4945"/>
    <w:rsid w:val="001B6F4B"/>
    <w:rsid w:val="001B7935"/>
    <w:rsid w:val="001C0F70"/>
    <w:rsid w:val="001C2B0B"/>
    <w:rsid w:val="001C3BCF"/>
    <w:rsid w:val="001C5D7A"/>
    <w:rsid w:val="001C76D0"/>
    <w:rsid w:val="001C7F7E"/>
    <w:rsid w:val="001D405B"/>
    <w:rsid w:val="001D4E2B"/>
    <w:rsid w:val="001D5882"/>
    <w:rsid w:val="001D5DB2"/>
    <w:rsid w:val="001E122B"/>
    <w:rsid w:val="001E3889"/>
    <w:rsid w:val="001F536C"/>
    <w:rsid w:val="001F7A42"/>
    <w:rsid w:val="002033F9"/>
    <w:rsid w:val="00204E35"/>
    <w:rsid w:val="00206CEC"/>
    <w:rsid w:val="00206D43"/>
    <w:rsid w:val="0020766A"/>
    <w:rsid w:val="00210A95"/>
    <w:rsid w:val="00211EA8"/>
    <w:rsid w:val="00214255"/>
    <w:rsid w:val="002166AC"/>
    <w:rsid w:val="00220333"/>
    <w:rsid w:val="002210DD"/>
    <w:rsid w:val="002245C5"/>
    <w:rsid w:val="00226602"/>
    <w:rsid w:val="00231F17"/>
    <w:rsid w:val="002331FB"/>
    <w:rsid w:val="00233273"/>
    <w:rsid w:val="0023629E"/>
    <w:rsid w:val="00241BF0"/>
    <w:rsid w:val="00242007"/>
    <w:rsid w:val="002443F7"/>
    <w:rsid w:val="002446E2"/>
    <w:rsid w:val="00250EF9"/>
    <w:rsid w:val="00251DD3"/>
    <w:rsid w:val="002545C2"/>
    <w:rsid w:val="0025742C"/>
    <w:rsid w:val="00262EAA"/>
    <w:rsid w:val="002654F6"/>
    <w:rsid w:val="00265A69"/>
    <w:rsid w:val="002679DB"/>
    <w:rsid w:val="00270B7C"/>
    <w:rsid w:val="00280C0A"/>
    <w:rsid w:val="002839B4"/>
    <w:rsid w:val="00286979"/>
    <w:rsid w:val="00290791"/>
    <w:rsid w:val="0029088D"/>
    <w:rsid w:val="002947EC"/>
    <w:rsid w:val="00295A4E"/>
    <w:rsid w:val="002A496F"/>
    <w:rsid w:val="002A7F0F"/>
    <w:rsid w:val="002B43CF"/>
    <w:rsid w:val="002C25E2"/>
    <w:rsid w:val="002C27EC"/>
    <w:rsid w:val="002C310B"/>
    <w:rsid w:val="002C35E4"/>
    <w:rsid w:val="002C4C44"/>
    <w:rsid w:val="002C64D6"/>
    <w:rsid w:val="002D1BB5"/>
    <w:rsid w:val="002D4F63"/>
    <w:rsid w:val="002E1431"/>
    <w:rsid w:val="002E2F1A"/>
    <w:rsid w:val="002E3DBA"/>
    <w:rsid w:val="002E4278"/>
    <w:rsid w:val="002F0D81"/>
    <w:rsid w:val="002F2D3F"/>
    <w:rsid w:val="00302122"/>
    <w:rsid w:val="00302644"/>
    <w:rsid w:val="00303375"/>
    <w:rsid w:val="00303CBC"/>
    <w:rsid w:val="00304173"/>
    <w:rsid w:val="0030420C"/>
    <w:rsid w:val="00304FC8"/>
    <w:rsid w:val="003077F9"/>
    <w:rsid w:val="00321BD8"/>
    <w:rsid w:val="0032274D"/>
    <w:rsid w:val="003235D7"/>
    <w:rsid w:val="00323DAE"/>
    <w:rsid w:val="00327468"/>
    <w:rsid w:val="00331E86"/>
    <w:rsid w:val="00333F3D"/>
    <w:rsid w:val="00336922"/>
    <w:rsid w:val="00344CBC"/>
    <w:rsid w:val="0034599C"/>
    <w:rsid w:val="0035059B"/>
    <w:rsid w:val="00350EDC"/>
    <w:rsid w:val="00353E29"/>
    <w:rsid w:val="00354439"/>
    <w:rsid w:val="00362A06"/>
    <w:rsid w:val="00371053"/>
    <w:rsid w:val="0037122C"/>
    <w:rsid w:val="00376EA8"/>
    <w:rsid w:val="00381B57"/>
    <w:rsid w:val="00383D90"/>
    <w:rsid w:val="00385E4F"/>
    <w:rsid w:val="00386A6D"/>
    <w:rsid w:val="00386BC7"/>
    <w:rsid w:val="00394D63"/>
    <w:rsid w:val="00395493"/>
    <w:rsid w:val="003A2D3F"/>
    <w:rsid w:val="003A3C9E"/>
    <w:rsid w:val="003A3F72"/>
    <w:rsid w:val="003A71D1"/>
    <w:rsid w:val="003B1B93"/>
    <w:rsid w:val="003B1CF8"/>
    <w:rsid w:val="003B384F"/>
    <w:rsid w:val="003B6213"/>
    <w:rsid w:val="003C2CE0"/>
    <w:rsid w:val="003C4EF0"/>
    <w:rsid w:val="003C5072"/>
    <w:rsid w:val="003C714A"/>
    <w:rsid w:val="003D1316"/>
    <w:rsid w:val="003D4374"/>
    <w:rsid w:val="003D7D0F"/>
    <w:rsid w:val="003E002A"/>
    <w:rsid w:val="003E210F"/>
    <w:rsid w:val="003E3B87"/>
    <w:rsid w:val="003E4D4C"/>
    <w:rsid w:val="003E5460"/>
    <w:rsid w:val="003E575F"/>
    <w:rsid w:val="003E59AF"/>
    <w:rsid w:val="003E5CFD"/>
    <w:rsid w:val="003F4064"/>
    <w:rsid w:val="00411234"/>
    <w:rsid w:val="0041361C"/>
    <w:rsid w:val="00414A2D"/>
    <w:rsid w:val="004220E8"/>
    <w:rsid w:val="00422438"/>
    <w:rsid w:val="004258DD"/>
    <w:rsid w:val="00431F84"/>
    <w:rsid w:val="004323D9"/>
    <w:rsid w:val="00432B5E"/>
    <w:rsid w:val="00442797"/>
    <w:rsid w:val="00443B08"/>
    <w:rsid w:val="004440C2"/>
    <w:rsid w:val="00452C53"/>
    <w:rsid w:val="004531C7"/>
    <w:rsid w:val="004548CB"/>
    <w:rsid w:val="00455AAA"/>
    <w:rsid w:val="004618F7"/>
    <w:rsid w:val="0047124F"/>
    <w:rsid w:val="00471CF5"/>
    <w:rsid w:val="004721F6"/>
    <w:rsid w:val="0048046E"/>
    <w:rsid w:val="004811FD"/>
    <w:rsid w:val="004930A9"/>
    <w:rsid w:val="004A00B7"/>
    <w:rsid w:val="004B0977"/>
    <w:rsid w:val="004B6EC5"/>
    <w:rsid w:val="004C6469"/>
    <w:rsid w:val="004C6D31"/>
    <w:rsid w:val="004D5AC2"/>
    <w:rsid w:val="004D6133"/>
    <w:rsid w:val="004E0B8D"/>
    <w:rsid w:val="004E37CB"/>
    <w:rsid w:val="004E42E3"/>
    <w:rsid w:val="004F0814"/>
    <w:rsid w:val="004F3E41"/>
    <w:rsid w:val="004F7082"/>
    <w:rsid w:val="00500965"/>
    <w:rsid w:val="00501719"/>
    <w:rsid w:val="005026D3"/>
    <w:rsid w:val="0050434C"/>
    <w:rsid w:val="00511DCA"/>
    <w:rsid w:val="005138EA"/>
    <w:rsid w:val="00515A82"/>
    <w:rsid w:val="005236EB"/>
    <w:rsid w:val="005237A0"/>
    <w:rsid w:val="00524068"/>
    <w:rsid w:val="00524AF6"/>
    <w:rsid w:val="0052535A"/>
    <w:rsid w:val="0052670B"/>
    <w:rsid w:val="00530564"/>
    <w:rsid w:val="00533CF9"/>
    <w:rsid w:val="005351C6"/>
    <w:rsid w:val="00536FAA"/>
    <w:rsid w:val="00540E7D"/>
    <w:rsid w:val="005428A9"/>
    <w:rsid w:val="00543AC2"/>
    <w:rsid w:val="00551F92"/>
    <w:rsid w:val="00552264"/>
    <w:rsid w:val="00554462"/>
    <w:rsid w:val="005553B8"/>
    <w:rsid w:val="0055730A"/>
    <w:rsid w:val="00565F8A"/>
    <w:rsid w:val="00570BA5"/>
    <w:rsid w:val="005729F0"/>
    <w:rsid w:val="00577703"/>
    <w:rsid w:val="005839B8"/>
    <w:rsid w:val="00583D48"/>
    <w:rsid w:val="00584BBD"/>
    <w:rsid w:val="00592106"/>
    <w:rsid w:val="00592696"/>
    <w:rsid w:val="005A2020"/>
    <w:rsid w:val="005A2646"/>
    <w:rsid w:val="005A6EA4"/>
    <w:rsid w:val="005B01CE"/>
    <w:rsid w:val="005B0B05"/>
    <w:rsid w:val="005B0ED2"/>
    <w:rsid w:val="005B1644"/>
    <w:rsid w:val="005B39BE"/>
    <w:rsid w:val="005B7F2B"/>
    <w:rsid w:val="005B7FF3"/>
    <w:rsid w:val="005C3530"/>
    <w:rsid w:val="005C47A8"/>
    <w:rsid w:val="005C4B7F"/>
    <w:rsid w:val="005D5E19"/>
    <w:rsid w:val="005E3AEB"/>
    <w:rsid w:val="005E4032"/>
    <w:rsid w:val="005F5640"/>
    <w:rsid w:val="00602991"/>
    <w:rsid w:val="00603368"/>
    <w:rsid w:val="00605475"/>
    <w:rsid w:val="00605882"/>
    <w:rsid w:val="006069BC"/>
    <w:rsid w:val="00607F94"/>
    <w:rsid w:val="00611D64"/>
    <w:rsid w:val="00614E11"/>
    <w:rsid w:val="00616447"/>
    <w:rsid w:val="00621FC6"/>
    <w:rsid w:val="00623E89"/>
    <w:rsid w:val="00624554"/>
    <w:rsid w:val="00626B68"/>
    <w:rsid w:val="00630D3D"/>
    <w:rsid w:val="00641BFD"/>
    <w:rsid w:val="00643C7B"/>
    <w:rsid w:val="006449DE"/>
    <w:rsid w:val="006461A4"/>
    <w:rsid w:val="00647959"/>
    <w:rsid w:val="00650034"/>
    <w:rsid w:val="0065273A"/>
    <w:rsid w:val="00655063"/>
    <w:rsid w:val="006552B8"/>
    <w:rsid w:val="00661A76"/>
    <w:rsid w:val="00661C62"/>
    <w:rsid w:val="00667207"/>
    <w:rsid w:val="006721F1"/>
    <w:rsid w:val="00674F68"/>
    <w:rsid w:val="00675EAF"/>
    <w:rsid w:val="0067712F"/>
    <w:rsid w:val="006900D0"/>
    <w:rsid w:val="00690943"/>
    <w:rsid w:val="0069122F"/>
    <w:rsid w:val="0069313D"/>
    <w:rsid w:val="00693A7F"/>
    <w:rsid w:val="00697F63"/>
    <w:rsid w:val="006A18B9"/>
    <w:rsid w:val="006A2C1E"/>
    <w:rsid w:val="006A3C9B"/>
    <w:rsid w:val="006A4A4C"/>
    <w:rsid w:val="006A6A45"/>
    <w:rsid w:val="006A70E8"/>
    <w:rsid w:val="006C38BF"/>
    <w:rsid w:val="006C43CB"/>
    <w:rsid w:val="006D060B"/>
    <w:rsid w:val="006D0846"/>
    <w:rsid w:val="006D2567"/>
    <w:rsid w:val="006D2B9F"/>
    <w:rsid w:val="006D2D27"/>
    <w:rsid w:val="006D3D2E"/>
    <w:rsid w:val="006D4069"/>
    <w:rsid w:val="006D5C11"/>
    <w:rsid w:val="006D62F1"/>
    <w:rsid w:val="006E02DE"/>
    <w:rsid w:val="006E7193"/>
    <w:rsid w:val="006F2ACD"/>
    <w:rsid w:val="006F484C"/>
    <w:rsid w:val="0070176A"/>
    <w:rsid w:val="0070672C"/>
    <w:rsid w:val="00707326"/>
    <w:rsid w:val="007078F3"/>
    <w:rsid w:val="00710B49"/>
    <w:rsid w:val="00712193"/>
    <w:rsid w:val="007176DC"/>
    <w:rsid w:val="00717FEA"/>
    <w:rsid w:val="00721F97"/>
    <w:rsid w:val="00725B6F"/>
    <w:rsid w:val="00725D74"/>
    <w:rsid w:val="00726A3E"/>
    <w:rsid w:val="00732C5E"/>
    <w:rsid w:val="007365A1"/>
    <w:rsid w:val="00736B82"/>
    <w:rsid w:val="00743694"/>
    <w:rsid w:val="0074634B"/>
    <w:rsid w:val="00747F20"/>
    <w:rsid w:val="00750CBC"/>
    <w:rsid w:val="007555BB"/>
    <w:rsid w:val="00761ABE"/>
    <w:rsid w:val="00763BD4"/>
    <w:rsid w:val="00765EDF"/>
    <w:rsid w:val="00766CBA"/>
    <w:rsid w:val="00770C79"/>
    <w:rsid w:val="007740BA"/>
    <w:rsid w:val="007848B5"/>
    <w:rsid w:val="00785834"/>
    <w:rsid w:val="00786AAD"/>
    <w:rsid w:val="007870ED"/>
    <w:rsid w:val="0079168A"/>
    <w:rsid w:val="007952EA"/>
    <w:rsid w:val="007A6152"/>
    <w:rsid w:val="007A670D"/>
    <w:rsid w:val="007A74B1"/>
    <w:rsid w:val="007B5124"/>
    <w:rsid w:val="007B5163"/>
    <w:rsid w:val="007C1642"/>
    <w:rsid w:val="007C46EE"/>
    <w:rsid w:val="007C5879"/>
    <w:rsid w:val="007D6DDC"/>
    <w:rsid w:val="007E4E4A"/>
    <w:rsid w:val="007E5819"/>
    <w:rsid w:val="007E5838"/>
    <w:rsid w:val="007E5C81"/>
    <w:rsid w:val="007E69FC"/>
    <w:rsid w:val="007F7739"/>
    <w:rsid w:val="008001F7"/>
    <w:rsid w:val="00802180"/>
    <w:rsid w:val="00803D64"/>
    <w:rsid w:val="008055D5"/>
    <w:rsid w:val="0081124A"/>
    <w:rsid w:val="008114A1"/>
    <w:rsid w:val="00812998"/>
    <w:rsid w:val="00814709"/>
    <w:rsid w:val="00814E40"/>
    <w:rsid w:val="00820472"/>
    <w:rsid w:val="00820F6E"/>
    <w:rsid w:val="0082462C"/>
    <w:rsid w:val="00826C1B"/>
    <w:rsid w:val="00827824"/>
    <w:rsid w:val="00827C94"/>
    <w:rsid w:val="00831C84"/>
    <w:rsid w:val="008341F7"/>
    <w:rsid w:val="0083490D"/>
    <w:rsid w:val="00837C4F"/>
    <w:rsid w:val="00845F4C"/>
    <w:rsid w:val="008477DA"/>
    <w:rsid w:val="00850E06"/>
    <w:rsid w:val="008531BD"/>
    <w:rsid w:val="008559EE"/>
    <w:rsid w:val="00857FC4"/>
    <w:rsid w:val="00860E8E"/>
    <w:rsid w:val="00861F39"/>
    <w:rsid w:val="0086445E"/>
    <w:rsid w:val="0086773E"/>
    <w:rsid w:val="00867CCC"/>
    <w:rsid w:val="00871655"/>
    <w:rsid w:val="00871B30"/>
    <w:rsid w:val="00871DF9"/>
    <w:rsid w:val="00873EAF"/>
    <w:rsid w:val="00875DA0"/>
    <w:rsid w:val="008768C5"/>
    <w:rsid w:val="00877732"/>
    <w:rsid w:val="00882024"/>
    <w:rsid w:val="008827A8"/>
    <w:rsid w:val="0088388F"/>
    <w:rsid w:val="00884AAB"/>
    <w:rsid w:val="0088587C"/>
    <w:rsid w:val="00886913"/>
    <w:rsid w:val="00891D8B"/>
    <w:rsid w:val="008A0217"/>
    <w:rsid w:val="008A2015"/>
    <w:rsid w:val="008A5142"/>
    <w:rsid w:val="008A6064"/>
    <w:rsid w:val="008B6D0D"/>
    <w:rsid w:val="008B7A20"/>
    <w:rsid w:val="008C15F1"/>
    <w:rsid w:val="008C1FD7"/>
    <w:rsid w:val="008C3AF0"/>
    <w:rsid w:val="008C4DAA"/>
    <w:rsid w:val="008D293B"/>
    <w:rsid w:val="008E2101"/>
    <w:rsid w:val="008F101D"/>
    <w:rsid w:val="008F36B1"/>
    <w:rsid w:val="00901CEE"/>
    <w:rsid w:val="00903F17"/>
    <w:rsid w:val="009139B0"/>
    <w:rsid w:val="00924D56"/>
    <w:rsid w:val="00925190"/>
    <w:rsid w:val="0093425A"/>
    <w:rsid w:val="00953529"/>
    <w:rsid w:val="00954342"/>
    <w:rsid w:val="00957746"/>
    <w:rsid w:val="009602C6"/>
    <w:rsid w:val="009608DE"/>
    <w:rsid w:val="00961623"/>
    <w:rsid w:val="009616CD"/>
    <w:rsid w:val="00963E19"/>
    <w:rsid w:val="009658D3"/>
    <w:rsid w:val="0097093F"/>
    <w:rsid w:val="00971058"/>
    <w:rsid w:val="0097278F"/>
    <w:rsid w:val="0097306B"/>
    <w:rsid w:val="00976145"/>
    <w:rsid w:val="0097674A"/>
    <w:rsid w:val="00984D88"/>
    <w:rsid w:val="009856FD"/>
    <w:rsid w:val="00986F3E"/>
    <w:rsid w:val="00993696"/>
    <w:rsid w:val="00995B3C"/>
    <w:rsid w:val="0099689C"/>
    <w:rsid w:val="009A7B0A"/>
    <w:rsid w:val="009B35E2"/>
    <w:rsid w:val="009B4517"/>
    <w:rsid w:val="009B5822"/>
    <w:rsid w:val="009B703B"/>
    <w:rsid w:val="009C07E5"/>
    <w:rsid w:val="009C2AC2"/>
    <w:rsid w:val="009C7121"/>
    <w:rsid w:val="009C7ACD"/>
    <w:rsid w:val="009D1A00"/>
    <w:rsid w:val="009D1E22"/>
    <w:rsid w:val="009D32DE"/>
    <w:rsid w:val="009D5BD2"/>
    <w:rsid w:val="009E1126"/>
    <w:rsid w:val="009E1D40"/>
    <w:rsid w:val="009E237B"/>
    <w:rsid w:val="009E41BC"/>
    <w:rsid w:val="009E4742"/>
    <w:rsid w:val="009E6066"/>
    <w:rsid w:val="009F4662"/>
    <w:rsid w:val="009F52BF"/>
    <w:rsid w:val="009F5318"/>
    <w:rsid w:val="00A017B8"/>
    <w:rsid w:val="00A0536E"/>
    <w:rsid w:val="00A07340"/>
    <w:rsid w:val="00A07861"/>
    <w:rsid w:val="00A10BC4"/>
    <w:rsid w:val="00A13B83"/>
    <w:rsid w:val="00A14983"/>
    <w:rsid w:val="00A20EF0"/>
    <w:rsid w:val="00A2432A"/>
    <w:rsid w:val="00A24597"/>
    <w:rsid w:val="00A27744"/>
    <w:rsid w:val="00A31C11"/>
    <w:rsid w:val="00A3772E"/>
    <w:rsid w:val="00A427FA"/>
    <w:rsid w:val="00A4483F"/>
    <w:rsid w:val="00A4751A"/>
    <w:rsid w:val="00A529C3"/>
    <w:rsid w:val="00A55B2F"/>
    <w:rsid w:val="00A56C4E"/>
    <w:rsid w:val="00A60FFC"/>
    <w:rsid w:val="00A63994"/>
    <w:rsid w:val="00A77271"/>
    <w:rsid w:val="00A77BB6"/>
    <w:rsid w:val="00A82C4A"/>
    <w:rsid w:val="00A84294"/>
    <w:rsid w:val="00A85FB0"/>
    <w:rsid w:val="00A86BC2"/>
    <w:rsid w:val="00A8720C"/>
    <w:rsid w:val="00A94552"/>
    <w:rsid w:val="00A963AA"/>
    <w:rsid w:val="00A96FC7"/>
    <w:rsid w:val="00AA35EB"/>
    <w:rsid w:val="00AA3611"/>
    <w:rsid w:val="00AA4C3F"/>
    <w:rsid w:val="00AA5E3E"/>
    <w:rsid w:val="00AB02DC"/>
    <w:rsid w:val="00AB4C9F"/>
    <w:rsid w:val="00AB78CC"/>
    <w:rsid w:val="00AC2F65"/>
    <w:rsid w:val="00AC3009"/>
    <w:rsid w:val="00AD074F"/>
    <w:rsid w:val="00AD36CE"/>
    <w:rsid w:val="00AD6FF3"/>
    <w:rsid w:val="00AD7C7E"/>
    <w:rsid w:val="00AD7FDB"/>
    <w:rsid w:val="00AE48B9"/>
    <w:rsid w:val="00AE71BB"/>
    <w:rsid w:val="00AE741A"/>
    <w:rsid w:val="00AF00B6"/>
    <w:rsid w:val="00AF1CFC"/>
    <w:rsid w:val="00B001F7"/>
    <w:rsid w:val="00B00BA0"/>
    <w:rsid w:val="00B03A39"/>
    <w:rsid w:val="00B063CC"/>
    <w:rsid w:val="00B1065E"/>
    <w:rsid w:val="00B11A4E"/>
    <w:rsid w:val="00B213AE"/>
    <w:rsid w:val="00B27B93"/>
    <w:rsid w:val="00B36064"/>
    <w:rsid w:val="00B36278"/>
    <w:rsid w:val="00B37792"/>
    <w:rsid w:val="00B41EE7"/>
    <w:rsid w:val="00B424F1"/>
    <w:rsid w:val="00B47282"/>
    <w:rsid w:val="00B52628"/>
    <w:rsid w:val="00B557A1"/>
    <w:rsid w:val="00B561B2"/>
    <w:rsid w:val="00B64F21"/>
    <w:rsid w:val="00B66E78"/>
    <w:rsid w:val="00B67DFA"/>
    <w:rsid w:val="00B70B1E"/>
    <w:rsid w:val="00B72410"/>
    <w:rsid w:val="00B738A3"/>
    <w:rsid w:val="00B77D0D"/>
    <w:rsid w:val="00B86307"/>
    <w:rsid w:val="00B8761F"/>
    <w:rsid w:val="00B903AA"/>
    <w:rsid w:val="00B9165E"/>
    <w:rsid w:val="00BA6191"/>
    <w:rsid w:val="00BB1962"/>
    <w:rsid w:val="00BB3402"/>
    <w:rsid w:val="00BB3E76"/>
    <w:rsid w:val="00BB443B"/>
    <w:rsid w:val="00BC5433"/>
    <w:rsid w:val="00BC5B81"/>
    <w:rsid w:val="00BC5F7B"/>
    <w:rsid w:val="00BC6174"/>
    <w:rsid w:val="00BD69CB"/>
    <w:rsid w:val="00BD73B0"/>
    <w:rsid w:val="00BE0A8D"/>
    <w:rsid w:val="00BE3AD2"/>
    <w:rsid w:val="00BE7B49"/>
    <w:rsid w:val="00BF3EAB"/>
    <w:rsid w:val="00BF5A8F"/>
    <w:rsid w:val="00BF62B9"/>
    <w:rsid w:val="00BF7660"/>
    <w:rsid w:val="00C10E95"/>
    <w:rsid w:val="00C11CDB"/>
    <w:rsid w:val="00C20A28"/>
    <w:rsid w:val="00C20E3A"/>
    <w:rsid w:val="00C233A7"/>
    <w:rsid w:val="00C23584"/>
    <w:rsid w:val="00C414F6"/>
    <w:rsid w:val="00C41B3E"/>
    <w:rsid w:val="00C4668F"/>
    <w:rsid w:val="00C47319"/>
    <w:rsid w:val="00C47F41"/>
    <w:rsid w:val="00C66C71"/>
    <w:rsid w:val="00C70E29"/>
    <w:rsid w:val="00C812BF"/>
    <w:rsid w:val="00C82F21"/>
    <w:rsid w:val="00C94D65"/>
    <w:rsid w:val="00C96470"/>
    <w:rsid w:val="00CA2048"/>
    <w:rsid w:val="00CA466A"/>
    <w:rsid w:val="00CA5F41"/>
    <w:rsid w:val="00CA722C"/>
    <w:rsid w:val="00CB1BF0"/>
    <w:rsid w:val="00CB22DE"/>
    <w:rsid w:val="00CC127C"/>
    <w:rsid w:val="00CC207E"/>
    <w:rsid w:val="00CC2B20"/>
    <w:rsid w:val="00CC43BC"/>
    <w:rsid w:val="00CC72A1"/>
    <w:rsid w:val="00CC7728"/>
    <w:rsid w:val="00CD4376"/>
    <w:rsid w:val="00CD6DA2"/>
    <w:rsid w:val="00CD73B1"/>
    <w:rsid w:val="00CE787C"/>
    <w:rsid w:val="00CF074D"/>
    <w:rsid w:val="00CF07B2"/>
    <w:rsid w:val="00CF1EC1"/>
    <w:rsid w:val="00D01A83"/>
    <w:rsid w:val="00D01ADC"/>
    <w:rsid w:val="00D02413"/>
    <w:rsid w:val="00D0400D"/>
    <w:rsid w:val="00D056E0"/>
    <w:rsid w:val="00D06059"/>
    <w:rsid w:val="00D07ECB"/>
    <w:rsid w:val="00D12AF0"/>
    <w:rsid w:val="00D15A52"/>
    <w:rsid w:val="00D21056"/>
    <w:rsid w:val="00D24D18"/>
    <w:rsid w:val="00D26B1E"/>
    <w:rsid w:val="00D27D8A"/>
    <w:rsid w:val="00D30823"/>
    <w:rsid w:val="00D313A4"/>
    <w:rsid w:val="00D36EA7"/>
    <w:rsid w:val="00D45187"/>
    <w:rsid w:val="00D4658F"/>
    <w:rsid w:val="00D50984"/>
    <w:rsid w:val="00D516CB"/>
    <w:rsid w:val="00D529E3"/>
    <w:rsid w:val="00D55C27"/>
    <w:rsid w:val="00D57A01"/>
    <w:rsid w:val="00D640AF"/>
    <w:rsid w:val="00D6578D"/>
    <w:rsid w:val="00D661F0"/>
    <w:rsid w:val="00D66A21"/>
    <w:rsid w:val="00D67B24"/>
    <w:rsid w:val="00D7176A"/>
    <w:rsid w:val="00D953E5"/>
    <w:rsid w:val="00DA3AD5"/>
    <w:rsid w:val="00DA490B"/>
    <w:rsid w:val="00DA6550"/>
    <w:rsid w:val="00DA7420"/>
    <w:rsid w:val="00DB15B8"/>
    <w:rsid w:val="00DB3590"/>
    <w:rsid w:val="00DB530D"/>
    <w:rsid w:val="00DB5610"/>
    <w:rsid w:val="00DB63DA"/>
    <w:rsid w:val="00DB7B59"/>
    <w:rsid w:val="00DC13A5"/>
    <w:rsid w:val="00DC1931"/>
    <w:rsid w:val="00DC514E"/>
    <w:rsid w:val="00DD20C6"/>
    <w:rsid w:val="00DE326B"/>
    <w:rsid w:val="00DE33F9"/>
    <w:rsid w:val="00DE45B1"/>
    <w:rsid w:val="00DE4D9A"/>
    <w:rsid w:val="00DE4EB2"/>
    <w:rsid w:val="00DE60D6"/>
    <w:rsid w:val="00DE6371"/>
    <w:rsid w:val="00DE7BB5"/>
    <w:rsid w:val="00DF0693"/>
    <w:rsid w:val="00DF4C57"/>
    <w:rsid w:val="00DF73B0"/>
    <w:rsid w:val="00E01A7A"/>
    <w:rsid w:val="00E02C66"/>
    <w:rsid w:val="00E05CFF"/>
    <w:rsid w:val="00E07076"/>
    <w:rsid w:val="00E148C0"/>
    <w:rsid w:val="00E2474C"/>
    <w:rsid w:val="00E250B6"/>
    <w:rsid w:val="00E26613"/>
    <w:rsid w:val="00E303C5"/>
    <w:rsid w:val="00E43287"/>
    <w:rsid w:val="00E437B0"/>
    <w:rsid w:val="00E45C44"/>
    <w:rsid w:val="00E50340"/>
    <w:rsid w:val="00E50A8B"/>
    <w:rsid w:val="00E50DC7"/>
    <w:rsid w:val="00E5245C"/>
    <w:rsid w:val="00E53E7A"/>
    <w:rsid w:val="00E54447"/>
    <w:rsid w:val="00E566ED"/>
    <w:rsid w:val="00E5758E"/>
    <w:rsid w:val="00E57A6D"/>
    <w:rsid w:val="00E60791"/>
    <w:rsid w:val="00E62EED"/>
    <w:rsid w:val="00E6333B"/>
    <w:rsid w:val="00E71CC1"/>
    <w:rsid w:val="00E71D32"/>
    <w:rsid w:val="00E7322F"/>
    <w:rsid w:val="00E813EE"/>
    <w:rsid w:val="00E84560"/>
    <w:rsid w:val="00E845CA"/>
    <w:rsid w:val="00E85853"/>
    <w:rsid w:val="00E865B2"/>
    <w:rsid w:val="00E94E17"/>
    <w:rsid w:val="00EA0367"/>
    <w:rsid w:val="00EA0C82"/>
    <w:rsid w:val="00EA108D"/>
    <w:rsid w:val="00EA1D86"/>
    <w:rsid w:val="00EA2D59"/>
    <w:rsid w:val="00EA4EB5"/>
    <w:rsid w:val="00EA51A9"/>
    <w:rsid w:val="00EA5F18"/>
    <w:rsid w:val="00EB6CFB"/>
    <w:rsid w:val="00EC0032"/>
    <w:rsid w:val="00EC0C21"/>
    <w:rsid w:val="00EC2AB6"/>
    <w:rsid w:val="00ED2950"/>
    <w:rsid w:val="00ED6D11"/>
    <w:rsid w:val="00EE0086"/>
    <w:rsid w:val="00EE244F"/>
    <w:rsid w:val="00EE4CA1"/>
    <w:rsid w:val="00EE69B8"/>
    <w:rsid w:val="00EF0C35"/>
    <w:rsid w:val="00EF4FDA"/>
    <w:rsid w:val="00F02E4A"/>
    <w:rsid w:val="00F04BDC"/>
    <w:rsid w:val="00F123CB"/>
    <w:rsid w:val="00F135CC"/>
    <w:rsid w:val="00F13E5C"/>
    <w:rsid w:val="00F13EE5"/>
    <w:rsid w:val="00F14C71"/>
    <w:rsid w:val="00F2058E"/>
    <w:rsid w:val="00F27623"/>
    <w:rsid w:val="00F3224A"/>
    <w:rsid w:val="00F344E6"/>
    <w:rsid w:val="00F3500E"/>
    <w:rsid w:val="00F41F7F"/>
    <w:rsid w:val="00F44386"/>
    <w:rsid w:val="00F47390"/>
    <w:rsid w:val="00F47FD8"/>
    <w:rsid w:val="00F51D4C"/>
    <w:rsid w:val="00F54D52"/>
    <w:rsid w:val="00F62735"/>
    <w:rsid w:val="00F63E2B"/>
    <w:rsid w:val="00F63FE3"/>
    <w:rsid w:val="00F649CF"/>
    <w:rsid w:val="00F64EB0"/>
    <w:rsid w:val="00F666F8"/>
    <w:rsid w:val="00F73792"/>
    <w:rsid w:val="00F840DB"/>
    <w:rsid w:val="00F914BD"/>
    <w:rsid w:val="00F92D3A"/>
    <w:rsid w:val="00F951B2"/>
    <w:rsid w:val="00FA0816"/>
    <w:rsid w:val="00FA349F"/>
    <w:rsid w:val="00FA570C"/>
    <w:rsid w:val="00FB0CF0"/>
    <w:rsid w:val="00FB6122"/>
    <w:rsid w:val="00FC7981"/>
    <w:rsid w:val="00FD0BEA"/>
    <w:rsid w:val="00FD42CE"/>
    <w:rsid w:val="00FD4F6A"/>
    <w:rsid w:val="00FD5531"/>
    <w:rsid w:val="00FD57FA"/>
    <w:rsid w:val="00FE1792"/>
    <w:rsid w:val="00FE5074"/>
    <w:rsid w:val="00FE5B61"/>
    <w:rsid w:val="00FF40FF"/>
    <w:rsid w:val="00FF7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F914D0"/>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2E4A"/>
  </w:style>
  <w:style w:type="paragraph" w:styleId="Heading1">
    <w:name w:val="heading 1"/>
    <w:basedOn w:val="Normal"/>
    <w:next w:val="Normal"/>
    <w:link w:val="Heading1Char"/>
    <w:autoRedefine/>
    <w:uiPriority w:val="9"/>
    <w:qFormat/>
    <w:rsid w:val="004440C2"/>
    <w:pPr>
      <w:keepNext/>
      <w:keepLines/>
      <w:spacing w:before="240" w:after="0"/>
      <w:outlineLvl w:val="0"/>
    </w:pPr>
    <w:rPr>
      <w:rFonts w:eastAsiaTheme="majorEastAsia" w:cstheme="majorBidi"/>
      <w:b/>
      <w:color w:val="2F5496" w:themeColor="accent1" w:themeShade="BF"/>
      <w:sz w:val="32"/>
      <w:szCs w:val="32"/>
      <w:u w:val="single"/>
    </w:rPr>
  </w:style>
  <w:style w:type="paragraph" w:styleId="Heading2">
    <w:name w:val="heading 2"/>
    <w:basedOn w:val="Normal"/>
    <w:next w:val="Normal"/>
    <w:link w:val="Heading2Char"/>
    <w:uiPriority w:val="9"/>
    <w:unhideWhenUsed/>
    <w:qFormat/>
    <w:rsid w:val="00E5758E"/>
    <w:pPr>
      <w:keepNext/>
      <w:keepLines/>
      <w:numPr>
        <w:ilvl w:val="1"/>
        <w:numId w:val="23"/>
      </w:numPr>
      <w:spacing w:before="40" w:after="0"/>
      <w:outlineLvl w:val="1"/>
    </w:pPr>
    <w:rPr>
      <w:rFonts w:eastAsiaTheme="majorEastAsia" w:cstheme="majorBidi"/>
      <w:color w:val="2F5496" w:themeColor="accent1" w:themeShade="BF"/>
      <w:sz w:val="28"/>
      <w:szCs w:val="26"/>
      <w:u w:val="single"/>
    </w:rPr>
  </w:style>
  <w:style w:type="paragraph" w:styleId="Heading3">
    <w:name w:val="heading 3"/>
    <w:basedOn w:val="Normal"/>
    <w:next w:val="Normal"/>
    <w:link w:val="Heading3Char"/>
    <w:autoRedefine/>
    <w:uiPriority w:val="9"/>
    <w:unhideWhenUsed/>
    <w:qFormat/>
    <w:rsid w:val="00FA570C"/>
    <w:pPr>
      <w:keepNext/>
      <w:keepLines/>
      <w:numPr>
        <w:ilvl w:val="1"/>
        <w:numId w:val="34"/>
      </w:numPr>
      <w:spacing w:before="40" w:after="0"/>
      <w:outlineLvl w:val="2"/>
    </w:pPr>
    <w:rPr>
      <w:rFonts w:eastAsiaTheme="majorEastAsia" w:cstheme="majorBidi"/>
      <w:b/>
      <w:color w:val="1F3763" w:themeColor="accent1" w:themeShade="7F"/>
      <w:sz w:val="24"/>
      <w:szCs w:val="24"/>
      <w:u w:val="single"/>
    </w:rPr>
  </w:style>
  <w:style w:type="paragraph" w:styleId="Heading4">
    <w:name w:val="heading 4"/>
    <w:basedOn w:val="Normal"/>
    <w:next w:val="Normal"/>
    <w:link w:val="Heading4Char"/>
    <w:uiPriority w:val="9"/>
    <w:unhideWhenUsed/>
    <w:qFormat/>
    <w:rsid w:val="00E5758E"/>
    <w:pPr>
      <w:keepNext/>
      <w:keepLines/>
      <w:numPr>
        <w:ilvl w:val="3"/>
        <w:numId w:val="23"/>
      </w:numPr>
      <w:spacing w:before="40" w:after="0"/>
      <w:outlineLvl w:val="3"/>
    </w:pPr>
    <w:rPr>
      <w:rFonts w:eastAsiaTheme="majorEastAsia" w:cstheme="majorBidi"/>
      <w:i/>
      <w:iCs/>
      <w:color w:val="2F5496" w:themeColor="accent1" w:themeShade="BF"/>
      <w:u w:val="single"/>
    </w:rPr>
  </w:style>
  <w:style w:type="paragraph" w:styleId="Heading5">
    <w:name w:val="heading 5"/>
    <w:basedOn w:val="Normal"/>
    <w:next w:val="Normal"/>
    <w:link w:val="Heading5Char"/>
    <w:uiPriority w:val="9"/>
    <w:unhideWhenUsed/>
    <w:qFormat/>
    <w:rsid w:val="00385E4F"/>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1A76"/>
    <w:pPr>
      <w:ind w:left="720"/>
      <w:contextualSpacing/>
    </w:pPr>
  </w:style>
  <w:style w:type="character" w:customStyle="1" w:styleId="Heading1Char">
    <w:name w:val="Heading 1 Char"/>
    <w:basedOn w:val="DefaultParagraphFont"/>
    <w:link w:val="Heading1"/>
    <w:uiPriority w:val="9"/>
    <w:rsid w:val="004440C2"/>
    <w:rPr>
      <w:rFonts w:eastAsiaTheme="majorEastAsia" w:cstheme="majorBidi"/>
      <w:b/>
      <w:color w:val="2F5496" w:themeColor="accent1" w:themeShade="BF"/>
      <w:sz w:val="32"/>
      <w:szCs w:val="32"/>
      <w:u w:val="single"/>
    </w:rPr>
  </w:style>
  <w:style w:type="character" w:customStyle="1" w:styleId="Heading2Char">
    <w:name w:val="Heading 2 Char"/>
    <w:basedOn w:val="DefaultParagraphFont"/>
    <w:link w:val="Heading2"/>
    <w:uiPriority w:val="9"/>
    <w:rsid w:val="00E5758E"/>
    <w:rPr>
      <w:rFonts w:eastAsiaTheme="majorEastAsia" w:cstheme="majorBidi"/>
      <w:color w:val="2F5496" w:themeColor="accent1" w:themeShade="BF"/>
      <w:sz w:val="28"/>
      <w:szCs w:val="26"/>
      <w:u w:val="single"/>
    </w:rPr>
  </w:style>
  <w:style w:type="character" w:customStyle="1" w:styleId="Heading3Char">
    <w:name w:val="Heading 3 Char"/>
    <w:basedOn w:val="DefaultParagraphFont"/>
    <w:link w:val="Heading3"/>
    <w:uiPriority w:val="9"/>
    <w:rsid w:val="00FA570C"/>
    <w:rPr>
      <w:rFonts w:eastAsiaTheme="majorEastAsia" w:cstheme="majorBidi"/>
      <w:b/>
      <w:color w:val="1F3763" w:themeColor="accent1" w:themeShade="7F"/>
      <w:sz w:val="24"/>
      <w:szCs w:val="24"/>
      <w:u w:val="single"/>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250EF9"/>
    <w:pPr>
      <w:tabs>
        <w:tab w:val="left" w:pos="880"/>
        <w:tab w:val="right" w:leader="dot" w:pos="8756"/>
      </w:tabs>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E5758E"/>
    <w:rPr>
      <w:rFonts w:eastAsiaTheme="majorEastAsia" w:cstheme="majorBidi"/>
      <w:i/>
      <w:iCs/>
      <w:color w:val="2F5496" w:themeColor="accent1" w:themeShade="BF"/>
      <w:u w:val="single"/>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EndnoteText">
    <w:name w:val="endnote text"/>
    <w:basedOn w:val="Normal"/>
    <w:link w:val="EndnoteTextChar"/>
    <w:uiPriority w:val="99"/>
    <w:semiHidden/>
    <w:unhideWhenUsed/>
    <w:rsid w:val="003E5CF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E5CFD"/>
    <w:rPr>
      <w:sz w:val="20"/>
      <w:szCs w:val="20"/>
    </w:rPr>
  </w:style>
  <w:style w:type="character" w:styleId="EndnoteReference">
    <w:name w:val="endnote reference"/>
    <w:basedOn w:val="DefaultParagraphFont"/>
    <w:uiPriority w:val="99"/>
    <w:semiHidden/>
    <w:unhideWhenUsed/>
    <w:rsid w:val="003E5CFD"/>
    <w:rPr>
      <w:vertAlign w:val="superscript"/>
    </w:rPr>
  </w:style>
  <w:style w:type="character" w:styleId="FollowedHyperlink">
    <w:name w:val="FollowedHyperlink"/>
    <w:basedOn w:val="DefaultParagraphFont"/>
    <w:uiPriority w:val="99"/>
    <w:semiHidden/>
    <w:unhideWhenUsed/>
    <w:rsid w:val="00BE7B49"/>
    <w:rPr>
      <w:color w:val="954F72" w:themeColor="followedHyperlink"/>
      <w:u w:val="single"/>
    </w:rPr>
  </w:style>
  <w:style w:type="paragraph" w:styleId="NormalWeb">
    <w:name w:val="Normal (Web)"/>
    <w:basedOn w:val="Normal"/>
    <w:uiPriority w:val="99"/>
    <w:unhideWhenUsed/>
    <w:rsid w:val="009577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57746"/>
    <w:rPr>
      <w:b/>
      <w:bCs/>
    </w:rPr>
  </w:style>
  <w:style w:type="paragraph" w:styleId="Caption">
    <w:name w:val="caption"/>
    <w:basedOn w:val="Normal"/>
    <w:next w:val="Normal"/>
    <w:uiPriority w:val="35"/>
    <w:unhideWhenUsed/>
    <w:qFormat/>
    <w:rsid w:val="004440C2"/>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FA57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673217956">
      <w:bodyDiv w:val="1"/>
      <w:marLeft w:val="0"/>
      <w:marRight w:val="0"/>
      <w:marTop w:val="0"/>
      <w:marBottom w:val="0"/>
      <w:divBdr>
        <w:top w:val="none" w:sz="0" w:space="0" w:color="auto"/>
        <w:left w:val="none" w:sz="0" w:space="0" w:color="auto"/>
        <w:bottom w:val="none" w:sz="0" w:space="0" w:color="auto"/>
        <w:right w:val="none" w:sz="0" w:space="0" w:color="auto"/>
      </w:divBdr>
    </w:div>
    <w:div w:id="693459392">
      <w:bodyDiv w:val="1"/>
      <w:marLeft w:val="0"/>
      <w:marRight w:val="0"/>
      <w:marTop w:val="0"/>
      <w:marBottom w:val="0"/>
      <w:divBdr>
        <w:top w:val="none" w:sz="0" w:space="0" w:color="auto"/>
        <w:left w:val="none" w:sz="0" w:space="0" w:color="auto"/>
        <w:bottom w:val="none" w:sz="0" w:space="0" w:color="auto"/>
        <w:right w:val="none" w:sz="0" w:space="0" w:color="auto"/>
      </w:divBdr>
    </w:div>
    <w:div w:id="756175802">
      <w:bodyDiv w:val="1"/>
      <w:marLeft w:val="0"/>
      <w:marRight w:val="0"/>
      <w:marTop w:val="0"/>
      <w:marBottom w:val="0"/>
      <w:divBdr>
        <w:top w:val="none" w:sz="0" w:space="0" w:color="auto"/>
        <w:left w:val="none" w:sz="0" w:space="0" w:color="auto"/>
        <w:bottom w:val="none" w:sz="0" w:space="0" w:color="auto"/>
        <w:right w:val="none" w:sz="0" w:space="0" w:color="auto"/>
      </w:divBdr>
    </w:div>
    <w:div w:id="904338787">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771580416">
      <w:bodyDiv w:val="1"/>
      <w:marLeft w:val="0"/>
      <w:marRight w:val="0"/>
      <w:marTop w:val="0"/>
      <w:marBottom w:val="0"/>
      <w:divBdr>
        <w:top w:val="none" w:sz="0" w:space="0" w:color="auto"/>
        <w:left w:val="none" w:sz="0" w:space="0" w:color="auto"/>
        <w:bottom w:val="none" w:sz="0" w:space="0" w:color="auto"/>
        <w:right w:val="none" w:sz="0" w:space="0" w:color="auto"/>
      </w:divBdr>
    </w:div>
    <w:div w:id="1858739139">
      <w:bodyDiv w:val="1"/>
      <w:marLeft w:val="0"/>
      <w:marRight w:val="0"/>
      <w:marTop w:val="0"/>
      <w:marBottom w:val="0"/>
      <w:divBdr>
        <w:top w:val="none" w:sz="0" w:space="0" w:color="auto"/>
        <w:left w:val="none" w:sz="0" w:space="0" w:color="auto"/>
        <w:bottom w:val="none" w:sz="0" w:space="0" w:color="auto"/>
        <w:right w:val="none" w:sz="0" w:space="0" w:color="auto"/>
      </w:divBdr>
      <w:divsChild>
        <w:div w:id="425033594">
          <w:marLeft w:val="547"/>
          <w:marRight w:val="0"/>
          <w:marTop w:val="0"/>
          <w:marBottom w:val="0"/>
          <w:divBdr>
            <w:top w:val="none" w:sz="0" w:space="0" w:color="auto"/>
            <w:left w:val="none" w:sz="0" w:space="0" w:color="auto"/>
            <w:bottom w:val="none" w:sz="0" w:space="0" w:color="auto"/>
            <w:right w:val="none" w:sz="0" w:space="0" w:color="auto"/>
          </w:divBdr>
        </w:div>
        <w:div w:id="1035275618">
          <w:marLeft w:val="547"/>
          <w:marRight w:val="0"/>
          <w:marTop w:val="0"/>
          <w:marBottom w:val="0"/>
          <w:divBdr>
            <w:top w:val="none" w:sz="0" w:space="0" w:color="auto"/>
            <w:left w:val="none" w:sz="0" w:space="0" w:color="auto"/>
            <w:bottom w:val="none" w:sz="0" w:space="0" w:color="auto"/>
            <w:right w:val="none" w:sz="0" w:space="0" w:color="auto"/>
          </w:divBdr>
        </w:div>
      </w:divsChild>
    </w:div>
    <w:div w:id="187460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oleObject" Target="file:///C:\Users\csgvs\Downloads\download_summary%20(1).pdf"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4.emf"/><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figma.com/proto/XXr1AJjPcmTqqWK6zMBVQo/Untitled?page-id=0%3A1&amp;node-id=1-735&amp;node-type=frame&amp;viewport=-5787%2C167%2C0.27&amp;t=9B1KAn2AdTim8vXq-1&amp;scaling=contain&amp;content-scaling=fixed&amp;starting-point-node-id=1%3A73" TargetMode="External"/><Relationship Id="rId23" Type="http://schemas.microsoft.com/office/2011/relationships/people" Target="people.xml"/><Relationship Id="rId10" Type="http://schemas.openxmlformats.org/officeDocument/2006/relationships/diagramQuickStyle" Target="diagrams/quickStyle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 Id="rId22" Type="http://schemas.openxmlformats.org/officeDocument/2006/relationships/fontTable" Target="fontTable.xml"/><Relationship Id="rId27"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 qsCatId="simple" csTypeId="urn:microsoft.com/office/officeart/2005/8/colors/accent0_1" csCatId="mainScheme" phldr="1"/>
      <dgm:spPr/>
    </dgm:pt>
    <dgm:pt modelId="{B0591E23-5024-4999-A96C-AB0EBD3AE6B5}">
      <dgm:prSet phldrT="[Text]" custT="1"/>
      <dgm:spPr/>
      <dgm:t>
        <a:bodyPr/>
        <a:lstStyle/>
        <a:p>
          <a:r>
            <a:rPr lang="en-IN" sz="900"/>
            <a:t>Execution</a:t>
          </a:r>
        </a:p>
      </dgm:t>
    </dgm:pt>
    <dgm:pt modelId="{C872BBBC-DFD4-4951-A2E2-8C8A7A0B4B34}" type="parTrans" cxnId="{F08EA2D8-B5AA-4B2D-948E-1F5263812DA6}">
      <dgm:prSet/>
      <dgm:spPr/>
      <dgm:t>
        <a:bodyPr/>
        <a:lstStyle/>
        <a:p>
          <a:endParaRPr lang="en-IN"/>
        </a:p>
      </dgm:t>
    </dgm:pt>
    <dgm:pt modelId="{C547B9EC-42CC-40F6-8167-1C0247737835}" type="sibTrans" cxnId="{F08EA2D8-B5AA-4B2D-948E-1F5263812DA6}">
      <dgm:prSet/>
      <dgm:spPr/>
      <dgm:t>
        <a:bodyPr/>
        <a:lstStyle/>
        <a:p>
          <a:endParaRPr lang="en-IN"/>
        </a:p>
      </dgm:t>
    </dgm:pt>
    <dgm:pt modelId="{537C67E3-265E-4F82-8291-C5A013366DBB}">
      <dgm:prSet phldrT="[Text]" custT="1"/>
      <dgm:spPr/>
      <dgm:t>
        <a:bodyPr/>
        <a:lstStyle/>
        <a:p>
          <a:r>
            <a:rPr lang="en-IN" sz="900"/>
            <a:t>Presentation</a:t>
          </a:r>
        </a:p>
      </dgm:t>
    </dgm:pt>
    <dgm:pt modelId="{A257A2CD-D0D9-4B57-A549-482A8E0C97F6}" type="parTrans" cxnId="{84D691F3-70CC-47AA-A8AE-BA9BE6CD02C5}">
      <dgm:prSet/>
      <dgm:spPr/>
      <dgm:t>
        <a:bodyPr/>
        <a:lstStyle/>
        <a:p>
          <a:endParaRPr lang="en-IN"/>
        </a:p>
      </dgm:t>
    </dgm:pt>
    <dgm:pt modelId="{4D2DBB25-389C-4EE0-A0D5-8D5E32EC84FD}" type="sibTrans" cxnId="{84D691F3-70CC-47AA-A8AE-BA9BE6CD02C5}">
      <dgm:prSet/>
      <dgm:spPr/>
      <dgm:t>
        <a:bodyPr/>
        <a:lstStyle/>
        <a:p>
          <a:endParaRPr lang="en-IN"/>
        </a:p>
      </dgm:t>
    </dgm:pt>
    <dgm:pt modelId="{D3645376-96A1-49EB-AFD7-ED5289D1803B}">
      <dgm:prSet phldrT="[Text]" custT="1"/>
      <dgm:spPr/>
      <dgm:t>
        <a:bodyPr/>
        <a:lstStyle/>
        <a:p>
          <a:r>
            <a:rPr lang="en-IN" sz="1050" b="0">
              <a:solidFill>
                <a:schemeClr val="tx1"/>
              </a:solidFill>
            </a:rPr>
            <a:t>Registraiton</a:t>
          </a:r>
          <a:endParaRPr lang="en-IN" sz="1100" b="0">
            <a:solidFill>
              <a:schemeClr val="tx1"/>
            </a:solidFill>
          </a:endParaRPr>
        </a:p>
      </dgm:t>
    </dgm:pt>
    <dgm:pt modelId="{40892B5D-71F5-4BD8-84CC-A5DBC30E11E0}" type="parTrans" cxnId="{86D63C0A-7AC3-4C29-85A5-80634296B6B6}">
      <dgm:prSet/>
      <dgm:spPr/>
      <dgm:t>
        <a:bodyPr/>
        <a:lstStyle/>
        <a:p>
          <a:endParaRPr lang="en-IN"/>
        </a:p>
      </dgm:t>
    </dgm:pt>
    <dgm:pt modelId="{9FB8D25B-ED32-4712-8A3E-A2FF3B35ABCF}" type="sibTrans" cxnId="{86D63C0A-7AC3-4C29-85A5-80634296B6B6}">
      <dgm:prSet/>
      <dgm:spPr/>
      <dgm:t>
        <a:bodyPr/>
        <a:lstStyle/>
        <a:p>
          <a:endParaRPr lang="en-IN"/>
        </a:p>
      </dgm:t>
    </dgm:pt>
    <dgm:pt modelId="{5E1BEA91-D0A3-40FF-92C5-48DD87DA3940}">
      <dgm:prSet phldrT="[Text]" custT="1"/>
      <dgm:spPr/>
      <dgm:t>
        <a:bodyPr/>
        <a:lstStyle/>
        <a:p>
          <a:r>
            <a:rPr lang="en-IN" sz="900"/>
            <a:t>Application</a:t>
          </a:r>
        </a:p>
        <a:p>
          <a:r>
            <a:rPr lang="en-IN" sz="900"/>
            <a:t>submission</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821FDE42-6366-4B48-B579-D0D77C9E473B}">
      <dgm:prSet phldrT="[Text]" custT="1"/>
      <dgm:spPr/>
      <dgm:t>
        <a:bodyPr/>
        <a:lstStyle/>
        <a:p>
          <a:r>
            <a:rPr lang="en-IN" sz="900"/>
            <a:t>Make </a:t>
          </a:r>
        </a:p>
        <a:p>
          <a:r>
            <a:rPr lang="en-IN" sz="900"/>
            <a:t>payment</a:t>
          </a:r>
        </a:p>
      </dgm:t>
    </dgm:pt>
    <dgm:pt modelId="{F1890903-53CD-4011-A830-51A872A33062}" type="parTrans" cxnId="{D24904D2-5D5E-4449-9CED-086C342DABD0}">
      <dgm:prSet/>
      <dgm:spPr/>
      <dgm:t>
        <a:bodyPr/>
        <a:lstStyle/>
        <a:p>
          <a:endParaRPr lang="en-IN"/>
        </a:p>
      </dgm:t>
    </dgm:pt>
    <dgm:pt modelId="{9436DFBE-8C89-4BDD-A346-BECD65C5193B}" type="sibTrans" cxnId="{D24904D2-5D5E-4449-9CED-086C342DABD0}">
      <dgm:prSet/>
      <dgm:spPr/>
      <dgm:t>
        <a:bodyPr/>
        <a:lstStyle/>
        <a:p>
          <a:endParaRPr lang="en-IN"/>
        </a:p>
      </dgm:t>
    </dgm:pt>
    <dgm:pt modelId="{4DDF5932-EEC1-48A0-B4E4-6591603116CA}">
      <dgm:prSet phldrT="[Text]" custT="1"/>
      <dgm:spPr/>
      <dgm:t>
        <a:bodyPr/>
        <a:lstStyle/>
        <a:p>
          <a:r>
            <a:rPr lang="en-IN" sz="900" b="1">
              <a:solidFill>
                <a:schemeClr val="accent1">
                  <a:lumMod val="50000"/>
                </a:schemeClr>
              </a:solidFill>
            </a:rPr>
            <a:t>Scrutiny </a:t>
          </a:r>
        </a:p>
      </dgm:t>
    </dgm:pt>
    <dgm:pt modelId="{0DCD34E0-C403-4B37-977B-AC85DD6481F7}" type="parTrans" cxnId="{CC6DB795-3A70-4555-90EC-1B44EC529DA7}">
      <dgm:prSet/>
      <dgm:spPr/>
      <dgm:t>
        <a:bodyPr/>
        <a:lstStyle/>
        <a:p>
          <a:endParaRPr lang="en-IN"/>
        </a:p>
      </dgm:t>
    </dgm:pt>
    <dgm:pt modelId="{97323C9E-CC1A-4E81-A0E3-8795440DC44D}" type="sibTrans" cxnId="{CC6DB795-3A70-4555-90EC-1B44EC529DA7}">
      <dgm:prSet/>
      <dgm:spPr/>
      <dgm:t>
        <a:bodyPr/>
        <a:lstStyle/>
        <a:p>
          <a:endParaRPr lang="en-IN"/>
        </a:p>
      </dgm:t>
    </dgm:pt>
    <dgm:pt modelId="{0182BD03-1AE7-4222-8FA0-367B3B365F1A}">
      <dgm:prSet phldrT="[Text]" custT="1"/>
      <dgm:spPr/>
      <dgm:t>
        <a:bodyPr/>
        <a:lstStyle/>
        <a:p>
          <a:r>
            <a:rPr lang="en-IN" sz="900"/>
            <a:t>Book appointment</a:t>
          </a:r>
        </a:p>
      </dgm:t>
    </dgm:pt>
    <dgm:pt modelId="{87750AE7-11C9-4C9D-8450-4C4DCA1D3714}" type="parTrans" cxnId="{004FE9EF-F17E-46FF-8C2F-D3AE83999AF0}">
      <dgm:prSet/>
      <dgm:spPr/>
      <dgm:t>
        <a:bodyPr/>
        <a:lstStyle/>
        <a:p>
          <a:endParaRPr lang="en-IN"/>
        </a:p>
      </dgm:t>
    </dgm:pt>
    <dgm:pt modelId="{40CAE330-3ADF-4615-A292-713F655EE731}" type="sibTrans" cxnId="{004FE9EF-F17E-46FF-8C2F-D3AE83999AF0}">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691390C8-B73C-4B8F-9FF5-15C739824DFF}" type="pres">
      <dgm:prSet presAssocID="{B0591E23-5024-4999-A96C-AB0EBD3AE6B5}" presName="compositeA" presStyleCnt="0"/>
      <dgm:spPr/>
    </dgm:pt>
    <dgm:pt modelId="{C4753831-3B73-4205-98CC-63761C72D4FB}" type="pres">
      <dgm:prSet presAssocID="{B0591E23-5024-4999-A96C-AB0EBD3AE6B5}" presName="textA" presStyleLbl="revTx" presStyleIdx="0" presStyleCnt="7" custScaleX="220906">
        <dgm:presLayoutVars>
          <dgm:bulletEnabled val="1"/>
        </dgm:presLayoutVars>
      </dgm:prSet>
      <dgm:spPr/>
    </dgm:pt>
    <dgm:pt modelId="{3D53F8DC-19E4-4745-9CF9-DB8A53D580CD}" type="pres">
      <dgm:prSet presAssocID="{B0591E23-5024-4999-A96C-AB0EBD3AE6B5}" presName="circleA" presStyleLbl="node1" presStyleIdx="0" presStyleCnt="7" custLinFactNeighborX="16491" custLinFactNeighborY="-22">
        <dgm:style>
          <a:lnRef idx="2">
            <a:schemeClr val="accent1"/>
          </a:lnRef>
          <a:fillRef idx="1">
            <a:schemeClr val="lt1"/>
          </a:fillRef>
          <a:effectRef idx="0">
            <a:schemeClr val="accent1"/>
          </a:effectRef>
          <a:fontRef idx="minor">
            <a:schemeClr val="dk1"/>
          </a:fontRef>
        </dgm:style>
      </dgm:prSet>
      <dgm:spPr>
        <a:ln w="3175"/>
      </dgm:spPr>
    </dgm:pt>
    <dgm:pt modelId="{4A81CACD-83D2-4917-AAF7-7D914853D20A}" type="pres">
      <dgm:prSet presAssocID="{B0591E23-5024-4999-A96C-AB0EBD3AE6B5}" presName="spaceA" presStyleCnt="0"/>
      <dgm:spPr/>
    </dgm:pt>
    <dgm:pt modelId="{111FD516-08B6-4AD9-8CDB-22C36389F53D}" type="pres">
      <dgm:prSet presAssocID="{C547B9EC-42CC-40F6-8167-1C0247737835}" presName="space" presStyleCnt="0"/>
      <dgm:spPr/>
    </dgm:pt>
    <dgm:pt modelId="{ABB3C5BE-0177-43CD-9C02-28A2497854C4}" type="pres">
      <dgm:prSet presAssocID="{5E1BEA91-D0A3-40FF-92C5-48DD87DA3940}" presName="compositeB" presStyleCnt="0"/>
      <dgm:spPr/>
    </dgm:pt>
    <dgm:pt modelId="{6E32C79C-FD26-403E-9E1E-4CFE96501CBE}" type="pres">
      <dgm:prSet presAssocID="{5E1BEA91-D0A3-40FF-92C5-48DD87DA3940}" presName="textB" presStyleLbl="revTx" presStyleIdx="1" presStyleCnt="7" custScaleX="238999" custLinFactNeighborX="-49417">
        <dgm:presLayoutVars>
          <dgm:bulletEnabled val="1"/>
        </dgm:presLayoutVars>
      </dgm:prSet>
      <dgm:spPr/>
    </dgm:pt>
    <dgm:pt modelId="{13A2FD2A-DA49-47A3-9917-C9E922600352}" type="pres">
      <dgm:prSet presAssocID="{5E1BEA91-D0A3-40FF-92C5-48DD87DA3940}" presName="circleB" presStyleLbl="node1" presStyleIdx="1" presStyleCnt="7" custLinFactX="-559" custLinFactNeighborX="-100000" custLinFactNeighborY="345">
        <dgm:style>
          <a:lnRef idx="2">
            <a:schemeClr val="accent1"/>
          </a:lnRef>
          <a:fillRef idx="1">
            <a:schemeClr val="lt1"/>
          </a:fillRef>
          <a:effectRef idx="0">
            <a:schemeClr val="accent1"/>
          </a:effectRef>
          <a:fontRef idx="minor">
            <a:schemeClr val="dk1"/>
          </a:fontRef>
        </dgm:style>
      </dgm:prSet>
      <dgm:spPr>
        <a:ln w="3175"/>
      </dgm:spPr>
    </dgm:pt>
    <dgm:pt modelId="{8C6E60FD-21C7-4DC6-9D24-D2532A9B6129}" type="pres">
      <dgm:prSet presAssocID="{5E1BEA91-D0A3-40FF-92C5-48DD87DA3940}" presName="spaceB" presStyleCnt="0"/>
      <dgm:spPr/>
    </dgm:pt>
    <dgm:pt modelId="{FAB63E0C-5D7D-4D73-A0F3-A961A6CCABB2}" type="pres">
      <dgm:prSet presAssocID="{84A19EB6-CE04-4CD3-8BFA-D64970B7F0B5}" presName="space" presStyleCnt="0"/>
      <dgm:spPr/>
    </dgm:pt>
    <dgm:pt modelId="{C5C55AD7-C872-4C41-8752-6B7A5DA262AB}" type="pres">
      <dgm:prSet presAssocID="{4DDF5932-EEC1-48A0-B4E4-6591603116CA}" presName="compositeA" presStyleCnt="0"/>
      <dgm:spPr/>
    </dgm:pt>
    <dgm:pt modelId="{E12B0D32-7EE5-4A9B-942C-60D34BA2B816}" type="pres">
      <dgm:prSet presAssocID="{4DDF5932-EEC1-48A0-B4E4-6591603116CA}" presName="textA" presStyleLbl="revTx" presStyleIdx="2" presStyleCnt="7" custScaleX="232225" custLinFactNeighborX="-70515">
        <dgm:presLayoutVars>
          <dgm:bulletEnabled val="1"/>
        </dgm:presLayoutVars>
      </dgm:prSet>
      <dgm:spPr/>
    </dgm:pt>
    <dgm:pt modelId="{F90C2942-0A51-48A4-A2D9-A0A58841B4E1}" type="pres">
      <dgm:prSet presAssocID="{4DDF5932-EEC1-48A0-B4E4-6591603116CA}" presName="circleA" presStyleLbl="node1" presStyleIdx="2" presStyleCnt="7" custLinFactX="-54414" custLinFactNeighborX="-100000" custLinFactNeighborY="115">
        <dgm:style>
          <a:lnRef idx="2">
            <a:schemeClr val="accent1"/>
          </a:lnRef>
          <a:fillRef idx="1">
            <a:schemeClr val="lt1"/>
          </a:fillRef>
          <a:effectRef idx="0">
            <a:schemeClr val="accent1"/>
          </a:effectRef>
          <a:fontRef idx="minor">
            <a:schemeClr val="dk1"/>
          </a:fontRef>
        </dgm:style>
      </dgm:prSet>
      <dgm:spPr>
        <a:solidFill>
          <a:schemeClr val="accent1">
            <a:lumMod val="50000"/>
          </a:schemeClr>
        </a:solidFill>
        <a:ln w="3175"/>
      </dgm:spPr>
    </dgm:pt>
    <dgm:pt modelId="{B19C9985-03DB-451B-95DD-5475FB345E1B}" type="pres">
      <dgm:prSet presAssocID="{4DDF5932-EEC1-48A0-B4E4-6591603116CA}" presName="spaceA" presStyleCnt="0"/>
      <dgm:spPr/>
    </dgm:pt>
    <dgm:pt modelId="{48CD64AE-7A8B-4011-861F-379599FAE106}" type="pres">
      <dgm:prSet presAssocID="{97323C9E-CC1A-4E81-A0E3-8795440DC44D}" presName="space" presStyleCnt="0"/>
      <dgm:spPr/>
    </dgm:pt>
    <dgm:pt modelId="{A97AAEC0-6BFC-4E19-B584-015ABEE63ED3}" type="pres">
      <dgm:prSet presAssocID="{821FDE42-6366-4B48-B579-D0D77C9E473B}" presName="compositeB" presStyleCnt="0"/>
      <dgm:spPr/>
    </dgm:pt>
    <dgm:pt modelId="{19B10AEC-916F-4510-BB0C-80BC7A9B6CD1}" type="pres">
      <dgm:prSet presAssocID="{821FDE42-6366-4B48-B579-D0D77C9E473B}" presName="textB" presStyleLbl="revTx" presStyleIdx="3" presStyleCnt="7" custScaleX="262759" custLinFactNeighborX="30969">
        <dgm:presLayoutVars>
          <dgm:bulletEnabled val="1"/>
        </dgm:presLayoutVars>
      </dgm:prSet>
      <dgm:spPr/>
    </dgm:pt>
    <dgm:pt modelId="{1727624C-6D04-4EAF-A13C-28BD8F660466}" type="pres">
      <dgm:prSet presAssocID="{821FDE42-6366-4B48-B579-D0D77C9E473B}" presName="circleB" presStyleLbl="node1" presStyleIdx="3" presStyleCnt="7" custLinFactNeighborX="35784" custLinFactNeighborY="-3527">
        <dgm:style>
          <a:lnRef idx="2">
            <a:schemeClr val="accent1"/>
          </a:lnRef>
          <a:fillRef idx="1">
            <a:schemeClr val="lt1"/>
          </a:fillRef>
          <a:effectRef idx="0">
            <a:schemeClr val="accent1"/>
          </a:effectRef>
          <a:fontRef idx="minor">
            <a:schemeClr val="dk1"/>
          </a:fontRef>
        </dgm:style>
      </dgm:prSet>
      <dgm:spPr>
        <a:ln w="3175"/>
      </dgm:spPr>
    </dgm:pt>
    <dgm:pt modelId="{7B894861-E4E5-4570-9F7E-9F4F1974BB2D}" type="pres">
      <dgm:prSet presAssocID="{821FDE42-6366-4B48-B579-D0D77C9E473B}" presName="spaceB" presStyleCnt="0"/>
      <dgm:spPr/>
    </dgm:pt>
    <dgm:pt modelId="{380D1C74-1D64-4AC2-90C3-228EFCAE2112}" type="pres">
      <dgm:prSet presAssocID="{9436DFBE-8C89-4BDD-A346-BECD65C5193B}" presName="space" presStyleCnt="0"/>
      <dgm:spPr/>
    </dgm:pt>
    <dgm:pt modelId="{2AE86AEE-64B2-4727-B28D-7203B7BE74D6}" type="pres">
      <dgm:prSet presAssocID="{0182BD03-1AE7-4222-8FA0-367B3B365F1A}" presName="compositeA" presStyleCnt="0"/>
      <dgm:spPr/>
    </dgm:pt>
    <dgm:pt modelId="{6C38B4FC-0B76-4C72-869E-6D4BF23A45A8}" type="pres">
      <dgm:prSet presAssocID="{0182BD03-1AE7-4222-8FA0-367B3B365F1A}" presName="textA" presStyleLbl="revTx" presStyleIdx="4" presStyleCnt="7" custScaleX="262759" custLinFactNeighborX="-17402">
        <dgm:presLayoutVars>
          <dgm:bulletEnabled val="1"/>
        </dgm:presLayoutVars>
      </dgm:prSet>
      <dgm:spPr/>
    </dgm:pt>
    <dgm:pt modelId="{5FC4B3F0-1171-44D0-BE50-5B5B88895930}" type="pres">
      <dgm:prSet presAssocID="{0182BD03-1AE7-4222-8FA0-367B3B365F1A}" presName="circleA" presStyleLbl="node1" presStyleIdx="4" presStyleCnt="7" custLinFactNeighborX="-33517"/>
      <dgm:spPr>
        <a:solidFill>
          <a:schemeClr val="accent1">
            <a:lumMod val="50000"/>
          </a:schemeClr>
        </a:solidFill>
        <a:ln>
          <a:solidFill>
            <a:schemeClr val="accent1">
              <a:lumMod val="75000"/>
            </a:schemeClr>
          </a:solidFill>
        </a:ln>
      </dgm:spPr>
    </dgm:pt>
    <dgm:pt modelId="{F7B159D7-994D-4881-8390-40A79C257401}" type="pres">
      <dgm:prSet presAssocID="{0182BD03-1AE7-4222-8FA0-367B3B365F1A}" presName="spaceA" presStyleCnt="0"/>
      <dgm:spPr/>
    </dgm:pt>
    <dgm:pt modelId="{E41C6B28-1C01-447B-AA3F-63E9F4B73B91}" type="pres">
      <dgm:prSet presAssocID="{40CAE330-3ADF-4615-A292-713F655EE731}" presName="space" presStyleCnt="0"/>
      <dgm:spPr/>
    </dgm:pt>
    <dgm:pt modelId="{822A78DC-382C-471D-9F51-E820E5C5BA84}" type="pres">
      <dgm:prSet presAssocID="{537C67E3-265E-4F82-8291-C5A013366DBB}" presName="compositeB" presStyleCnt="0"/>
      <dgm:spPr/>
    </dgm:pt>
    <dgm:pt modelId="{3C41DCBF-6885-4C6D-9BB3-7C094D0C1EF3}" type="pres">
      <dgm:prSet presAssocID="{537C67E3-265E-4F82-8291-C5A013366DBB}" presName="textB" presStyleLbl="revTx" presStyleIdx="5" presStyleCnt="7" custScaleX="301686" custLinFactNeighborX="97363">
        <dgm:presLayoutVars>
          <dgm:bulletEnabled val="1"/>
        </dgm:presLayoutVars>
      </dgm:prSet>
      <dgm:spPr/>
    </dgm:pt>
    <dgm:pt modelId="{C5FCD38B-773C-4AAD-A3E1-989CE83CF6F5}" type="pres">
      <dgm:prSet presAssocID="{537C67E3-265E-4F82-8291-C5A013366DBB}" presName="circleB" presStyleLbl="node1" presStyleIdx="5" presStyleCnt="7" custLinFactX="50844" custLinFactNeighborX="100000"/>
      <dgm:spPr/>
    </dgm:pt>
    <dgm:pt modelId="{D31EA13D-3484-4A97-BF8D-61D24318F74F}" type="pres">
      <dgm:prSet presAssocID="{537C67E3-265E-4F82-8291-C5A013366DBB}" presName="spaceB" presStyleCnt="0"/>
      <dgm:spPr/>
    </dgm:pt>
    <dgm:pt modelId="{D79802BB-0FA7-4C3E-9608-0DF576925F30}" type="pres">
      <dgm:prSet presAssocID="{4D2DBB25-389C-4EE0-A0D5-8D5E32EC84FD}" presName="space" presStyleCnt="0"/>
      <dgm:spPr/>
    </dgm:pt>
    <dgm:pt modelId="{B62562A6-73D4-4AA8-A2B6-CC1F5D33FAB1}" type="pres">
      <dgm:prSet presAssocID="{D3645376-96A1-49EB-AFD7-ED5289D1803B}" presName="compositeA" presStyleCnt="0"/>
      <dgm:spPr/>
    </dgm:pt>
    <dgm:pt modelId="{B0B9B809-84F7-414B-9A98-D02A0247B71A}" type="pres">
      <dgm:prSet presAssocID="{D3645376-96A1-49EB-AFD7-ED5289D1803B}" presName="textA" presStyleLbl="revTx" presStyleIdx="6" presStyleCnt="7" custScaleX="285118" custLinFactNeighborX="68035">
        <dgm:presLayoutVars>
          <dgm:bulletEnabled val="1"/>
        </dgm:presLayoutVars>
      </dgm:prSet>
      <dgm:spPr/>
    </dgm:pt>
    <dgm:pt modelId="{F0475E9D-5582-4BA1-87C9-07BDD9AB88C8}" type="pres">
      <dgm:prSet presAssocID="{D3645376-96A1-49EB-AFD7-ED5289D1803B}" presName="circleA" presStyleLbl="node1" presStyleIdx="6" presStyleCnt="7" custLinFactX="50833" custLinFactNeighborX="100000"/>
      <dgm:spPr/>
    </dgm:pt>
    <dgm:pt modelId="{E840C509-729B-481D-B7AD-D91357E5C459}" type="pres">
      <dgm:prSet presAssocID="{D3645376-96A1-49EB-AFD7-ED5289D1803B}" presName="spaceA" presStyleCnt="0"/>
      <dgm:spPr/>
    </dgm:pt>
  </dgm:ptLst>
  <dgm:cxnLst>
    <dgm:cxn modelId="{86D63C0A-7AC3-4C29-85A5-80634296B6B6}" srcId="{E14B8209-DD96-45D3-86DE-E5D8CD79C20C}" destId="{D3645376-96A1-49EB-AFD7-ED5289D1803B}" srcOrd="6" destOrd="0" parTransId="{40892B5D-71F5-4BD8-84CC-A5DBC30E11E0}" sibTransId="{9FB8D25B-ED32-4712-8A3E-A2FF3B35ABCF}"/>
    <dgm:cxn modelId="{E8241E5F-417A-4D24-87A6-BDE2FF901ABF}" type="presOf" srcId="{D3645376-96A1-49EB-AFD7-ED5289D1803B}" destId="{B0B9B809-84F7-414B-9A98-D02A0247B71A}" srcOrd="0" destOrd="0" presId="urn:microsoft.com/office/officeart/2005/8/layout/hProcess11"/>
    <dgm:cxn modelId="{F001A68B-BC27-4F8E-8E94-CE6E4623C231}" type="presOf" srcId="{4DDF5932-EEC1-48A0-B4E4-6591603116CA}" destId="{E12B0D32-7EE5-4A9B-942C-60D34BA2B816}" srcOrd="0" destOrd="0" presId="urn:microsoft.com/office/officeart/2005/8/layout/hProcess11"/>
    <dgm:cxn modelId="{CC6DB795-3A70-4555-90EC-1B44EC529DA7}" srcId="{E14B8209-DD96-45D3-86DE-E5D8CD79C20C}" destId="{4DDF5932-EEC1-48A0-B4E4-6591603116CA}" srcOrd="2" destOrd="0" parTransId="{0DCD34E0-C403-4B37-977B-AC85DD6481F7}" sibTransId="{97323C9E-CC1A-4E81-A0E3-8795440DC44D}"/>
    <dgm:cxn modelId="{3739F3A2-E395-407F-9C52-64F305E5BB0B}" type="presOf" srcId="{E14B8209-DD96-45D3-86DE-E5D8CD79C20C}" destId="{EBE6EBDC-7A16-49D1-B815-42AFC3149451}" srcOrd="0" destOrd="0" presId="urn:microsoft.com/office/officeart/2005/8/layout/hProcess11"/>
    <dgm:cxn modelId="{593777B5-31F3-4DB6-8AAE-3666DD42D579}" type="presOf" srcId="{821FDE42-6366-4B48-B579-D0D77C9E473B}" destId="{19B10AEC-916F-4510-BB0C-80BC7A9B6CD1}" srcOrd="0" destOrd="0" presId="urn:microsoft.com/office/officeart/2005/8/layout/hProcess11"/>
    <dgm:cxn modelId="{1B3A12B8-0ED2-47E0-966A-C638F435610B}" type="presOf" srcId="{B0591E23-5024-4999-A96C-AB0EBD3AE6B5}" destId="{C4753831-3B73-4205-98CC-63761C72D4FB}" srcOrd="0" destOrd="0" presId="urn:microsoft.com/office/officeart/2005/8/layout/hProcess11"/>
    <dgm:cxn modelId="{D24904D2-5D5E-4449-9CED-086C342DABD0}" srcId="{E14B8209-DD96-45D3-86DE-E5D8CD79C20C}" destId="{821FDE42-6366-4B48-B579-D0D77C9E473B}" srcOrd="3" destOrd="0" parTransId="{F1890903-53CD-4011-A830-51A872A33062}" sibTransId="{9436DFBE-8C89-4BDD-A346-BECD65C5193B}"/>
    <dgm:cxn modelId="{F08EA2D8-B5AA-4B2D-948E-1F5263812DA6}" srcId="{E14B8209-DD96-45D3-86DE-E5D8CD79C20C}" destId="{B0591E23-5024-4999-A96C-AB0EBD3AE6B5}" srcOrd="0" destOrd="0" parTransId="{C872BBBC-DFD4-4951-A2E2-8C8A7A0B4B34}" sibTransId="{C547B9EC-42CC-40F6-8167-1C0247737835}"/>
    <dgm:cxn modelId="{1216EAD8-634E-4420-8640-8C6C19471BF2}" srcId="{E14B8209-DD96-45D3-86DE-E5D8CD79C20C}" destId="{5E1BEA91-D0A3-40FF-92C5-48DD87DA3940}" srcOrd="1" destOrd="0" parTransId="{7D50A7B7-94BC-483E-943E-763F4D8EE398}" sibTransId="{84A19EB6-CE04-4CD3-8BFA-D64970B7F0B5}"/>
    <dgm:cxn modelId="{2BD368E8-7181-4BB4-ADFE-C473CE625D77}" type="presOf" srcId="{0182BD03-1AE7-4222-8FA0-367B3B365F1A}" destId="{6C38B4FC-0B76-4C72-869E-6D4BF23A45A8}" srcOrd="0" destOrd="0" presId="urn:microsoft.com/office/officeart/2005/8/layout/hProcess11"/>
    <dgm:cxn modelId="{5A53BDEC-E8E7-484A-B89B-05230D216AE9}" type="presOf" srcId="{5E1BEA91-D0A3-40FF-92C5-48DD87DA3940}" destId="{6E32C79C-FD26-403E-9E1E-4CFE96501CBE}" srcOrd="0" destOrd="0" presId="urn:microsoft.com/office/officeart/2005/8/layout/hProcess11"/>
    <dgm:cxn modelId="{004FE9EF-F17E-46FF-8C2F-D3AE83999AF0}" srcId="{E14B8209-DD96-45D3-86DE-E5D8CD79C20C}" destId="{0182BD03-1AE7-4222-8FA0-367B3B365F1A}" srcOrd="4" destOrd="0" parTransId="{87750AE7-11C9-4C9D-8450-4C4DCA1D3714}" sibTransId="{40CAE330-3ADF-4615-A292-713F655EE731}"/>
    <dgm:cxn modelId="{84D691F3-70CC-47AA-A8AE-BA9BE6CD02C5}" srcId="{E14B8209-DD96-45D3-86DE-E5D8CD79C20C}" destId="{537C67E3-265E-4F82-8291-C5A013366DBB}" srcOrd="5" destOrd="0" parTransId="{A257A2CD-D0D9-4B57-A549-482A8E0C97F6}" sibTransId="{4D2DBB25-389C-4EE0-A0D5-8D5E32EC84FD}"/>
    <dgm:cxn modelId="{7191AFF5-26E8-4C23-85BE-E6CAB388DECE}" type="presOf" srcId="{537C67E3-265E-4F82-8291-C5A013366DBB}" destId="{3C41DCBF-6885-4C6D-9BB3-7C094D0C1EF3}" srcOrd="0" destOrd="0" presId="urn:microsoft.com/office/officeart/2005/8/layout/hProcess11"/>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69774694-5AF2-43A4-B091-25E88690ED9E}" type="presParOf" srcId="{680899A8-6ADD-4FFB-A1FA-7819A87BAB80}" destId="{691390C8-B73C-4B8F-9FF5-15C739824DFF}" srcOrd="0" destOrd="0" presId="urn:microsoft.com/office/officeart/2005/8/layout/hProcess11"/>
    <dgm:cxn modelId="{42945C03-6A79-4287-B31D-041A833DD577}" type="presParOf" srcId="{691390C8-B73C-4B8F-9FF5-15C739824DFF}" destId="{C4753831-3B73-4205-98CC-63761C72D4FB}" srcOrd="0" destOrd="0" presId="urn:microsoft.com/office/officeart/2005/8/layout/hProcess11"/>
    <dgm:cxn modelId="{3F86A762-2729-4D0C-A677-805EA1BDBEFF}" type="presParOf" srcId="{691390C8-B73C-4B8F-9FF5-15C739824DFF}" destId="{3D53F8DC-19E4-4745-9CF9-DB8A53D580CD}" srcOrd="1" destOrd="0" presId="urn:microsoft.com/office/officeart/2005/8/layout/hProcess11"/>
    <dgm:cxn modelId="{9C174B76-375C-449F-B1D3-29BA4857484B}" type="presParOf" srcId="{691390C8-B73C-4B8F-9FF5-15C739824DFF}" destId="{4A81CACD-83D2-4917-AAF7-7D914853D20A}" srcOrd="2" destOrd="0" presId="urn:microsoft.com/office/officeart/2005/8/layout/hProcess11"/>
    <dgm:cxn modelId="{BDFAC587-A5D9-4CE0-8D61-EA75265C3BE1}" type="presParOf" srcId="{680899A8-6ADD-4FFB-A1FA-7819A87BAB80}" destId="{111FD516-08B6-4AD9-8CDB-22C36389F53D}" srcOrd="1" destOrd="0" presId="urn:microsoft.com/office/officeart/2005/8/layout/hProcess11"/>
    <dgm:cxn modelId="{77A8863D-56D6-4F76-9E6E-4D1F6C846F27}" type="presParOf" srcId="{680899A8-6ADD-4FFB-A1FA-7819A87BAB80}" destId="{ABB3C5BE-0177-43CD-9C02-28A2497854C4}" srcOrd="2" destOrd="0" presId="urn:microsoft.com/office/officeart/2005/8/layout/hProcess11"/>
    <dgm:cxn modelId="{17FE088B-7B0A-456E-B735-1A8C99E079A5}" type="presParOf" srcId="{ABB3C5BE-0177-43CD-9C02-28A2497854C4}" destId="{6E32C79C-FD26-403E-9E1E-4CFE96501CBE}" srcOrd="0" destOrd="0" presId="urn:microsoft.com/office/officeart/2005/8/layout/hProcess11"/>
    <dgm:cxn modelId="{C699F155-B69E-4500-99F4-C8879D64C82C}" type="presParOf" srcId="{ABB3C5BE-0177-43CD-9C02-28A2497854C4}" destId="{13A2FD2A-DA49-47A3-9917-C9E922600352}" srcOrd="1" destOrd="0" presId="urn:microsoft.com/office/officeart/2005/8/layout/hProcess11"/>
    <dgm:cxn modelId="{AA172FB6-E7D7-4926-9BCE-1BA9C76DEBF0}" type="presParOf" srcId="{ABB3C5BE-0177-43CD-9C02-28A2497854C4}" destId="{8C6E60FD-21C7-4DC6-9D24-D2532A9B6129}" srcOrd="2" destOrd="0" presId="urn:microsoft.com/office/officeart/2005/8/layout/hProcess11"/>
    <dgm:cxn modelId="{672757E3-F7F4-44DD-9564-06F635F22EBD}" type="presParOf" srcId="{680899A8-6ADD-4FFB-A1FA-7819A87BAB80}" destId="{FAB63E0C-5D7D-4D73-A0F3-A961A6CCABB2}" srcOrd="3" destOrd="0" presId="urn:microsoft.com/office/officeart/2005/8/layout/hProcess11"/>
    <dgm:cxn modelId="{DDAF05EA-272D-471D-999F-97586C870CFF}" type="presParOf" srcId="{680899A8-6ADD-4FFB-A1FA-7819A87BAB80}" destId="{C5C55AD7-C872-4C41-8752-6B7A5DA262AB}" srcOrd="4" destOrd="0" presId="urn:microsoft.com/office/officeart/2005/8/layout/hProcess11"/>
    <dgm:cxn modelId="{0681ACC1-6BD6-486F-B494-A008489CA689}" type="presParOf" srcId="{C5C55AD7-C872-4C41-8752-6B7A5DA262AB}" destId="{E12B0D32-7EE5-4A9B-942C-60D34BA2B816}" srcOrd="0" destOrd="0" presId="urn:microsoft.com/office/officeart/2005/8/layout/hProcess11"/>
    <dgm:cxn modelId="{88FFF158-FFC8-434B-8424-518A3E92DC8A}" type="presParOf" srcId="{C5C55AD7-C872-4C41-8752-6B7A5DA262AB}" destId="{F90C2942-0A51-48A4-A2D9-A0A58841B4E1}" srcOrd="1" destOrd="0" presId="urn:microsoft.com/office/officeart/2005/8/layout/hProcess11"/>
    <dgm:cxn modelId="{FFEEA710-57EC-4A8F-8A9B-C49F87758D1E}" type="presParOf" srcId="{C5C55AD7-C872-4C41-8752-6B7A5DA262AB}" destId="{B19C9985-03DB-451B-95DD-5475FB345E1B}" srcOrd="2" destOrd="0" presId="urn:microsoft.com/office/officeart/2005/8/layout/hProcess11"/>
    <dgm:cxn modelId="{A6A340FB-DD71-4201-B76C-5730C1EFAA23}" type="presParOf" srcId="{680899A8-6ADD-4FFB-A1FA-7819A87BAB80}" destId="{48CD64AE-7A8B-4011-861F-379599FAE106}" srcOrd="5" destOrd="0" presId="urn:microsoft.com/office/officeart/2005/8/layout/hProcess11"/>
    <dgm:cxn modelId="{AD3E7951-708C-4670-B055-E0D69736C73C}" type="presParOf" srcId="{680899A8-6ADD-4FFB-A1FA-7819A87BAB80}" destId="{A97AAEC0-6BFC-4E19-B584-015ABEE63ED3}" srcOrd="6" destOrd="0" presId="urn:microsoft.com/office/officeart/2005/8/layout/hProcess11"/>
    <dgm:cxn modelId="{C0C12B4C-A884-4FC2-B688-EC778979629C}" type="presParOf" srcId="{A97AAEC0-6BFC-4E19-B584-015ABEE63ED3}" destId="{19B10AEC-916F-4510-BB0C-80BC7A9B6CD1}" srcOrd="0" destOrd="0" presId="urn:microsoft.com/office/officeart/2005/8/layout/hProcess11"/>
    <dgm:cxn modelId="{F64EE429-CBDB-431C-BB33-63352D2CE3B7}" type="presParOf" srcId="{A97AAEC0-6BFC-4E19-B584-015ABEE63ED3}" destId="{1727624C-6D04-4EAF-A13C-28BD8F660466}" srcOrd="1" destOrd="0" presId="urn:microsoft.com/office/officeart/2005/8/layout/hProcess11"/>
    <dgm:cxn modelId="{3EDEC3B4-159B-4141-B19B-469770340412}" type="presParOf" srcId="{A97AAEC0-6BFC-4E19-B584-015ABEE63ED3}" destId="{7B894861-E4E5-4570-9F7E-9F4F1974BB2D}" srcOrd="2" destOrd="0" presId="urn:microsoft.com/office/officeart/2005/8/layout/hProcess11"/>
    <dgm:cxn modelId="{E273F457-5C90-41FB-B821-B61E7D2413A2}" type="presParOf" srcId="{680899A8-6ADD-4FFB-A1FA-7819A87BAB80}" destId="{380D1C74-1D64-4AC2-90C3-228EFCAE2112}" srcOrd="7" destOrd="0" presId="urn:microsoft.com/office/officeart/2005/8/layout/hProcess11"/>
    <dgm:cxn modelId="{7EF47802-B542-4B51-9A9E-246A062C535D}" type="presParOf" srcId="{680899A8-6ADD-4FFB-A1FA-7819A87BAB80}" destId="{2AE86AEE-64B2-4727-B28D-7203B7BE74D6}" srcOrd="8" destOrd="0" presId="urn:microsoft.com/office/officeart/2005/8/layout/hProcess11"/>
    <dgm:cxn modelId="{463B6C79-864A-4867-9104-ADC388961C02}" type="presParOf" srcId="{2AE86AEE-64B2-4727-B28D-7203B7BE74D6}" destId="{6C38B4FC-0B76-4C72-869E-6D4BF23A45A8}" srcOrd="0" destOrd="0" presId="urn:microsoft.com/office/officeart/2005/8/layout/hProcess11"/>
    <dgm:cxn modelId="{A95D4D73-CA1B-4374-9A85-8F8157B063F0}" type="presParOf" srcId="{2AE86AEE-64B2-4727-B28D-7203B7BE74D6}" destId="{5FC4B3F0-1171-44D0-BE50-5B5B88895930}" srcOrd="1" destOrd="0" presId="urn:microsoft.com/office/officeart/2005/8/layout/hProcess11"/>
    <dgm:cxn modelId="{2AEEF67E-310E-4AC1-BA0E-84A37AC5122C}" type="presParOf" srcId="{2AE86AEE-64B2-4727-B28D-7203B7BE74D6}" destId="{F7B159D7-994D-4881-8390-40A79C257401}" srcOrd="2" destOrd="0" presId="urn:microsoft.com/office/officeart/2005/8/layout/hProcess11"/>
    <dgm:cxn modelId="{B4AF1708-897A-49C0-9586-14EC465C4B83}" type="presParOf" srcId="{680899A8-6ADD-4FFB-A1FA-7819A87BAB80}" destId="{E41C6B28-1C01-447B-AA3F-63E9F4B73B91}" srcOrd="9" destOrd="0" presId="urn:microsoft.com/office/officeart/2005/8/layout/hProcess11"/>
    <dgm:cxn modelId="{78EFE26B-FC69-41B5-9D09-C0702D3B60C3}" type="presParOf" srcId="{680899A8-6ADD-4FFB-A1FA-7819A87BAB80}" destId="{822A78DC-382C-471D-9F51-E820E5C5BA84}" srcOrd="10" destOrd="0" presId="urn:microsoft.com/office/officeart/2005/8/layout/hProcess11"/>
    <dgm:cxn modelId="{FEA62D9A-11C3-4FA4-A2A8-3AF045B809B5}" type="presParOf" srcId="{822A78DC-382C-471D-9F51-E820E5C5BA84}" destId="{3C41DCBF-6885-4C6D-9BB3-7C094D0C1EF3}" srcOrd="0" destOrd="0" presId="urn:microsoft.com/office/officeart/2005/8/layout/hProcess11"/>
    <dgm:cxn modelId="{C18C3843-390D-45CB-98AF-0232F0C51D28}" type="presParOf" srcId="{822A78DC-382C-471D-9F51-E820E5C5BA84}" destId="{C5FCD38B-773C-4AAD-A3E1-989CE83CF6F5}" srcOrd="1" destOrd="0" presId="urn:microsoft.com/office/officeart/2005/8/layout/hProcess11"/>
    <dgm:cxn modelId="{900EA348-F5A4-4B48-A714-29A2B8A2EBE9}" type="presParOf" srcId="{822A78DC-382C-471D-9F51-E820E5C5BA84}" destId="{D31EA13D-3484-4A97-BF8D-61D24318F74F}" srcOrd="2" destOrd="0" presId="urn:microsoft.com/office/officeart/2005/8/layout/hProcess11"/>
    <dgm:cxn modelId="{D8CBC417-AD84-4ACF-955E-0F8360A190CB}" type="presParOf" srcId="{680899A8-6ADD-4FFB-A1FA-7819A87BAB80}" destId="{D79802BB-0FA7-4C3E-9608-0DF576925F30}" srcOrd="11" destOrd="0" presId="urn:microsoft.com/office/officeart/2005/8/layout/hProcess11"/>
    <dgm:cxn modelId="{E5838FD0-85DA-4832-BECE-15830C3C50AE}" type="presParOf" srcId="{680899A8-6ADD-4FFB-A1FA-7819A87BAB80}" destId="{B62562A6-73D4-4AA8-A2B6-CC1F5D33FAB1}" srcOrd="12" destOrd="0" presId="urn:microsoft.com/office/officeart/2005/8/layout/hProcess11"/>
    <dgm:cxn modelId="{53423CCB-D40A-4BB7-99E0-C9B1DA93631A}" type="presParOf" srcId="{B62562A6-73D4-4AA8-A2B6-CC1F5D33FAB1}" destId="{B0B9B809-84F7-414B-9A98-D02A0247B71A}" srcOrd="0" destOrd="0" presId="urn:microsoft.com/office/officeart/2005/8/layout/hProcess11"/>
    <dgm:cxn modelId="{4BA5E11F-CEF3-40C8-AED2-537C62F03DD1}" type="presParOf" srcId="{B62562A6-73D4-4AA8-A2B6-CC1F5D33FAB1}" destId="{F0475E9D-5582-4BA1-87C9-07BDD9AB88C8}" srcOrd="1" destOrd="0" presId="urn:microsoft.com/office/officeart/2005/8/layout/hProcess11"/>
    <dgm:cxn modelId="{CDA52D2F-24FD-49D3-AC83-96749FDBD6BB}" type="presParOf" srcId="{B62562A6-73D4-4AA8-A2B6-CC1F5D33FAB1}" destId="{E840C509-729B-481D-B7AD-D91357E5C459}" srcOrd="2" destOrd="0" presId="urn:microsoft.com/office/officeart/2005/8/layout/hProcess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6029324"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C4753831-3B73-4205-98CC-63761C72D4FB}">
      <dsp:nvSpPr>
        <dsp:cNvPr id="0" name=""/>
        <dsp:cNvSpPr/>
      </dsp:nvSpPr>
      <dsp:spPr>
        <a:xfrm>
          <a:off x="388" y="0"/>
          <a:ext cx="653356"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Execution</a:t>
          </a:r>
        </a:p>
      </dsp:txBody>
      <dsp:txXfrm>
        <a:off x="388" y="0"/>
        <a:ext cx="653356" cy="681990"/>
      </dsp:txXfrm>
    </dsp:sp>
    <dsp:sp modelId="{3D53F8DC-19E4-4745-9CF9-DB8A53D580CD}">
      <dsp:nvSpPr>
        <dsp:cNvPr id="0" name=""/>
        <dsp:cNvSpPr/>
      </dsp:nvSpPr>
      <dsp:spPr>
        <a:xfrm>
          <a:off x="269934" y="767201"/>
          <a:ext cx="170497" cy="170497"/>
        </a:xfrm>
        <a:prstGeom prst="ellipse">
          <a:avLst/>
        </a:prstGeom>
        <a:solidFill>
          <a:schemeClr val="lt1"/>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6E32C79C-FD26-403E-9E1E-4CFE96501CBE}">
      <dsp:nvSpPr>
        <dsp:cNvPr id="0" name=""/>
        <dsp:cNvSpPr/>
      </dsp:nvSpPr>
      <dsp:spPr>
        <a:xfrm>
          <a:off x="522375" y="1022985"/>
          <a:ext cx="706868"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Application</a:t>
          </a:r>
        </a:p>
        <a:p>
          <a:pPr marL="0" lvl="0" indent="0" algn="ctr" defTabSz="400050">
            <a:lnSpc>
              <a:spcPct val="90000"/>
            </a:lnSpc>
            <a:spcBef>
              <a:spcPct val="0"/>
            </a:spcBef>
            <a:spcAft>
              <a:spcPct val="35000"/>
            </a:spcAft>
            <a:buNone/>
          </a:pPr>
          <a:r>
            <a:rPr lang="en-IN" sz="900" kern="1200"/>
            <a:t>submission</a:t>
          </a:r>
        </a:p>
      </dsp:txBody>
      <dsp:txXfrm>
        <a:off x="522375" y="1022985"/>
        <a:ext cx="706868" cy="681990"/>
      </dsp:txXfrm>
    </dsp:sp>
    <dsp:sp modelId="{13A2FD2A-DA49-47A3-9917-C9E922600352}">
      <dsp:nvSpPr>
        <dsp:cNvPr id="0" name=""/>
        <dsp:cNvSpPr/>
      </dsp:nvSpPr>
      <dsp:spPr>
        <a:xfrm>
          <a:off x="765267" y="767826"/>
          <a:ext cx="170497" cy="170497"/>
        </a:xfrm>
        <a:prstGeom prst="ellipse">
          <a:avLst/>
        </a:prstGeom>
        <a:solidFill>
          <a:schemeClr val="lt1"/>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E12B0D32-7EE5-4A9B-942C-60D34BA2B816}">
      <dsp:nvSpPr>
        <dsp:cNvPr id="0" name=""/>
        <dsp:cNvSpPr/>
      </dsp:nvSpPr>
      <dsp:spPr>
        <a:xfrm>
          <a:off x="1181632" y="0"/>
          <a:ext cx="686833"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b="1" kern="1200">
              <a:solidFill>
                <a:schemeClr val="accent1">
                  <a:lumMod val="50000"/>
                </a:schemeClr>
              </a:solidFill>
            </a:rPr>
            <a:t>Scrutiny </a:t>
          </a:r>
        </a:p>
      </dsp:txBody>
      <dsp:txXfrm>
        <a:off x="1181632" y="0"/>
        <a:ext cx="686833" cy="681990"/>
      </dsp:txXfrm>
    </dsp:sp>
    <dsp:sp modelId="{F90C2942-0A51-48A4-A2D9-A0A58841B4E1}">
      <dsp:nvSpPr>
        <dsp:cNvPr id="0" name=""/>
        <dsp:cNvSpPr/>
      </dsp:nvSpPr>
      <dsp:spPr>
        <a:xfrm>
          <a:off x="1385085" y="767434"/>
          <a:ext cx="170497" cy="170497"/>
        </a:xfrm>
        <a:prstGeom prst="ellipse">
          <a:avLst/>
        </a:prstGeom>
        <a:solidFill>
          <a:schemeClr val="accent1">
            <a:lumMod val="50000"/>
          </a:schemeClr>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19B10AEC-916F-4510-BB0C-80BC7A9B6CD1}">
      <dsp:nvSpPr>
        <dsp:cNvPr id="0" name=""/>
        <dsp:cNvSpPr/>
      </dsp:nvSpPr>
      <dsp:spPr>
        <a:xfrm>
          <a:off x="2183406" y="1022985"/>
          <a:ext cx="77714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Make </a:t>
          </a:r>
        </a:p>
        <a:p>
          <a:pPr marL="0" lvl="0" indent="0" algn="ctr" defTabSz="400050">
            <a:lnSpc>
              <a:spcPct val="90000"/>
            </a:lnSpc>
            <a:spcBef>
              <a:spcPct val="0"/>
            </a:spcBef>
            <a:spcAft>
              <a:spcPct val="35000"/>
            </a:spcAft>
            <a:buNone/>
          </a:pPr>
          <a:r>
            <a:rPr lang="en-IN" sz="900" kern="1200"/>
            <a:t>payment</a:t>
          </a:r>
        </a:p>
      </dsp:txBody>
      <dsp:txXfrm>
        <a:off x="2183406" y="1022985"/>
        <a:ext cx="777141" cy="681990"/>
      </dsp:txXfrm>
    </dsp:sp>
    <dsp:sp modelId="{1727624C-6D04-4EAF-A13C-28BD8F660466}">
      <dsp:nvSpPr>
        <dsp:cNvPr id="0" name=""/>
        <dsp:cNvSpPr/>
      </dsp:nvSpPr>
      <dsp:spPr>
        <a:xfrm>
          <a:off x="2456144" y="761225"/>
          <a:ext cx="170497" cy="170497"/>
        </a:xfrm>
        <a:prstGeom prst="ellipse">
          <a:avLst/>
        </a:prstGeom>
        <a:solidFill>
          <a:schemeClr val="lt1"/>
        </a:solidFill>
        <a:ln w="3175" cap="flat" cmpd="sng" algn="ctr">
          <a:solidFill>
            <a:schemeClr val="accent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6C38B4FC-0B76-4C72-869E-6D4BF23A45A8}">
      <dsp:nvSpPr>
        <dsp:cNvPr id="0" name=""/>
        <dsp:cNvSpPr/>
      </dsp:nvSpPr>
      <dsp:spPr>
        <a:xfrm>
          <a:off x="2832273" y="0"/>
          <a:ext cx="77714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Book appointment</a:t>
          </a:r>
        </a:p>
      </dsp:txBody>
      <dsp:txXfrm>
        <a:off x="2832273" y="0"/>
        <a:ext cx="777141" cy="681990"/>
      </dsp:txXfrm>
    </dsp:sp>
    <dsp:sp modelId="{5FC4B3F0-1171-44D0-BE50-5B5B88895930}">
      <dsp:nvSpPr>
        <dsp:cNvPr id="0" name=""/>
        <dsp:cNvSpPr/>
      </dsp:nvSpPr>
      <dsp:spPr>
        <a:xfrm>
          <a:off x="3129918" y="767238"/>
          <a:ext cx="170497" cy="170497"/>
        </a:xfrm>
        <a:prstGeom prst="ellipse">
          <a:avLst/>
        </a:prstGeom>
        <a:solidFill>
          <a:schemeClr val="accent1">
            <a:lumMod val="50000"/>
          </a:schemeClr>
        </a:solidFill>
        <a:ln w="127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41DCBF-6885-4C6D-9BB3-7C094D0C1EF3}">
      <dsp:nvSpPr>
        <dsp:cNvPr id="0" name=""/>
        <dsp:cNvSpPr/>
      </dsp:nvSpPr>
      <dsp:spPr>
        <a:xfrm>
          <a:off x="3963634" y="1022985"/>
          <a:ext cx="892273"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Presentation</a:t>
          </a:r>
        </a:p>
      </dsp:txBody>
      <dsp:txXfrm>
        <a:off x="3963634" y="1022985"/>
        <a:ext cx="892273" cy="681990"/>
      </dsp:txXfrm>
    </dsp:sp>
    <dsp:sp modelId="{C5FCD38B-773C-4AAD-A3E1-989CE83CF6F5}">
      <dsp:nvSpPr>
        <dsp:cNvPr id="0" name=""/>
        <dsp:cNvSpPr/>
      </dsp:nvSpPr>
      <dsp:spPr>
        <a:xfrm>
          <a:off x="4293744"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0B9B809-84F7-414B-9A98-D02A0247B71A}">
      <dsp:nvSpPr>
        <dsp:cNvPr id="0" name=""/>
        <dsp:cNvSpPr/>
      </dsp:nvSpPr>
      <dsp:spPr>
        <a:xfrm>
          <a:off x="4783954" y="0"/>
          <a:ext cx="84327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78232" numCol="1" spcCol="1270" anchor="b" anchorCtr="0">
          <a:noAutofit/>
        </a:bodyPr>
        <a:lstStyle/>
        <a:p>
          <a:pPr marL="0" lvl="0" indent="0" algn="ctr" defTabSz="466725">
            <a:lnSpc>
              <a:spcPct val="90000"/>
            </a:lnSpc>
            <a:spcBef>
              <a:spcPct val="0"/>
            </a:spcBef>
            <a:spcAft>
              <a:spcPct val="35000"/>
            </a:spcAft>
            <a:buNone/>
          </a:pPr>
          <a:r>
            <a:rPr lang="en-IN" sz="1050" b="0" kern="1200">
              <a:solidFill>
                <a:schemeClr val="tx1"/>
              </a:solidFill>
            </a:rPr>
            <a:t>Registraiton</a:t>
          </a:r>
          <a:endParaRPr lang="en-IN" sz="1100" b="0" kern="1200">
            <a:solidFill>
              <a:schemeClr val="tx1"/>
            </a:solidFill>
          </a:endParaRPr>
        </a:p>
      </dsp:txBody>
      <dsp:txXfrm>
        <a:off x="4783954" y="0"/>
        <a:ext cx="843271" cy="681990"/>
      </dsp:txXfrm>
    </dsp:sp>
    <dsp:sp modelId="{F0475E9D-5582-4BA1-87C9-07BDD9AB88C8}">
      <dsp:nvSpPr>
        <dsp:cNvPr id="0" name=""/>
        <dsp:cNvSpPr/>
      </dsp:nvSpPr>
      <dsp:spPr>
        <a:xfrm>
          <a:off x="5176286"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ABEF0F33-DF78-4C72-A099-74E0BE98B8A0}">
  <ds:schemaRefs>
    <ds:schemaRef ds:uri="http://schemas.openxmlformats.org/officeDocument/2006/bibliography"/>
  </ds:schemaRefs>
</ds:datastoreItem>
</file>

<file path=customXml/itemProps2.xml><?xml version="1.0" encoding="utf-8"?>
<ds:datastoreItem xmlns:ds="http://schemas.openxmlformats.org/officeDocument/2006/customXml" ds:itemID="{E927CD52-5B09-4B4B-B3D9-51AF0099E68D}"/>
</file>

<file path=customXml/itemProps3.xml><?xml version="1.0" encoding="utf-8"?>
<ds:datastoreItem xmlns:ds="http://schemas.openxmlformats.org/officeDocument/2006/customXml" ds:itemID="{9A08CB0E-BEAB-4F43-85EA-2D28720F42CA}"/>
</file>

<file path=customXml/itemProps4.xml><?xml version="1.0" encoding="utf-8"?>
<ds:datastoreItem xmlns:ds="http://schemas.openxmlformats.org/officeDocument/2006/customXml" ds:itemID="{5E7B0328-8822-4317-B3C2-36A2B83314F2}"/>
</file>

<file path=docProps/app.xml><?xml version="1.0" encoding="utf-8"?>
<Properties xmlns="http://schemas.openxmlformats.org/officeDocument/2006/extended-properties" xmlns:vt="http://schemas.openxmlformats.org/officeDocument/2006/docPropsVTypes">
  <Template>Normal</Template>
  <TotalTime>4</TotalTime>
  <Pages>14</Pages>
  <Words>1592</Words>
  <Characters>9447</Characters>
  <Application>Microsoft Office Word</Application>
  <DocSecurity>0</DocSecurity>
  <Lines>515</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Pavan Kumar Deshapande</cp:lastModifiedBy>
  <cp:revision>5</cp:revision>
  <dcterms:created xsi:type="dcterms:W3CDTF">2024-11-05T10:32:00Z</dcterms:created>
  <dcterms:modified xsi:type="dcterms:W3CDTF">2024-11-05T10:42:00Z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561900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