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D5918" w14:textId="77777777" w:rsidR="00860E8E" w:rsidRDefault="00860E8E" w:rsidP="00860E8E">
      <w:pPr>
        <w:jc w:val="center"/>
        <w:rPr>
          <w:rFonts w:asciiTheme="majorHAnsi" w:hAnsiTheme="majorHAnsi" w:cs="Times New Roman"/>
          <w:b/>
          <w:bCs/>
          <w:sz w:val="32"/>
          <w:szCs w:val="32"/>
        </w:rPr>
      </w:pPr>
      <w:bookmarkStart w:id="0" w:name="_Hlk130487728"/>
      <w:r>
        <w:rPr>
          <w:rFonts w:asciiTheme="majorHAnsi" w:hAnsiTheme="majorHAnsi" w:cs="Times New Roman"/>
          <w:b/>
          <w:bCs/>
          <w:sz w:val="32"/>
          <w:szCs w:val="32"/>
        </w:rPr>
        <w:t>Karnataka Valuation &amp; E-Registration (KAVERI - 2.0)</w:t>
      </w:r>
    </w:p>
    <w:p w14:paraId="5A4FD844" w14:textId="77777777" w:rsidR="00860E8E" w:rsidRDefault="00860E8E" w:rsidP="00860E8E">
      <w:pPr>
        <w:jc w:val="center"/>
        <w:rPr>
          <w:rFonts w:asciiTheme="majorHAnsi" w:hAnsiTheme="majorHAnsi" w:cs="Times New Roman"/>
          <w:b/>
          <w:bCs/>
          <w:sz w:val="32"/>
          <w:szCs w:val="32"/>
        </w:rPr>
      </w:pPr>
      <w:r>
        <w:rPr>
          <w:rFonts w:asciiTheme="majorHAnsi" w:hAnsiTheme="majorHAnsi" w:cs="Times New Roman"/>
          <w:b/>
          <w:bCs/>
          <w:sz w:val="32"/>
          <w:szCs w:val="32"/>
        </w:rPr>
        <w:t>Government of Karnataka</w:t>
      </w:r>
    </w:p>
    <w:p w14:paraId="44288DC8" w14:textId="35CDBA02" w:rsidR="00860E8E" w:rsidRDefault="00860E8E" w:rsidP="00860E8E">
      <w:pPr>
        <w:jc w:val="center"/>
        <w:rPr>
          <w:rFonts w:asciiTheme="majorHAnsi" w:hAnsiTheme="majorHAnsi" w:cs="Times New Roman"/>
          <w:b/>
          <w:bCs/>
          <w:color w:val="0070C0"/>
          <w:sz w:val="32"/>
          <w:szCs w:val="32"/>
        </w:rPr>
      </w:pPr>
      <w:r>
        <w:rPr>
          <w:noProof/>
        </w:rPr>
        <mc:AlternateContent>
          <mc:Choice Requires="wps">
            <w:drawing>
              <wp:anchor distT="0" distB="0" distL="114300" distR="114300" simplePos="0" relativeHeight="251670528" behindDoc="0" locked="0" layoutInCell="1" allowOverlap="1" wp14:anchorId="3A8A5C22" wp14:editId="282530CC">
                <wp:simplePos x="0" y="0"/>
                <wp:positionH relativeFrom="margin">
                  <wp:align>left</wp:align>
                </wp:positionH>
                <wp:positionV relativeFrom="paragraph">
                  <wp:posOffset>8255</wp:posOffset>
                </wp:positionV>
                <wp:extent cx="6336030"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633539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dgm="http://schemas.openxmlformats.org/drawingml/2006/diagram" xmlns:pic="http://schemas.openxmlformats.org/drawingml/2006/picture" xmlns:a14="http://schemas.microsoft.com/office/drawing/2010/main">
            <w:pict w14:anchorId="0674AB90">
              <v:line id="Straight Connector 14" style="position:absolute;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spid="_x0000_s1026" strokecolor="black [3213]" strokeweight=".5pt" from="0,.65pt" to="498.9pt,.65pt" w14:anchorId="34CB10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">
                <v:stroke joinstyle="miter"/>
                <w10:wrap anchorx="margin"/>
              </v:line>
            </w:pict>
          </mc:Fallback>
        </mc:AlternateContent>
      </w:r>
    </w:p>
    <w:p w14:paraId="62D40CC4" w14:textId="77777777" w:rsidR="00860E8E" w:rsidRDefault="00860E8E" w:rsidP="00860E8E">
      <w:pPr>
        <w:jc w:val="center"/>
        <w:rPr>
          <w:rFonts w:asciiTheme="majorHAnsi" w:hAnsiTheme="majorHAnsi" w:cs="Times New Roman"/>
          <w:b/>
          <w:sz w:val="36"/>
          <w:szCs w:val="36"/>
        </w:rPr>
      </w:pPr>
      <w:r>
        <w:rPr>
          <w:rFonts w:asciiTheme="majorHAnsi" w:hAnsiTheme="majorHAnsi" w:cs="Times New Roman"/>
          <w:b/>
          <w:sz w:val="36"/>
          <w:szCs w:val="36"/>
        </w:rPr>
        <w:t>Functional Requirement Specifications</w:t>
      </w:r>
    </w:p>
    <w:p w14:paraId="7BFAB69B" w14:textId="77777777" w:rsidR="00860E8E" w:rsidRDefault="00860E8E" w:rsidP="00860E8E">
      <w:pPr>
        <w:jc w:val="center"/>
        <w:rPr>
          <w:rFonts w:ascii="Times New Roman" w:hAnsi="Times New Roman" w:cs="Times New Roman"/>
          <w:b/>
          <w:bCs/>
          <w:sz w:val="32"/>
          <w:szCs w:val="32"/>
        </w:rPr>
      </w:pPr>
    </w:p>
    <w:p w14:paraId="5C3C5EBB" w14:textId="77777777" w:rsidR="00860E8E" w:rsidRDefault="00860E8E" w:rsidP="00860E8E">
      <w:pPr>
        <w:jc w:val="center"/>
        <w:rPr>
          <w:rFonts w:asciiTheme="majorHAnsi" w:hAnsiTheme="majorHAnsi" w:cs="Times New Roman"/>
          <w:b/>
          <w:bCs/>
          <w:sz w:val="28"/>
          <w:szCs w:val="28"/>
        </w:rPr>
      </w:pPr>
      <w:r>
        <w:rPr>
          <w:rFonts w:asciiTheme="majorHAnsi" w:hAnsiTheme="majorHAnsi" w:cs="Times New Roman"/>
          <w:b/>
          <w:bCs/>
          <w:sz w:val="28"/>
          <w:szCs w:val="28"/>
        </w:rPr>
        <w:t>For KAVERI 2.0</w:t>
      </w:r>
    </w:p>
    <w:p w14:paraId="130B00AE" w14:textId="77777777" w:rsidR="00860E8E" w:rsidRDefault="00860E8E" w:rsidP="00860E8E">
      <w:pPr>
        <w:jc w:val="center"/>
        <w:rPr>
          <w:rFonts w:asciiTheme="majorHAnsi" w:hAnsiTheme="majorHAnsi" w:cs="Times New Roman"/>
          <w:b/>
          <w:bCs/>
          <w:sz w:val="28"/>
          <w:szCs w:val="28"/>
        </w:rPr>
      </w:pPr>
      <w:r>
        <w:rPr>
          <w:rFonts w:asciiTheme="majorHAnsi" w:hAnsiTheme="majorHAnsi" w:cs="Times New Roman"/>
          <w:b/>
          <w:bCs/>
          <w:sz w:val="28"/>
          <w:szCs w:val="28"/>
        </w:rPr>
        <w:t>Department of Stamps &amp; Registration</w:t>
      </w:r>
    </w:p>
    <w:bookmarkEnd w:id="0"/>
    <w:p w14:paraId="2825D766" w14:textId="77777777" w:rsidR="00860E8E" w:rsidRDefault="00860E8E" w:rsidP="00860E8E">
      <w:pPr>
        <w:jc w:val="center"/>
        <w:rPr>
          <w:rFonts w:asciiTheme="majorHAnsi" w:hAnsiTheme="majorHAnsi" w:cs="Times New Roman"/>
          <w:b/>
          <w:bCs/>
          <w:sz w:val="28"/>
          <w:szCs w:val="28"/>
        </w:rPr>
      </w:pPr>
      <w:r>
        <w:rPr>
          <w:rFonts w:asciiTheme="majorHAnsi" w:hAnsiTheme="majorHAnsi" w:cs="Times New Roman"/>
          <w:b/>
          <w:bCs/>
          <w:sz w:val="28"/>
          <w:szCs w:val="28"/>
        </w:rPr>
        <w:t>Government of Karnataka</w:t>
      </w:r>
    </w:p>
    <w:p w14:paraId="52868F43" w14:textId="49DB00A1" w:rsidR="005D7256" w:rsidRDefault="005D7256" w:rsidP="00860E8E">
      <w:pPr>
        <w:jc w:val="center"/>
        <w:rPr>
          <w:rFonts w:asciiTheme="majorHAnsi" w:hAnsiTheme="majorHAnsi" w:cs="Times New Roman"/>
          <w:b/>
          <w:bCs/>
          <w:sz w:val="28"/>
          <w:szCs w:val="28"/>
        </w:rPr>
      </w:pPr>
    </w:p>
    <w:p w14:paraId="71B4081D" w14:textId="22A82265" w:rsidR="001D6E60" w:rsidRDefault="001D6E60" w:rsidP="00860E8E">
      <w:pPr>
        <w:jc w:val="center"/>
        <w:rPr>
          <w:rFonts w:asciiTheme="majorHAnsi" w:hAnsiTheme="majorHAnsi" w:cs="Times New Roman"/>
          <w:b/>
          <w:bCs/>
          <w:sz w:val="28"/>
          <w:szCs w:val="28"/>
        </w:rPr>
      </w:pPr>
    </w:p>
    <w:p w14:paraId="273C38DC" w14:textId="77777777" w:rsidR="001D6E60" w:rsidRDefault="001D6E60" w:rsidP="00860E8E">
      <w:pPr>
        <w:jc w:val="center"/>
        <w:rPr>
          <w:rFonts w:asciiTheme="majorHAnsi" w:hAnsiTheme="majorHAnsi" w:cs="Times New Roman"/>
          <w:b/>
          <w:bCs/>
          <w:sz w:val="28"/>
          <w:szCs w:val="28"/>
        </w:rPr>
      </w:pPr>
    </w:p>
    <w:p w14:paraId="37A3A333" w14:textId="77777777" w:rsidR="005D7256" w:rsidRDefault="005D7256" w:rsidP="005D7256">
      <w:pPr>
        <w:jc w:val="center"/>
        <w:rPr>
          <w:rFonts w:ascii="Calibri" w:hAnsi="Calibri" w:cs="Calibri"/>
          <w:b/>
          <w:bCs/>
          <w:sz w:val="48"/>
          <w:szCs w:val="48"/>
        </w:rPr>
      </w:pPr>
      <w:r>
        <w:rPr>
          <w:rFonts w:ascii="Calibri" w:hAnsi="Calibri" w:cs="Calibri"/>
          <w:b/>
          <w:bCs/>
          <w:sz w:val="48"/>
          <w:szCs w:val="48"/>
        </w:rPr>
        <w:t xml:space="preserve">Registration of Wills </w:t>
      </w:r>
    </w:p>
    <w:p w14:paraId="1BB8A3D6" w14:textId="77777777" w:rsidR="005D7256" w:rsidRPr="00273F1F" w:rsidRDefault="005D7256" w:rsidP="005D7256">
      <w:pPr>
        <w:jc w:val="center"/>
        <w:rPr>
          <w:rFonts w:ascii="Calibri" w:hAnsi="Calibri" w:cs="Calibri"/>
          <w:b/>
          <w:bCs/>
          <w:sz w:val="48"/>
          <w:szCs w:val="48"/>
        </w:rPr>
      </w:pPr>
      <w:r>
        <w:rPr>
          <w:rFonts w:ascii="Calibri" w:hAnsi="Calibri" w:cs="Calibri"/>
          <w:b/>
          <w:bCs/>
          <w:sz w:val="48"/>
          <w:szCs w:val="48"/>
        </w:rPr>
        <w:t>after the death of the Testator</w:t>
      </w:r>
    </w:p>
    <w:p w14:paraId="12F54DF4" w14:textId="77777777" w:rsidR="00860E8E" w:rsidRDefault="00860E8E" w:rsidP="00860E8E">
      <w:pPr>
        <w:jc w:val="center"/>
        <w:rPr>
          <w:rFonts w:ascii="Times New Roman" w:hAnsi="Times New Roman" w:cs="Times New Roman"/>
          <w:b/>
          <w:bCs/>
          <w:color w:val="0070C0"/>
          <w:sz w:val="48"/>
          <w:szCs w:val="48"/>
        </w:rPr>
      </w:pPr>
    </w:p>
    <w:p w14:paraId="67BC3BC4" w14:textId="77777777" w:rsidR="00860E8E" w:rsidRDefault="00860E8E" w:rsidP="00860E8E">
      <w:pPr>
        <w:jc w:val="center"/>
        <w:rPr>
          <w:rFonts w:ascii="Times New Roman" w:hAnsi="Times New Roman" w:cs="Times New Roman"/>
          <w:b/>
          <w:bCs/>
          <w:color w:val="0070C0"/>
          <w:sz w:val="48"/>
          <w:szCs w:val="48"/>
        </w:rPr>
      </w:pPr>
    </w:p>
    <w:p w14:paraId="302E3D66" w14:textId="77777777" w:rsidR="00860E8E" w:rsidRDefault="00860E8E" w:rsidP="00E53E7A">
      <w:pPr>
        <w:rPr>
          <w:rFonts w:ascii="Times New Roman" w:hAnsi="Times New Roman" w:cs="Times New Roman"/>
          <w:b/>
          <w:bCs/>
          <w:color w:val="0070C0"/>
          <w:sz w:val="48"/>
          <w:szCs w:val="48"/>
        </w:rPr>
      </w:pPr>
    </w:p>
    <w:p w14:paraId="78F63988" w14:textId="77777777" w:rsidR="00860E8E" w:rsidRDefault="00860E8E" w:rsidP="00860E8E">
      <w:pPr>
        <w:jc w:val="center"/>
        <w:rPr>
          <w:rFonts w:ascii="Times New Roman" w:hAnsi="Times New Roman" w:cs="Times New Roman"/>
          <w:b/>
          <w:bCs/>
          <w:color w:val="0070C0"/>
          <w:sz w:val="48"/>
          <w:szCs w:val="48"/>
        </w:rPr>
      </w:pPr>
    </w:p>
    <w:p w14:paraId="190A218D" w14:textId="77777777" w:rsidR="00860E8E" w:rsidRDefault="00860E8E" w:rsidP="00860E8E">
      <w:pPr>
        <w:jc w:val="center"/>
        <w:rPr>
          <w:rFonts w:ascii="Times New Roman" w:hAnsi="Times New Roman" w:cs="Times New Roman"/>
          <w:b/>
          <w:bCs/>
          <w:color w:val="0070C0"/>
          <w:sz w:val="48"/>
          <w:szCs w:val="48"/>
        </w:rPr>
      </w:pPr>
    </w:p>
    <w:p w14:paraId="34B5DD8A" w14:textId="77777777" w:rsidR="00860E8E" w:rsidRDefault="00860E8E" w:rsidP="00860E8E">
      <w:pPr>
        <w:jc w:val="center"/>
        <w:rPr>
          <w:rFonts w:ascii="Times New Roman" w:hAnsi="Times New Roman" w:cs="Times New Roman"/>
          <w:b/>
          <w:sz w:val="18"/>
          <w:szCs w:val="18"/>
          <w:u w:val="single"/>
        </w:rPr>
      </w:pPr>
      <w:r>
        <w:rPr>
          <w:rFonts w:ascii="Times New Roman" w:hAnsi="Times New Roman" w:cs="Times New Roman"/>
          <w:b/>
          <w:sz w:val="18"/>
          <w:szCs w:val="18"/>
          <w:u w:val="single"/>
        </w:rPr>
        <w:t>Prepared by</w:t>
      </w:r>
    </w:p>
    <w:p w14:paraId="4000BD44" w14:textId="77777777" w:rsidR="00860E8E" w:rsidRDefault="00860E8E" w:rsidP="00860E8E">
      <w:pPr>
        <w:jc w:val="center"/>
        <w:rPr>
          <w:rFonts w:ascii="Times New Roman" w:hAnsi="Times New Roman" w:cs="Times New Roman"/>
          <w:b/>
          <w:sz w:val="18"/>
          <w:szCs w:val="18"/>
        </w:rPr>
      </w:pPr>
      <w:r>
        <w:rPr>
          <w:rFonts w:ascii="Times New Roman" w:hAnsi="Times New Roman" w:cs="Times New Roman"/>
          <w:b/>
          <w:sz w:val="18"/>
          <w:szCs w:val="18"/>
        </w:rPr>
        <w:t>Centre for Smart Governance (CSG)</w:t>
      </w:r>
    </w:p>
    <w:p w14:paraId="7769B423" w14:textId="77777777" w:rsidR="00860E8E" w:rsidRDefault="00860E8E" w:rsidP="00860E8E">
      <w:pPr>
        <w:jc w:val="center"/>
        <w:rPr>
          <w:rFonts w:ascii="Times New Roman" w:hAnsi="Times New Roman" w:cs="Times New Roman"/>
          <w:b/>
          <w:sz w:val="18"/>
          <w:szCs w:val="18"/>
        </w:rPr>
      </w:pPr>
      <w:r>
        <w:rPr>
          <w:rFonts w:ascii="Times New Roman" w:hAnsi="Times New Roman" w:cs="Times New Roman"/>
          <w:b/>
          <w:sz w:val="18"/>
          <w:szCs w:val="18"/>
        </w:rPr>
        <w:t>2</w:t>
      </w:r>
      <w:r>
        <w:rPr>
          <w:rFonts w:ascii="Times New Roman" w:hAnsi="Times New Roman" w:cs="Times New Roman"/>
          <w:b/>
          <w:sz w:val="18"/>
          <w:szCs w:val="18"/>
          <w:vertAlign w:val="superscript"/>
        </w:rPr>
        <w:t>nd</w:t>
      </w:r>
      <w:r>
        <w:rPr>
          <w:rFonts w:ascii="Times New Roman" w:hAnsi="Times New Roman" w:cs="Times New Roman"/>
          <w:b/>
          <w:sz w:val="18"/>
          <w:szCs w:val="18"/>
        </w:rPr>
        <w:t xml:space="preserve"> Floor, TTMC Yeshwanthapura, BMTC Bus station</w:t>
      </w:r>
    </w:p>
    <w:p w14:paraId="2D30AC23" w14:textId="77777777" w:rsidR="00860E8E" w:rsidRDefault="00860E8E" w:rsidP="00860E8E">
      <w:pPr>
        <w:jc w:val="center"/>
        <w:rPr>
          <w:rFonts w:ascii="Times New Roman" w:hAnsi="Times New Roman" w:cs="Times New Roman"/>
          <w:b/>
          <w:sz w:val="18"/>
          <w:szCs w:val="18"/>
        </w:rPr>
      </w:pPr>
      <w:r>
        <w:rPr>
          <w:rFonts w:ascii="Times New Roman" w:hAnsi="Times New Roman" w:cs="Times New Roman"/>
          <w:b/>
          <w:sz w:val="18"/>
          <w:szCs w:val="18"/>
        </w:rPr>
        <w:t>Bangalore – 560022</w:t>
      </w:r>
    </w:p>
    <w:p w14:paraId="3F487349" w14:textId="409DF1F7" w:rsidR="00860E8E" w:rsidRDefault="00860E8E" w:rsidP="00860E8E">
      <w:pPr>
        <w:jc w:val="center"/>
        <w:rPr>
          <w:rFonts w:ascii="Times New Roman" w:hAnsi="Times New Roman" w:cs="Times New Roman"/>
          <w:b/>
          <w:sz w:val="18"/>
          <w:szCs w:val="18"/>
        </w:rPr>
      </w:pPr>
    </w:p>
    <w:p w14:paraId="06586F4B" w14:textId="09B24C91" w:rsidR="007E69FC" w:rsidRDefault="007E69FC" w:rsidP="00860E8E">
      <w:pPr>
        <w:jc w:val="center"/>
        <w:rPr>
          <w:rFonts w:ascii="Times New Roman" w:hAnsi="Times New Roman" w:cs="Times New Roman"/>
          <w:b/>
          <w:sz w:val="18"/>
          <w:szCs w:val="18"/>
        </w:rPr>
      </w:pPr>
    </w:p>
    <w:p w14:paraId="1830129F" w14:textId="07471D3B" w:rsidR="007E69FC" w:rsidRDefault="007E69FC" w:rsidP="00860E8E">
      <w:pPr>
        <w:jc w:val="center"/>
        <w:rPr>
          <w:rFonts w:ascii="Times New Roman" w:hAnsi="Times New Roman" w:cs="Times New Roman"/>
          <w:b/>
          <w:sz w:val="18"/>
          <w:szCs w:val="18"/>
        </w:rPr>
      </w:pPr>
    </w:p>
    <w:p w14:paraId="4E390E24" w14:textId="77777777" w:rsidR="007E69FC" w:rsidRDefault="007E69FC" w:rsidP="00860E8E">
      <w:pPr>
        <w:jc w:val="center"/>
        <w:rPr>
          <w:rFonts w:ascii="Times New Roman" w:hAnsi="Times New Roman" w:cs="Times New Roman"/>
          <w:b/>
          <w:sz w:val="18"/>
          <w:szCs w:val="18"/>
        </w:rPr>
      </w:pPr>
    </w:p>
    <w:p w14:paraId="7F448026" w14:textId="0EFA5FD7" w:rsidR="00E148C0" w:rsidRDefault="00E148C0" w:rsidP="00D313A4"/>
    <w:sdt>
      <w:sdtPr>
        <w:rPr>
          <w:rFonts w:asciiTheme="minorHAnsi" w:eastAsiaTheme="minorEastAsia" w:hAnsiTheme="minorHAnsi" w:cstheme="minorBidi"/>
          <w:color w:val="auto"/>
          <w:sz w:val="22"/>
          <w:szCs w:val="22"/>
          <w:lang w:val="en-IN"/>
        </w:rPr>
        <w:id w:val="-1355182377"/>
        <w:docPartObj>
          <w:docPartGallery w:val="Table of Contents"/>
          <w:docPartUnique/>
        </w:docPartObj>
      </w:sdtPr>
      <w:sdtEndPr>
        <w:rPr>
          <w:b/>
          <w:bCs/>
          <w:noProof/>
        </w:rPr>
      </w:sdtEndPr>
      <w:sdtContent>
        <w:p w14:paraId="3DBF6A3E" w14:textId="59E5954B" w:rsidR="008B6D0D" w:rsidRDefault="008B6D0D" w:rsidP="003A7C70">
          <w:pPr>
            <w:pStyle w:val="TOCHeading"/>
            <w:numPr>
              <w:ilvl w:val="0"/>
              <w:numId w:val="0"/>
            </w:numPr>
            <w:ind w:left="432"/>
          </w:pPr>
          <w:r>
            <w:t>Contents</w:t>
          </w:r>
        </w:p>
        <w:p w14:paraId="30F451F1" w14:textId="6BD5E2E1" w:rsidR="00C96F6C" w:rsidRDefault="008B6D0D">
          <w:pPr>
            <w:pStyle w:val="TOC1"/>
            <w:tabs>
              <w:tab w:val="left" w:pos="440"/>
              <w:tab w:val="right" w:leader="dot" w:pos="8473"/>
            </w:tabs>
            <w:rPr>
              <w:rFonts w:eastAsiaTheme="minorEastAsia"/>
              <w:noProof/>
              <w:lang w:eastAsia="en-IN"/>
            </w:rPr>
          </w:pPr>
          <w:r>
            <w:fldChar w:fldCharType="begin"/>
          </w:r>
          <w:r>
            <w:instrText xml:space="preserve"> TOC \o "1-3" \h \z \u </w:instrText>
          </w:r>
          <w:r>
            <w:fldChar w:fldCharType="separate"/>
          </w:r>
          <w:hyperlink w:anchor="_Toc199795282" w:history="1">
            <w:r w:rsidR="00C96F6C" w:rsidRPr="008B1DD3">
              <w:rPr>
                <w:rStyle w:val="Hyperlink"/>
                <w:noProof/>
              </w:rPr>
              <w:t>1</w:t>
            </w:r>
            <w:r w:rsidR="00C96F6C">
              <w:rPr>
                <w:rFonts w:eastAsiaTheme="minorEastAsia"/>
                <w:noProof/>
                <w:lang w:eastAsia="en-IN"/>
              </w:rPr>
              <w:tab/>
            </w:r>
            <w:r w:rsidR="00C96F6C" w:rsidRPr="008B1DD3">
              <w:rPr>
                <w:rStyle w:val="Hyperlink"/>
                <w:noProof/>
              </w:rPr>
              <w:t>Introduction</w:t>
            </w:r>
            <w:r w:rsidR="00C96F6C">
              <w:rPr>
                <w:noProof/>
                <w:webHidden/>
              </w:rPr>
              <w:tab/>
            </w:r>
            <w:r w:rsidR="00C96F6C">
              <w:rPr>
                <w:noProof/>
                <w:webHidden/>
              </w:rPr>
              <w:fldChar w:fldCharType="begin"/>
            </w:r>
            <w:r w:rsidR="00C96F6C">
              <w:rPr>
                <w:noProof/>
                <w:webHidden/>
              </w:rPr>
              <w:instrText xml:space="preserve"> PAGEREF _Toc199795282 \h </w:instrText>
            </w:r>
            <w:r w:rsidR="00C96F6C">
              <w:rPr>
                <w:noProof/>
                <w:webHidden/>
              </w:rPr>
            </w:r>
            <w:r w:rsidR="00C96F6C">
              <w:rPr>
                <w:noProof/>
                <w:webHidden/>
              </w:rPr>
              <w:fldChar w:fldCharType="separate"/>
            </w:r>
            <w:r w:rsidR="00C96F6C">
              <w:rPr>
                <w:noProof/>
                <w:webHidden/>
              </w:rPr>
              <w:t>4</w:t>
            </w:r>
            <w:r w:rsidR="00C96F6C">
              <w:rPr>
                <w:noProof/>
                <w:webHidden/>
              </w:rPr>
              <w:fldChar w:fldCharType="end"/>
            </w:r>
          </w:hyperlink>
        </w:p>
        <w:p w14:paraId="27F85FE6" w14:textId="1B8CDAC2" w:rsidR="00C96F6C" w:rsidRDefault="00C96F6C">
          <w:pPr>
            <w:pStyle w:val="TOC1"/>
            <w:tabs>
              <w:tab w:val="left" w:pos="440"/>
              <w:tab w:val="right" w:leader="dot" w:pos="8473"/>
            </w:tabs>
            <w:rPr>
              <w:rFonts w:eastAsiaTheme="minorEastAsia"/>
              <w:noProof/>
              <w:lang w:eastAsia="en-IN"/>
            </w:rPr>
          </w:pPr>
          <w:hyperlink w:anchor="_Toc199795283" w:history="1">
            <w:r w:rsidRPr="008B1DD3">
              <w:rPr>
                <w:rStyle w:val="Hyperlink"/>
                <w:noProof/>
              </w:rPr>
              <w:t>2</w:t>
            </w:r>
            <w:r>
              <w:rPr>
                <w:rFonts w:eastAsiaTheme="minorEastAsia"/>
                <w:noProof/>
                <w:lang w:eastAsia="en-IN"/>
              </w:rPr>
              <w:tab/>
            </w:r>
            <w:r w:rsidRPr="008B1DD3">
              <w:rPr>
                <w:rStyle w:val="Hyperlink"/>
                <w:noProof/>
              </w:rPr>
              <w:t>Document scope</w:t>
            </w:r>
            <w:r>
              <w:rPr>
                <w:noProof/>
                <w:webHidden/>
              </w:rPr>
              <w:tab/>
            </w:r>
            <w:r>
              <w:rPr>
                <w:noProof/>
                <w:webHidden/>
              </w:rPr>
              <w:fldChar w:fldCharType="begin"/>
            </w:r>
            <w:r>
              <w:rPr>
                <w:noProof/>
                <w:webHidden/>
              </w:rPr>
              <w:instrText xml:space="preserve"> PAGEREF _Toc199795283 \h </w:instrText>
            </w:r>
            <w:r>
              <w:rPr>
                <w:noProof/>
                <w:webHidden/>
              </w:rPr>
            </w:r>
            <w:r>
              <w:rPr>
                <w:noProof/>
                <w:webHidden/>
              </w:rPr>
              <w:fldChar w:fldCharType="separate"/>
            </w:r>
            <w:r>
              <w:rPr>
                <w:noProof/>
                <w:webHidden/>
              </w:rPr>
              <w:t>4</w:t>
            </w:r>
            <w:r>
              <w:rPr>
                <w:noProof/>
                <w:webHidden/>
              </w:rPr>
              <w:fldChar w:fldCharType="end"/>
            </w:r>
          </w:hyperlink>
        </w:p>
        <w:p w14:paraId="7E83B542" w14:textId="3D03D57B" w:rsidR="00C96F6C" w:rsidRDefault="00C96F6C">
          <w:pPr>
            <w:pStyle w:val="TOC1"/>
            <w:tabs>
              <w:tab w:val="left" w:pos="440"/>
              <w:tab w:val="right" w:leader="dot" w:pos="8473"/>
            </w:tabs>
            <w:rPr>
              <w:rFonts w:eastAsiaTheme="minorEastAsia"/>
              <w:noProof/>
              <w:lang w:eastAsia="en-IN"/>
            </w:rPr>
          </w:pPr>
          <w:hyperlink w:anchor="_Toc199795284" w:history="1">
            <w:r w:rsidRPr="008B1DD3">
              <w:rPr>
                <w:rStyle w:val="Hyperlink"/>
                <w:noProof/>
              </w:rPr>
              <w:t>3</w:t>
            </w:r>
            <w:r>
              <w:rPr>
                <w:rFonts w:eastAsiaTheme="minorEastAsia"/>
                <w:noProof/>
                <w:lang w:eastAsia="en-IN"/>
              </w:rPr>
              <w:tab/>
            </w:r>
            <w:r w:rsidRPr="008B1DD3">
              <w:rPr>
                <w:rStyle w:val="Hyperlink"/>
                <w:noProof/>
              </w:rPr>
              <w:t>Overview of the function</w:t>
            </w:r>
            <w:r>
              <w:rPr>
                <w:noProof/>
                <w:webHidden/>
              </w:rPr>
              <w:tab/>
            </w:r>
            <w:r>
              <w:rPr>
                <w:noProof/>
                <w:webHidden/>
              </w:rPr>
              <w:fldChar w:fldCharType="begin"/>
            </w:r>
            <w:r>
              <w:rPr>
                <w:noProof/>
                <w:webHidden/>
              </w:rPr>
              <w:instrText xml:space="preserve"> PAGEREF _Toc199795284 \h </w:instrText>
            </w:r>
            <w:r>
              <w:rPr>
                <w:noProof/>
                <w:webHidden/>
              </w:rPr>
            </w:r>
            <w:r>
              <w:rPr>
                <w:noProof/>
                <w:webHidden/>
              </w:rPr>
              <w:fldChar w:fldCharType="separate"/>
            </w:r>
            <w:r>
              <w:rPr>
                <w:noProof/>
                <w:webHidden/>
              </w:rPr>
              <w:t>5</w:t>
            </w:r>
            <w:r>
              <w:rPr>
                <w:noProof/>
                <w:webHidden/>
              </w:rPr>
              <w:fldChar w:fldCharType="end"/>
            </w:r>
          </w:hyperlink>
        </w:p>
        <w:p w14:paraId="1DCD9E1A" w14:textId="73A675B9" w:rsidR="00C96F6C" w:rsidRDefault="00C96F6C">
          <w:pPr>
            <w:pStyle w:val="TOC2"/>
            <w:rPr>
              <w:rFonts w:eastAsiaTheme="minorEastAsia"/>
              <w:noProof/>
              <w:lang w:eastAsia="en-IN"/>
            </w:rPr>
          </w:pPr>
          <w:hyperlink w:anchor="_Toc199795285" w:history="1">
            <w:r w:rsidRPr="008B1DD3">
              <w:rPr>
                <w:rStyle w:val="Hyperlink"/>
                <w:noProof/>
              </w:rPr>
              <w:t>3.1</w:t>
            </w:r>
            <w:r>
              <w:rPr>
                <w:rFonts w:eastAsiaTheme="minorEastAsia"/>
                <w:noProof/>
                <w:lang w:eastAsia="en-IN"/>
              </w:rPr>
              <w:tab/>
            </w:r>
            <w:r w:rsidRPr="008B1DD3">
              <w:rPr>
                <w:rStyle w:val="Hyperlink"/>
                <w:noProof/>
              </w:rPr>
              <w:t>Interaction diagram: Registration of wills after the death of the testator</w:t>
            </w:r>
            <w:r>
              <w:rPr>
                <w:noProof/>
                <w:webHidden/>
              </w:rPr>
              <w:tab/>
            </w:r>
            <w:r>
              <w:rPr>
                <w:noProof/>
                <w:webHidden/>
              </w:rPr>
              <w:fldChar w:fldCharType="begin"/>
            </w:r>
            <w:r>
              <w:rPr>
                <w:noProof/>
                <w:webHidden/>
              </w:rPr>
              <w:instrText xml:space="preserve"> PAGEREF _Toc199795285 \h </w:instrText>
            </w:r>
            <w:r>
              <w:rPr>
                <w:noProof/>
                <w:webHidden/>
              </w:rPr>
            </w:r>
            <w:r>
              <w:rPr>
                <w:noProof/>
                <w:webHidden/>
              </w:rPr>
              <w:fldChar w:fldCharType="separate"/>
            </w:r>
            <w:r>
              <w:rPr>
                <w:noProof/>
                <w:webHidden/>
              </w:rPr>
              <w:t>6</w:t>
            </w:r>
            <w:r>
              <w:rPr>
                <w:noProof/>
                <w:webHidden/>
              </w:rPr>
              <w:fldChar w:fldCharType="end"/>
            </w:r>
          </w:hyperlink>
        </w:p>
        <w:p w14:paraId="743703B7" w14:textId="2E00691E" w:rsidR="00C96F6C" w:rsidRDefault="00C96F6C">
          <w:pPr>
            <w:pStyle w:val="TOC2"/>
            <w:rPr>
              <w:rFonts w:eastAsiaTheme="minorEastAsia"/>
              <w:noProof/>
              <w:lang w:eastAsia="en-IN"/>
            </w:rPr>
          </w:pPr>
          <w:hyperlink w:anchor="_Toc199795286" w:history="1">
            <w:r w:rsidRPr="008B1DD3">
              <w:rPr>
                <w:rStyle w:val="Hyperlink"/>
                <w:rFonts w:cstheme="minorHAnsi"/>
                <w:noProof/>
              </w:rPr>
              <w:t>3.2</w:t>
            </w:r>
            <w:r>
              <w:rPr>
                <w:rFonts w:eastAsiaTheme="minorEastAsia"/>
                <w:noProof/>
                <w:lang w:eastAsia="en-IN"/>
              </w:rPr>
              <w:tab/>
            </w:r>
            <w:r w:rsidRPr="008B1DD3">
              <w:rPr>
                <w:rStyle w:val="Hyperlink"/>
                <w:rFonts w:cstheme="minorHAnsi"/>
                <w:noProof/>
              </w:rPr>
              <w:t>Description of the functional requirement</w:t>
            </w:r>
            <w:r>
              <w:rPr>
                <w:noProof/>
                <w:webHidden/>
              </w:rPr>
              <w:tab/>
            </w:r>
            <w:r>
              <w:rPr>
                <w:noProof/>
                <w:webHidden/>
              </w:rPr>
              <w:fldChar w:fldCharType="begin"/>
            </w:r>
            <w:r>
              <w:rPr>
                <w:noProof/>
                <w:webHidden/>
              </w:rPr>
              <w:instrText xml:space="preserve"> PAGEREF _Toc199795286 \h </w:instrText>
            </w:r>
            <w:r>
              <w:rPr>
                <w:noProof/>
                <w:webHidden/>
              </w:rPr>
            </w:r>
            <w:r>
              <w:rPr>
                <w:noProof/>
                <w:webHidden/>
              </w:rPr>
              <w:fldChar w:fldCharType="separate"/>
            </w:r>
            <w:r>
              <w:rPr>
                <w:noProof/>
                <w:webHidden/>
              </w:rPr>
              <w:t>7</w:t>
            </w:r>
            <w:r>
              <w:rPr>
                <w:noProof/>
                <w:webHidden/>
              </w:rPr>
              <w:fldChar w:fldCharType="end"/>
            </w:r>
          </w:hyperlink>
        </w:p>
        <w:p w14:paraId="7D966D20" w14:textId="51534DC7" w:rsidR="00C96F6C" w:rsidRDefault="00C96F6C">
          <w:pPr>
            <w:pStyle w:val="TOC3"/>
            <w:tabs>
              <w:tab w:val="left" w:pos="1320"/>
              <w:tab w:val="right" w:leader="dot" w:pos="8473"/>
            </w:tabs>
            <w:rPr>
              <w:rFonts w:eastAsiaTheme="minorEastAsia"/>
              <w:noProof/>
              <w:lang w:eastAsia="en-IN"/>
            </w:rPr>
          </w:pPr>
          <w:hyperlink w:anchor="_Toc199795287" w:history="1">
            <w:r w:rsidRPr="008B1DD3">
              <w:rPr>
                <w:rStyle w:val="Hyperlink"/>
                <w:rFonts w:cstheme="minorHAnsi"/>
                <w:noProof/>
              </w:rPr>
              <w:t>3.2.1</w:t>
            </w:r>
            <w:r>
              <w:rPr>
                <w:rFonts w:eastAsiaTheme="minorEastAsia"/>
                <w:noProof/>
                <w:lang w:eastAsia="en-IN"/>
              </w:rPr>
              <w:tab/>
            </w:r>
            <w:r w:rsidRPr="008B1DD3">
              <w:rPr>
                <w:rStyle w:val="Hyperlink"/>
                <w:rFonts w:cstheme="minorHAnsi"/>
                <w:noProof/>
              </w:rPr>
              <w:t>Workflow</w:t>
            </w:r>
            <w:r>
              <w:rPr>
                <w:noProof/>
                <w:webHidden/>
              </w:rPr>
              <w:tab/>
            </w:r>
            <w:r>
              <w:rPr>
                <w:noProof/>
                <w:webHidden/>
              </w:rPr>
              <w:fldChar w:fldCharType="begin"/>
            </w:r>
            <w:r>
              <w:rPr>
                <w:noProof/>
                <w:webHidden/>
              </w:rPr>
              <w:instrText xml:space="preserve"> PAGEREF _Toc199795287 \h </w:instrText>
            </w:r>
            <w:r>
              <w:rPr>
                <w:noProof/>
                <w:webHidden/>
              </w:rPr>
            </w:r>
            <w:r>
              <w:rPr>
                <w:noProof/>
                <w:webHidden/>
              </w:rPr>
              <w:fldChar w:fldCharType="separate"/>
            </w:r>
            <w:r>
              <w:rPr>
                <w:noProof/>
                <w:webHidden/>
              </w:rPr>
              <w:t>7</w:t>
            </w:r>
            <w:r>
              <w:rPr>
                <w:noProof/>
                <w:webHidden/>
              </w:rPr>
              <w:fldChar w:fldCharType="end"/>
            </w:r>
          </w:hyperlink>
        </w:p>
        <w:p w14:paraId="0EE56954" w14:textId="7A65E223" w:rsidR="00C96F6C" w:rsidRDefault="00C96F6C">
          <w:pPr>
            <w:pStyle w:val="TOC3"/>
            <w:tabs>
              <w:tab w:val="left" w:pos="1320"/>
              <w:tab w:val="right" w:leader="dot" w:pos="8473"/>
            </w:tabs>
            <w:rPr>
              <w:rFonts w:eastAsiaTheme="minorEastAsia"/>
              <w:noProof/>
              <w:lang w:eastAsia="en-IN"/>
            </w:rPr>
          </w:pPr>
          <w:hyperlink w:anchor="_Toc199795288" w:history="1">
            <w:r w:rsidRPr="008B1DD3">
              <w:rPr>
                <w:rStyle w:val="Hyperlink"/>
                <w:rFonts w:cstheme="minorHAnsi"/>
                <w:noProof/>
              </w:rPr>
              <w:t>3.2.2</w:t>
            </w:r>
            <w:r>
              <w:rPr>
                <w:rFonts w:eastAsiaTheme="minorEastAsia"/>
                <w:noProof/>
                <w:lang w:eastAsia="en-IN"/>
              </w:rPr>
              <w:tab/>
            </w:r>
            <w:r w:rsidRPr="008B1DD3">
              <w:rPr>
                <w:rStyle w:val="Hyperlink"/>
                <w:rFonts w:cstheme="minorHAnsi"/>
                <w:noProof/>
              </w:rPr>
              <w:t>Actors and their roles</w:t>
            </w:r>
            <w:r>
              <w:rPr>
                <w:noProof/>
                <w:webHidden/>
              </w:rPr>
              <w:tab/>
            </w:r>
            <w:r>
              <w:rPr>
                <w:noProof/>
                <w:webHidden/>
              </w:rPr>
              <w:fldChar w:fldCharType="begin"/>
            </w:r>
            <w:r>
              <w:rPr>
                <w:noProof/>
                <w:webHidden/>
              </w:rPr>
              <w:instrText xml:space="preserve"> PAGEREF _Toc199795288 \h </w:instrText>
            </w:r>
            <w:r>
              <w:rPr>
                <w:noProof/>
                <w:webHidden/>
              </w:rPr>
            </w:r>
            <w:r>
              <w:rPr>
                <w:noProof/>
                <w:webHidden/>
              </w:rPr>
              <w:fldChar w:fldCharType="separate"/>
            </w:r>
            <w:r>
              <w:rPr>
                <w:noProof/>
                <w:webHidden/>
              </w:rPr>
              <w:t>8</w:t>
            </w:r>
            <w:r>
              <w:rPr>
                <w:noProof/>
                <w:webHidden/>
              </w:rPr>
              <w:fldChar w:fldCharType="end"/>
            </w:r>
          </w:hyperlink>
        </w:p>
        <w:p w14:paraId="12066302" w14:textId="3302629D" w:rsidR="00C96F6C" w:rsidRDefault="00C96F6C">
          <w:pPr>
            <w:pStyle w:val="TOC3"/>
            <w:tabs>
              <w:tab w:val="left" w:pos="1320"/>
              <w:tab w:val="right" w:leader="dot" w:pos="8473"/>
            </w:tabs>
            <w:rPr>
              <w:rFonts w:eastAsiaTheme="minorEastAsia"/>
              <w:noProof/>
              <w:lang w:eastAsia="en-IN"/>
            </w:rPr>
          </w:pPr>
          <w:hyperlink w:anchor="_Toc199795289" w:history="1">
            <w:r w:rsidRPr="008B1DD3">
              <w:rPr>
                <w:rStyle w:val="Hyperlink"/>
                <w:noProof/>
              </w:rPr>
              <w:t>3.2.3</w:t>
            </w:r>
            <w:r>
              <w:rPr>
                <w:rFonts w:eastAsiaTheme="minorEastAsia"/>
                <w:noProof/>
                <w:lang w:eastAsia="en-IN"/>
              </w:rPr>
              <w:tab/>
            </w:r>
            <w:r w:rsidRPr="008B1DD3">
              <w:rPr>
                <w:rStyle w:val="Hyperlink"/>
                <w:noProof/>
              </w:rPr>
              <w:t>Process description</w:t>
            </w:r>
            <w:r>
              <w:rPr>
                <w:noProof/>
                <w:webHidden/>
              </w:rPr>
              <w:tab/>
            </w:r>
            <w:r>
              <w:rPr>
                <w:noProof/>
                <w:webHidden/>
              </w:rPr>
              <w:fldChar w:fldCharType="begin"/>
            </w:r>
            <w:r>
              <w:rPr>
                <w:noProof/>
                <w:webHidden/>
              </w:rPr>
              <w:instrText xml:space="preserve"> PAGEREF _Toc199795289 \h </w:instrText>
            </w:r>
            <w:r>
              <w:rPr>
                <w:noProof/>
                <w:webHidden/>
              </w:rPr>
            </w:r>
            <w:r>
              <w:rPr>
                <w:noProof/>
                <w:webHidden/>
              </w:rPr>
              <w:fldChar w:fldCharType="separate"/>
            </w:r>
            <w:r>
              <w:rPr>
                <w:noProof/>
                <w:webHidden/>
              </w:rPr>
              <w:t>9</w:t>
            </w:r>
            <w:r>
              <w:rPr>
                <w:noProof/>
                <w:webHidden/>
              </w:rPr>
              <w:fldChar w:fldCharType="end"/>
            </w:r>
          </w:hyperlink>
        </w:p>
        <w:p w14:paraId="1A10ECA4" w14:textId="480D2719" w:rsidR="00C96F6C" w:rsidRDefault="00C96F6C">
          <w:pPr>
            <w:pStyle w:val="TOC1"/>
            <w:tabs>
              <w:tab w:val="left" w:pos="440"/>
              <w:tab w:val="right" w:leader="dot" w:pos="8473"/>
            </w:tabs>
            <w:rPr>
              <w:rFonts w:eastAsiaTheme="minorEastAsia"/>
              <w:noProof/>
              <w:lang w:eastAsia="en-IN"/>
            </w:rPr>
          </w:pPr>
          <w:hyperlink w:anchor="_Toc199795290" w:history="1">
            <w:r w:rsidRPr="008B1DD3">
              <w:rPr>
                <w:rStyle w:val="Hyperlink"/>
                <w:noProof/>
              </w:rPr>
              <w:t>4</w:t>
            </w:r>
            <w:r>
              <w:rPr>
                <w:rFonts w:eastAsiaTheme="minorEastAsia"/>
                <w:noProof/>
                <w:lang w:eastAsia="en-IN"/>
              </w:rPr>
              <w:tab/>
            </w:r>
            <w:r w:rsidRPr="008B1DD3">
              <w:rPr>
                <w:rStyle w:val="Hyperlink"/>
                <w:noProof/>
              </w:rPr>
              <w:t>Prototype</w:t>
            </w:r>
            <w:r>
              <w:rPr>
                <w:noProof/>
                <w:webHidden/>
              </w:rPr>
              <w:tab/>
            </w:r>
            <w:r>
              <w:rPr>
                <w:noProof/>
                <w:webHidden/>
              </w:rPr>
              <w:fldChar w:fldCharType="begin"/>
            </w:r>
            <w:r>
              <w:rPr>
                <w:noProof/>
                <w:webHidden/>
              </w:rPr>
              <w:instrText xml:space="preserve"> PAGEREF _Toc199795290 \h </w:instrText>
            </w:r>
            <w:r>
              <w:rPr>
                <w:noProof/>
                <w:webHidden/>
              </w:rPr>
            </w:r>
            <w:r>
              <w:rPr>
                <w:noProof/>
                <w:webHidden/>
              </w:rPr>
              <w:fldChar w:fldCharType="separate"/>
            </w:r>
            <w:r>
              <w:rPr>
                <w:noProof/>
                <w:webHidden/>
              </w:rPr>
              <w:t>11</w:t>
            </w:r>
            <w:r>
              <w:rPr>
                <w:noProof/>
                <w:webHidden/>
              </w:rPr>
              <w:fldChar w:fldCharType="end"/>
            </w:r>
          </w:hyperlink>
        </w:p>
        <w:p w14:paraId="165309CD" w14:textId="7C1B9C90" w:rsidR="00C96F6C" w:rsidRDefault="00C96F6C">
          <w:pPr>
            <w:pStyle w:val="TOC1"/>
            <w:tabs>
              <w:tab w:val="left" w:pos="440"/>
              <w:tab w:val="right" w:leader="dot" w:pos="8473"/>
            </w:tabs>
            <w:rPr>
              <w:rFonts w:eastAsiaTheme="minorEastAsia"/>
              <w:noProof/>
              <w:lang w:eastAsia="en-IN"/>
            </w:rPr>
          </w:pPr>
          <w:hyperlink w:anchor="_Toc199795291" w:history="1">
            <w:r w:rsidRPr="008B1DD3">
              <w:rPr>
                <w:rStyle w:val="Hyperlink"/>
                <w:noProof/>
              </w:rPr>
              <w:t>5</w:t>
            </w:r>
            <w:r>
              <w:rPr>
                <w:rFonts w:eastAsiaTheme="minorEastAsia"/>
                <w:noProof/>
                <w:lang w:eastAsia="en-IN"/>
              </w:rPr>
              <w:tab/>
            </w:r>
            <w:r w:rsidRPr="008B1DD3">
              <w:rPr>
                <w:rStyle w:val="Hyperlink"/>
                <w:noProof/>
              </w:rPr>
              <w:t>Input and Output Descriptions</w:t>
            </w:r>
            <w:r>
              <w:rPr>
                <w:noProof/>
                <w:webHidden/>
              </w:rPr>
              <w:tab/>
            </w:r>
            <w:r>
              <w:rPr>
                <w:noProof/>
                <w:webHidden/>
              </w:rPr>
              <w:fldChar w:fldCharType="begin"/>
            </w:r>
            <w:r>
              <w:rPr>
                <w:noProof/>
                <w:webHidden/>
              </w:rPr>
              <w:instrText xml:space="preserve"> PAGEREF _Toc199795291 \h </w:instrText>
            </w:r>
            <w:r>
              <w:rPr>
                <w:noProof/>
                <w:webHidden/>
              </w:rPr>
            </w:r>
            <w:r>
              <w:rPr>
                <w:noProof/>
                <w:webHidden/>
              </w:rPr>
              <w:fldChar w:fldCharType="separate"/>
            </w:r>
            <w:r>
              <w:rPr>
                <w:noProof/>
                <w:webHidden/>
              </w:rPr>
              <w:t>11</w:t>
            </w:r>
            <w:r>
              <w:rPr>
                <w:noProof/>
                <w:webHidden/>
              </w:rPr>
              <w:fldChar w:fldCharType="end"/>
            </w:r>
          </w:hyperlink>
        </w:p>
        <w:p w14:paraId="0AABB61F" w14:textId="0735EB8B" w:rsidR="00C96F6C" w:rsidRDefault="00C96F6C">
          <w:pPr>
            <w:pStyle w:val="TOC1"/>
            <w:tabs>
              <w:tab w:val="left" w:pos="440"/>
              <w:tab w:val="right" w:leader="dot" w:pos="8473"/>
            </w:tabs>
            <w:rPr>
              <w:rFonts w:eastAsiaTheme="minorEastAsia"/>
              <w:noProof/>
              <w:lang w:eastAsia="en-IN"/>
            </w:rPr>
          </w:pPr>
          <w:hyperlink w:anchor="_Toc199795292" w:history="1">
            <w:r w:rsidRPr="008B1DD3">
              <w:rPr>
                <w:rStyle w:val="Hyperlink"/>
                <w:noProof/>
              </w:rPr>
              <w:t>6</w:t>
            </w:r>
            <w:r>
              <w:rPr>
                <w:rFonts w:eastAsiaTheme="minorEastAsia"/>
                <w:noProof/>
                <w:lang w:eastAsia="en-IN"/>
              </w:rPr>
              <w:tab/>
            </w:r>
            <w:r w:rsidRPr="008B1DD3">
              <w:rPr>
                <w:rStyle w:val="Hyperlink"/>
                <w:noProof/>
              </w:rPr>
              <w:t>Integration with other systems/modules</w:t>
            </w:r>
            <w:r>
              <w:rPr>
                <w:noProof/>
                <w:webHidden/>
              </w:rPr>
              <w:tab/>
            </w:r>
            <w:r>
              <w:rPr>
                <w:noProof/>
                <w:webHidden/>
              </w:rPr>
              <w:fldChar w:fldCharType="begin"/>
            </w:r>
            <w:r>
              <w:rPr>
                <w:noProof/>
                <w:webHidden/>
              </w:rPr>
              <w:instrText xml:space="preserve"> PAGEREF _Toc199795292 \h </w:instrText>
            </w:r>
            <w:r>
              <w:rPr>
                <w:noProof/>
                <w:webHidden/>
              </w:rPr>
            </w:r>
            <w:r>
              <w:rPr>
                <w:noProof/>
                <w:webHidden/>
              </w:rPr>
              <w:fldChar w:fldCharType="separate"/>
            </w:r>
            <w:r>
              <w:rPr>
                <w:noProof/>
                <w:webHidden/>
              </w:rPr>
              <w:t>12</w:t>
            </w:r>
            <w:r>
              <w:rPr>
                <w:noProof/>
                <w:webHidden/>
              </w:rPr>
              <w:fldChar w:fldCharType="end"/>
            </w:r>
          </w:hyperlink>
        </w:p>
        <w:p w14:paraId="78768306" w14:textId="3FBDE699" w:rsidR="00C96F6C" w:rsidRDefault="00C96F6C">
          <w:pPr>
            <w:pStyle w:val="TOC2"/>
            <w:rPr>
              <w:rFonts w:eastAsiaTheme="minorEastAsia"/>
              <w:noProof/>
              <w:lang w:eastAsia="en-IN"/>
            </w:rPr>
          </w:pPr>
          <w:hyperlink w:anchor="_Toc199795293" w:history="1">
            <w:r w:rsidRPr="008B1DD3">
              <w:rPr>
                <w:rStyle w:val="Hyperlink"/>
                <w:noProof/>
              </w:rPr>
              <w:t>6.1</w:t>
            </w:r>
            <w:r>
              <w:rPr>
                <w:rFonts w:eastAsiaTheme="minorEastAsia"/>
                <w:noProof/>
                <w:lang w:eastAsia="en-IN"/>
              </w:rPr>
              <w:tab/>
            </w:r>
            <w:r w:rsidRPr="008B1DD3">
              <w:rPr>
                <w:rStyle w:val="Hyperlink"/>
                <w:noProof/>
              </w:rPr>
              <w:t>External integration</w:t>
            </w:r>
            <w:r>
              <w:rPr>
                <w:noProof/>
                <w:webHidden/>
              </w:rPr>
              <w:tab/>
            </w:r>
            <w:r>
              <w:rPr>
                <w:noProof/>
                <w:webHidden/>
              </w:rPr>
              <w:fldChar w:fldCharType="begin"/>
            </w:r>
            <w:r>
              <w:rPr>
                <w:noProof/>
                <w:webHidden/>
              </w:rPr>
              <w:instrText xml:space="preserve"> PAGEREF _Toc199795293 \h </w:instrText>
            </w:r>
            <w:r>
              <w:rPr>
                <w:noProof/>
                <w:webHidden/>
              </w:rPr>
            </w:r>
            <w:r>
              <w:rPr>
                <w:noProof/>
                <w:webHidden/>
              </w:rPr>
              <w:fldChar w:fldCharType="separate"/>
            </w:r>
            <w:r>
              <w:rPr>
                <w:noProof/>
                <w:webHidden/>
              </w:rPr>
              <w:t>12</w:t>
            </w:r>
            <w:r>
              <w:rPr>
                <w:noProof/>
                <w:webHidden/>
              </w:rPr>
              <w:fldChar w:fldCharType="end"/>
            </w:r>
          </w:hyperlink>
        </w:p>
        <w:p w14:paraId="758D6D1F" w14:textId="2A147C94" w:rsidR="00C96F6C" w:rsidRDefault="00C96F6C">
          <w:pPr>
            <w:pStyle w:val="TOC2"/>
            <w:rPr>
              <w:rFonts w:eastAsiaTheme="minorEastAsia"/>
              <w:noProof/>
              <w:lang w:eastAsia="en-IN"/>
            </w:rPr>
          </w:pPr>
          <w:hyperlink w:anchor="_Toc199795294" w:history="1">
            <w:r w:rsidRPr="008B1DD3">
              <w:rPr>
                <w:rStyle w:val="Hyperlink"/>
                <w:noProof/>
              </w:rPr>
              <w:t>6.2</w:t>
            </w:r>
            <w:r>
              <w:rPr>
                <w:rFonts w:eastAsiaTheme="minorEastAsia"/>
                <w:noProof/>
                <w:lang w:eastAsia="en-IN"/>
              </w:rPr>
              <w:tab/>
            </w:r>
            <w:r w:rsidRPr="008B1DD3">
              <w:rPr>
                <w:rStyle w:val="Hyperlink"/>
                <w:noProof/>
              </w:rPr>
              <w:t>Internal integration with other modules</w:t>
            </w:r>
            <w:r>
              <w:rPr>
                <w:noProof/>
                <w:webHidden/>
              </w:rPr>
              <w:tab/>
            </w:r>
            <w:r>
              <w:rPr>
                <w:noProof/>
                <w:webHidden/>
              </w:rPr>
              <w:fldChar w:fldCharType="begin"/>
            </w:r>
            <w:r>
              <w:rPr>
                <w:noProof/>
                <w:webHidden/>
              </w:rPr>
              <w:instrText xml:space="preserve"> PAGEREF _Toc199795294 \h </w:instrText>
            </w:r>
            <w:r>
              <w:rPr>
                <w:noProof/>
                <w:webHidden/>
              </w:rPr>
            </w:r>
            <w:r>
              <w:rPr>
                <w:noProof/>
                <w:webHidden/>
              </w:rPr>
              <w:fldChar w:fldCharType="separate"/>
            </w:r>
            <w:r>
              <w:rPr>
                <w:noProof/>
                <w:webHidden/>
              </w:rPr>
              <w:t>12</w:t>
            </w:r>
            <w:r>
              <w:rPr>
                <w:noProof/>
                <w:webHidden/>
              </w:rPr>
              <w:fldChar w:fldCharType="end"/>
            </w:r>
          </w:hyperlink>
        </w:p>
        <w:p w14:paraId="4DA0267D" w14:textId="74171567" w:rsidR="00C96F6C" w:rsidRDefault="00C96F6C">
          <w:pPr>
            <w:pStyle w:val="TOC1"/>
            <w:tabs>
              <w:tab w:val="left" w:pos="440"/>
              <w:tab w:val="right" w:leader="dot" w:pos="8473"/>
            </w:tabs>
            <w:rPr>
              <w:rFonts w:eastAsiaTheme="minorEastAsia"/>
              <w:noProof/>
              <w:lang w:eastAsia="en-IN"/>
            </w:rPr>
          </w:pPr>
          <w:hyperlink w:anchor="_Toc199795295" w:history="1">
            <w:r w:rsidRPr="008B1DD3">
              <w:rPr>
                <w:rStyle w:val="Hyperlink"/>
                <w:noProof/>
              </w:rPr>
              <w:t>7</w:t>
            </w:r>
            <w:r>
              <w:rPr>
                <w:rFonts w:eastAsiaTheme="minorEastAsia"/>
                <w:noProof/>
                <w:lang w:eastAsia="en-IN"/>
              </w:rPr>
              <w:tab/>
            </w:r>
            <w:r w:rsidRPr="008B1DD3">
              <w:rPr>
                <w:rStyle w:val="Hyperlink"/>
                <w:noProof/>
              </w:rPr>
              <w:t>Implications for MIS</w:t>
            </w:r>
            <w:r>
              <w:rPr>
                <w:noProof/>
                <w:webHidden/>
              </w:rPr>
              <w:tab/>
            </w:r>
            <w:r>
              <w:rPr>
                <w:noProof/>
                <w:webHidden/>
              </w:rPr>
              <w:fldChar w:fldCharType="begin"/>
            </w:r>
            <w:r>
              <w:rPr>
                <w:noProof/>
                <w:webHidden/>
              </w:rPr>
              <w:instrText xml:space="preserve"> PAGEREF _Toc199795295 \h </w:instrText>
            </w:r>
            <w:r>
              <w:rPr>
                <w:noProof/>
                <w:webHidden/>
              </w:rPr>
            </w:r>
            <w:r>
              <w:rPr>
                <w:noProof/>
                <w:webHidden/>
              </w:rPr>
              <w:fldChar w:fldCharType="separate"/>
            </w:r>
            <w:r>
              <w:rPr>
                <w:noProof/>
                <w:webHidden/>
              </w:rPr>
              <w:t>12</w:t>
            </w:r>
            <w:r>
              <w:rPr>
                <w:noProof/>
                <w:webHidden/>
              </w:rPr>
              <w:fldChar w:fldCharType="end"/>
            </w:r>
          </w:hyperlink>
        </w:p>
        <w:p w14:paraId="13F1565D" w14:textId="25C5FF09" w:rsidR="00C96F6C" w:rsidRDefault="00C96F6C">
          <w:pPr>
            <w:pStyle w:val="TOC1"/>
            <w:tabs>
              <w:tab w:val="left" w:pos="440"/>
              <w:tab w:val="right" w:leader="dot" w:pos="8473"/>
            </w:tabs>
            <w:rPr>
              <w:rFonts w:eastAsiaTheme="minorEastAsia"/>
              <w:noProof/>
              <w:lang w:eastAsia="en-IN"/>
            </w:rPr>
          </w:pPr>
          <w:hyperlink w:anchor="_Toc199795296" w:history="1">
            <w:r w:rsidRPr="008B1DD3">
              <w:rPr>
                <w:rStyle w:val="Hyperlink"/>
                <w:noProof/>
              </w:rPr>
              <w:t>8</w:t>
            </w:r>
            <w:r>
              <w:rPr>
                <w:rFonts w:eastAsiaTheme="minorEastAsia"/>
                <w:noProof/>
                <w:lang w:eastAsia="en-IN"/>
              </w:rPr>
              <w:tab/>
            </w:r>
            <w:r w:rsidRPr="008B1DD3">
              <w:rPr>
                <w:rStyle w:val="Hyperlink"/>
                <w:noProof/>
              </w:rPr>
              <w:t>Assumptions</w:t>
            </w:r>
            <w:r>
              <w:rPr>
                <w:noProof/>
                <w:webHidden/>
              </w:rPr>
              <w:tab/>
            </w:r>
            <w:r>
              <w:rPr>
                <w:noProof/>
                <w:webHidden/>
              </w:rPr>
              <w:fldChar w:fldCharType="begin"/>
            </w:r>
            <w:r>
              <w:rPr>
                <w:noProof/>
                <w:webHidden/>
              </w:rPr>
              <w:instrText xml:space="preserve"> PAGEREF _Toc199795296 \h </w:instrText>
            </w:r>
            <w:r>
              <w:rPr>
                <w:noProof/>
                <w:webHidden/>
              </w:rPr>
            </w:r>
            <w:r>
              <w:rPr>
                <w:noProof/>
                <w:webHidden/>
              </w:rPr>
              <w:fldChar w:fldCharType="separate"/>
            </w:r>
            <w:r>
              <w:rPr>
                <w:noProof/>
                <w:webHidden/>
              </w:rPr>
              <w:t>12</w:t>
            </w:r>
            <w:r>
              <w:rPr>
                <w:noProof/>
                <w:webHidden/>
              </w:rPr>
              <w:fldChar w:fldCharType="end"/>
            </w:r>
          </w:hyperlink>
        </w:p>
        <w:p w14:paraId="2C8AF62B" w14:textId="05B2C389" w:rsidR="00C96F6C" w:rsidRDefault="00C96F6C">
          <w:pPr>
            <w:pStyle w:val="TOC1"/>
            <w:tabs>
              <w:tab w:val="left" w:pos="440"/>
              <w:tab w:val="right" w:leader="dot" w:pos="8473"/>
            </w:tabs>
            <w:rPr>
              <w:rFonts w:eastAsiaTheme="minorEastAsia"/>
              <w:noProof/>
              <w:lang w:eastAsia="en-IN"/>
            </w:rPr>
          </w:pPr>
          <w:hyperlink w:anchor="_Toc199795297" w:history="1">
            <w:r w:rsidRPr="008B1DD3">
              <w:rPr>
                <w:rStyle w:val="Hyperlink"/>
                <w:noProof/>
              </w:rPr>
              <w:t>9</w:t>
            </w:r>
            <w:r>
              <w:rPr>
                <w:rFonts w:eastAsiaTheme="minorEastAsia"/>
                <w:noProof/>
                <w:lang w:eastAsia="en-IN"/>
              </w:rPr>
              <w:tab/>
            </w:r>
            <w:r w:rsidRPr="008B1DD3">
              <w:rPr>
                <w:rStyle w:val="Hyperlink"/>
                <w:noProof/>
              </w:rPr>
              <w:t>Annexures</w:t>
            </w:r>
            <w:r>
              <w:rPr>
                <w:noProof/>
                <w:webHidden/>
              </w:rPr>
              <w:tab/>
            </w:r>
            <w:r>
              <w:rPr>
                <w:noProof/>
                <w:webHidden/>
              </w:rPr>
              <w:fldChar w:fldCharType="begin"/>
            </w:r>
            <w:r>
              <w:rPr>
                <w:noProof/>
                <w:webHidden/>
              </w:rPr>
              <w:instrText xml:space="preserve"> PAGEREF _Toc199795297 \h </w:instrText>
            </w:r>
            <w:r>
              <w:rPr>
                <w:noProof/>
                <w:webHidden/>
              </w:rPr>
            </w:r>
            <w:r>
              <w:rPr>
                <w:noProof/>
                <w:webHidden/>
              </w:rPr>
              <w:fldChar w:fldCharType="separate"/>
            </w:r>
            <w:r>
              <w:rPr>
                <w:noProof/>
                <w:webHidden/>
              </w:rPr>
              <w:t>13</w:t>
            </w:r>
            <w:r>
              <w:rPr>
                <w:noProof/>
                <w:webHidden/>
              </w:rPr>
              <w:fldChar w:fldCharType="end"/>
            </w:r>
          </w:hyperlink>
        </w:p>
        <w:p w14:paraId="6A1294ED" w14:textId="3DC043D9" w:rsidR="00C96F6C" w:rsidRDefault="00C96F6C">
          <w:pPr>
            <w:pStyle w:val="TOC2"/>
            <w:rPr>
              <w:rFonts w:eastAsiaTheme="minorEastAsia"/>
              <w:noProof/>
              <w:lang w:eastAsia="en-IN"/>
            </w:rPr>
          </w:pPr>
          <w:hyperlink w:anchor="_Toc199795298" w:history="1">
            <w:r w:rsidRPr="008B1DD3">
              <w:rPr>
                <w:rStyle w:val="Hyperlink"/>
                <w:noProof/>
              </w:rPr>
              <w:t>9.1</w:t>
            </w:r>
            <w:r>
              <w:rPr>
                <w:rFonts w:eastAsiaTheme="minorEastAsia"/>
                <w:noProof/>
                <w:lang w:eastAsia="en-IN"/>
              </w:rPr>
              <w:tab/>
            </w:r>
            <w:r w:rsidRPr="008B1DD3">
              <w:rPr>
                <w:rStyle w:val="Hyperlink"/>
                <w:noProof/>
              </w:rPr>
              <w:t>Annexure – 1 – List of modules of Kaveri 2.0</w:t>
            </w:r>
            <w:r>
              <w:rPr>
                <w:noProof/>
                <w:webHidden/>
              </w:rPr>
              <w:tab/>
            </w:r>
            <w:r>
              <w:rPr>
                <w:noProof/>
                <w:webHidden/>
              </w:rPr>
              <w:fldChar w:fldCharType="begin"/>
            </w:r>
            <w:r>
              <w:rPr>
                <w:noProof/>
                <w:webHidden/>
              </w:rPr>
              <w:instrText xml:space="preserve"> PAGEREF _Toc199795298 \h </w:instrText>
            </w:r>
            <w:r>
              <w:rPr>
                <w:noProof/>
                <w:webHidden/>
              </w:rPr>
            </w:r>
            <w:r>
              <w:rPr>
                <w:noProof/>
                <w:webHidden/>
              </w:rPr>
              <w:fldChar w:fldCharType="separate"/>
            </w:r>
            <w:r>
              <w:rPr>
                <w:noProof/>
                <w:webHidden/>
              </w:rPr>
              <w:t>13</w:t>
            </w:r>
            <w:r>
              <w:rPr>
                <w:noProof/>
                <w:webHidden/>
              </w:rPr>
              <w:fldChar w:fldCharType="end"/>
            </w:r>
          </w:hyperlink>
        </w:p>
        <w:p w14:paraId="735B9D71" w14:textId="011580A1" w:rsidR="008B6D0D" w:rsidRDefault="008B6D0D">
          <w:r>
            <w:rPr>
              <w:b/>
              <w:bCs/>
              <w:noProof/>
            </w:rPr>
            <w:fldChar w:fldCharType="end"/>
          </w:r>
        </w:p>
      </w:sdtContent>
    </w:sdt>
    <w:p w14:paraId="6445758E" w14:textId="0D1B7C43" w:rsidR="00E148C0" w:rsidRDefault="00E148C0" w:rsidP="00D313A4">
      <w:pPr>
        <w:rPr>
          <w:ins w:id="1" w:author="Rajesh Hanbal" w:date="2023-11-07T22:29:00Z"/>
        </w:rPr>
      </w:pPr>
    </w:p>
    <w:p w14:paraId="727ABF19" w14:textId="6A021B17" w:rsidR="00206D43" w:rsidRDefault="00206D43">
      <w:r>
        <w:br w:type="page"/>
      </w:r>
    </w:p>
    <w:p w14:paraId="6DD628AE" w14:textId="77777777" w:rsidR="00206D43" w:rsidRDefault="00206D43" w:rsidP="00D313A4"/>
    <w:p w14:paraId="70A948DB" w14:textId="5DCE36FE" w:rsidR="001C76D0" w:rsidRPr="006D2D27" w:rsidRDefault="00AB78CC" w:rsidP="001C76D0">
      <w:pPr>
        <w:rPr>
          <w:b/>
          <w:u w:val="single"/>
        </w:rPr>
      </w:pPr>
      <w:r w:rsidRPr="00EB6CFB">
        <w:rPr>
          <w:b/>
          <w:u w:val="single"/>
        </w:rPr>
        <w:t>Acronyms</w:t>
      </w:r>
    </w:p>
    <w:tbl>
      <w:tblPr>
        <w:tblStyle w:val="TableGrid"/>
        <w:tblW w:w="0" w:type="auto"/>
        <w:tblLook w:val="04A0" w:firstRow="1" w:lastRow="0" w:firstColumn="1" w:lastColumn="0" w:noHBand="0" w:noVBand="1"/>
      </w:tblPr>
      <w:tblGrid>
        <w:gridCol w:w="2122"/>
        <w:gridCol w:w="3402"/>
      </w:tblGrid>
      <w:tr w:rsidR="00AB78CC" w14:paraId="7554DEF1" w14:textId="77777777" w:rsidTr="001C76D0">
        <w:tc>
          <w:tcPr>
            <w:tcW w:w="2122" w:type="dxa"/>
          </w:tcPr>
          <w:p w14:paraId="23946D0D" w14:textId="77777777" w:rsidR="00AB78CC" w:rsidRDefault="00AB78CC" w:rsidP="001C76D0">
            <w:pPr>
              <w:jc w:val="center"/>
            </w:pPr>
            <w:r>
              <w:t>SR</w:t>
            </w:r>
          </w:p>
        </w:tc>
        <w:tc>
          <w:tcPr>
            <w:tcW w:w="3402" w:type="dxa"/>
          </w:tcPr>
          <w:p w14:paraId="10284E69" w14:textId="77777777" w:rsidR="00AB78CC" w:rsidRDefault="00AB78CC" w:rsidP="00D313A4">
            <w:r>
              <w:t>Sub-Registrar</w:t>
            </w:r>
          </w:p>
        </w:tc>
      </w:tr>
      <w:tr w:rsidR="00AB78CC" w14:paraId="0C08343F" w14:textId="77777777" w:rsidTr="001C76D0">
        <w:tc>
          <w:tcPr>
            <w:tcW w:w="2122" w:type="dxa"/>
          </w:tcPr>
          <w:p w14:paraId="53F9CAB8" w14:textId="77777777" w:rsidR="00AB78CC" w:rsidRDefault="00AB78CC" w:rsidP="001C76D0">
            <w:pPr>
              <w:jc w:val="center"/>
            </w:pPr>
            <w:r>
              <w:t>SRO</w:t>
            </w:r>
          </w:p>
        </w:tc>
        <w:tc>
          <w:tcPr>
            <w:tcW w:w="3402" w:type="dxa"/>
          </w:tcPr>
          <w:p w14:paraId="30E2E8C2" w14:textId="77777777" w:rsidR="00AB78CC" w:rsidRDefault="00AB78CC" w:rsidP="00D313A4">
            <w:r>
              <w:t>Sub-Registrar Office</w:t>
            </w:r>
          </w:p>
        </w:tc>
      </w:tr>
      <w:tr w:rsidR="00697C0A" w14:paraId="40A814BA" w14:textId="77777777" w:rsidTr="001C76D0">
        <w:tc>
          <w:tcPr>
            <w:tcW w:w="2122" w:type="dxa"/>
          </w:tcPr>
          <w:p w14:paraId="3813FA8B" w14:textId="6BF471A2" w:rsidR="00697C0A" w:rsidRDefault="00697C0A" w:rsidP="00697C0A">
            <w:pPr>
              <w:jc w:val="center"/>
            </w:pPr>
            <w:r w:rsidRPr="00273F1F">
              <w:rPr>
                <w:rFonts w:ascii="Calibri" w:hAnsi="Calibri" w:cs="Calibri"/>
              </w:rPr>
              <w:t>FDA</w:t>
            </w:r>
          </w:p>
        </w:tc>
        <w:tc>
          <w:tcPr>
            <w:tcW w:w="3402" w:type="dxa"/>
          </w:tcPr>
          <w:p w14:paraId="717F6DE6" w14:textId="1BB84CDD" w:rsidR="00697C0A" w:rsidRDefault="00697C0A" w:rsidP="00697C0A">
            <w:r w:rsidRPr="00273F1F">
              <w:rPr>
                <w:rFonts w:ascii="Calibri" w:hAnsi="Calibri" w:cs="Calibri"/>
              </w:rPr>
              <w:t>First Division Assistant</w:t>
            </w:r>
          </w:p>
        </w:tc>
      </w:tr>
      <w:tr w:rsidR="00697C0A" w14:paraId="7487CE50" w14:textId="77777777" w:rsidTr="001C76D0">
        <w:tc>
          <w:tcPr>
            <w:tcW w:w="2122" w:type="dxa"/>
          </w:tcPr>
          <w:p w14:paraId="03A4264D" w14:textId="2F27B302" w:rsidR="00697C0A" w:rsidRPr="00273F1F" w:rsidRDefault="00697C0A" w:rsidP="00697C0A">
            <w:pPr>
              <w:jc w:val="center"/>
              <w:rPr>
                <w:rFonts w:ascii="Calibri" w:hAnsi="Calibri" w:cs="Calibri"/>
              </w:rPr>
            </w:pPr>
            <w:r w:rsidRPr="00273F1F">
              <w:rPr>
                <w:rFonts w:ascii="Calibri" w:hAnsi="Calibri" w:cs="Calibri"/>
              </w:rPr>
              <w:t>SDA</w:t>
            </w:r>
          </w:p>
        </w:tc>
        <w:tc>
          <w:tcPr>
            <w:tcW w:w="3402" w:type="dxa"/>
          </w:tcPr>
          <w:p w14:paraId="4B5E1CE8" w14:textId="210B2E51" w:rsidR="00697C0A" w:rsidRPr="00273F1F" w:rsidRDefault="00697C0A" w:rsidP="00697C0A">
            <w:pPr>
              <w:rPr>
                <w:rFonts w:ascii="Calibri" w:hAnsi="Calibri" w:cs="Calibri"/>
              </w:rPr>
            </w:pPr>
            <w:r w:rsidRPr="00273F1F">
              <w:rPr>
                <w:rFonts w:ascii="Calibri" w:hAnsi="Calibri" w:cs="Calibri"/>
              </w:rPr>
              <w:t>Second Division Assistant</w:t>
            </w:r>
          </w:p>
        </w:tc>
      </w:tr>
      <w:tr w:rsidR="00697C0A" w14:paraId="148A1AF3" w14:textId="77777777" w:rsidTr="001C76D0">
        <w:tc>
          <w:tcPr>
            <w:tcW w:w="2122" w:type="dxa"/>
          </w:tcPr>
          <w:p w14:paraId="7700B14D" w14:textId="44FCA40E" w:rsidR="00697C0A" w:rsidRPr="00273F1F" w:rsidRDefault="00697C0A" w:rsidP="00697C0A">
            <w:pPr>
              <w:jc w:val="center"/>
              <w:rPr>
                <w:rFonts w:ascii="Calibri" w:hAnsi="Calibri" w:cs="Calibri"/>
              </w:rPr>
            </w:pPr>
            <w:r w:rsidRPr="00273F1F">
              <w:rPr>
                <w:rFonts w:ascii="Calibri" w:hAnsi="Calibri" w:cs="Calibri"/>
              </w:rPr>
              <w:t>DEO</w:t>
            </w:r>
          </w:p>
        </w:tc>
        <w:tc>
          <w:tcPr>
            <w:tcW w:w="3402" w:type="dxa"/>
          </w:tcPr>
          <w:p w14:paraId="709EBB73" w14:textId="2B2E83A1" w:rsidR="00697C0A" w:rsidRPr="00273F1F" w:rsidRDefault="00697C0A" w:rsidP="00697C0A">
            <w:pPr>
              <w:rPr>
                <w:rFonts w:ascii="Calibri" w:hAnsi="Calibri" w:cs="Calibri"/>
              </w:rPr>
            </w:pPr>
            <w:r w:rsidRPr="00273F1F">
              <w:rPr>
                <w:rFonts w:ascii="Calibri" w:hAnsi="Calibri" w:cs="Calibri"/>
              </w:rPr>
              <w:t>Data Entry Operator</w:t>
            </w:r>
          </w:p>
        </w:tc>
      </w:tr>
      <w:tr w:rsidR="00697C0A" w14:paraId="62AC38FA" w14:textId="77777777" w:rsidTr="001C76D0">
        <w:tc>
          <w:tcPr>
            <w:tcW w:w="2122" w:type="dxa"/>
          </w:tcPr>
          <w:p w14:paraId="31C8F93A" w14:textId="77777777" w:rsidR="00697C0A" w:rsidRDefault="00697C0A" w:rsidP="00697C0A">
            <w:pPr>
              <w:jc w:val="center"/>
            </w:pPr>
            <w:r>
              <w:t>CSG</w:t>
            </w:r>
          </w:p>
        </w:tc>
        <w:tc>
          <w:tcPr>
            <w:tcW w:w="3402" w:type="dxa"/>
          </w:tcPr>
          <w:p w14:paraId="060E0396" w14:textId="77777777" w:rsidR="00697C0A" w:rsidRDefault="00697C0A" w:rsidP="00697C0A">
            <w:r>
              <w:t>Centre for Smart Governance</w:t>
            </w:r>
          </w:p>
        </w:tc>
      </w:tr>
      <w:tr w:rsidR="00697C0A" w:rsidRPr="007A5EED" w14:paraId="42223400" w14:textId="77777777" w:rsidTr="007A5EED">
        <w:tc>
          <w:tcPr>
            <w:tcW w:w="2122" w:type="dxa"/>
            <w:shd w:val="clear" w:color="auto" w:fill="FFFFFF" w:themeFill="background1"/>
          </w:tcPr>
          <w:p w14:paraId="0412C476" w14:textId="77777777" w:rsidR="00697C0A" w:rsidRPr="007A5EED" w:rsidRDefault="00697C0A" w:rsidP="00697C0A">
            <w:pPr>
              <w:jc w:val="center"/>
            </w:pPr>
            <w:r w:rsidRPr="007A5EED">
              <w:t>EC</w:t>
            </w:r>
          </w:p>
        </w:tc>
        <w:tc>
          <w:tcPr>
            <w:tcW w:w="3402" w:type="dxa"/>
            <w:shd w:val="clear" w:color="auto" w:fill="FFFFFF" w:themeFill="background1"/>
          </w:tcPr>
          <w:p w14:paraId="5F079D16" w14:textId="77777777" w:rsidR="00697C0A" w:rsidRPr="007A5EED" w:rsidRDefault="00697C0A" w:rsidP="00697C0A">
            <w:r w:rsidRPr="007A5EED">
              <w:t>Encumbrance Certificate</w:t>
            </w:r>
          </w:p>
        </w:tc>
      </w:tr>
      <w:tr w:rsidR="00697C0A" w:rsidRPr="007A5EED" w14:paraId="620AB9B6" w14:textId="77777777" w:rsidTr="007A5EED">
        <w:tc>
          <w:tcPr>
            <w:tcW w:w="2122" w:type="dxa"/>
            <w:shd w:val="clear" w:color="auto" w:fill="FFFFFF" w:themeFill="background1"/>
          </w:tcPr>
          <w:p w14:paraId="519D6F29" w14:textId="5F77C51D" w:rsidR="00697C0A" w:rsidRPr="007A5EED" w:rsidRDefault="00697C0A" w:rsidP="00697C0A">
            <w:pPr>
              <w:jc w:val="center"/>
            </w:pPr>
            <w:r w:rsidRPr="007A5EED">
              <w:t>MIS</w:t>
            </w:r>
          </w:p>
        </w:tc>
        <w:tc>
          <w:tcPr>
            <w:tcW w:w="3402" w:type="dxa"/>
            <w:shd w:val="clear" w:color="auto" w:fill="FFFFFF" w:themeFill="background1"/>
          </w:tcPr>
          <w:p w14:paraId="1FBE4932" w14:textId="28BF5A79" w:rsidR="00697C0A" w:rsidRPr="007A5EED" w:rsidRDefault="00697C0A" w:rsidP="00697C0A">
            <w:r w:rsidRPr="007A5EED">
              <w:t>Management Information System</w:t>
            </w:r>
          </w:p>
        </w:tc>
      </w:tr>
    </w:tbl>
    <w:p w14:paraId="3B34E525" w14:textId="77777777" w:rsidR="006D2D27" w:rsidRDefault="006D2D27" w:rsidP="00D313A4"/>
    <w:p w14:paraId="6A7354FC" w14:textId="48072FAE" w:rsidR="00CA2048" w:rsidRPr="00D30823" w:rsidRDefault="00CA2048" w:rsidP="00CA2048">
      <w:pPr>
        <w:rPr>
          <w:b/>
          <w:u w:val="single"/>
        </w:rPr>
      </w:pPr>
      <w:r w:rsidRPr="00EB6CFB">
        <w:rPr>
          <w:b/>
          <w:u w:val="single"/>
        </w:rPr>
        <w:t>Revi</w:t>
      </w:r>
      <w:r w:rsidR="00D55C27" w:rsidRPr="00EB6CFB">
        <w:rPr>
          <w:b/>
          <w:u w:val="single"/>
        </w:rPr>
        <w:t>sion History</w:t>
      </w:r>
    </w:p>
    <w:tbl>
      <w:tblPr>
        <w:tblStyle w:val="TableGrid"/>
        <w:tblW w:w="0" w:type="auto"/>
        <w:jc w:val="center"/>
        <w:tblLook w:val="04A0" w:firstRow="1" w:lastRow="0" w:firstColumn="1" w:lastColumn="0" w:noHBand="0" w:noVBand="1"/>
      </w:tblPr>
      <w:tblGrid>
        <w:gridCol w:w="1279"/>
        <w:gridCol w:w="914"/>
        <w:gridCol w:w="1346"/>
        <w:gridCol w:w="1559"/>
        <w:gridCol w:w="2835"/>
      </w:tblGrid>
      <w:tr w:rsidR="00D112CC" w14:paraId="404D1BC7" w14:textId="77777777" w:rsidTr="00EA0F78">
        <w:trPr>
          <w:jc w:val="center"/>
        </w:trPr>
        <w:tc>
          <w:tcPr>
            <w:tcW w:w="1279" w:type="dxa"/>
          </w:tcPr>
          <w:p w14:paraId="3CEB83D7" w14:textId="0EAD6FD4" w:rsidR="00D112CC" w:rsidRPr="00AA35EB" w:rsidRDefault="00D112CC" w:rsidP="00CA2048">
            <w:pPr>
              <w:rPr>
                <w:b/>
              </w:rPr>
            </w:pPr>
            <w:r w:rsidRPr="00AA35EB">
              <w:rPr>
                <w:b/>
                <w:color w:val="000000" w:themeColor="text1"/>
              </w:rPr>
              <w:t>Date</w:t>
            </w:r>
          </w:p>
        </w:tc>
        <w:tc>
          <w:tcPr>
            <w:tcW w:w="914" w:type="dxa"/>
          </w:tcPr>
          <w:p w14:paraId="322D9683" w14:textId="15CB18AF" w:rsidR="00D112CC" w:rsidRPr="00AA35EB" w:rsidRDefault="00D112CC" w:rsidP="00CA2048">
            <w:pPr>
              <w:rPr>
                <w:b/>
              </w:rPr>
            </w:pPr>
            <w:r w:rsidRPr="00AA35EB">
              <w:rPr>
                <w:b/>
              </w:rPr>
              <w:t>Ver</w:t>
            </w:r>
            <w:r w:rsidRPr="00AA35EB">
              <w:rPr>
                <w:b/>
                <w:color w:val="000000" w:themeColor="text1"/>
              </w:rPr>
              <w:t>sion</w:t>
            </w:r>
          </w:p>
        </w:tc>
        <w:tc>
          <w:tcPr>
            <w:tcW w:w="1346" w:type="dxa"/>
          </w:tcPr>
          <w:p w14:paraId="27ED2856" w14:textId="21983032" w:rsidR="00D112CC" w:rsidRPr="00AA35EB" w:rsidRDefault="00D112CC" w:rsidP="00CA2048">
            <w:pPr>
              <w:rPr>
                <w:b/>
              </w:rPr>
            </w:pPr>
            <w:r>
              <w:rPr>
                <w:b/>
              </w:rPr>
              <w:t>Prepared by</w:t>
            </w:r>
          </w:p>
        </w:tc>
        <w:tc>
          <w:tcPr>
            <w:tcW w:w="1559" w:type="dxa"/>
          </w:tcPr>
          <w:p w14:paraId="1D005B65" w14:textId="30FB83FD" w:rsidR="00D112CC" w:rsidRPr="00AA35EB" w:rsidRDefault="00D112CC" w:rsidP="00CA2048">
            <w:pPr>
              <w:rPr>
                <w:b/>
              </w:rPr>
            </w:pPr>
            <w:r>
              <w:rPr>
                <w:b/>
              </w:rPr>
              <w:t>Reviewed by</w:t>
            </w:r>
          </w:p>
        </w:tc>
        <w:tc>
          <w:tcPr>
            <w:tcW w:w="2835" w:type="dxa"/>
          </w:tcPr>
          <w:p w14:paraId="19F3FD67" w14:textId="2472D7CA" w:rsidR="00D112CC" w:rsidRPr="00AA35EB" w:rsidRDefault="00D112CC" w:rsidP="00CA2048">
            <w:pPr>
              <w:rPr>
                <w:b/>
              </w:rPr>
            </w:pPr>
            <w:r w:rsidRPr="00AA35EB">
              <w:rPr>
                <w:b/>
              </w:rPr>
              <w:t>Description</w:t>
            </w:r>
          </w:p>
        </w:tc>
      </w:tr>
      <w:tr w:rsidR="00D112CC" w14:paraId="035681E3" w14:textId="77777777" w:rsidTr="00EA0F78">
        <w:trPr>
          <w:jc w:val="center"/>
        </w:trPr>
        <w:tc>
          <w:tcPr>
            <w:tcW w:w="1279" w:type="dxa"/>
          </w:tcPr>
          <w:p w14:paraId="692F8672" w14:textId="7BCA6233" w:rsidR="00D112CC" w:rsidRPr="00E54447" w:rsidRDefault="00D112CC" w:rsidP="00CA2048">
            <w:pPr>
              <w:rPr>
                <w:sz w:val="20"/>
                <w:szCs w:val="20"/>
              </w:rPr>
            </w:pPr>
            <w:r>
              <w:rPr>
                <w:sz w:val="20"/>
                <w:szCs w:val="20"/>
              </w:rPr>
              <w:t>27-05-2025</w:t>
            </w:r>
          </w:p>
        </w:tc>
        <w:tc>
          <w:tcPr>
            <w:tcW w:w="914" w:type="dxa"/>
          </w:tcPr>
          <w:p w14:paraId="5F45A57E" w14:textId="7BD22323" w:rsidR="00D112CC" w:rsidRPr="00E54447" w:rsidRDefault="00D112CC" w:rsidP="00CA2048">
            <w:pPr>
              <w:rPr>
                <w:sz w:val="20"/>
                <w:szCs w:val="20"/>
              </w:rPr>
            </w:pPr>
            <w:r w:rsidRPr="00E54447">
              <w:rPr>
                <w:sz w:val="20"/>
                <w:szCs w:val="20"/>
              </w:rPr>
              <w:t>1.0</w:t>
            </w:r>
          </w:p>
        </w:tc>
        <w:tc>
          <w:tcPr>
            <w:tcW w:w="1346" w:type="dxa"/>
          </w:tcPr>
          <w:p w14:paraId="07B387AD" w14:textId="3279F32F" w:rsidR="00D112CC" w:rsidRPr="00E54447" w:rsidRDefault="00D112CC" w:rsidP="00CA2048">
            <w:pPr>
              <w:rPr>
                <w:sz w:val="20"/>
                <w:szCs w:val="20"/>
              </w:rPr>
            </w:pPr>
            <w:r>
              <w:rPr>
                <w:sz w:val="20"/>
                <w:szCs w:val="20"/>
              </w:rPr>
              <w:t>Pavan Deshapande</w:t>
            </w:r>
          </w:p>
        </w:tc>
        <w:tc>
          <w:tcPr>
            <w:tcW w:w="1559" w:type="dxa"/>
          </w:tcPr>
          <w:p w14:paraId="02BB1C30" w14:textId="3E8E3185" w:rsidR="00D112CC" w:rsidRPr="00E54447" w:rsidRDefault="00D112CC" w:rsidP="00CA2048">
            <w:pPr>
              <w:rPr>
                <w:sz w:val="20"/>
                <w:szCs w:val="20"/>
              </w:rPr>
            </w:pPr>
            <w:r>
              <w:rPr>
                <w:sz w:val="20"/>
                <w:szCs w:val="20"/>
              </w:rPr>
              <w:t>Rajesh Hanbal</w:t>
            </w:r>
          </w:p>
        </w:tc>
        <w:tc>
          <w:tcPr>
            <w:tcW w:w="2835" w:type="dxa"/>
          </w:tcPr>
          <w:p w14:paraId="0DEACA10" w14:textId="53BBA81D" w:rsidR="00D112CC" w:rsidRPr="00E54447" w:rsidRDefault="00D112CC" w:rsidP="00CA2048">
            <w:pPr>
              <w:rPr>
                <w:sz w:val="20"/>
                <w:szCs w:val="20"/>
              </w:rPr>
            </w:pPr>
            <w:r>
              <w:rPr>
                <w:sz w:val="20"/>
                <w:szCs w:val="20"/>
              </w:rPr>
              <w:t>Sent for dept approval.</w:t>
            </w:r>
          </w:p>
        </w:tc>
      </w:tr>
      <w:tr w:rsidR="00EA0F78" w14:paraId="30B299A5" w14:textId="77777777" w:rsidTr="00EA0F78">
        <w:trPr>
          <w:jc w:val="center"/>
        </w:trPr>
        <w:tc>
          <w:tcPr>
            <w:tcW w:w="1279" w:type="dxa"/>
          </w:tcPr>
          <w:p w14:paraId="46E0256A" w14:textId="5A73E2E3" w:rsidR="00EA0F78" w:rsidRDefault="00EA0F78" w:rsidP="00CA2048">
            <w:pPr>
              <w:rPr>
                <w:sz w:val="20"/>
                <w:szCs w:val="20"/>
              </w:rPr>
            </w:pPr>
            <w:r>
              <w:rPr>
                <w:sz w:val="20"/>
                <w:szCs w:val="20"/>
              </w:rPr>
              <w:t>02-06-2025</w:t>
            </w:r>
          </w:p>
        </w:tc>
        <w:tc>
          <w:tcPr>
            <w:tcW w:w="914" w:type="dxa"/>
          </w:tcPr>
          <w:p w14:paraId="200825EE" w14:textId="54CD5DE4" w:rsidR="00EA0F78" w:rsidRPr="00E54447" w:rsidRDefault="00EA0F78" w:rsidP="00CA2048">
            <w:pPr>
              <w:rPr>
                <w:sz w:val="20"/>
                <w:szCs w:val="20"/>
              </w:rPr>
            </w:pPr>
            <w:r>
              <w:rPr>
                <w:sz w:val="20"/>
                <w:szCs w:val="20"/>
              </w:rPr>
              <w:t>1.1</w:t>
            </w:r>
          </w:p>
        </w:tc>
        <w:tc>
          <w:tcPr>
            <w:tcW w:w="1346" w:type="dxa"/>
          </w:tcPr>
          <w:p w14:paraId="73A3EDCE" w14:textId="1EB436FC" w:rsidR="00EA0F78" w:rsidRDefault="00EA0F78" w:rsidP="00CA2048">
            <w:pPr>
              <w:rPr>
                <w:sz w:val="20"/>
                <w:szCs w:val="20"/>
              </w:rPr>
            </w:pPr>
            <w:r>
              <w:rPr>
                <w:sz w:val="20"/>
                <w:szCs w:val="20"/>
              </w:rPr>
              <w:t>Pavan Deshapande</w:t>
            </w:r>
          </w:p>
        </w:tc>
        <w:tc>
          <w:tcPr>
            <w:tcW w:w="1559" w:type="dxa"/>
          </w:tcPr>
          <w:p w14:paraId="72E6E993" w14:textId="77777777" w:rsidR="00EA0F78" w:rsidRDefault="00EA0F78" w:rsidP="00CA2048">
            <w:pPr>
              <w:rPr>
                <w:sz w:val="20"/>
                <w:szCs w:val="20"/>
              </w:rPr>
            </w:pPr>
          </w:p>
        </w:tc>
        <w:tc>
          <w:tcPr>
            <w:tcW w:w="2835" w:type="dxa"/>
          </w:tcPr>
          <w:p w14:paraId="1F9BA26B" w14:textId="3E2D8823" w:rsidR="00EA0F78" w:rsidRDefault="00EA0F78" w:rsidP="00CA2048">
            <w:pPr>
              <w:rPr>
                <w:sz w:val="20"/>
                <w:szCs w:val="20"/>
              </w:rPr>
            </w:pPr>
            <w:r>
              <w:rPr>
                <w:sz w:val="20"/>
                <w:szCs w:val="20"/>
              </w:rPr>
              <w:t>Incorporated the changes suggested by the department.</w:t>
            </w:r>
          </w:p>
        </w:tc>
      </w:tr>
    </w:tbl>
    <w:p w14:paraId="6C7E64B0" w14:textId="37C3B7EA" w:rsidR="00432B5E" w:rsidRDefault="00432B5E" w:rsidP="00CA2048">
      <w:r>
        <w:br w:type="page"/>
      </w:r>
    </w:p>
    <w:p w14:paraId="594F2067" w14:textId="77777777" w:rsidR="00A82C4A" w:rsidRDefault="00A82C4A" w:rsidP="00D313A4"/>
    <w:p w14:paraId="52241D91" w14:textId="40644148" w:rsidR="00D313A4" w:rsidRPr="00EC0C21" w:rsidRDefault="00A84294" w:rsidP="00CF14ED">
      <w:pPr>
        <w:pStyle w:val="Heading1"/>
        <w:numPr>
          <w:ilvl w:val="0"/>
          <w:numId w:val="8"/>
        </w:numPr>
      </w:pPr>
      <w:bookmarkStart w:id="2" w:name="_Toc199795282"/>
      <w:r w:rsidRPr="00EC0C21">
        <w:t>Introduction</w:t>
      </w:r>
      <w:bookmarkEnd w:id="2"/>
    </w:p>
    <w:p w14:paraId="4E8F2BC0" w14:textId="77777777" w:rsidR="00BC5B81" w:rsidRDefault="00BC5B81" w:rsidP="000B7FDF">
      <w:pPr>
        <w:spacing w:after="0"/>
      </w:pPr>
    </w:p>
    <w:p w14:paraId="658E4A0D" w14:textId="055EA466" w:rsidR="00BC5B81" w:rsidRDefault="00BC5B81" w:rsidP="001D6E60">
      <w:pPr>
        <w:jc w:val="both"/>
      </w:pPr>
      <w:r w:rsidRPr="00BC5B81">
        <w:t>The Department of Stamps and Registration</w:t>
      </w:r>
      <w:r w:rsidR="00DB63DA">
        <w:t xml:space="preserve"> </w:t>
      </w:r>
      <w:r w:rsidR="00BC6174">
        <w:t>(henceforth referred to as “department”)</w:t>
      </w:r>
      <w:r w:rsidRPr="00BC5B81">
        <w:t xml:space="preserve"> is the custodian of registered public records such as Regist</w:t>
      </w:r>
      <w:r>
        <w:t>ration</w:t>
      </w:r>
      <w:r w:rsidRPr="00BC5B81">
        <w:t xml:space="preserve"> of Marriages and Firms, Documents </w:t>
      </w:r>
      <w:r w:rsidR="001D6E60">
        <w:t>about</w:t>
      </w:r>
      <w:r w:rsidRPr="00BC5B81">
        <w:t xml:space="preserve"> transactions</w:t>
      </w:r>
      <w:r w:rsidR="001D6E60">
        <w:t>,</w:t>
      </w:r>
      <w:r w:rsidRPr="00BC5B81">
        <w:t xml:space="preserve"> namely sale, transfer or gift of immovable properties, Mortgage, Power of </w:t>
      </w:r>
      <w:r w:rsidR="001D6E60">
        <w:t>Attorney</w:t>
      </w:r>
      <w:r w:rsidRPr="00BC5B81">
        <w:t>, wills and many more.</w:t>
      </w:r>
      <w:r>
        <w:t xml:space="preserve"> </w:t>
      </w:r>
      <w:r w:rsidRPr="00BC5B81">
        <w:t>Maintenance and preservation of these critical public records is the prime responsibility of the department. The records or the information associated with registered records are to be made available to the public when requested through defined procedures. The department is also responsible for collecting stamp duty on behalf of the Government for specified transactions. The services are provided through 25</w:t>
      </w:r>
      <w:r w:rsidR="00D27D8A">
        <w:t xml:space="preserve">8 </w:t>
      </w:r>
      <w:r w:rsidRPr="00BC5B81">
        <w:t xml:space="preserve">Sub-Registrar Offices (SROs), under </w:t>
      </w:r>
      <w:r>
        <w:t xml:space="preserve">the </w:t>
      </w:r>
      <w:r w:rsidR="00EA5F18">
        <w:t>supervision</w:t>
      </w:r>
      <w:r w:rsidRPr="00BC5B81">
        <w:t xml:space="preserve"> of 3</w:t>
      </w:r>
      <w:r w:rsidR="00142CBA">
        <w:t>5</w:t>
      </w:r>
      <w:r w:rsidRPr="00BC5B81">
        <w:t xml:space="preserve"> District Registrar Offices, spread across the state.</w:t>
      </w:r>
    </w:p>
    <w:p w14:paraId="1EBBC4BE" w14:textId="0F9D717E" w:rsidR="00D313A4" w:rsidRDefault="00BC5B81" w:rsidP="001D6E60">
      <w:pPr>
        <w:jc w:val="both"/>
      </w:pPr>
      <w:r>
        <w:t xml:space="preserve">The department has </w:t>
      </w:r>
      <w:r w:rsidR="001D6E60">
        <w:t>computerised</w:t>
      </w:r>
      <w:r>
        <w:t xml:space="preserve"> the delivery of these services through the development of Kaveri </w:t>
      </w:r>
      <w:r w:rsidR="00901CEE">
        <w:t xml:space="preserve">software. </w:t>
      </w:r>
      <w:r w:rsidRPr="00BC5B81">
        <w:t xml:space="preserve">KAVERI Online service is a </w:t>
      </w:r>
      <w:r w:rsidR="00EA5F18">
        <w:t>web-based</w:t>
      </w:r>
      <w:r w:rsidRPr="00BC5B81">
        <w:t xml:space="preserve"> application of </w:t>
      </w:r>
      <w:r w:rsidR="00EA5F18">
        <w:t xml:space="preserve">the department </w:t>
      </w:r>
      <w:r w:rsidR="0097674A">
        <w:t>that</w:t>
      </w:r>
      <w:r w:rsidRPr="00BC5B81">
        <w:t xml:space="preserve"> provides </w:t>
      </w:r>
      <w:r w:rsidR="00EA5F18">
        <w:t xml:space="preserve">an </w:t>
      </w:r>
      <w:r w:rsidRPr="00BC5B81">
        <w:t xml:space="preserve">interface to the </w:t>
      </w:r>
      <w:r w:rsidR="00EA5F18">
        <w:t>citizens</w:t>
      </w:r>
      <w:r w:rsidRPr="00BC5B81">
        <w:t xml:space="preserve"> required for </w:t>
      </w:r>
      <w:r w:rsidR="00EA5F18">
        <w:t xml:space="preserve">documents, </w:t>
      </w:r>
      <w:r w:rsidRPr="00BC5B81">
        <w:t>marriage</w:t>
      </w:r>
      <w:r w:rsidR="0097674A">
        <w:t>,</w:t>
      </w:r>
      <w:r w:rsidRPr="00BC5B81">
        <w:t xml:space="preserve"> </w:t>
      </w:r>
      <w:r w:rsidR="00EA5F18">
        <w:t xml:space="preserve">and firm </w:t>
      </w:r>
      <w:r w:rsidRPr="00BC5B81">
        <w:t>registration. It enables citizens to know the details of stamp duty, property guidelines value, data entry for document registration and marriage registration</w:t>
      </w:r>
      <w:r w:rsidR="0097674A">
        <w:t>,</w:t>
      </w:r>
      <w:r w:rsidRPr="00BC5B81">
        <w:t xml:space="preserve"> etc.</w:t>
      </w:r>
      <w:r w:rsidR="00901CEE">
        <w:t xml:space="preserve"> The list of modules </w:t>
      </w:r>
      <w:r w:rsidR="00206D43">
        <w:t xml:space="preserve">of </w:t>
      </w:r>
      <w:r w:rsidR="00901CEE">
        <w:t xml:space="preserve">Kaveri 2.0 </w:t>
      </w:r>
      <w:r w:rsidR="00EA5F18">
        <w:t>is</w:t>
      </w:r>
      <w:r w:rsidR="00901CEE">
        <w:t xml:space="preserve"> available in </w:t>
      </w:r>
      <w:r w:rsidR="00EA5F18">
        <w:t>Annexure 1</w:t>
      </w:r>
      <w:r w:rsidR="00901CEE">
        <w:t xml:space="preserve">. </w:t>
      </w:r>
    </w:p>
    <w:p w14:paraId="0821F062" w14:textId="77777777" w:rsidR="00A82C4A" w:rsidRDefault="00A82C4A" w:rsidP="00901CEE"/>
    <w:p w14:paraId="247775B5" w14:textId="77777777" w:rsidR="00D313A4" w:rsidRPr="00EC0C21" w:rsidRDefault="00CB1BF0" w:rsidP="001D6E60">
      <w:pPr>
        <w:pStyle w:val="Heading1"/>
      </w:pPr>
      <w:bookmarkStart w:id="3" w:name="_Toc199795283"/>
      <w:r w:rsidRPr="00EC0C21">
        <w:t>D</w:t>
      </w:r>
      <w:r w:rsidR="00D01A83" w:rsidRPr="00EC0C21">
        <w:t xml:space="preserve">ocument </w:t>
      </w:r>
      <w:r w:rsidRPr="00EC0C21">
        <w:t>scope</w:t>
      </w:r>
      <w:bookmarkEnd w:id="3"/>
    </w:p>
    <w:p w14:paraId="15EB5B93" w14:textId="77777777" w:rsidR="004548CB" w:rsidRDefault="004548CB" w:rsidP="00DB530D">
      <w:pPr>
        <w:spacing w:after="0"/>
      </w:pPr>
    </w:p>
    <w:p w14:paraId="0124E070" w14:textId="0C0E0500" w:rsidR="00EA5F18" w:rsidRDefault="004548CB" w:rsidP="001D6E60">
      <w:pPr>
        <w:jc w:val="both"/>
      </w:pPr>
      <w:r>
        <w:t xml:space="preserve">This document is a Functional Requirement </w:t>
      </w:r>
      <w:r w:rsidR="00CB1BF0">
        <w:t>Specification (</w:t>
      </w:r>
      <w:r>
        <w:t xml:space="preserve">FRS) describing the functional features of the </w:t>
      </w:r>
      <w:r w:rsidR="00B53BC3">
        <w:rPr>
          <w:b/>
        </w:rPr>
        <w:t>R</w:t>
      </w:r>
      <w:r w:rsidR="00EA5F18">
        <w:rPr>
          <w:b/>
        </w:rPr>
        <w:t>egistration</w:t>
      </w:r>
      <w:r w:rsidR="009167D0">
        <w:rPr>
          <w:b/>
        </w:rPr>
        <w:t xml:space="preserve"> </w:t>
      </w:r>
      <w:r w:rsidR="00B53BC3">
        <w:rPr>
          <w:b/>
        </w:rPr>
        <w:t xml:space="preserve">of wills after </w:t>
      </w:r>
      <w:r w:rsidR="001D6E60">
        <w:rPr>
          <w:b/>
        </w:rPr>
        <w:t xml:space="preserve">the </w:t>
      </w:r>
      <w:r w:rsidR="00B53BC3">
        <w:rPr>
          <w:b/>
        </w:rPr>
        <w:t xml:space="preserve">death of </w:t>
      </w:r>
      <w:r w:rsidR="001D6E60">
        <w:rPr>
          <w:b/>
        </w:rPr>
        <w:t xml:space="preserve">the </w:t>
      </w:r>
      <w:r w:rsidR="00B53BC3">
        <w:rPr>
          <w:b/>
        </w:rPr>
        <w:t>testator</w:t>
      </w:r>
      <w:r w:rsidR="00EA5F18">
        <w:rPr>
          <w:b/>
        </w:rPr>
        <w:t xml:space="preserve"> </w:t>
      </w:r>
      <w:r>
        <w:t xml:space="preserve">in Kaveri 2.0. The document is prepared by the Centre for Smart </w:t>
      </w:r>
      <w:r w:rsidR="00CB1BF0">
        <w:t>Governance (</w:t>
      </w:r>
      <w:r>
        <w:t xml:space="preserve">CSG) and </w:t>
      </w:r>
      <w:r w:rsidR="001D6E60">
        <w:t>is being submitted for the department’s approval</w:t>
      </w:r>
      <w:r w:rsidR="00EA5F18">
        <w:t xml:space="preserve">. </w:t>
      </w:r>
      <w:r>
        <w:t xml:space="preserve">The intended audience of the document is the departmental approving authority and the development team. </w:t>
      </w:r>
    </w:p>
    <w:p w14:paraId="7EC2C77B" w14:textId="7A6BB53B" w:rsidR="00FF40FF" w:rsidRDefault="004548CB" w:rsidP="001D6E60">
      <w:pPr>
        <w:jc w:val="both"/>
      </w:pPr>
      <w:r w:rsidRPr="00C84092">
        <w:rPr>
          <w:shd w:val="clear" w:color="auto" w:fill="FFFFFF" w:themeFill="background1"/>
        </w:rPr>
        <w:t xml:space="preserve">The document </w:t>
      </w:r>
      <w:r w:rsidR="001D6E60">
        <w:rPr>
          <w:shd w:val="clear" w:color="auto" w:fill="FFFFFF" w:themeFill="background1"/>
        </w:rPr>
        <w:t>is</w:t>
      </w:r>
      <w:r w:rsidRPr="00C84092">
        <w:rPr>
          <w:shd w:val="clear" w:color="auto" w:fill="FFFFFF" w:themeFill="background1"/>
        </w:rPr>
        <w:t xml:space="preserve"> prepared through document analysis and departmental consultation. The </w:t>
      </w:r>
      <w:r w:rsidR="00515A82" w:rsidRPr="00C84092">
        <w:rPr>
          <w:shd w:val="clear" w:color="auto" w:fill="FFFFFF" w:themeFill="background1"/>
        </w:rPr>
        <w:t xml:space="preserve">department shared the high-level requirements </w:t>
      </w:r>
      <w:r w:rsidR="007D6CFA" w:rsidRPr="00C84092">
        <w:rPr>
          <w:shd w:val="clear" w:color="auto" w:fill="FFFFFF" w:themeFill="background1"/>
        </w:rPr>
        <w:t>verbally.</w:t>
      </w:r>
      <w:r w:rsidR="00515A82" w:rsidRPr="00C84092">
        <w:rPr>
          <w:shd w:val="clear" w:color="auto" w:fill="FFFFFF" w:themeFill="background1"/>
        </w:rPr>
        <w:t xml:space="preserve"> Following</w:t>
      </w:r>
      <w:r w:rsidR="00515A82">
        <w:t xml:space="preserve"> this, the CSG team analysed the requirement and prepared </w:t>
      </w:r>
      <w:r w:rsidR="00F01F97">
        <w:t>the FRS document</w:t>
      </w:r>
      <w:r w:rsidR="000859CF">
        <w:t>.</w:t>
      </w:r>
      <w:r w:rsidR="00327468">
        <w:t xml:space="preserve"> </w:t>
      </w:r>
    </w:p>
    <w:p w14:paraId="6E0E8C8A" w14:textId="77777777" w:rsidR="00AB78CC" w:rsidRDefault="00AB78CC" w:rsidP="006C38BF"/>
    <w:p w14:paraId="4649D16A" w14:textId="151582A6" w:rsidR="00AB78CC" w:rsidRPr="00D01A83" w:rsidRDefault="007555BB" w:rsidP="006C38BF">
      <w:r>
        <w:br w:type="page"/>
      </w:r>
    </w:p>
    <w:p w14:paraId="6080C031" w14:textId="24BD8149" w:rsidR="00AB78CC" w:rsidRPr="008C3AF0" w:rsidRDefault="00765EDF" w:rsidP="002F17E5">
      <w:pPr>
        <w:pStyle w:val="Heading1"/>
      </w:pPr>
      <w:bookmarkStart w:id="4" w:name="_Toc199795284"/>
      <w:r w:rsidRPr="00EC0C21">
        <w:t>Overview of the function</w:t>
      </w:r>
      <w:bookmarkEnd w:id="4"/>
    </w:p>
    <w:p w14:paraId="465A0DF6" w14:textId="3B82B46F" w:rsidR="00054422" w:rsidRDefault="00084A39" w:rsidP="0052670B">
      <w:pPr>
        <w:tabs>
          <w:tab w:val="left" w:pos="4962"/>
        </w:tabs>
      </w:pPr>
      <w:r>
        <w:rPr>
          <w:noProof/>
        </w:rPr>
        <mc:AlternateContent>
          <mc:Choice Requires="wps">
            <w:drawing>
              <wp:anchor distT="0" distB="0" distL="114300" distR="114300" simplePos="0" relativeHeight="251668480" behindDoc="0" locked="0" layoutInCell="1" allowOverlap="1" wp14:anchorId="7E89BECB" wp14:editId="78272D87">
                <wp:simplePos x="0" y="0"/>
                <wp:positionH relativeFrom="column">
                  <wp:posOffset>2954739</wp:posOffset>
                </wp:positionH>
                <wp:positionV relativeFrom="paragraph">
                  <wp:posOffset>1423888</wp:posOffset>
                </wp:positionV>
                <wp:extent cx="2399371" cy="550545"/>
                <wp:effectExtent l="0" t="19050" r="39370" b="40005"/>
                <wp:wrapNone/>
                <wp:docPr id="3" name="Arrow: Right 3"/>
                <wp:cNvGraphicFramePr/>
                <a:graphic xmlns:a="http://schemas.openxmlformats.org/drawingml/2006/main">
                  <a:graphicData uri="http://schemas.microsoft.com/office/word/2010/wordprocessingShape">
                    <wps:wsp>
                      <wps:cNvSpPr/>
                      <wps:spPr>
                        <a:xfrm>
                          <a:off x="0" y="0"/>
                          <a:ext cx="2399371" cy="550545"/>
                        </a:xfrm>
                        <a:prstGeom prst="rightArrow">
                          <a:avLst>
                            <a:gd name="adj1" fmla="val 50000"/>
                            <a:gd name="adj2" fmla="val 48551"/>
                          </a:avLst>
                        </a:prstGeom>
                        <a:solidFill>
                          <a:schemeClr val="accent1">
                            <a:lumMod val="50000"/>
                          </a:schemeClr>
                        </a:solidFill>
                        <a:ln>
                          <a:solidFill>
                            <a:schemeClr val="accent1">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AFB085" w14:textId="69FA1EF6" w:rsidR="003F46C9" w:rsidRPr="00422438" w:rsidRDefault="003F46C9" w:rsidP="00570BA5">
                            <w:pPr>
                              <w:jc w:val="center"/>
                              <w:rPr>
                                <w:b/>
                                <w:sz w:val="20"/>
                                <w:szCs w:val="20"/>
                              </w:rPr>
                            </w:pPr>
                            <w:r>
                              <w:rPr>
                                <w:b/>
                                <w:sz w:val="20"/>
                                <w:szCs w:val="20"/>
                              </w:rPr>
                              <w:t xml:space="preserve">Document </w:t>
                            </w:r>
                            <w:r w:rsidRPr="00422438">
                              <w:rPr>
                                <w:b/>
                                <w:sz w:val="20"/>
                                <w:szCs w:val="20"/>
                              </w:rPr>
                              <w:t>Registration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89BEC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6" type="#_x0000_t13" style="position:absolute;margin-left:232.65pt;margin-top:112.1pt;width:188.95pt;height:43.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" adj="19194" fillcolor="#1f3763 [1604]" strokecolor="#d9e2f3 [660]" strokeweight="1pt">
                <v:textbox>
                  <w:txbxContent>
                    <w:p w14:paraId="67AFB085" w14:textId="69FA1EF6" w:rsidR="003F46C9" w:rsidRPr="00422438" w:rsidRDefault="003F46C9" w:rsidP="00570BA5">
                      <w:pPr>
                        <w:jc w:val="center"/>
                        <w:rPr>
                          <w:b/>
                          <w:sz w:val="20"/>
                          <w:szCs w:val="20"/>
                        </w:rPr>
                      </w:pPr>
                      <w:r>
                        <w:rPr>
                          <w:b/>
                          <w:sz w:val="20"/>
                          <w:szCs w:val="20"/>
                        </w:rPr>
                        <w:t xml:space="preserve">Document </w:t>
                      </w:r>
                      <w:r w:rsidRPr="00422438">
                        <w:rPr>
                          <w:b/>
                          <w:sz w:val="20"/>
                          <w:szCs w:val="20"/>
                        </w:rPr>
                        <w:t>Registration</w:t>
                      </w:r>
                    </w:p>
                  </w:txbxContent>
                </v:textbox>
              </v:shape>
            </w:pict>
          </mc:Fallback>
        </mc:AlternateContent>
      </w:r>
      <w:r w:rsidR="00AB78CC">
        <w:rPr>
          <w:noProof/>
        </w:rPr>
        <w:drawing>
          <wp:inline distT="0" distB="0" distL="0" distR="0" wp14:anchorId="6DF6A6BA" wp14:editId="50CFCEBD">
            <wp:extent cx="5334000" cy="1704975"/>
            <wp:effectExtent l="19050" t="0" r="19050" b="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3F97F83D" w14:textId="5E293979" w:rsidR="00500965" w:rsidRDefault="00500965" w:rsidP="008F36B1"/>
    <w:p w14:paraId="5BD1EA92" w14:textId="1887DFDC" w:rsidR="00500965" w:rsidRDefault="007870ED" w:rsidP="000B714D">
      <w:pPr>
        <w:jc w:val="center"/>
        <w:rPr>
          <w:color w:val="1F3864" w:themeColor="accent1" w:themeShade="80"/>
        </w:rPr>
      </w:pPr>
      <w:r w:rsidRPr="00EC0C21">
        <w:rPr>
          <w:b/>
          <w:color w:val="2F5496" w:themeColor="accent1" w:themeShade="BF"/>
        </w:rPr>
        <w:t>Fig:</w:t>
      </w:r>
      <w:r w:rsidRPr="00EC0C21">
        <w:rPr>
          <w:color w:val="2F5496" w:themeColor="accent1" w:themeShade="BF"/>
        </w:rPr>
        <w:t xml:space="preserve"> </w:t>
      </w:r>
      <w:r w:rsidR="0072073A">
        <w:rPr>
          <w:color w:val="1F3864" w:themeColor="accent1" w:themeShade="80"/>
        </w:rPr>
        <w:t xml:space="preserve">Will after </w:t>
      </w:r>
      <w:r w:rsidR="001D6E60">
        <w:rPr>
          <w:color w:val="1F3864" w:themeColor="accent1" w:themeShade="80"/>
        </w:rPr>
        <w:t xml:space="preserve">the </w:t>
      </w:r>
      <w:r w:rsidR="0072073A">
        <w:rPr>
          <w:color w:val="1F3864" w:themeColor="accent1" w:themeShade="80"/>
        </w:rPr>
        <w:t xml:space="preserve">death of </w:t>
      </w:r>
      <w:r w:rsidR="001D6E60">
        <w:rPr>
          <w:color w:val="1F3864" w:themeColor="accent1" w:themeShade="80"/>
        </w:rPr>
        <w:t xml:space="preserve">the </w:t>
      </w:r>
      <w:r w:rsidR="0072073A">
        <w:rPr>
          <w:color w:val="1F3864" w:themeColor="accent1" w:themeShade="80"/>
        </w:rPr>
        <w:t>testator</w:t>
      </w:r>
      <w:r w:rsidR="0050434C" w:rsidRPr="00EC0C21">
        <w:rPr>
          <w:color w:val="1F3864" w:themeColor="accent1" w:themeShade="80"/>
        </w:rPr>
        <w:t xml:space="preserve"> </w:t>
      </w:r>
      <w:r w:rsidR="001D6E60">
        <w:rPr>
          <w:color w:val="1F3864" w:themeColor="accent1" w:themeShade="80"/>
        </w:rPr>
        <w:t>features</w:t>
      </w:r>
      <w:r w:rsidR="0050434C" w:rsidRPr="00EC0C21">
        <w:rPr>
          <w:color w:val="1F3864" w:themeColor="accent1" w:themeShade="80"/>
        </w:rPr>
        <w:t xml:space="preserve"> in </w:t>
      </w:r>
      <w:r w:rsidR="001D6E60">
        <w:rPr>
          <w:color w:val="1F3864" w:themeColor="accent1" w:themeShade="80"/>
        </w:rPr>
        <w:t xml:space="preserve">the </w:t>
      </w:r>
      <w:r w:rsidR="0050434C" w:rsidRPr="00EC0C21">
        <w:rPr>
          <w:color w:val="1F3864" w:themeColor="accent1" w:themeShade="80"/>
        </w:rPr>
        <w:t>Document registration</w:t>
      </w:r>
      <w:r w:rsidR="00D26B1E" w:rsidRPr="00EC0C21">
        <w:rPr>
          <w:color w:val="1F3864" w:themeColor="accent1" w:themeShade="80"/>
        </w:rPr>
        <w:t>.</w:t>
      </w:r>
    </w:p>
    <w:p w14:paraId="20EC4921" w14:textId="582D5D30" w:rsidR="0048046E" w:rsidRDefault="00DE6B00" w:rsidP="001D6E60">
      <w:pPr>
        <w:spacing w:before="100" w:beforeAutospacing="1" w:after="100" w:afterAutospacing="1" w:line="240" w:lineRule="auto"/>
        <w:jc w:val="both"/>
        <w:rPr>
          <w:rFonts w:eastAsia="Times New Roman" w:cstheme="minorHAnsi"/>
          <w:lang w:eastAsia="en-IN"/>
        </w:rPr>
      </w:pPr>
      <w:r>
        <w:rPr>
          <w:rFonts w:eastAsia="Times New Roman" w:cstheme="minorHAnsi"/>
          <w:lang w:eastAsia="en-IN"/>
        </w:rPr>
        <w:t>A</w:t>
      </w:r>
      <w:r w:rsidR="007232F4" w:rsidRPr="00C16F5F">
        <w:rPr>
          <w:rFonts w:eastAsia="Times New Roman" w:cstheme="minorHAnsi"/>
          <w:lang w:eastAsia="en-IN"/>
        </w:rPr>
        <w:t xml:space="preserve"> citizen has created a will but could not deposit it due to unforeseen circumstances</w:t>
      </w:r>
      <w:r>
        <w:rPr>
          <w:rFonts w:eastAsia="Times New Roman" w:cstheme="minorHAnsi"/>
          <w:lang w:eastAsia="en-IN"/>
        </w:rPr>
        <w:t>,</w:t>
      </w:r>
      <w:r w:rsidR="007232F4" w:rsidRPr="00C16F5F">
        <w:rPr>
          <w:rFonts w:eastAsia="Times New Roman" w:cstheme="minorHAnsi"/>
          <w:lang w:eastAsia="en-IN"/>
        </w:rPr>
        <w:t xml:space="preserve"> and passes away without registering the will, such a will can still be registered at the sub-registrar's office. The sub-registrar will electronically file a copy of the will in Book No. 3 and ensure its proper storage and preservation </w:t>
      </w:r>
      <w:r w:rsidR="001D6E60">
        <w:rPr>
          <w:rFonts w:eastAsia="Times New Roman" w:cstheme="minorHAnsi"/>
          <w:lang w:eastAsia="en-IN"/>
        </w:rPr>
        <w:t>per</w:t>
      </w:r>
      <w:r w:rsidR="007232F4" w:rsidRPr="00C16F5F">
        <w:rPr>
          <w:rFonts w:eastAsia="Times New Roman" w:cstheme="minorHAnsi"/>
          <w:lang w:eastAsia="en-IN"/>
        </w:rPr>
        <w:t xml:space="preserve"> regulatory requirements.</w:t>
      </w:r>
    </w:p>
    <w:p w14:paraId="65C148E7" w14:textId="76333D55" w:rsidR="00BD3D00" w:rsidRPr="00B7498F" w:rsidRDefault="00BD3D00" w:rsidP="00BD3D00">
      <w:pPr>
        <w:jc w:val="both"/>
        <w:rPr>
          <w:rFonts w:cstheme="minorHAnsi"/>
        </w:rPr>
      </w:pPr>
      <w:r w:rsidRPr="00B7498F">
        <w:rPr>
          <w:rFonts w:cstheme="minorHAnsi"/>
        </w:rPr>
        <w:t xml:space="preserve">The functionalities mentioned below take place in the office of the Sub-registrar under the Department of Stamps and Registrations, Government of Karnataka, under the Karnataka Registration Act, 1908. These functions are elaborated in this document and </w:t>
      </w:r>
      <w:r w:rsidR="001D6E60">
        <w:rPr>
          <w:rFonts w:cstheme="minorHAnsi"/>
        </w:rPr>
        <w:t xml:space="preserve">are </w:t>
      </w:r>
      <w:r w:rsidRPr="00B7498F">
        <w:rPr>
          <w:rFonts w:cstheme="minorHAnsi"/>
        </w:rPr>
        <w:t xml:space="preserve">sought to be available online through the document registration module under Kaveri 2.0. </w:t>
      </w:r>
    </w:p>
    <w:p w14:paraId="1F613FEC" w14:textId="70DE0FC8" w:rsidR="0048046E" w:rsidRDefault="00B5080E" w:rsidP="00FE5B61">
      <w:r>
        <w:br w:type="page"/>
      </w:r>
    </w:p>
    <w:p w14:paraId="652D825F" w14:textId="66BF1336" w:rsidR="0048046E" w:rsidRDefault="009C07E5" w:rsidP="002F17E5">
      <w:pPr>
        <w:pStyle w:val="Heading2"/>
      </w:pPr>
      <w:bookmarkStart w:id="5" w:name="_Toc199795285"/>
      <w:r>
        <w:t>Interaction</w:t>
      </w:r>
      <w:r w:rsidR="0048046E" w:rsidRPr="0048046E">
        <w:t xml:space="preserve"> diagram: Re</w:t>
      </w:r>
      <w:r w:rsidR="002D31D8">
        <w:t xml:space="preserve">gistration of wills after </w:t>
      </w:r>
      <w:r w:rsidR="001D6E60">
        <w:t xml:space="preserve">the </w:t>
      </w:r>
      <w:r w:rsidR="002D31D8">
        <w:t xml:space="preserve">death of </w:t>
      </w:r>
      <w:r w:rsidR="001D6E60">
        <w:t xml:space="preserve">the </w:t>
      </w:r>
      <w:r w:rsidR="002D31D8">
        <w:t>testator</w:t>
      </w:r>
      <w:bookmarkEnd w:id="5"/>
    </w:p>
    <w:p w14:paraId="3485A5E3" w14:textId="77777777" w:rsidR="0048046E" w:rsidRPr="0048046E" w:rsidRDefault="0048046E" w:rsidP="0048046E"/>
    <w:p w14:paraId="4B2DB54F" w14:textId="51840444" w:rsidR="009F52BF" w:rsidRDefault="009A4866" w:rsidP="00FD1B58">
      <w:pPr>
        <w:tabs>
          <w:tab w:val="left" w:pos="6521"/>
        </w:tabs>
        <w:ind w:right="686" w:firstLine="567"/>
      </w:pPr>
      <w:r>
        <w:rPr>
          <w:noProof/>
        </w:rPr>
        <w:drawing>
          <wp:inline distT="0" distB="0" distL="0" distR="0" wp14:anchorId="50A47E8B" wp14:editId="791999BE">
            <wp:extent cx="5386705" cy="4782588"/>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ill after death_UML_V2.png"/>
                    <pic:cNvPicPr/>
                  </pic:nvPicPr>
                  <pic:blipFill>
                    <a:blip r:embed="rId16"/>
                    <a:stretch>
                      <a:fillRect/>
                    </a:stretch>
                  </pic:blipFill>
                  <pic:spPr>
                    <a:xfrm>
                      <a:off x="0" y="0"/>
                      <a:ext cx="5386705" cy="4782588"/>
                    </a:xfrm>
                    <a:prstGeom prst="rect">
                      <a:avLst/>
                    </a:prstGeom>
                  </pic:spPr>
                </pic:pic>
              </a:graphicData>
            </a:graphic>
          </wp:inline>
        </w:drawing>
      </w:r>
    </w:p>
    <w:p w14:paraId="0EA96766" w14:textId="13F07219" w:rsidR="00C82F21" w:rsidRDefault="00C82F21" w:rsidP="008F36B1"/>
    <w:p w14:paraId="0A55EBD9" w14:textId="33A6105C" w:rsidR="0009129D" w:rsidRDefault="0009129D">
      <w:r>
        <w:br w:type="page"/>
      </w:r>
    </w:p>
    <w:p w14:paraId="33918073" w14:textId="77777777" w:rsidR="00BA6191" w:rsidRPr="00EC0C21" w:rsidRDefault="00BA6191" w:rsidP="00206CEC">
      <w:pPr>
        <w:pStyle w:val="Heading2"/>
        <w:rPr>
          <w:rFonts w:asciiTheme="minorHAnsi" w:hAnsiTheme="minorHAnsi" w:cstheme="minorHAnsi"/>
          <w:sz w:val="28"/>
          <w:szCs w:val="28"/>
        </w:rPr>
      </w:pPr>
      <w:bookmarkStart w:id="6" w:name="_Toc199795286"/>
      <w:r w:rsidRPr="00EC0C21">
        <w:rPr>
          <w:rFonts w:asciiTheme="minorHAnsi" w:hAnsiTheme="minorHAnsi" w:cstheme="minorHAnsi"/>
          <w:sz w:val="28"/>
          <w:szCs w:val="28"/>
        </w:rPr>
        <w:t xml:space="preserve">Description of the </w:t>
      </w:r>
      <w:r w:rsidR="00AB78CC" w:rsidRPr="00EC0C21">
        <w:rPr>
          <w:rFonts w:asciiTheme="minorHAnsi" w:hAnsiTheme="minorHAnsi" w:cstheme="minorHAnsi"/>
          <w:sz w:val="28"/>
          <w:szCs w:val="28"/>
        </w:rPr>
        <w:t>f</w:t>
      </w:r>
      <w:r w:rsidRPr="00EC0C21">
        <w:rPr>
          <w:rFonts w:asciiTheme="minorHAnsi" w:hAnsiTheme="minorHAnsi" w:cstheme="minorHAnsi"/>
          <w:sz w:val="28"/>
          <w:szCs w:val="28"/>
        </w:rPr>
        <w:t xml:space="preserve">unctional </w:t>
      </w:r>
      <w:r w:rsidR="00AB78CC" w:rsidRPr="00EC0C21">
        <w:rPr>
          <w:rFonts w:asciiTheme="minorHAnsi" w:hAnsiTheme="minorHAnsi" w:cstheme="minorHAnsi"/>
          <w:sz w:val="28"/>
          <w:szCs w:val="28"/>
        </w:rPr>
        <w:t>r</w:t>
      </w:r>
      <w:r w:rsidRPr="00EC0C21">
        <w:rPr>
          <w:rFonts w:asciiTheme="minorHAnsi" w:hAnsiTheme="minorHAnsi" w:cstheme="minorHAnsi"/>
          <w:sz w:val="28"/>
          <w:szCs w:val="28"/>
        </w:rPr>
        <w:t>equirement</w:t>
      </w:r>
      <w:bookmarkEnd w:id="6"/>
      <w:r w:rsidRPr="00EC0C21">
        <w:rPr>
          <w:rFonts w:asciiTheme="minorHAnsi" w:hAnsiTheme="minorHAnsi" w:cstheme="minorHAnsi"/>
          <w:sz w:val="28"/>
          <w:szCs w:val="28"/>
        </w:rPr>
        <w:t xml:space="preserve"> </w:t>
      </w:r>
    </w:p>
    <w:p w14:paraId="6FF99311" w14:textId="77777777" w:rsidR="00CB1BF0" w:rsidRDefault="00CB1BF0" w:rsidP="000B7FDF">
      <w:pPr>
        <w:spacing w:after="0"/>
      </w:pPr>
      <w:r>
        <w:t xml:space="preserve"> </w:t>
      </w:r>
    </w:p>
    <w:p w14:paraId="46533588" w14:textId="4039A74F" w:rsidR="009A52BD" w:rsidRDefault="009A52BD" w:rsidP="002E4278">
      <w:pPr>
        <w:pStyle w:val="Heading3"/>
        <w:rPr>
          <w:rFonts w:asciiTheme="minorHAnsi" w:hAnsiTheme="minorHAnsi" w:cstheme="minorHAnsi"/>
        </w:rPr>
      </w:pPr>
      <w:bookmarkStart w:id="7" w:name="_Toc199795287"/>
      <w:r w:rsidRPr="004B6EC5">
        <w:rPr>
          <w:rFonts w:asciiTheme="minorHAnsi" w:hAnsiTheme="minorHAnsi" w:cstheme="minorHAnsi"/>
        </w:rPr>
        <w:t>Workflow</w:t>
      </w:r>
      <w:bookmarkEnd w:id="7"/>
      <w:r w:rsidRPr="00EC0C21">
        <w:rPr>
          <w:rFonts w:asciiTheme="minorHAnsi" w:hAnsiTheme="minorHAnsi" w:cstheme="minorHAnsi"/>
        </w:rPr>
        <w:t xml:space="preserve"> </w:t>
      </w:r>
    </w:p>
    <w:p w14:paraId="7ED45AA3" w14:textId="1899EC94" w:rsidR="0009129D" w:rsidRDefault="00C62EA3" w:rsidP="00AC19E0">
      <w:r>
        <w:rPr>
          <w:noProof/>
        </w:rPr>
        <w:drawing>
          <wp:inline distT="0" distB="0" distL="0" distR="0" wp14:anchorId="3570BA99" wp14:editId="42250483">
            <wp:extent cx="5467456" cy="77159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ill after death_SR.png"/>
                    <pic:cNvPicPr/>
                  </pic:nvPicPr>
                  <pic:blipFill>
                    <a:blip r:embed="rId17"/>
                    <a:stretch>
                      <a:fillRect/>
                    </a:stretch>
                  </pic:blipFill>
                  <pic:spPr>
                    <a:xfrm>
                      <a:off x="0" y="0"/>
                      <a:ext cx="5467456" cy="7715915"/>
                    </a:xfrm>
                    <a:prstGeom prst="rect">
                      <a:avLst/>
                    </a:prstGeom>
                  </pic:spPr>
                </pic:pic>
              </a:graphicData>
            </a:graphic>
          </wp:inline>
        </w:drawing>
      </w:r>
    </w:p>
    <w:p w14:paraId="6415AB07" w14:textId="77777777" w:rsidR="00C62EA3" w:rsidRPr="0009129D" w:rsidRDefault="00C62EA3" w:rsidP="00AC19E0"/>
    <w:p w14:paraId="548BE477" w14:textId="18BDD9A4" w:rsidR="001C76D0" w:rsidRPr="00EC0C21" w:rsidRDefault="001C76D0" w:rsidP="002E4278">
      <w:pPr>
        <w:pStyle w:val="Heading3"/>
        <w:rPr>
          <w:rFonts w:asciiTheme="minorHAnsi" w:hAnsiTheme="minorHAnsi" w:cstheme="minorHAnsi"/>
        </w:rPr>
      </w:pPr>
      <w:bookmarkStart w:id="8" w:name="_Toc199795288"/>
      <w:r w:rsidRPr="00EC0C21">
        <w:rPr>
          <w:rFonts w:asciiTheme="minorHAnsi" w:hAnsiTheme="minorHAnsi" w:cstheme="minorHAnsi"/>
        </w:rPr>
        <w:t>Actors and their roles</w:t>
      </w:r>
      <w:bookmarkEnd w:id="8"/>
    </w:p>
    <w:p w14:paraId="15C89BA6" w14:textId="77777777" w:rsidR="00543AC2" w:rsidRDefault="00543AC2" w:rsidP="0074634B">
      <w:pPr>
        <w:spacing w:after="0"/>
      </w:pPr>
    </w:p>
    <w:tbl>
      <w:tblPr>
        <w:tblStyle w:val="TableGrid"/>
        <w:tblW w:w="9592" w:type="dxa"/>
        <w:tblInd w:w="-147" w:type="dxa"/>
        <w:tblLook w:val="04A0" w:firstRow="1" w:lastRow="0" w:firstColumn="1" w:lastColumn="0" w:noHBand="0" w:noVBand="1"/>
      </w:tblPr>
      <w:tblGrid>
        <w:gridCol w:w="1985"/>
        <w:gridCol w:w="7607"/>
      </w:tblGrid>
      <w:tr w:rsidR="005A2BD1" w:rsidRPr="00273F1F" w14:paraId="16DAF64B" w14:textId="77777777" w:rsidTr="519EC3A5">
        <w:tc>
          <w:tcPr>
            <w:tcW w:w="9592" w:type="dxa"/>
            <w:gridSpan w:val="2"/>
            <w:shd w:val="clear" w:color="auto" w:fill="1F3864" w:themeFill="accent1" w:themeFillShade="80"/>
          </w:tcPr>
          <w:p w14:paraId="3EA68F79" w14:textId="77777777" w:rsidR="005A2BD1" w:rsidRPr="00273F1F" w:rsidRDefault="005A2BD1" w:rsidP="009C78D8">
            <w:pPr>
              <w:pStyle w:val="ListParagraph"/>
              <w:ind w:left="0"/>
              <w:jc w:val="center"/>
              <w:rPr>
                <w:rFonts w:ascii="Calibri" w:hAnsi="Calibri" w:cs="Calibri"/>
              </w:rPr>
            </w:pPr>
            <w:r w:rsidRPr="00273F1F">
              <w:rPr>
                <w:rFonts w:ascii="Calibri" w:hAnsi="Calibri" w:cs="Calibri"/>
                <w:sz w:val="28"/>
                <w:szCs w:val="28"/>
              </w:rPr>
              <w:t>Functional Requirement Specifications</w:t>
            </w:r>
          </w:p>
        </w:tc>
      </w:tr>
      <w:tr w:rsidR="005A2BD1" w:rsidRPr="00273F1F" w14:paraId="7EF699DC" w14:textId="77777777" w:rsidTr="519EC3A5">
        <w:tc>
          <w:tcPr>
            <w:tcW w:w="1985" w:type="dxa"/>
            <w:vAlign w:val="center"/>
          </w:tcPr>
          <w:p w14:paraId="69274CD9" w14:textId="77777777" w:rsidR="005A2BD1" w:rsidRPr="00273F1F" w:rsidRDefault="005A2BD1" w:rsidP="00DE6B00">
            <w:pPr>
              <w:pStyle w:val="ListParagraph"/>
              <w:ind w:left="0"/>
              <w:jc w:val="center"/>
              <w:rPr>
                <w:rFonts w:ascii="Calibri" w:hAnsi="Calibri" w:cs="Calibri"/>
              </w:rPr>
            </w:pPr>
            <w:r w:rsidRPr="00273F1F">
              <w:rPr>
                <w:rFonts w:ascii="Calibri" w:hAnsi="Calibri" w:cs="Calibri"/>
                <w:b/>
              </w:rPr>
              <w:t>Stakeholder/ Interface</w:t>
            </w:r>
          </w:p>
        </w:tc>
        <w:tc>
          <w:tcPr>
            <w:tcW w:w="7607" w:type="dxa"/>
            <w:vAlign w:val="center"/>
          </w:tcPr>
          <w:p w14:paraId="23BC041D" w14:textId="77777777" w:rsidR="005A2BD1" w:rsidRPr="00273F1F" w:rsidRDefault="005A2BD1" w:rsidP="00DE6B00">
            <w:pPr>
              <w:pStyle w:val="ListParagraph"/>
              <w:ind w:left="0"/>
              <w:jc w:val="center"/>
              <w:rPr>
                <w:rFonts w:ascii="Calibri" w:hAnsi="Calibri" w:cs="Calibri"/>
              </w:rPr>
            </w:pPr>
            <w:r w:rsidRPr="00273F1F">
              <w:rPr>
                <w:rFonts w:ascii="Calibri" w:hAnsi="Calibri" w:cs="Calibri"/>
                <w:b/>
              </w:rPr>
              <w:t>Role/ Responsibilities</w:t>
            </w:r>
          </w:p>
        </w:tc>
      </w:tr>
      <w:tr w:rsidR="005A2BD1" w:rsidRPr="00273F1F" w14:paraId="2511A511" w14:textId="77777777" w:rsidTr="519EC3A5">
        <w:trPr>
          <w:trHeight w:val="1457"/>
        </w:trPr>
        <w:tc>
          <w:tcPr>
            <w:tcW w:w="1985" w:type="dxa"/>
            <w:vAlign w:val="center"/>
          </w:tcPr>
          <w:p w14:paraId="55797825" w14:textId="77777777" w:rsidR="005A2BD1" w:rsidRPr="00273F1F" w:rsidRDefault="005A2BD1" w:rsidP="00A642BC">
            <w:pPr>
              <w:pStyle w:val="ListParagraph"/>
              <w:ind w:left="0"/>
              <w:jc w:val="center"/>
              <w:rPr>
                <w:rFonts w:ascii="Calibri" w:hAnsi="Calibri" w:cs="Calibri"/>
                <w:b/>
              </w:rPr>
            </w:pPr>
            <w:r>
              <w:rPr>
                <w:rFonts w:ascii="Calibri" w:hAnsi="Calibri" w:cs="Calibri"/>
                <w:b/>
              </w:rPr>
              <w:t>Applicant</w:t>
            </w:r>
          </w:p>
        </w:tc>
        <w:tc>
          <w:tcPr>
            <w:tcW w:w="7607" w:type="dxa"/>
          </w:tcPr>
          <w:p w14:paraId="1245DF02" w14:textId="6E91A854" w:rsidR="00C96E1A" w:rsidRDefault="368DB1D1" w:rsidP="00CF14ED">
            <w:pPr>
              <w:pStyle w:val="ListParagraph"/>
              <w:numPr>
                <w:ilvl w:val="0"/>
                <w:numId w:val="2"/>
              </w:numPr>
              <w:ind w:hanging="405"/>
              <w:rPr>
                <w:rFonts w:ascii="Calibri" w:hAnsi="Calibri" w:cs="Calibri"/>
              </w:rPr>
            </w:pPr>
            <w:r w:rsidRPr="519EC3A5">
              <w:rPr>
                <w:rFonts w:ascii="Calibri" w:hAnsi="Calibri" w:cs="Calibri"/>
              </w:rPr>
              <w:t xml:space="preserve">Enters </w:t>
            </w:r>
            <w:r w:rsidR="0BDEB391" w:rsidRPr="519EC3A5">
              <w:rPr>
                <w:rFonts w:ascii="Calibri" w:hAnsi="Calibri" w:cs="Calibri"/>
              </w:rPr>
              <w:t>testator</w:t>
            </w:r>
            <w:r w:rsidR="1AFD9A70" w:rsidRPr="519EC3A5">
              <w:rPr>
                <w:rFonts w:ascii="Calibri" w:hAnsi="Calibri" w:cs="Calibri"/>
              </w:rPr>
              <w:t xml:space="preserve">, </w:t>
            </w:r>
            <w:r w:rsidRPr="519EC3A5">
              <w:rPr>
                <w:rFonts w:ascii="Calibri" w:hAnsi="Calibri" w:cs="Calibri"/>
              </w:rPr>
              <w:t>presente</w:t>
            </w:r>
            <w:r w:rsidR="1AFD9A70" w:rsidRPr="519EC3A5">
              <w:rPr>
                <w:rFonts w:ascii="Calibri" w:hAnsi="Calibri" w:cs="Calibri"/>
              </w:rPr>
              <w:t xml:space="preserve">r and </w:t>
            </w:r>
            <w:r w:rsidRPr="519EC3A5">
              <w:rPr>
                <w:rFonts w:ascii="Calibri" w:hAnsi="Calibri" w:cs="Calibri"/>
              </w:rPr>
              <w:t>witness details</w:t>
            </w:r>
            <w:r w:rsidR="49BF8BB5" w:rsidRPr="519EC3A5">
              <w:rPr>
                <w:rFonts w:ascii="Calibri" w:hAnsi="Calibri" w:cs="Calibri"/>
              </w:rPr>
              <w:t>.</w:t>
            </w:r>
          </w:p>
          <w:p w14:paraId="7D54097B" w14:textId="3973BC5F" w:rsidR="005A2BD1" w:rsidRDefault="005A2BD1" w:rsidP="00CF14ED">
            <w:pPr>
              <w:pStyle w:val="ListParagraph"/>
              <w:numPr>
                <w:ilvl w:val="0"/>
                <w:numId w:val="2"/>
              </w:numPr>
              <w:ind w:hanging="405"/>
              <w:rPr>
                <w:rFonts w:ascii="Calibri" w:hAnsi="Calibri" w:cs="Calibri"/>
              </w:rPr>
            </w:pPr>
            <w:r>
              <w:rPr>
                <w:rFonts w:ascii="Calibri" w:hAnsi="Calibri" w:cs="Calibri"/>
              </w:rPr>
              <w:t>Upload</w:t>
            </w:r>
            <w:r w:rsidR="00612756">
              <w:rPr>
                <w:rFonts w:ascii="Calibri" w:hAnsi="Calibri" w:cs="Calibri"/>
              </w:rPr>
              <w:t>s</w:t>
            </w:r>
            <w:r>
              <w:rPr>
                <w:rFonts w:ascii="Calibri" w:hAnsi="Calibri" w:cs="Calibri"/>
              </w:rPr>
              <w:t xml:space="preserve"> the documents</w:t>
            </w:r>
            <w:r w:rsidR="00582A17">
              <w:rPr>
                <w:rFonts w:ascii="Calibri" w:hAnsi="Calibri" w:cs="Calibri"/>
              </w:rPr>
              <w:t>.</w:t>
            </w:r>
          </w:p>
          <w:p w14:paraId="1BFCAE58" w14:textId="5686B6D0" w:rsidR="005A2BD1" w:rsidRDefault="005A2BD1" w:rsidP="00CF14ED">
            <w:pPr>
              <w:pStyle w:val="ListParagraph"/>
              <w:numPr>
                <w:ilvl w:val="0"/>
                <w:numId w:val="2"/>
              </w:numPr>
              <w:ind w:hanging="405"/>
              <w:rPr>
                <w:rFonts w:ascii="Calibri" w:hAnsi="Calibri" w:cs="Calibri"/>
              </w:rPr>
            </w:pPr>
            <w:r>
              <w:rPr>
                <w:rFonts w:ascii="Calibri" w:hAnsi="Calibri" w:cs="Calibri"/>
              </w:rPr>
              <w:t>Make</w:t>
            </w:r>
            <w:r w:rsidR="00612756">
              <w:rPr>
                <w:rFonts w:ascii="Calibri" w:hAnsi="Calibri" w:cs="Calibri"/>
              </w:rPr>
              <w:t>s</w:t>
            </w:r>
            <w:r>
              <w:rPr>
                <w:rFonts w:ascii="Calibri" w:hAnsi="Calibri" w:cs="Calibri"/>
              </w:rPr>
              <w:t xml:space="preserve"> the necessary corrections or </w:t>
            </w:r>
            <w:r w:rsidR="004C59A1">
              <w:rPr>
                <w:rFonts w:ascii="Calibri" w:hAnsi="Calibri" w:cs="Calibri"/>
              </w:rPr>
              <w:t>makes</w:t>
            </w:r>
            <w:r>
              <w:rPr>
                <w:rFonts w:ascii="Calibri" w:hAnsi="Calibri" w:cs="Calibri"/>
              </w:rPr>
              <w:t xml:space="preserve"> the payment.</w:t>
            </w:r>
          </w:p>
          <w:p w14:paraId="45F7C72D" w14:textId="280E4D86" w:rsidR="005A2BD1" w:rsidRDefault="005A2BD1" w:rsidP="00CF14ED">
            <w:pPr>
              <w:pStyle w:val="ListParagraph"/>
              <w:numPr>
                <w:ilvl w:val="0"/>
                <w:numId w:val="2"/>
              </w:numPr>
              <w:ind w:hanging="405"/>
              <w:rPr>
                <w:rFonts w:ascii="Calibri" w:hAnsi="Calibri" w:cs="Calibri"/>
              </w:rPr>
            </w:pPr>
            <w:r>
              <w:rPr>
                <w:rFonts w:ascii="Calibri" w:hAnsi="Calibri" w:cs="Calibri"/>
              </w:rPr>
              <w:t>Schedule</w:t>
            </w:r>
            <w:r w:rsidR="00612756">
              <w:rPr>
                <w:rFonts w:ascii="Calibri" w:hAnsi="Calibri" w:cs="Calibri"/>
              </w:rPr>
              <w:t>s</w:t>
            </w:r>
            <w:r>
              <w:rPr>
                <w:rFonts w:ascii="Calibri" w:hAnsi="Calibri" w:cs="Calibri"/>
              </w:rPr>
              <w:t xml:space="preserve"> an appointment</w:t>
            </w:r>
            <w:r w:rsidR="00051F0A">
              <w:rPr>
                <w:rFonts w:ascii="Calibri" w:hAnsi="Calibri" w:cs="Calibri"/>
              </w:rPr>
              <w:t xml:space="preserve"> for presentation</w:t>
            </w:r>
            <w:r w:rsidR="00582A17">
              <w:rPr>
                <w:rFonts w:ascii="Calibri" w:hAnsi="Calibri" w:cs="Calibri"/>
              </w:rPr>
              <w:t>.</w:t>
            </w:r>
          </w:p>
          <w:p w14:paraId="47B926C8" w14:textId="47C0CC52" w:rsidR="00E70FCB" w:rsidRPr="00E70FCB" w:rsidRDefault="00E70FCB" w:rsidP="00CF14ED">
            <w:pPr>
              <w:pStyle w:val="ListParagraph"/>
              <w:numPr>
                <w:ilvl w:val="0"/>
                <w:numId w:val="2"/>
              </w:numPr>
              <w:ind w:hanging="405"/>
              <w:rPr>
                <w:rFonts w:ascii="Calibri" w:hAnsi="Calibri" w:cs="Calibri"/>
              </w:rPr>
            </w:pPr>
            <w:r>
              <w:rPr>
                <w:rFonts w:ascii="Calibri" w:hAnsi="Calibri" w:cs="Calibri"/>
              </w:rPr>
              <w:t>Present</w:t>
            </w:r>
            <w:r w:rsidR="00A825B1">
              <w:rPr>
                <w:rFonts w:ascii="Calibri" w:hAnsi="Calibri" w:cs="Calibri"/>
              </w:rPr>
              <w:t xml:space="preserve">s </w:t>
            </w:r>
            <w:r>
              <w:rPr>
                <w:rFonts w:ascii="Calibri" w:hAnsi="Calibri" w:cs="Calibri"/>
              </w:rPr>
              <w:t>the will for registration after the death of the Testator</w:t>
            </w:r>
            <w:r w:rsidR="00582A17">
              <w:rPr>
                <w:rFonts w:ascii="Calibri" w:hAnsi="Calibri" w:cs="Calibri"/>
              </w:rPr>
              <w:t>.</w:t>
            </w:r>
          </w:p>
        </w:tc>
      </w:tr>
      <w:tr w:rsidR="005A2BD1" w:rsidRPr="00273F1F" w14:paraId="3A989F10" w14:textId="77777777" w:rsidTr="519EC3A5">
        <w:trPr>
          <w:trHeight w:val="3108"/>
        </w:trPr>
        <w:tc>
          <w:tcPr>
            <w:tcW w:w="1985" w:type="dxa"/>
            <w:vAlign w:val="center"/>
          </w:tcPr>
          <w:p w14:paraId="30F651EC" w14:textId="77777777" w:rsidR="005A2BD1" w:rsidRPr="00273F1F" w:rsidRDefault="005A2BD1" w:rsidP="00A642BC">
            <w:pPr>
              <w:pStyle w:val="ListParagraph"/>
              <w:ind w:left="0"/>
              <w:jc w:val="center"/>
              <w:rPr>
                <w:rFonts w:ascii="Calibri" w:hAnsi="Calibri" w:cs="Calibri"/>
              </w:rPr>
            </w:pPr>
            <w:r w:rsidRPr="00273F1F">
              <w:rPr>
                <w:rFonts w:ascii="Calibri" w:hAnsi="Calibri" w:cs="Calibri"/>
                <w:b/>
              </w:rPr>
              <w:t>SRO</w:t>
            </w:r>
          </w:p>
        </w:tc>
        <w:tc>
          <w:tcPr>
            <w:tcW w:w="7607" w:type="dxa"/>
          </w:tcPr>
          <w:p w14:paraId="5AC4B273" w14:textId="220A7AD3" w:rsidR="005A2BD1" w:rsidRPr="00273F1F" w:rsidRDefault="005A2BD1" w:rsidP="00CF14ED">
            <w:pPr>
              <w:pStyle w:val="ListParagraph"/>
              <w:numPr>
                <w:ilvl w:val="0"/>
                <w:numId w:val="2"/>
              </w:numPr>
              <w:ind w:hanging="405"/>
              <w:rPr>
                <w:rFonts w:ascii="Calibri" w:hAnsi="Calibri" w:cs="Calibri"/>
              </w:rPr>
            </w:pPr>
            <w:r>
              <w:rPr>
                <w:rFonts w:ascii="Calibri" w:hAnsi="Calibri" w:cs="Calibri"/>
              </w:rPr>
              <w:t>Scrutinise</w:t>
            </w:r>
            <w:r w:rsidR="00521E22">
              <w:rPr>
                <w:rFonts w:ascii="Calibri" w:hAnsi="Calibri" w:cs="Calibri"/>
              </w:rPr>
              <w:t>s</w:t>
            </w:r>
            <w:r>
              <w:rPr>
                <w:rFonts w:ascii="Calibri" w:hAnsi="Calibri" w:cs="Calibri"/>
              </w:rPr>
              <w:t xml:space="preserve"> the application or allocate</w:t>
            </w:r>
            <w:r w:rsidR="00B80738">
              <w:rPr>
                <w:rFonts w:ascii="Calibri" w:hAnsi="Calibri" w:cs="Calibri"/>
              </w:rPr>
              <w:t>s</w:t>
            </w:r>
            <w:r>
              <w:rPr>
                <w:rFonts w:ascii="Calibri" w:hAnsi="Calibri" w:cs="Calibri"/>
              </w:rPr>
              <w:t xml:space="preserve"> </w:t>
            </w:r>
            <w:r w:rsidR="00F4403F">
              <w:rPr>
                <w:rFonts w:ascii="Calibri" w:hAnsi="Calibri" w:cs="Calibri"/>
              </w:rPr>
              <w:t xml:space="preserve">it </w:t>
            </w:r>
            <w:r>
              <w:rPr>
                <w:rFonts w:ascii="Calibri" w:hAnsi="Calibri" w:cs="Calibri"/>
              </w:rPr>
              <w:t xml:space="preserve">to </w:t>
            </w:r>
            <w:r w:rsidR="00F4403F">
              <w:rPr>
                <w:rFonts w:ascii="Calibri" w:hAnsi="Calibri" w:cs="Calibri"/>
              </w:rPr>
              <w:t xml:space="preserve">the </w:t>
            </w:r>
            <w:r>
              <w:rPr>
                <w:rFonts w:ascii="Calibri" w:hAnsi="Calibri" w:cs="Calibri"/>
              </w:rPr>
              <w:t xml:space="preserve">FDA/SDA to </w:t>
            </w:r>
            <w:r w:rsidR="00F4403F">
              <w:rPr>
                <w:rFonts w:ascii="Calibri" w:hAnsi="Calibri" w:cs="Calibri"/>
              </w:rPr>
              <w:t>scrutinise</w:t>
            </w:r>
            <w:r>
              <w:rPr>
                <w:rFonts w:ascii="Calibri" w:hAnsi="Calibri" w:cs="Calibri"/>
              </w:rPr>
              <w:t xml:space="preserve"> the application</w:t>
            </w:r>
            <w:r w:rsidR="00913137">
              <w:rPr>
                <w:rFonts w:ascii="Calibri" w:hAnsi="Calibri" w:cs="Calibri"/>
              </w:rPr>
              <w:t>.</w:t>
            </w:r>
          </w:p>
          <w:p w14:paraId="46FEC0F7" w14:textId="236FFE31" w:rsidR="005A2BD1" w:rsidRDefault="005A2BD1" w:rsidP="00CF14ED">
            <w:pPr>
              <w:pStyle w:val="ListParagraph"/>
              <w:numPr>
                <w:ilvl w:val="0"/>
                <w:numId w:val="2"/>
              </w:numPr>
              <w:ind w:hanging="405"/>
              <w:rPr>
                <w:rFonts w:ascii="Calibri" w:hAnsi="Calibri" w:cs="Calibri"/>
              </w:rPr>
            </w:pPr>
            <w:r>
              <w:rPr>
                <w:rFonts w:ascii="Calibri" w:hAnsi="Calibri" w:cs="Calibri"/>
              </w:rPr>
              <w:t>Verif</w:t>
            </w:r>
            <w:r w:rsidR="00A961BE">
              <w:rPr>
                <w:rFonts w:ascii="Calibri" w:hAnsi="Calibri" w:cs="Calibri"/>
              </w:rPr>
              <w:t>ies</w:t>
            </w:r>
            <w:r>
              <w:rPr>
                <w:rFonts w:ascii="Calibri" w:hAnsi="Calibri" w:cs="Calibri"/>
              </w:rPr>
              <w:t xml:space="preserve"> the scrutinised applications</w:t>
            </w:r>
            <w:r w:rsidR="00E14A1E">
              <w:rPr>
                <w:rFonts w:ascii="Calibri" w:hAnsi="Calibri" w:cs="Calibri"/>
              </w:rPr>
              <w:t xml:space="preserve"> </w:t>
            </w:r>
            <w:r w:rsidR="000B04F0">
              <w:rPr>
                <w:rFonts w:ascii="Calibri" w:hAnsi="Calibri" w:cs="Calibri"/>
              </w:rPr>
              <w:t xml:space="preserve">received from </w:t>
            </w:r>
            <w:r w:rsidR="00F16A8E">
              <w:rPr>
                <w:rFonts w:ascii="Calibri" w:hAnsi="Calibri" w:cs="Calibri"/>
              </w:rPr>
              <w:t>F</w:t>
            </w:r>
            <w:r>
              <w:rPr>
                <w:rFonts w:ascii="Calibri" w:hAnsi="Calibri" w:cs="Calibri"/>
              </w:rPr>
              <w:t>DA/SDA</w:t>
            </w:r>
            <w:r w:rsidR="00913137">
              <w:rPr>
                <w:rFonts w:ascii="Calibri" w:hAnsi="Calibri" w:cs="Calibri"/>
              </w:rPr>
              <w:t>.</w:t>
            </w:r>
          </w:p>
          <w:p w14:paraId="10BA024F" w14:textId="1A776D01" w:rsidR="00F16A8E" w:rsidRPr="00273F1F" w:rsidRDefault="00F16A8E" w:rsidP="00CF14ED">
            <w:pPr>
              <w:pStyle w:val="ListParagraph"/>
              <w:numPr>
                <w:ilvl w:val="0"/>
                <w:numId w:val="2"/>
              </w:numPr>
              <w:ind w:hanging="405"/>
              <w:rPr>
                <w:rFonts w:ascii="Calibri" w:hAnsi="Calibri" w:cs="Calibri"/>
              </w:rPr>
            </w:pPr>
            <w:r>
              <w:rPr>
                <w:rFonts w:ascii="Calibri" w:hAnsi="Calibri" w:cs="Calibri"/>
              </w:rPr>
              <w:t>Add remarks, if applicable</w:t>
            </w:r>
            <w:r w:rsidR="00913137">
              <w:rPr>
                <w:rFonts w:ascii="Calibri" w:hAnsi="Calibri" w:cs="Calibri"/>
              </w:rPr>
              <w:t>.</w:t>
            </w:r>
          </w:p>
          <w:p w14:paraId="363D9FBE" w14:textId="729D729D" w:rsidR="005A2BD1" w:rsidRPr="00273F1F" w:rsidRDefault="005A2BD1" w:rsidP="00CF14ED">
            <w:pPr>
              <w:pStyle w:val="ListParagraph"/>
              <w:numPr>
                <w:ilvl w:val="0"/>
                <w:numId w:val="2"/>
              </w:numPr>
              <w:ind w:hanging="405"/>
              <w:rPr>
                <w:rFonts w:ascii="Calibri" w:hAnsi="Calibri" w:cs="Calibri"/>
              </w:rPr>
            </w:pPr>
            <w:r>
              <w:rPr>
                <w:rFonts w:ascii="Calibri" w:hAnsi="Calibri" w:cs="Calibri"/>
              </w:rPr>
              <w:t>Send the application for payment or corrections</w:t>
            </w:r>
            <w:r w:rsidR="00913137">
              <w:rPr>
                <w:rFonts w:ascii="Calibri" w:hAnsi="Calibri" w:cs="Calibri"/>
              </w:rPr>
              <w:t>.</w:t>
            </w:r>
          </w:p>
          <w:p w14:paraId="1F76757C" w14:textId="46EA3545" w:rsidR="005A2BD1" w:rsidRDefault="005A2BD1" w:rsidP="00CF14ED">
            <w:pPr>
              <w:pStyle w:val="ListParagraph"/>
              <w:numPr>
                <w:ilvl w:val="0"/>
                <w:numId w:val="2"/>
              </w:numPr>
              <w:ind w:hanging="405"/>
              <w:rPr>
                <w:rFonts w:ascii="Calibri" w:hAnsi="Calibri" w:cs="Calibri"/>
              </w:rPr>
            </w:pPr>
            <w:r>
              <w:rPr>
                <w:rFonts w:ascii="Calibri" w:hAnsi="Calibri" w:cs="Calibri"/>
              </w:rPr>
              <w:t>Allocate</w:t>
            </w:r>
            <w:r w:rsidR="0025258C">
              <w:rPr>
                <w:rFonts w:ascii="Calibri" w:hAnsi="Calibri" w:cs="Calibri"/>
              </w:rPr>
              <w:t xml:space="preserve">s </w:t>
            </w:r>
            <w:r>
              <w:rPr>
                <w:rFonts w:ascii="Calibri" w:hAnsi="Calibri" w:cs="Calibri"/>
              </w:rPr>
              <w:t>to DEO to capture the biometrics of</w:t>
            </w:r>
            <w:r w:rsidR="0025258C">
              <w:rPr>
                <w:rFonts w:ascii="Calibri" w:hAnsi="Calibri" w:cs="Calibri"/>
              </w:rPr>
              <w:t xml:space="preserve"> </w:t>
            </w:r>
            <w:r w:rsidR="00F4403F">
              <w:rPr>
                <w:rFonts w:ascii="Calibri" w:hAnsi="Calibri" w:cs="Calibri"/>
              </w:rPr>
              <w:t xml:space="preserve">the </w:t>
            </w:r>
            <w:r w:rsidR="0025258C">
              <w:rPr>
                <w:rFonts w:ascii="Calibri" w:hAnsi="Calibri" w:cs="Calibri"/>
              </w:rPr>
              <w:t>presenter</w:t>
            </w:r>
            <w:r w:rsidR="00913137">
              <w:rPr>
                <w:rFonts w:ascii="Calibri" w:hAnsi="Calibri" w:cs="Calibri"/>
              </w:rPr>
              <w:t>.</w:t>
            </w:r>
          </w:p>
          <w:p w14:paraId="1E85D656" w14:textId="27D23516" w:rsidR="005A2BD1" w:rsidRDefault="005A2BD1" w:rsidP="00CF14ED">
            <w:pPr>
              <w:pStyle w:val="ListParagraph"/>
              <w:numPr>
                <w:ilvl w:val="0"/>
                <w:numId w:val="2"/>
              </w:numPr>
              <w:ind w:hanging="405"/>
              <w:rPr>
                <w:rFonts w:ascii="Calibri" w:hAnsi="Calibri" w:cs="Calibri"/>
              </w:rPr>
            </w:pPr>
            <w:r>
              <w:rPr>
                <w:rFonts w:ascii="Calibri" w:hAnsi="Calibri" w:cs="Calibri"/>
              </w:rPr>
              <w:t>Keeps the document pending until the investigation is complete</w:t>
            </w:r>
            <w:r w:rsidR="00913137">
              <w:rPr>
                <w:rFonts w:ascii="Calibri" w:hAnsi="Calibri" w:cs="Calibri"/>
              </w:rPr>
              <w:t>.</w:t>
            </w:r>
          </w:p>
          <w:p w14:paraId="0F7C753D" w14:textId="464B6110" w:rsidR="005A2BD1" w:rsidRDefault="005A2BD1" w:rsidP="00CF14ED">
            <w:pPr>
              <w:pStyle w:val="ListParagraph"/>
              <w:numPr>
                <w:ilvl w:val="0"/>
                <w:numId w:val="2"/>
              </w:numPr>
              <w:ind w:hanging="405"/>
              <w:rPr>
                <w:rFonts w:ascii="Calibri" w:hAnsi="Calibri" w:cs="Calibri"/>
              </w:rPr>
            </w:pPr>
            <w:r>
              <w:rPr>
                <w:rFonts w:ascii="Calibri" w:hAnsi="Calibri" w:cs="Calibri"/>
              </w:rPr>
              <w:t>Upload</w:t>
            </w:r>
            <w:r w:rsidR="0059480F">
              <w:rPr>
                <w:rFonts w:ascii="Calibri" w:hAnsi="Calibri" w:cs="Calibri"/>
              </w:rPr>
              <w:t>s</w:t>
            </w:r>
            <w:r>
              <w:rPr>
                <w:rFonts w:ascii="Calibri" w:hAnsi="Calibri" w:cs="Calibri"/>
              </w:rPr>
              <w:t xml:space="preserve"> the investigation report</w:t>
            </w:r>
            <w:r w:rsidR="00913137">
              <w:rPr>
                <w:rFonts w:ascii="Calibri" w:hAnsi="Calibri" w:cs="Calibri"/>
              </w:rPr>
              <w:t>.</w:t>
            </w:r>
          </w:p>
          <w:p w14:paraId="34AA7064" w14:textId="54D77502" w:rsidR="005A2BD1" w:rsidRPr="00273F1F" w:rsidRDefault="005A2BD1" w:rsidP="00CF14ED">
            <w:pPr>
              <w:pStyle w:val="ListParagraph"/>
              <w:numPr>
                <w:ilvl w:val="0"/>
                <w:numId w:val="2"/>
              </w:numPr>
              <w:ind w:hanging="405"/>
              <w:rPr>
                <w:rFonts w:ascii="Calibri" w:hAnsi="Calibri" w:cs="Calibri"/>
              </w:rPr>
            </w:pPr>
            <w:r>
              <w:rPr>
                <w:rFonts w:ascii="Calibri" w:hAnsi="Calibri" w:cs="Calibri"/>
              </w:rPr>
              <w:t>Reject</w:t>
            </w:r>
            <w:r w:rsidR="0059480F">
              <w:rPr>
                <w:rFonts w:ascii="Calibri" w:hAnsi="Calibri" w:cs="Calibri"/>
              </w:rPr>
              <w:t>s</w:t>
            </w:r>
            <w:r>
              <w:rPr>
                <w:rFonts w:ascii="Calibri" w:hAnsi="Calibri" w:cs="Calibri"/>
              </w:rPr>
              <w:t xml:space="preserve"> the application if not satisfied with the investigation</w:t>
            </w:r>
            <w:r w:rsidR="00913137">
              <w:rPr>
                <w:rFonts w:ascii="Calibri" w:hAnsi="Calibri" w:cs="Calibri"/>
              </w:rPr>
              <w:t>.</w:t>
            </w:r>
          </w:p>
          <w:p w14:paraId="09A66DE5" w14:textId="19022E2F" w:rsidR="005A2BD1" w:rsidRPr="00273F1F" w:rsidRDefault="005A2BD1" w:rsidP="00CF14ED">
            <w:pPr>
              <w:pStyle w:val="ListParagraph"/>
              <w:numPr>
                <w:ilvl w:val="0"/>
                <w:numId w:val="2"/>
              </w:numPr>
              <w:ind w:hanging="405"/>
              <w:rPr>
                <w:rFonts w:ascii="Calibri" w:hAnsi="Calibri" w:cs="Calibri"/>
              </w:rPr>
            </w:pPr>
            <w:r>
              <w:rPr>
                <w:rFonts w:ascii="Calibri" w:hAnsi="Calibri" w:cs="Calibri"/>
              </w:rPr>
              <w:t>Else a</w:t>
            </w:r>
            <w:r w:rsidRPr="00273F1F">
              <w:rPr>
                <w:rFonts w:ascii="Calibri" w:hAnsi="Calibri" w:cs="Calibri"/>
              </w:rPr>
              <w:t>pprove</w:t>
            </w:r>
            <w:r>
              <w:rPr>
                <w:rFonts w:ascii="Calibri" w:hAnsi="Calibri" w:cs="Calibri"/>
              </w:rPr>
              <w:t>s</w:t>
            </w:r>
            <w:r w:rsidRPr="00273F1F">
              <w:rPr>
                <w:rFonts w:ascii="Calibri" w:hAnsi="Calibri" w:cs="Calibri"/>
              </w:rPr>
              <w:t xml:space="preserve"> </w:t>
            </w:r>
            <w:r w:rsidR="000D1FBF">
              <w:rPr>
                <w:rFonts w:ascii="Calibri" w:hAnsi="Calibri" w:cs="Calibri"/>
              </w:rPr>
              <w:t>the application</w:t>
            </w:r>
            <w:r w:rsidRPr="00273F1F">
              <w:rPr>
                <w:rFonts w:ascii="Calibri" w:hAnsi="Calibri" w:cs="Calibri"/>
              </w:rPr>
              <w:t xml:space="preserve"> by </w:t>
            </w:r>
            <w:r>
              <w:rPr>
                <w:rFonts w:ascii="Calibri" w:hAnsi="Calibri" w:cs="Calibri"/>
              </w:rPr>
              <w:t>C</w:t>
            </w:r>
            <w:r w:rsidRPr="00273F1F">
              <w:rPr>
                <w:rFonts w:ascii="Calibri" w:hAnsi="Calibri" w:cs="Calibri"/>
              </w:rPr>
              <w:t>heck and Register</w:t>
            </w:r>
            <w:r w:rsidR="00913137">
              <w:rPr>
                <w:rFonts w:ascii="Calibri" w:hAnsi="Calibri" w:cs="Calibri"/>
              </w:rPr>
              <w:t>.</w:t>
            </w:r>
          </w:p>
          <w:p w14:paraId="50D29B32" w14:textId="03B27467" w:rsidR="005A2BD1" w:rsidRPr="008C1F4A" w:rsidRDefault="005A2BD1" w:rsidP="00CF14ED">
            <w:pPr>
              <w:pStyle w:val="ListParagraph"/>
              <w:numPr>
                <w:ilvl w:val="0"/>
                <w:numId w:val="2"/>
              </w:numPr>
              <w:ind w:hanging="405"/>
              <w:rPr>
                <w:rFonts w:ascii="Calibri" w:hAnsi="Calibri" w:cs="Calibri"/>
              </w:rPr>
            </w:pPr>
            <w:r>
              <w:rPr>
                <w:rFonts w:ascii="Calibri" w:hAnsi="Calibri" w:cs="Calibri"/>
              </w:rPr>
              <w:t>D</w:t>
            </w:r>
            <w:r w:rsidRPr="00273F1F">
              <w:rPr>
                <w:rFonts w:ascii="Calibri" w:hAnsi="Calibri" w:cs="Calibri"/>
              </w:rPr>
              <w:t>igitally sign</w:t>
            </w:r>
            <w:r>
              <w:rPr>
                <w:rFonts w:ascii="Calibri" w:hAnsi="Calibri" w:cs="Calibri"/>
              </w:rPr>
              <w:t>s</w:t>
            </w:r>
            <w:r w:rsidRPr="00273F1F">
              <w:rPr>
                <w:rFonts w:ascii="Calibri" w:hAnsi="Calibri" w:cs="Calibri"/>
              </w:rPr>
              <w:t xml:space="preserve"> the Endorsement received by DEO</w:t>
            </w:r>
            <w:r w:rsidR="00913137">
              <w:rPr>
                <w:rFonts w:ascii="Calibri" w:hAnsi="Calibri" w:cs="Calibri"/>
              </w:rPr>
              <w:t>.</w:t>
            </w:r>
          </w:p>
        </w:tc>
      </w:tr>
      <w:tr w:rsidR="00C13643" w:rsidRPr="00273F1F" w14:paraId="21C3E1A8" w14:textId="77777777" w:rsidTr="519EC3A5">
        <w:trPr>
          <w:trHeight w:val="700"/>
        </w:trPr>
        <w:tc>
          <w:tcPr>
            <w:tcW w:w="1985" w:type="dxa"/>
            <w:vAlign w:val="center"/>
          </w:tcPr>
          <w:p w14:paraId="2A187D6B" w14:textId="184A3003" w:rsidR="00C13643" w:rsidRPr="00273F1F" w:rsidRDefault="00C13643" w:rsidP="00A642BC">
            <w:pPr>
              <w:pStyle w:val="ListParagraph"/>
              <w:ind w:left="0"/>
              <w:jc w:val="center"/>
              <w:rPr>
                <w:rFonts w:ascii="Calibri" w:hAnsi="Calibri" w:cs="Calibri"/>
                <w:b/>
              </w:rPr>
            </w:pPr>
            <w:r w:rsidRPr="00273F1F">
              <w:rPr>
                <w:rFonts w:ascii="Calibri" w:hAnsi="Calibri" w:cs="Calibri"/>
                <w:b/>
              </w:rPr>
              <w:t>FDA/SDA</w:t>
            </w:r>
          </w:p>
        </w:tc>
        <w:tc>
          <w:tcPr>
            <w:tcW w:w="7607" w:type="dxa"/>
          </w:tcPr>
          <w:p w14:paraId="616A5EC1" w14:textId="506B9AF5" w:rsidR="00501441" w:rsidRDefault="00F86B31" w:rsidP="00CF14ED">
            <w:pPr>
              <w:pStyle w:val="ListParagraph"/>
              <w:numPr>
                <w:ilvl w:val="0"/>
                <w:numId w:val="2"/>
              </w:numPr>
              <w:ind w:hanging="405"/>
              <w:rPr>
                <w:rFonts w:ascii="Calibri" w:hAnsi="Calibri" w:cs="Calibri"/>
              </w:rPr>
            </w:pPr>
            <w:r>
              <w:rPr>
                <w:rFonts w:ascii="Calibri" w:hAnsi="Calibri" w:cs="Calibri"/>
              </w:rPr>
              <w:t>Scrutinises the application</w:t>
            </w:r>
            <w:r w:rsidR="00177E8F">
              <w:rPr>
                <w:rFonts w:ascii="Calibri" w:hAnsi="Calibri" w:cs="Calibri"/>
              </w:rPr>
              <w:t>.</w:t>
            </w:r>
          </w:p>
          <w:p w14:paraId="0890456B" w14:textId="4B2498CC" w:rsidR="00C13643" w:rsidRPr="00DA3806" w:rsidRDefault="00501441" w:rsidP="00CF14ED">
            <w:pPr>
              <w:pStyle w:val="ListParagraph"/>
              <w:numPr>
                <w:ilvl w:val="0"/>
                <w:numId w:val="2"/>
              </w:numPr>
              <w:ind w:hanging="405"/>
              <w:rPr>
                <w:rFonts w:ascii="Calibri" w:hAnsi="Calibri" w:cs="Calibri"/>
              </w:rPr>
            </w:pPr>
            <w:r>
              <w:rPr>
                <w:rFonts w:ascii="Calibri" w:hAnsi="Calibri" w:cs="Calibri"/>
              </w:rPr>
              <w:t>Sends to SR for verification with or without remarks</w:t>
            </w:r>
            <w:r w:rsidR="00177E8F">
              <w:rPr>
                <w:rFonts w:ascii="Calibri" w:hAnsi="Calibri" w:cs="Calibri"/>
              </w:rPr>
              <w:t>.</w:t>
            </w:r>
          </w:p>
        </w:tc>
      </w:tr>
      <w:tr w:rsidR="00C13643" w:rsidRPr="00273F1F" w14:paraId="783A13DB" w14:textId="77777777" w:rsidTr="519EC3A5">
        <w:trPr>
          <w:trHeight w:val="1383"/>
        </w:trPr>
        <w:tc>
          <w:tcPr>
            <w:tcW w:w="1985" w:type="dxa"/>
            <w:vAlign w:val="center"/>
          </w:tcPr>
          <w:p w14:paraId="0C1AF0BF" w14:textId="77777777" w:rsidR="00C13643" w:rsidRPr="00273F1F" w:rsidRDefault="00C13643" w:rsidP="00A642BC">
            <w:pPr>
              <w:pStyle w:val="ListParagraph"/>
              <w:ind w:left="0"/>
              <w:jc w:val="center"/>
              <w:rPr>
                <w:rFonts w:ascii="Calibri" w:hAnsi="Calibri" w:cs="Calibri"/>
              </w:rPr>
            </w:pPr>
            <w:r w:rsidRPr="00273F1F">
              <w:rPr>
                <w:rFonts w:ascii="Calibri" w:hAnsi="Calibri" w:cs="Calibri"/>
                <w:b/>
              </w:rPr>
              <w:t>DEO</w:t>
            </w:r>
          </w:p>
        </w:tc>
        <w:tc>
          <w:tcPr>
            <w:tcW w:w="7607" w:type="dxa"/>
          </w:tcPr>
          <w:p w14:paraId="00929141" w14:textId="6DD5AD51" w:rsidR="00C13643" w:rsidRPr="00273F1F" w:rsidRDefault="00C13643" w:rsidP="00CF14ED">
            <w:pPr>
              <w:pStyle w:val="ListParagraph"/>
              <w:numPr>
                <w:ilvl w:val="0"/>
                <w:numId w:val="2"/>
              </w:numPr>
              <w:ind w:hanging="405"/>
              <w:rPr>
                <w:rFonts w:ascii="Calibri" w:hAnsi="Calibri" w:cs="Calibri"/>
              </w:rPr>
            </w:pPr>
            <w:r>
              <w:rPr>
                <w:rFonts w:ascii="Calibri" w:hAnsi="Calibri" w:cs="Calibri"/>
              </w:rPr>
              <w:t xml:space="preserve">Capture the biometrics of </w:t>
            </w:r>
            <w:r w:rsidR="0020683B">
              <w:rPr>
                <w:rFonts w:ascii="Calibri" w:hAnsi="Calibri" w:cs="Calibri"/>
              </w:rPr>
              <w:t xml:space="preserve">the </w:t>
            </w:r>
            <w:r>
              <w:rPr>
                <w:rFonts w:ascii="Calibri" w:hAnsi="Calibri" w:cs="Calibri"/>
              </w:rPr>
              <w:t>presenter</w:t>
            </w:r>
            <w:r w:rsidR="00177E8F">
              <w:rPr>
                <w:rFonts w:ascii="Calibri" w:hAnsi="Calibri" w:cs="Calibri"/>
              </w:rPr>
              <w:t>.</w:t>
            </w:r>
          </w:p>
          <w:p w14:paraId="11DB1121" w14:textId="57D7F26E" w:rsidR="00C13643" w:rsidRPr="00273F1F" w:rsidRDefault="00C13643" w:rsidP="00CF14ED">
            <w:pPr>
              <w:pStyle w:val="ListParagraph"/>
              <w:numPr>
                <w:ilvl w:val="0"/>
                <w:numId w:val="2"/>
              </w:numPr>
              <w:spacing w:after="160" w:line="259" w:lineRule="auto"/>
              <w:ind w:hanging="405"/>
              <w:rPr>
                <w:rFonts w:ascii="Calibri" w:hAnsi="Calibri" w:cs="Calibri"/>
              </w:rPr>
            </w:pPr>
            <w:r>
              <w:rPr>
                <w:rFonts w:ascii="Calibri" w:hAnsi="Calibri" w:cs="Calibri"/>
              </w:rPr>
              <w:t>G</w:t>
            </w:r>
            <w:r w:rsidRPr="00273F1F">
              <w:rPr>
                <w:rFonts w:ascii="Calibri" w:hAnsi="Calibri" w:cs="Calibri"/>
              </w:rPr>
              <w:t xml:space="preserve">enerates </w:t>
            </w:r>
            <w:r>
              <w:rPr>
                <w:rFonts w:ascii="Calibri" w:hAnsi="Calibri" w:cs="Calibri"/>
              </w:rPr>
              <w:t>the Summary</w:t>
            </w:r>
            <w:r w:rsidR="00177E8F">
              <w:rPr>
                <w:rFonts w:ascii="Calibri" w:hAnsi="Calibri" w:cs="Calibri"/>
              </w:rPr>
              <w:t>.</w:t>
            </w:r>
          </w:p>
          <w:p w14:paraId="1C2CE068" w14:textId="127C553C" w:rsidR="00C13643" w:rsidRDefault="00C13643" w:rsidP="00CF14ED">
            <w:pPr>
              <w:pStyle w:val="ListParagraph"/>
              <w:numPr>
                <w:ilvl w:val="0"/>
                <w:numId w:val="2"/>
              </w:numPr>
              <w:ind w:hanging="405"/>
              <w:rPr>
                <w:rFonts w:ascii="Calibri" w:hAnsi="Calibri" w:cs="Calibri"/>
              </w:rPr>
            </w:pPr>
            <w:r>
              <w:rPr>
                <w:rFonts w:ascii="Calibri" w:hAnsi="Calibri" w:cs="Calibri"/>
              </w:rPr>
              <w:t>S</w:t>
            </w:r>
            <w:r w:rsidRPr="00273F1F">
              <w:rPr>
                <w:rFonts w:ascii="Calibri" w:hAnsi="Calibri" w:cs="Calibri"/>
              </w:rPr>
              <w:t xml:space="preserve">ends </w:t>
            </w:r>
            <w:r>
              <w:rPr>
                <w:rFonts w:ascii="Calibri" w:hAnsi="Calibri" w:cs="Calibri"/>
              </w:rPr>
              <w:t>the summary</w:t>
            </w:r>
            <w:r w:rsidRPr="00273F1F">
              <w:rPr>
                <w:rFonts w:ascii="Calibri" w:hAnsi="Calibri" w:cs="Calibri"/>
              </w:rPr>
              <w:t xml:space="preserve"> to SR for verification</w:t>
            </w:r>
            <w:r w:rsidR="00177E8F">
              <w:rPr>
                <w:rFonts w:ascii="Calibri" w:hAnsi="Calibri" w:cs="Calibri"/>
              </w:rPr>
              <w:t>.</w:t>
            </w:r>
          </w:p>
          <w:p w14:paraId="024B40F8" w14:textId="46DE8828" w:rsidR="00C13643" w:rsidRPr="00273F1F" w:rsidRDefault="00C13643" w:rsidP="00CF14ED">
            <w:pPr>
              <w:pStyle w:val="ListParagraph"/>
              <w:numPr>
                <w:ilvl w:val="0"/>
                <w:numId w:val="2"/>
              </w:numPr>
              <w:ind w:hanging="405"/>
              <w:rPr>
                <w:rFonts w:ascii="Calibri" w:hAnsi="Calibri" w:cs="Calibri"/>
              </w:rPr>
            </w:pPr>
            <w:r>
              <w:rPr>
                <w:rFonts w:ascii="Calibri" w:hAnsi="Calibri" w:cs="Calibri"/>
              </w:rPr>
              <w:t>Generates the e</w:t>
            </w:r>
            <w:r w:rsidRPr="00273F1F">
              <w:rPr>
                <w:rFonts w:ascii="Calibri" w:hAnsi="Calibri" w:cs="Calibri"/>
              </w:rPr>
              <w:t>ndorsement</w:t>
            </w:r>
            <w:r w:rsidR="00177E8F">
              <w:rPr>
                <w:rFonts w:ascii="Calibri" w:hAnsi="Calibri" w:cs="Calibri"/>
              </w:rPr>
              <w:t>.</w:t>
            </w:r>
          </w:p>
          <w:p w14:paraId="00A9A45A" w14:textId="467F869D" w:rsidR="00C13643" w:rsidRPr="00273F1F" w:rsidRDefault="00C13643" w:rsidP="00CF14ED">
            <w:pPr>
              <w:pStyle w:val="ListParagraph"/>
              <w:numPr>
                <w:ilvl w:val="0"/>
                <w:numId w:val="2"/>
              </w:numPr>
              <w:spacing w:after="160" w:line="259" w:lineRule="auto"/>
              <w:ind w:hanging="405"/>
              <w:rPr>
                <w:rFonts w:ascii="Calibri" w:hAnsi="Calibri" w:cs="Calibri"/>
              </w:rPr>
            </w:pPr>
            <w:r>
              <w:rPr>
                <w:rFonts w:ascii="Calibri" w:hAnsi="Calibri" w:cs="Calibri"/>
              </w:rPr>
              <w:t>S</w:t>
            </w:r>
            <w:r w:rsidRPr="00273F1F">
              <w:rPr>
                <w:rFonts w:ascii="Calibri" w:hAnsi="Calibri" w:cs="Calibri"/>
              </w:rPr>
              <w:t>can</w:t>
            </w:r>
            <w:r>
              <w:rPr>
                <w:rFonts w:ascii="Calibri" w:hAnsi="Calibri" w:cs="Calibri"/>
              </w:rPr>
              <w:t xml:space="preserve"> and </w:t>
            </w:r>
            <w:r w:rsidR="0020683B">
              <w:rPr>
                <w:rFonts w:ascii="Calibri" w:hAnsi="Calibri" w:cs="Calibri"/>
              </w:rPr>
              <w:t>upload</w:t>
            </w:r>
            <w:r w:rsidRPr="00273F1F">
              <w:rPr>
                <w:rFonts w:ascii="Calibri" w:hAnsi="Calibri" w:cs="Calibri"/>
              </w:rPr>
              <w:t xml:space="preserve"> </w:t>
            </w:r>
            <w:r>
              <w:rPr>
                <w:rFonts w:ascii="Calibri" w:hAnsi="Calibri" w:cs="Calibri"/>
              </w:rPr>
              <w:t>e</w:t>
            </w:r>
            <w:r w:rsidRPr="00273F1F">
              <w:rPr>
                <w:rFonts w:ascii="Calibri" w:hAnsi="Calibri" w:cs="Calibri"/>
              </w:rPr>
              <w:t>ndorsement</w:t>
            </w:r>
            <w:r w:rsidR="00177E8F">
              <w:rPr>
                <w:rFonts w:ascii="Calibri" w:hAnsi="Calibri" w:cs="Calibri"/>
              </w:rPr>
              <w:t>.</w:t>
            </w:r>
          </w:p>
          <w:p w14:paraId="0712D31F" w14:textId="255C0223" w:rsidR="00C13643" w:rsidRPr="00273F1F" w:rsidRDefault="00C13643" w:rsidP="00CF14ED">
            <w:pPr>
              <w:pStyle w:val="ListParagraph"/>
              <w:numPr>
                <w:ilvl w:val="0"/>
                <w:numId w:val="2"/>
              </w:numPr>
              <w:ind w:hanging="405"/>
              <w:rPr>
                <w:rFonts w:ascii="Calibri" w:hAnsi="Calibri" w:cs="Calibri"/>
              </w:rPr>
            </w:pPr>
            <w:r>
              <w:rPr>
                <w:rFonts w:ascii="Calibri" w:hAnsi="Calibri" w:cs="Calibri"/>
              </w:rPr>
              <w:t>S</w:t>
            </w:r>
            <w:r w:rsidRPr="00273F1F">
              <w:rPr>
                <w:rFonts w:ascii="Calibri" w:hAnsi="Calibri" w:cs="Calibri"/>
              </w:rPr>
              <w:t xml:space="preserve">ends endorsement to SR for </w:t>
            </w:r>
            <w:r w:rsidR="0020683B">
              <w:rPr>
                <w:rFonts w:ascii="Calibri" w:hAnsi="Calibri" w:cs="Calibri"/>
              </w:rPr>
              <w:t xml:space="preserve">the </w:t>
            </w:r>
            <w:r w:rsidRPr="00273F1F">
              <w:rPr>
                <w:rFonts w:ascii="Calibri" w:hAnsi="Calibri" w:cs="Calibri"/>
              </w:rPr>
              <w:t>Digital sign</w:t>
            </w:r>
            <w:r w:rsidR="00C761F0">
              <w:rPr>
                <w:rFonts w:ascii="Calibri" w:hAnsi="Calibri" w:cs="Calibri"/>
              </w:rPr>
              <w:t>.</w:t>
            </w:r>
          </w:p>
        </w:tc>
      </w:tr>
      <w:tr w:rsidR="00C13643" w:rsidRPr="00273F1F" w14:paraId="0D95B289" w14:textId="77777777" w:rsidTr="519EC3A5">
        <w:trPr>
          <w:trHeight w:val="346"/>
        </w:trPr>
        <w:tc>
          <w:tcPr>
            <w:tcW w:w="1985" w:type="dxa"/>
            <w:vAlign w:val="center"/>
          </w:tcPr>
          <w:p w14:paraId="1050C7ED" w14:textId="77777777" w:rsidR="00C13643" w:rsidRPr="00273F1F" w:rsidRDefault="00C13643" w:rsidP="00A642BC">
            <w:pPr>
              <w:pStyle w:val="ListParagraph"/>
              <w:ind w:left="0"/>
              <w:jc w:val="center"/>
              <w:rPr>
                <w:rFonts w:ascii="Calibri" w:hAnsi="Calibri" w:cs="Calibri"/>
                <w:b/>
              </w:rPr>
            </w:pPr>
            <w:r w:rsidRPr="00273F1F">
              <w:rPr>
                <w:rFonts w:ascii="Calibri" w:hAnsi="Calibri" w:cs="Calibri"/>
                <w:b/>
              </w:rPr>
              <w:t>System</w:t>
            </w:r>
          </w:p>
        </w:tc>
        <w:tc>
          <w:tcPr>
            <w:tcW w:w="7607" w:type="dxa"/>
          </w:tcPr>
          <w:p w14:paraId="1FE321FE" w14:textId="60FD8EC5" w:rsidR="00771403" w:rsidRDefault="00771403" w:rsidP="00CF14ED">
            <w:pPr>
              <w:pStyle w:val="ListParagraph"/>
              <w:numPr>
                <w:ilvl w:val="0"/>
                <w:numId w:val="2"/>
              </w:numPr>
              <w:ind w:hanging="405"/>
              <w:rPr>
                <w:rFonts w:ascii="Calibri" w:hAnsi="Calibri" w:cs="Calibri"/>
              </w:rPr>
            </w:pPr>
            <w:r>
              <w:rPr>
                <w:rFonts w:ascii="Calibri" w:hAnsi="Calibri" w:cs="Calibri"/>
              </w:rPr>
              <w:t>Forwards the submitted application to SR</w:t>
            </w:r>
            <w:r w:rsidR="00C761F0">
              <w:rPr>
                <w:rFonts w:ascii="Calibri" w:hAnsi="Calibri" w:cs="Calibri"/>
              </w:rPr>
              <w:t>.</w:t>
            </w:r>
          </w:p>
          <w:p w14:paraId="2AA8DD90" w14:textId="10190FAD" w:rsidR="00A642BC" w:rsidRPr="00A642BC" w:rsidRDefault="00771403" w:rsidP="00CF14ED">
            <w:pPr>
              <w:pStyle w:val="ListParagraph"/>
              <w:numPr>
                <w:ilvl w:val="0"/>
                <w:numId w:val="2"/>
              </w:numPr>
              <w:ind w:hanging="405"/>
              <w:rPr>
                <w:rFonts w:ascii="Calibri" w:hAnsi="Calibri" w:cs="Calibri"/>
              </w:rPr>
            </w:pPr>
            <w:r>
              <w:rPr>
                <w:rFonts w:ascii="Calibri" w:hAnsi="Calibri" w:cs="Calibri"/>
              </w:rPr>
              <w:t xml:space="preserve">Notifies and </w:t>
            </w:r>
            <w:r w:rsidR="0020683B">
              <w:rPr>
                <w:rFonts w:ascii="Calibri" w:hAnsi="Calibri" w:cs="Calibri"/>
              </w:rPr>
              <w:t>sends</w:t>
            </w:r>
            <w:r>
              <w:rPr>
                <w:rFonts w:ascii="Calibri" w:hAnsi="Calibri" w:cs="Calibri"/>
              </w:rPr>
              <w:t xml:space="preserve"> the application with remarks </w:t>
            </w:r>
            <w:r w:rsidR="0020683B">
              <w:rPr>
                <w:rFonts w:ascii="Calibri" w:hAnsi="Calibri" w:cs="Calibri"/>
              </w:rPr>
              <w:t>to</w:t>
            </w:r>
            <w:r>
              <w:rPr>
                <w:rFonts w:ascii="Calibri" w:hAnsi="Calibri" w:cs="Calibri"/>
              </w:rPr>
              <w:t xml:space="preserve"> </w:t>
            </w:r>
            <w:r w:rsidR="0020683B">
              <w:rPr>
                <w:rFonts w:ascii="Calibri" w:hAnsi="Calibri" w:cs="Calibri"/>
              </w:rPr>
              <w:t xml:space="preserve">the </w:t>
            </w:r>
            <w:r w:rsidR="00BF4D87">
              <w:rPr>
                <w:rFonts w:ascii="Calibri" w:hAnsi="Calibri" w:cs="Calibri"/>
              </w:rPr>
              <w:t>applicants’</w:t>
            </w:r>
            <w:r>
              <w:rPr>
                <w:rFonts w:ascii="Calibri" w:hAnsi="Calibri" w:cs="Calibri"/>
              </w:rPr>
              <w:t xml:space="preserve"> dashboard for correction</w:t>
            </w:r>
            <w:r w:rsidR="00C761F0">
              <w:rPr>
                <w:rFonts w:ascii="Calibri" w:hAnsi="Calibri" w:cs="Calibri"/>
              </w:rPr>
              <w:t>.</w:t>
            </w:r>
          </w:p>
          <w:p w14:paraId="165B0450" w14:textId="0E74293B" w:rsidR="00620CB0" w:rsidRDefault="005E08AB" w:rsidP="00CF14ED">
            <w:pPr>
              <w:pStyle w:val="ListParagraph"/>
              <w:numPr>
                <w:ilvl w:val="0"/>
                <w:numId w:val="2"/>
              </w:numPr>
              <w:ind w:hanging="405"/>
              <w:rPr>
                <w:rFonts w:ascii="Calibri" w:hAnsi="Calibri" w:cs="Calibri"/>
              </w:rPr>
            </w:pPr>
            <w:r w:rsidRPr="00C27E77">
              <w:rPr>
                <w:rFonts w:ascii="Calibri" w:hAnsi="Calibri" w:cs="Calibri"/>
              </w:rPr>
              <w:t xml:space="preserve">Notifies the applicant </w:t>
            </w:r>
            <w:r w:rsidR="008C640B" w:rsidRPr="00C27E77">
              <w:rPr>
                <w:rFonts w:ascii="Calibri" w:hAnsi="Calibri" w:cs="Calibri"/>
              </w:rPr>
              <w:t>to make</w:t>
            </w:r>
            <w:r w:rsidR="00620CB0" w:rsidRPr="00C27E77">
              <w:rPr>
                <w:rFonts w:ascii="Calibri" w:hAnsi="Calibri" w:cs="Calibri"/>
              </w:rPr>
              <w:t xml:space="preserve"> payment</w:t>
            </w:r>
            <w:r w:rsidR="00C761F0">
              <w:rPr>
                <w:rFonts w:ascii="Calibri" w:hAnsi="Calibri" w:cs="Calibri"/>
              </w:rPr>
              <w:t>.</w:t>
            </w:r>
          </w:p>
          <w:p w14:paraId="78FB8784" w14:textId="195E8830" w:rsidR="001B704C" w:rsidRDefault="001B704C" w:rsidP="00CF14ED">
            <w:pPr>
              <w:pStyle w:val="ListParagraph"/>
              <w:numPr>
                <w:ilvl w:val="0"/>
                <w:numId w:val="2"/>
              </w:numPr>
              <w:ind w:hanging="405"/>
              <w:rPr>
                <w:rFonts w:ascii="Calibri" w:hAnsi="Calibri" w:cs="Calibri"/>
              </w:rPr>
            </w:pPr>
            <w:r>
              <w:rPr>
                <w:rFonts w:ascii="Calibri" w:hAnsi="Calibri" w:cs="Calibri"/>
              </w:rPr>
              <w:t>Displays available SROs with available slots to book an appointment</w:t>
            </w:r>
            <w:r w:rsidR="00C761F0">
              <w:rPr>
                <w:rFonts w:ascii="Calibri" w:hAnsi="Calibri" w:cs="Calibri"/>
              </w:rPr>
              <w:t>.</w:t>
            </w:r>
          </w:p>
          <w:p w14:paraId="4056BD10" w14:textId="5A9B656A" w:rsidR="00C9070C" w:rsidRDefault="00C9070C" w:rsidP="00CF14ED">
            <w:pPr>
              <w:pStyle w:val="ListParagraph"/>
              <w:numPr>
                <w:ilvl w:val="0"/>
                <w:numId w:val="2"/>
              </w:numPr>
              <w:ind w:hanging="405"/>
              <w:rPr>
                <w:rFonts w:ascii="Calibri" w:hAnsi="Calibri" w:cs="Calibri"/>
              </w:rPr>
            </w:pPr>
            <w:r>
              <w:rPr>
                <w:rFonts w:ascii="Calibri" w:hAnsi="Calibri" w:cs="Calibri"/>
              </w:rPr>
              <w:t>Initiates and closes SAKALA</w:t>
            </w:r>
            <w:r w:rsidR="00C761F0">
              <w:rPr>
                <w:rFonts w:ascii="Calibri" w:hAnsi="Calibri" w:cs="Calibri"/>
              </w:rPr>
              <w:t>.</w:t>
            </w:r>
          </w:p>
          <w:p w14:paraId="01C4D529" w14:textId="51E289FD" w:rsidR="00666C5C" w:rsidRDefault="001C4B31" w:rsidP="00CF14ED">
            <w:pPr>
              <w:pStyle w:val="ListParagraph"/>
              <w:numPr>
                <w:ilvl w:val="0"/>
                <w:numId w:val="2"/>
              </w:numPr>
              <w:ind w:hanging="405"/>
              <w:rPr>
                <w:rFonts w:ascii="Calibri" w:hAnsi="Calibri" w:cs="Calibri"/>
              </w:rPr>
            </w:pPr>
            <w:r>
              <w:rPr>
                <w:rFonts w:ascii="Calibri" w:hAnsi="Calibri" w:cs="Calibri"/>
              </w:rPr>
              <w:t>Application moved in</w:t>
            </w:r>
            <w:r w:rsidR="00666C5C">
              <w:rPr>
                <w:rFonts w:ascii="Calibri" w:hAnsi="Calibri" w:cs="Calibri"/>
              </w:rPr>
              <w:t xml:space="preserve">to </w:t>
            </w:r>
            <w:r w:rsidR="0020683B">
              <w:rPr>
                <w:rFonts w:ascii="Calibri" w:hAnsi="Calibri" w:cs="Calibri"/>
              </w:rPr>
              <w:t xml:space="preserve">the </w:t>
            </w:r>
            <w:r w:rsidR="00327408">
              <w:rPr>
                <w:rFonts w:ascii="Calibri" w:hAnsi="Calibri" w:cs="Calibri"/>
              </w:rPr>
              <w:t>Minute book</w:t>
            </w:r>
            <w:r w:rsidR="00666C5C">
              <w:rPr>
                <w:rFonts w:ascii="Calibri" w:hAnsi="Calibri" w:cs="Calibri"/>
              </w:rPr>
              <w:t xml:space="preserve"> upon SR keep pending the document</w:t>
            </w:r>
            <w:r w:rsidR="00706356">
              <w:rPr>
                <w:rFonts w:ascii="Calibri" w:hAnsi="Calibri" w:cs="Calibri"/>
              </w:rPr>
              <w:t xml:space="preserve"> for investigation.</w:t>
            </w:r>
          </w:p>
          <w:p w14:paraId="2AA7B74E" w14:textId="7DFE0C4C" w:rsidR="00C9070C" w:rsidRDefault="00F01CFB" w:rsidP="00CF14ED">
            <w:pPr>
              <w:pStyle w:val="ListParagraph"/>
              <w:numPr>
                <w:ilvl w:val="0"/>
                <w:numId w:val="2"/>
              </w:numPr>
              <w:ind w:hanging="405"/>
              <w:rPr>
                <w:rFonts w:ascii="Calibri" w:hAnsi="Calibri" w:cs="Calibri"/>
              </w:rPr>
            </w:pPr>
            <w:r>
              <w:rPr>
                <w:rFonts w:ascii="Calibri" w:hAnsi="Calibri" w:cs="Calibri"/>
              </w:rPr>
              <w:t>Records the investigation statements</w:t>
            </w:r>
            <w:r w:rsidR="001A0CD2">
              <w:rPr>
                <w:rFonts w:ascii="Calibri" w:hAnsi="Calibri" w:cs="Calibri"/>
              </w:rPr>
              <w:t>.</w:t>
            </w:r>
          </w:p>
          <w:p w14:paraId="0C46EAA1" w14:textId="7CB780DE" w:rsidR="005B16A5" w:rsidRDefault="003873F2" w:rsidP="00CF14ED">
            <w:pPr>
              <w:pStyle w:val="ListParagraph"/>
              <w:numPr>
                <w:ilvl w:val="0"/>
                <w:numId w:val="2"/>
              </w:numPr>
              <w:ind w:hanging="405"/>
              <w:rPr>
                <w:rFonts w:ascii="Calibri" w:hAnsi="Calibri" w:cs="Calibri"/>
              </w:rPr>
            </w:pPr>
            <w:r>
              <w:rPr>
                <w:rFonts w:ascii="Calibri" w:hAnsi="Calibri" w:cs="Calibri"/>
              </w:rPr>
              <w:t xml:space="preserve">Releases </w:t>
            </w:r>
            <w:r w:rsidR="0020683B">
              <w:rPr>
                <w:rFonts w:ascii="Calibri" w:hAnsi="Calibri" w:cs="Calibri"/>
              </w:rPr>
              <w:t xml:space="preserve">the </w:t>
            </w:r>
            <w:r>
              <w:rPr>
                <w:rFonts w:ascii="Calibri" w:hAnsi="Calibri" w:cs="Calibri"/>
              </w:rPr>
              <w:t>a</w:t>
            </w:r>
            <w:r w:rsidR="008B51C1">
              <w:rPr>
                <w:rFonts w:ascii="Calibri" w:hAnsi="Calibri" w:cs="Calibri"/>
              </w:rPr>
              <w:t xml:space="preserve">pplication from </w:t>
            </w:r>
            <w:r w:rsidR="0020683B">
              <w:rPr>
                <w:rFonts w:ascii="Calibri" w:hAnsi="Calibri" w:cs="Calibri"/>
              </w:rPr>
              <w:t xml:space="preserve">the </w:t>
            </w:r>
            <w:r w:rsidR="001A0CD2">
              <w:rPr>
                <w:rFonts w:ascii="Calibri" w:hAnsi="Calibri" w:cs="Calibri"/>
              </w:rPr>
              <w:t>Investigation of wills.</w:t>
            </w:r>
          </w:p>
          <w:p w14:paraId="26020669" w14:textId="6D33F128" w:rsidR="002A56DF" w:rsidRDefault="00A12529" w:rsidP="00CF14ED">
            <w:pPr>
              <w:pStyle w:val="ListParagraph"/>
              <w:numPr>
                <w:ilvl w:val="0"/>
                <w:numId w:val="2"/>
              </w:numPr>
              <w:ind w:hanging="405"/>
              <w:rPr>
                <w:rFonts w:ascii="Calibri" w:hAnsi="Calibri" w:cs="Calibri"/>
              </w:rPr>
            </w:pPr>
            <w:r>
              <w:rPr>
                <w:rFonts w:ascii="Calibri" w:hAnsi="Calibri" w:cs="Calibri"/>
              </w:rPr>
              <w:t xml:space="preserve">Sends </w:t>
            </w:r>
            <w:r w:rsidR="0020683B">
              <w:rPr>
                <w:rFonts w:ascii="Calibri" w:hAnsi="Calibri" w:cs="Calibri"/>
              </w:rPr>
              <w:t xml:space="preserve">a </w:t>
            </w:r>
            <w:r>
              <w:rPr>
                <w:rFonts w:ascii="Calibri" w:hAnsi="Calibri" w:cs="Calibri"/>
              </w:rPr>
              <w:t xml:space="preserve">refused endorsement </w:t>
            </w:r>
            <w:r w:rsidR="0020683B">
              <w:rPr>
                <w:rFonts w:ascii="Calibri" w:hAnsi="Calibri" w:cs="Calibri"/>
              </w:rPr>
              <w:t>to</w:t>
            </w:r>
            <w:r>
              <w:rPr>
                <w:rFonts w:ascii="Calibri" w:hAnsi="Calibri" w:cs="Calibri"/>
              </w:rPr>
              <w:t xml:space="preserve"> </w:t>
            </w:r>
            <w:r w:rsidR="0020683B">
              <w:rPr>
                <w:rFonts w:ascii="Calibri" w:hAnsi="Calibri" w:cs="Calibri"/>
              </w:rPr>
              <w:t xml:space="preserve">the </w:t>
            </w:r>
            <w:r w:rsidR="00AB6338">
              <w:rPr>
                <w:rFonts w:ascii="Calibri" w:hAnsi="Calibri" w:cs="Calibri"/>
              </w:rPr>
              <w:t>applicants’</w:t>
            </w:r>
            <w:r>
              <w:rPr>
                <w:rFonts w:ascii="Calibri" w:hAnsi="Calibri" w:cs="Calibri"/>
              </w:rPr>
              <w:t xml:space="preserve"> dashboard</w:t>
            </w:r>
          </w:p>
          <w:p w14:paraId="13F4214C" w14:textId="3BAE3A5E" w:rsidR="00C13643" w:rsidRPr="002A56DF" w:rsidRDefault="00C13643" w:rsidP="00CF14ED">
            <w:pPr>
              <w:pStyle w:val="ListParagraph"/>
              <w:numPr>
                <w:ilvl w:val="0"/>
                <w:numId w:val="2"/>
              </w:numPr>
              <w:ind w:hanging="405"/>
              <w:rPr>
                <w:rFonts w:ascii="Calibri" w:hAnsi="Calibri" w:cs="Calibri"/>
              </w:rPr>
            </w:pPr>
            <w:r w:rsidRPr="002A56DF">
              <w:rPr>
                <w:rFonts w:ascii="Calibri" w:hAnsi="Calibri" w:cs="Calibri"/>
              </w:rPr>
              <w:t>Stores data and reflects in Book 3.</w:t>
            </w:r>
          </w:p>
          <w:p w14:paraId="17AE1CDB" w14:textId="3EF26D94" w:rsidR="00C13643" w:rsidRPr="00273F1F" w:rsidRDefault="00C13643" w:rsidP="00CF14ED">
            <w:pPr>
              <w:pStyle w:val="ListParagraph"/>
              <w:numPr>
                <w:ilvl w:val="0"/>
                <w:numId w:val="2"/>
              </w:numPr>
              <w:ind w:hanging="405"/>
              <w:rPr>
                <w:rFonts w:ascii="Calibri" w:hAnsi="Calibri" w:cs="Calibri"/>
              </w:rPr>
            </w:pPr>
            <w:r>
              <w:rPr>
                <w:rFonts w:ascii="Calibri" w:hAnsi="Calibri" w:cs="Calibri"/>
              </w:rPr>
              <w:t>G</w:t>
            </w:r>
            <w:r w:rsidRPr="00273F1F">
              <w:rPr>
                <w:rFonts w:ascii="Calibri" w:hAnsi="Calibri" w:cs="Calibri"/>
              </w:rPr>
              <w:t>enerate</w:t>
            </w:r>
            <w:r>
              <w:rPr>
                <w:rFonts w:ascii="Calibri" w:hAnsi="Calibri" w:cs="Calibri"/>
              </w:rPr>
              <w:t>s</w:t>
            </w:r>
            <w:r w:rsidRPr="00273F1F">
              <w:rPr>
                <w:rFonts w:ascii="Calibri" w:hAnsi="Calibri" w:cs="Calibri"/>
              </w:rPr>
              <w:t xml:space="preserve"> </w:t>
            </w:r>
            <w:r w:rsidR="0020683B">
              <w:rPr>
                <w:rFonts w:ascii="Calibri" w:hAnsi="Calibri" w:cs="Calibri"/>
              </w:rPr>
              <w:t xml:space="preserve">a </w:t>
            </w:r>
            <w:r>
              <w:rPr>
                <w:rFonts w:ascii="Calibri" w:hAnsi="Calibri" w:cs="Calibri"/>
              </w:rPr>
              <w:t>registration</w:t>
            </w:r>
            <w:r w:rsidRPr="00273F1F">
              <w:rPr>
                <w:rFonts w:ascii="Calibri" w:hAnsi="Calibri" w:cs="Calibri"/>
              </w:rPr>
              <w:t xml:space="preserve"> number with </w:t>
            </w:r>
            <w:r w:rsidR="0020683B">
              <w:rPr>
                <w:rFonts w:ascii="Calibri" w:hAnsi="Calibri" w:cs="Calibri"/>
              </w:rPr>
              <w:t xml:space="preserve">the </w:t>
            </w:r>
            <w:r w:rsidRPr="00273F1F">
              <w:rPr>
                <w:rFonts w:ascii="Calibri" w:hAnsi="Calibri" w:cs="Calibri"/>
              </w:rPr>
              <w:t>date</w:t>
            </w:r>
            <w:r>
              <w:rPr>
                <w:rFonts w:ascii="Calibri" w:hAnsi="Calibri" w:cs="Calibri"/>
              </w:rPr>
              <w:t>.</w:t>
            </w:r>
          </w:p>
        </w:tc>
      </w:tr>
      <w:tr w:rsidR="00C13643" w:rsidRPr="00273F1F" w14:paraId="6294A55D" w14:textId="77777777" w:rsidTr="519EC3A5">
        <w:trPr>
          <w:trHeight w:val="838"/>
        </w:trPr>
        <w:tc>
          <w:tcPr>
            <w:tcW w:w="1985" w:type="dxa"/>
            <w:vAlign w:val="center"/>
          </w:tcPr>
          <w:p w14:paraId="42EEF55B" w14:textId="77777777" w:rsidR="00C13643" w:rsidRPr="00273F1F" w:rsidRDefault="00C13643" w:rsidP="00A642BC">
            <w:pPr>
              <w:pStyle w:val="ListParagraph"/>
              <w:ind w:left="0"/>
              <w:jc w:val="center"/>
              <w:rPr>
                <w:rFonts w:ascii="Calibri" w:hAnsi="Calibri" w:cs="Calibri"/>
                <w:b/>
              </w:rPr>
            </w:pPr>
            <w:r w:rsidRPr="00273F1F">
              <w:rPr>
                <w:rFonts w:ascii="Calibri" w:hAnsi="Calibri" w:cs="Calibri"/>
                <w:b/>
              </w:rPr>
              <w:t>Output documents generated</w:t>
            </w:r>
          </w:p>
        </w:tc>
        <w:tc>
          <w:tcPr>
            <w:tcW w:w="7607" w:type="dxa"/>
          </w:tcPr>
          <w:p w14:paraId="644777C0" w14:textId="77777777" w:rsidR="00C13643" w:rsidRDefault="00C13643" w:rsidP="00C13643">
            <w:pPr>
              <w:rPr>
                <w:rFonts w:ascii="Calibri" w:hAnsi="Calibri" w:cs="Calibri"/>
                <w:b/>
                <w:bCs/>
                <w:lang w:eastAsia="en-IN"/>
              </w:rPr>
            </w:pPr>
            <w:r w:rsidRPr="00273F1F">
              <w:rPr>
                <w:rFonts w:ascii="Calibri" w:hAnsi="Calibri" w:cs="Calibri"/>
                <w:b/>
                <w:bCs/>
                <w:lang w:eastAsia="en-IN"/>
              </w:rPr>
              <w:t>Endorsement, </w:t>
            </w:r>
          </w:p>
          <w:p w14:paraId="24C9FCD5" w14:textId="77777777" w:rsidR="00C13643" w:rsidRPr="00273F1F" w:rsidRDefault="00C13643" w:rsidP="00C13643">
            <w:pPr>
              <w:rPr>
                <w:rFonts w:ascii="Calibri" w:hAnsi="Calibri" w:cs="Calibri"/>
                <w:lang w:eastAsia="en-IN"/>
              </w:rPr>
            </w:pPr>
            <w:r w:rsidRPr="00273F1F">
              <w:rPr>
                <w:rFonts w:ascii="Calibri" w:hAnsi="Calibri" w:cs="Calibri"/>
                <w:lang w:eastAsia="en-IN"/>
              </w:rPr>
              <w:t>contains:</w:t>
            </w:r>
          </w:p>
          <w:p w14:paraId="73F5496C" w14:textId="615615CC" w:rsidR="00C13643" w:rsidRPr="00273F1F" w:rsidRDefault="00C13643" w:rsidP="00CF14ED">
            <w:pPr>
              <w:pStyle w:val="ListParagraph"/>
              <w:numPr>
                <w:ilvl w:val="0"/>
                <w:numId w:val="2"/>
              </w:numPr>
              <w:ind w:hanging="405"/>
              <w:rPr>
                <w:rFonts w:ascii="Calibri" w:hAnsi="Calibri" w:cs="Calibri"/>
                <w:lang w:eastAsia="en-IN"/>
              </w:rPr>
            </w:pPr>
            <w:r w:rsidRPr="00273F1F">
              <w:rPr>
                <w:rFonts w:ascii="Calibri" w:hAnsi="Calibri" w:cs="Calibri"/>
                <w:lang w:eastAsia="en-IN"/>
              </w:rPr>
              <w:t>Section 60 Certificate</w:t>
            </w:r>
            <w:r w:rsidR="006A4C17">
              <w:rPr>
                <w:rFonts w:ascii="Calibri" w:hAnsi="Calibri" w:cs="Calibri"/>
                <w:lang w:eastAsia="en-IN"/>
              </w:rPr>
              <w:t>.</w:t>
            </w:r>
          </w:p>
          <w:p w14:paraId="240EB078" w14:textId="3E8F2A3F" w:rsidR="00C13643" w:rsidRPr="00273F1F" w:rsidRDefault="00C13643" w:rsidP="00CF14ED">
            <w:pPr>
              <w:pStyle w:val="ListParagraph"/>
              <w:numPr>
                <w:ilvl w:val="0"/>
                <w:numId w:val="2"/>
              </w:numPr>
              <w:ind w:hanging="405"/>
              <w:rPr>
                <w:rFonts w:ascii="Calibri" w:hAnsi="Calibri" w:cs="Calibri"/>
                <w:lang w:eastAsia="en-IN"/>
              </w:rPr>
            </w:pPr>
            <w:r>
              <w:rPr>
                <w:rFonts w:ascii="Calibri" w:hAnsi="Calibri" w:cs="Calibri"/>
                <w:lang w:eastAsia="en-IN"/>
              </w:rPr>
              <w:t>Registration</w:t>
            </w:r>
            <w:r w:rsidRPr="00273F1F">
              <w:rPr>
                <w:rFonts w:ascii="Calibri" w:hAnsi="Calibri" w:cs="Calibri"/>
                <w:lang w:eastAsia="en-IN"/>
              </w:rPr>
              <w:t xml:space="preserve"> Number with Date</w:t>
            </w:r>
            <w:r w:rsidR="006A4C17">
              <w:rPr>
                <w:rFonts w:ascii="Calibri" w:hAnsi="Calibri" w:cs="Calibri"/>
                <w:lang w:eastAsia="en-IN"/>
              </w:rPr>
              <w:t>.</w:t>
            </w:r>
          </w:p>
        </w:tc>
      </w:tr>
      <w:tr w:rsidR="00C13643" w:rsidRPr="00273F1F" w14:paraId="683AB80F" w14:textId="77777777" w:rsidTr="519EC3A5">
        <w:trPr>
          <w:trHeight w:val="411"/>
        </w:trPr>
        <w:tc>
          <w:tcPr>
            <w:tcW w:w="1985" w:type="dxa"/>
            <w:vAlign w:val="center"/>
          </w:tcPr>
          <w:p w14:paraId="7B98BC58" w14:textId="77777777" w:rsidR="00C13643" w:rsidRPr="00273F1F" w:rsidRDefault="00C13643" w:rsidP="00A642BC">
            <w:pPr>
              <w:pStyle w:val="ListParagraph"/>
              <w:ind w:left="0"/>
              <w:jc w:val="center"/>
              <w:rPr>
                <w:rFonts w:ascii="Calibri" w:hAnsi="Calibri" w:cs="Calibri"/>
                <w:b/>
              </w:rPr>
            </w:pPr>
            <w:r w:rsidRPr="00273F1F">
              <w:rPr>
                <w:rFonts w:ascii="Calibri" w:hAnsi="Calibri" w:cs="Calibri"/>
                <w:b/>
              </w:rPr>
              <w:t>Internal changes</w:t>
            </w:r>
          </w:p>
        </w:tc>
        <w:tc>
          <w:tcPr>
            <w:tcW w:w="7607" w:type="dxa"/>
          </w:tcPr>
          <w:p w14:paraId="2D7E7AD3" w14:textId="77777777" w:rsidR="00C13643" w:rsidRPr="00273F1F" w:rsidRDefault="00C13643" w:rsidP="00CF14ED">
            <w:pPr>
              <w:pStyle w:val="ListParagraph"/>
              <w:numPr>
                <w:ilvl w:val="0"/>
                <w:numId w:val="2"/>
              </w:numPr>
              <w:ind w:hanging="405"/>
              <w:rPr>
                <w:rFonts w:ascii="Calibri" w:hAnsi="Calibri" w:cs="Calibri"/>
              </w:rPr>
            </w:pPr>
            <w:r w:rsidRPr="00273F1F">
              <w:rPr>
                <w:rFonts w:ascii="Calibri" w:hAnsi="Calibri" w:cs="Calibri"/>
              </w:rPr>
              <w:t>Book-</w:t>
            </w:r>
            <w:r>
              <w:rPr>
                <w:rFonts w:ascii="Calibri" w:hAnsi="Calibri" w:cs="Calibri"/>
              </w:rPr>
              <w:t>3</w:t>
            </w:r>
          </w:p>
        </w:tc>
      </w:tr>
      <w:tr w:rsidR="00C13643" w:rsidRPr="00273F1F" w14:paraId="700A8E2E" w14:textId="77777777" w:rsidTr="519EC3A5">
        <w:tc>
          <w:tcPr>
            <w:tcW w:w="1985" w:type="dxa"/>
            <w:vAlign w:val="center"/>
          </w:tcPr>
          <w:p w14:paraId="2FB3F543" w14:textId="77777777" w:rsidR="00C13643" w:rsidRPr="00273F1F" w:rsidRDefault="00C13643" w:rsidP="00A642BC">
            <w:pPr>
              <w:pStyle w:val="ListParagraph"/>
              <w:ind w:left="0"/>
              <w:jc w:val="center"/>
              <w:rPr>
                <w:rFonts w:ascii="Calibri" w:hAnsi="Calibri" w:cs="Calibri"/>
                <w:b/>
              </w:rPr>
            </w:pPr>
            <w:r w:rsidRPr="00273F1F">
              <w:rPr>
                <w:rFonts w:ascii="Calibri" w:hAnsi="Calibri" w:cs="Calibri"/>
                <w:b/>
              </w:rPr>
              <w:t>Impact on other modules</w:t>
            </w:r>
          </w:p>
        </w:tc>
        <w:tc>
          <w:tcPr>
            <w:tcW w:w="7607" w:type="dxa"/>
          </w:tcPr>
          <w:p w14:paraId="25D4CEB4" w14:textId="77777777" w:rsidR="00C13643" w:rsidRPr="000C3109" w:rsidRDefault="00C13643" w:rsidP="00CF14ED">
            <w:pPr>
              <w:pStyle w:val="ListParagraph"/>
              <w:numPr>
                <w:ilvl w:val="0"/>
                <w:numId w:val="2"/>
              </w:numPr>
              <w:ind w:hanging="405"/>
              <w:rPr>
                <w:rFonts w:ascii="Calibri" w:hAnsi="Calibri" w:cs="Calibri"/>
              </w:rPr>
            </w:pPr>
            <w:r w:rsidRPr="00273F1F">
              <w:rPr>
                <w:rFonts w:ascii="Calibri" w:hAnsi="Calibri" w:cs="Calibri"/>
              </w:rPr>
              <w:t>MIS</w:t>
            </w:r>
          </w:p>
        </w:tc>
      </w:tr>
    </w:tbl>
    <w:p w14:paraId="12BB7396" w14:textId="053FD992" w:rsidR="00543AC2" w:rsidRDefault="00543AC2" w:rsidP="00CB1BF0"/>
    <w:p w14:paraId="7D8A6A43" w14:textId="77777777" w:rsidR="002A6F60" w:rsidRDefault="002A6F60" w:rsidP="00CB1BF0"/>
    <w:p w14:paraId="102B9AFA" w14:textId="586CFAD9" w:rsidR="00D337F3" w:rsidRPr="00671C7F" w:rsidRDefault="00A42080" w:rsidP="002F17E5">
      <w:pPr>
        <w:pStyle w:val="Heading3"/>
      </w:pPr>
      <w:bookmarkStart w:id="9" w:name="_Toc199795289"/>
      <w:r w:rsidRPr="00F23BF2">
        <w:t>Process description</w:t>
      </w:r>
      <w:bookmarkEnd w:id="9"/>
    </w:p>
    <w:p w14:paraId="6F7F6032" w14:textId="7C6E393D" w:rsidR="00EB6A1F" w:rsidRPr="00EB6A1F" w:rsidRDefault="00EB6A1F" w:rsidP="00EB6A1F">
      <w:pPr>
        <w:spacing w:before="100" w:beforeAutospacing="1" w:after="100" w:afterAutospacing="1" w:line="240" w:lineRule="auto"/>
        <w:rPr>
          <w:rFonts w:eastAsia="Times New Roman" w:cstheme="minorHAnsi"/>
          <w:u w:val="single"/>
          <w:lang w:eastAsia="en-IN"/>
        </w:rPr>
      </w:pPr>
      <w:r w:rsidRPr="00155781">
        <w:rPr>
          <w:rFonts w:eastAsia="Times New Roman" w:cstheme="minorHAnsi"/>
          <w:b/>
          <w:bCs/>
          <w:u w:val="single"/>
          <w:lang w:eastAsia="en-IN"/>
        </w:rPr>
        <w:t>Application Submission</w:t>
      </w:r>
    </w:p>
    <w:p w14:paraId="049A457E" w14:textId="4565A2B4" w:rsidR="00EB6A1F" w:rsidRPr="00EB6A1F" w:rsidRDefault="00EB6A1F" w:rsidP="00CF14ED">
      <w:pPr>
        <w:numPr>
          <w:ilvl w:val="0"/>
          <w:numId w:val="4"/>
        </w:numPr>
        <w:spacing w:before="100" w:beforeAutospacing="1" w:after="100" w:afterAutospacing="1" w:line="240" w:lineRule="auto"/>
        <w:jc w:val="both"/>
        <w:rPr>
          <w:rFonts w:eastAsia="Times New Roman" w:cstheme="minorHAnsi"/>
          <w:lang w:eastAsia="en-IN"/>
        </w:rPr>
      </w:pPr>
      <w:r w:rsidRPr="00EB6A1F">
        <w:rPr>
          <w:rFonts w:eastAsia="Times New Roman" w:cstheme="minorHAnsi"/>
          <w:lang w:eastAsia="en-IN"/>
        </w:rPr>
        <w:t xml:space="preserve">The applicant logs into the Kaveri 2.0 portal and selects the </w:t>
      </w:r>
      <w:r w:rsidR="009C7048">
        <w:rPr>
          <w:rFonts w:eastAsia="Times New Roman" w:cstheme="minorHAnsi"/>
          <w:lang w:eastAsia="en-IN"/>
        </w:rPr>
        <w:t>article</w:t>
      </w:r>
      <w:r w:rsidRPr="00EB6A1F">
        <w:rPr>
          <w:rFonts w:eastAsia="Times New Roman" w:cstheme="minorHAnsi"/>
          <w:lang w:eastAsia="en-IN"/>
        </w:rPr>
        <w:t xml:space="preserve"> for "Registration of Wills After the Death of the Testator."</w:t>
      </w:r>
    </w:p>
    <w:p w14:paraId="2D68B8D5" w14:textId="77777777" w:rsidR="00EB6A1F" w:rsidRPr="00EB6A1F" w:rsidRDefault="7A61B4D6" w:rsidP="00CF14ED">
      <w:pPr>
        <w:numPr>
          <w:ilvl w:val="0"/>
          <w:numId w:val="4"/>
        </w:numPr>
        <w:spacing w:before="100" w:beforeAutospacing="1" w:after="100" w:afterAutospacing="1" w:line="240" w:lineRule="auto"/>
        <w:jc w:val="both"/>
        <w:rPr>
          <w:rFonts w:eastAsia="Times New Roman" w:cstheme="minorHAnsi"/>
          <w:lang w:eastAsia="en-IN"/>
        </w:rPr>
      </w:pPr>
      <w:r w:rsidRPr="519EC3A5">
        <w:rPr>
          <w:rFonts w:eastAsia="Times New Roman"/>
          <w:lang w:eastAsia="en-IN"/>
        </w:rPr>
        <w:t>The system prompts the applicant to provide relevant details.</w:t>
      </w:r>
    </w:p>
    <w:p w14:paraId="7FE31807" w14:textId="3376D201" w:rsidR="6CA0F190" w:rsidRDefault="6CA0F190" w:rsidP="00CF14ED">
      <w:pPr>
        <w:numPr>
          <w:ilvl w:val="0"/>
          <w:numId w:val="4"/>
        </w:numPr>
        <w:spacing w:beforeAutospacing="1" w:afterAutospacing="1" w:line="240" w:lineRule="auto"/>
        <w:jc w:val="both"/>
        <w:rPr>
          <w:rFonts w:eastAsia="Times New Roman"/>
          <w:lang w:eastAsia="en-IN"/>
        </w:rPr>
      </w:pPr>
      <w:r w:rsidRPr="519EC3A5">
        <w:rPr>
          <w:rFonts w:eastAsia="Times New Roman"/>
          <w:lang w:eastAsia="en-IN"/>
        </w:rPr>
        <w:t xml:space="preserve">The </w:t>
      </w:r>
      <w:r w:rsidR="612B8347" w:rsidRPr="519EC3A5">
        <w:rPr>
          <w:rFonts w:eastAsia="Times New Roman"/>
          <w:lang w:eastAsia="en-IN"/>
        </w:rPr>
        <w:t>system should not allow user to choose consenting witness, private attendance and sec 88 exemption.</w:t>
      </w:r>
    </w:p>
    <w:p w14:paraId="258796DA" w14:textId="7E411712" w:rsidR="00EB6A1F" w:rsidRDefault="7A61B4D6" w:rsidP="00CF14ED">
      <w:pPr>
        <w:numPr>
          <w:ilvl w:val="0"/>
          <w:numId w:val="4"/>
        </w:numPr>
        <w:spacing w:before="100" w:beforeAutospacing="1" w:after="100" w:afterAutospacing="1" w:line="240" w:lineRule="auto"/>
        <w:jc w:val="both"/>
        <w:rPr>
          <w:rFonts w:eastAsia="Times New Roman"/>
          <w:lang w:eastAsia="en-IN"/>
        </w:rPr>
      </w:pPr>
      <w:r w:rsidRPr="519EC3A5">
        <w:rPr>
          <w:rFonts w:eastAsia="Times New Roman"/>
          <w:lang w:eastAsia="en-IN"/>
        </w:rPr>
        <w:t>The applicant enters key information, including the date of execution of the will,</w:t>
      </w:r>
      <w:r w:rsidR="4E3F664B" w:rsidRPr="519EC3A5">
        <w:rPr>
          <w:rFonts w:eastAsia="Times New Roman"/>
          <w:lang w:eastAsia="en-IN"/>
        </w:rPr>
        <w:t xml:space="preserve"> testator details,</w:t>
      </w:r>
      <w:r w:rsidRPr="519EC3A5">
        <w:rPr>
          <w:rFonts w:eastAsia="Times New Roman"/>
          <w:lang w:eastAsia="en-IN"/>
        </w:rPr>
        <w:t xml:space="preserve"> presenter details, and witness information.</w:t>
      </w:r>
    </w:p>
    <w:p w14:paraId="08A9C871" w14:textId="3C25A39A" w:rsidR="00A642BC" w:rsidRPr="00EB6A1F" w:rsidRDefault="00A642BC" w:rsidP="00CF14ED">
      <w:pPr>
        <w:numPr>
          <w:ilvl w:val="0"/>
          <w:numId w:val="4"/>
        </w:numPr>
        <w:spacing w:before="100" w:beforeAutospacing="1" w:after="100" w:afterAutospacing="1" w:line="240" w:lineRule="auto"/>
        <w:jc w:val="both"/>
        <w:rPr>
          <w:rFonts w:eastAsia="Times New Roman" w:cstheme="minorHAnsi"/>
          <w:lang w:eastAsia="en-IN"/>
        </w:rPr>
      </w:pPr>
      <w:r>
        <w:rPr>
          <w:rFonts w:eastAsia="Times New Roman" w:cstheme="minorHAnsi"/>
          <w:lang w:eastAsia="en-IN"/>
        </w:rPr>
        <w:t>The system shows the fees to be paid by the citizen.</w:t>
      </w:r>
    </w:p>
    <w:p w14:paraId="0F38A6A2" w14:textId="77777777" w:rsidR="00A642BC" w:rsidRDefault="00EB6A1F" w:rsidP="00CF14ED">
      <w:pPr>
        <w:numPr>
          <w:ilvl w:val="0"/>
          <w:numId w:val="4"/>
        </w:numPr>
        <w:spacing w:before="100" w:beforeAutospacing="1" w:after="100" w:afterAutospacing="1" w:line="240" w:lineRule="auto"/>
        <w:jc w:val="both"/>
        <w:rPr>
          <w:rFonts w:eastAsia="Times New Roman" w:cstheme="minorHAnsi"/>
          <w:lang w:eastAsia="en-IN"/>
        </w:rPr>
      </w:pPr>
      <w:r w:rsidRPr="00A642BC">
        <w:rPr>
          <w:rFonts w:eastAsia="Times New Roman" w:cstheme="minorHAnsi"/>
          <w:lang w:eastAsia="en-IN"/>
        </w:rPr>
        <w:t xml:space="preserve">The system then </w:t>
      </w:r>
      <w:r w:rsidR="00A642BC" w:rsidRPr="00A642BC">
        <w:rPr>
          <w:rFonts w:eastAsia="Times New Roman" w:cstheme="minorHAnsi"/>
          <w:lang w:eastAsia="en-IN"/>
        </w:rPr>
        <w:t>prompts the screen to upload the documents</w:t>
      </w:r>
      <w:r w:rsidR="00A642BC">
        <w:rPr>
          <w:rFonts w:eastAsia="Times New Roman" w:cstheme="minorHAnsi"/>
          <w:lang w:eastAsia="en-IN"/>
        </w:rPr>
        <w:t>.</w:t>
      </w:r>
    </w:p>
    <w:p w14:paraId="33C82D23" w14:textId="33E910DC" w:rsidR="00EB6A1F" w:rsidRPr="00A642BC" w:rsidRDefault="00EB6A1F" w:rsidP="00CF14ED">
      <w:pPr>
        <w:numPr>
          <w:ilvl w:val="0"/>
          <w:numId w:val="4"/>
        </w:numPr>
        <w:spacing w:before="100" w:beforeAutospacing="1" w:after="100" w:afterAutospacing="1" w:line="240" w:lineRule="auto"/>
        <w:jc w:val="both"/>
        <w:rPr>
          <w:rFonts w:eastAsia="Times New Roman" w:cstheme="minorHAnsi"/>
          <w:lang w:eastAsia="en-IN"/>
        </w:rPr>
      </w:pPr>
      <w:r w:rsidRPr="00A642BC">
        <w:rPr>
          <w:rFonts w:eastAsia="Times New Roman" w:cstheme="minorHAnsi"/>
          <w:lang w:eastAsia="en-IN"/>
        </w:rPr>
        <w:t>The applicant uploads the will document, the death certificate of the testator, and proof of identity for both the presenter and witnesses.</w:t>
      </w:r>
    </w:p>
    <w:p w14:paraId="21786C76" w14:textId="13BBF0DA" w:rsidR="00EB6A1F" w:rsidRPr="00EB6A1F" w:rsidRDefault="00EB6A1F" w:rsidP="00CF14ED">
      <w:pPr>
        <w:numPr>
          <w:ilvl w:val="0"/>
          <w:numId w:val="4"/>
        </w:numPr>
        <w:spacing w:before="100" w:beforeAutospacing="1" w:after="100" w:afterAutospacing="1" w:line="240" w:lineRule="auto"/>
        <w:jc w:val="both"/>
        <w:rPr>
          <w:rFonts w:eastAsia="Times New Roman" w:cstheme="minorHAnsi"/>
          <w:lang w:eastAsia="en-IN"/>
        </w:rPr>
      </w:pPr>
      <w:r w:rsidRPr="00EB6A1F">
        <w:rPr>
          <w:rFonts w:eastAsia="Times New Roman" w:cstheme="minorHAnsi"/>
          <w:lang w:eastAsia="en-IN"/>
        </w:rPr>
        <w:t xml:space="preserve">Once all information and documents are provided, the applicant </w:t>
      </w:r>
      <w:r w:rsidR="001D6E60">
        <w:rPr>
          <w:rFonts w:eastAsia="Times New Roman" w:cstheme="minorHAnsi"/>
          <w:lang w:eastAsia="en-IN"/>
        </w:rPr>
        <w:t>applies</w:t>
      </w:r>
      <w:r w:rsidRPr="00EB6A1F">
        <w:rPr>
          <w:rFonts w:eastAsia="Times New Roman" w:cstheme="minorHAnsi"/>
          <w:lang w:eastAsia="en-IN"/>
        </w:rPr>
        <w:t>.</w:t>
      </w:r>
    </w:p>
    <w:p w14:paraId="49FF5DC3" w14:textId="77777777" w:rsidR="001C7289" w:rsidRDefault="00EB6A1F" w:rsidP="00CF14ED">
      <w:pPr>
        <w:numPr>
          <w:ilvl w:val="0"/>
          <w:numId w:val="4"/>
        </w:numPr>
        <w:spacing w:before="100" w:beforeAutospacing="1" w:after="100" w:afterAutospacing="1" w:line="240" w:lineRule="auto"/>
        <w:jc w:val="both"/>
        <w:rPr>
          <w:rFonts w:eastAsia="Times New Roman" w:cstheme="minorHAnsi"/>
          <w:lang w:eastAsia="en-IN"/>
        </w:rPr>
      </w:pPr>
      <w:r w:rsidRPr="00EB6A1F">
        <w:rPr>
          <w:rFonts w:eastAsia="Times New Roman" w:cstheme="minorHAnsi"/>
          <w:lang w:eastAsia="en-IN"/>
        </w:rPr>
        <w:t>The system forwards the application to the SR for further scrutiny.</w:t>
      </w:r>
    </w:p>
    <w:p w14:paraId="29A63905" w14:textId="1E80B07D" w:rsidR="00291560" w:rsidRPr="001C7289" w:rsidRDefault="00EB6A1F" w:rsidP="001C7289">
      <w:pPr>
        <w:spacing w:before="100" w:beforeAutospacing="1" w:after="100" w:afterAutospacing="1" w:line="240" w:lineRule="auto"/>
        <w:rPr>
          <w:rFonts w:eastAsia="Times New Roman" w:cstheme="minorHAnsi"/>
          <w:lang w:eastAsia="en-IN"/>
        </w:rPr>
      </w:pPr>
      <w:r w:rsidRPr="001C7289">
        <w:rPr>
          <w:rFonts w:eastAsia="Times New Roman" w:cstheme="minorHAnsi"/>
          <w:b/>
          <w:bCs/>
          <w:u w:val="single"/>
          <w:lang w:eastAsia="en-IN"/>
        </w:rPr>
        <w:t>Application Scrutiny</w:t>
      </w:r>
    </w:p>
    <w:p w14:paraId="1058B03E" w14:textId="07211978" w:rsidR="00291560" w:rsidRPr="00291560" w:rsidRDefault="00EB6A1F" w:rsidP="00CF14ED">
      <w:pPr>
        <w:pStyle w:val="ListParagraph"/>
        <w:numPr>
          <w:ilvl w:val="0"/>
          <w:numId w:val="4"/>
        </w:numPr>
        <w:spacing w:after="0" w:line="240" w:lineRule="auto"/>
        <w:jc w:val="both"/>
        <w:rPr>
          <w:rFonts w:eastAsia="Times New Roman" w:cstheme="minorHAnsi"/>
          <w:b/>
          <w:bCs/>
          <w:u w:val="single"/>
          <w:lang w:eastAsia="en-IN"/>
        </w:rPr>
      </w:pPr>
      <w:r w:rsidRPr="00291560">
        <w:rPr>
          <w:rFonts w:eastAsia="Times New Roman" w:cstheme="minorHAnsi"/>
          <w:lang w:eastAsia="en-IN"/>
        </w:rPr>
        <w:t xml:space="preserve">The </w:t>
      </w:r>
      <w:r w:rsidR="00E927CD" w:rsidRPr="00291560">
        <w:rPr>
          <w:rFonts w:eastAsia="Times New Roman" w:cstheme="minorHAnsi"/>
          <w:lang w:eastAsia="en-IN"/>
        </w:rPr>
        <w:t>SR</w:t>
      </w:r>
      <w:r w:rsidRPr="00291560">
        <w:rPr>
          <w:rFonts w:eastAsia="Times New Roman" w:cstheme="minorHAnsi"/>
          <w:lang w:eastAsia="en-IN"/>
        </w:rPr>
        <w:t xml:space="preserve"> receives the application </w:t>
      </w:r>
      <w:r w:rsidR="001D6E60">
        <w:rPr>
          <w:rFonts w:eastAsia="Times New Roman" w:cstheme="minorHAnsi"/>
          <w:lang w:eastAsia="en-IN"/>
        </w:rPr>
        <w:t>on</w:t>
      </w:r>
      <w:r w:rsidRPr="00291560">
        <w:rPr>
          <w:rFonts w:eastAsia="Times New Roman" w:cstheme="minorHAnsi"/>
          <w:lang w:eastAsia="en-IN"/>
        </w:rPr>
        <w:t xml:space="preserve"> their dashboard for verification.</w:t>
      </w:r>
    </w:p>
    <w:p w14:paraId="3D796ACD" w14:textId="317B8567" w:rsidR="00EB6A1F" w:rsidRPr="00291560" w:rsidRDefault="00EB6A1F" w:rsidP="00CF14ED">
      <w:pPr>
        <w:pStyle w:val="ListParagraph"/>
        <w:numPr>
          <w:ilvl w:val="0"/>
          <w:numId w:val="4"/>
        </w:numPr>
        <w:spacing w:after="0" w:line="240" w:lineRule="auto"/>
        <w:jc w:val="both"/>
        <w:rPr>
          <w:rFonts w:eastAsia="Times New Roman" w:cstheme="minorHAnsi"/>
          <w:b/>
          <w:bCs/>
          <w:u w:val="single"/>
          <w:lang w:eastAsia="en-IN"/>
        </w:rPr>
      </w:pPr>
      <w:r w:rsidRPr="00291560">
        <w:rPr>
          <w:rFonts w:eastAsia="Times New Roman" w:cstheme="minorHAnsi"/>
          <w:lang w:eastAsia="en-IN"/>
        </w:rPr>
        <w:t xml:space="preserve">The SR has the option to either </w:t>
      </w:r>
      <w:r w:rsidR="001D6E60">
        <w:rPr>
          <w:rFonts w:eastAsia="Times New Roman" w:cstheme="minorHAnsi"/>
          <w:lang w:eastAsia="en-IN"/>
        </w:rPr>
        <w:t>scrutinise</w:t>
      </w:r>
      <w:r w:rsidRPr="00291560">
        <w:rPr>
          <w:rFonts w:eastAsia="Times New Roman" w:cstheme="minorHAnsi"/>
          <w:lang w:eastAsia="en-IN"/>
        </w:rPr>
        <w:t xml:space="preserve"> the application personally or allocate it to an FDA</w:t>
      </w:r>
      <w:r w:rsidR="00CD1FEF" w:rsidRPr="00291560">
        <w:rPr>
          <w:rFonts w:eastAsia="Times New Roman" w:cstheme="minorHAnsi"/>
          <w:lang w:eastAsia="en-IN"/>
        </w:rPr>
        <w:t>/ SDA</w:t>
      </w:r>
      <w:r w:rsidRPr="00291560">
        <w:rPr>
          <w:rFonts w:eastAsia="Times New Roman" w:cstheme="minorHAnsi"/>
          <w:lang w:eastAsia="en-IN"/>
        </w:rPr>
        <w:t xml:space="preserve"> for initial verification.</w:t>
      </w:r>
    </w:p>
    <w:p w14:paraId="76031595" w14:textId="77777777" w:rsidR="00EB6A1F" w:rsidRPr="00EB6A1F" w:rsidRDefault="00EB6A1F" w:rsidP="00585D78">
      <w:pPr>
        <w:spacing w:before="100" w:beforeAutospacing="1" w:after="100" w:afterAutospacing="1" w:line="240" w:lineRule="auto"/>
        <w:ind w:left="709"/>
        <w:rPr>
          <w:rFonts w:eastAsia="Times New Roman" w:cstheme="minorHAnsi"/>
          <w:lang w:eastAsia="en-IN"/>
        </w:rPr>
      </w:pPr>
      <w:r w:rsidRPr="00EB6A1F">
        <w:rPr>
          <w:rFonts w:eastAsia="Times New Roman" w:cstheme="minorHAnsi"/>
          <w:b/>
          <w:bCs/>
          <w:lang w:eastAsia="en-IN"/>
        </w:rPr>
        <w:t>Application Scrutiny by FDA/SDA</w:t>
      </w:r>
    </w:p>
    <w:p w14:paraId="6F5FF089" w14:textId="77777777" w:rsidR="00EB6A1F" w:rsidRPr="00C5766B" w:rsidRDefault="00EB6A1F" w:rsidP="00CF14ED">
      <w:pPr>
        <w:pStyle w:val="ListParagraph"/>
        <w:numPr>
          <w:ilvl w:val="0"/>
          <w:numId w:val="6"/>
        </w:numPr>
        <w:spacing w:before="100" w:beforeAutospacing="1" w:after="100" w:afterAutospacing="1" w:line="240" w:lineRule="auto"/>
        <w:jc w:val="both"/>
        <w:rPr>
          <w:rFonts w:eastAsia="Times New Roman" w:cstheme="minorHAnsi"/>
          <w:lang w:eastAsia="en-IN"/>
        </w:rPr>
      </w:pPr>
      <w:r w:rsidRPr="00C5766B">
        <w:rPr>
          <w:rFonts w:eastAsia="Times New Roman" w:cstheme="minorHAnsi"/>
          <w:lang w:eastAsia="en-IN"/>
        </w:rPr>
        <w:t>The FDA/SDA accesses the application via their dashboard.</w:t>
      </w:r>
    </w:p>
    <w:p w14:paraId="4E9B97E7" w14:textId="77777777" w:rsidR="00EB6A1F" w:rsidRPr="00C5766B" w:rsidRDefault="00EB6A1F" w:rsidP="00CF14ED">
      <w:pPr>
        <w:pStyle w:val="ListParagraph"/>
        <w:numPr>
          <w:ilvl w:val="0"/>
          <w:numId w:val="6"/>
        </w:numPr>
        <w:spacing w:before="100" w:beforeAutospacing="1" w:after="100" w:afterAutospacing="1" w:line="240" w:lineRule="auto"/>
        <w:jc w:val="both"/>
        <w:rPr>
          <w:rFonts w:eastAsia="Times New Roman" w:cstheme="minorHAnsi"/>
          <w:lang w:eastAsia="en-IN"/>
        </w:rPr>
      </w:pPr>
      <w:r w:rsidRPr="00C5766B">
        <w:rPr>
          <w:rFonts w:eastAsia="Times New Roman" w:cstheme="minorHAnsi"/>
          <w:lang w:eastAsia="en-IN"/>
        </w:rPr>
        <w:t>They verify the details and supporting documents provided in the application.</w:t>
      </w:r>
    </w:p>
    <w:p w14:paraId="421F548E" w14:textId="2B783275" w:rsidR="00EB6A1F" w:rsidRPr="00C5766B" w:rsidRDefault="00EB6A1F" w:rsidP="00CF14ED">
      <w:pPr>
        <w:pStyle w:val="ListParagraph"/>
        <w:numPr>
          <w:ilvl w:val="0"/>
          <w:numId w:val="6"/>
        </w:numPr>
        <w:spacing w:before="100" w:beforeAutospacing="1" w:after="100" w:afterAutospacing="1" w:line="240" w:lineRule="auto"/>
        <w:jc w:val="both"/>
        <w:rPr>
          <w:rFonts w:eastAsia="Times New Roman" w:cstheme="minorHAnsi"/>
          <w:lang w:eastAsia="en-IN"/>
        </w:rPr>
      </w:pPr>
      <w:r w:rsidRPr="00C5766B">
        <w:rPr>
          <w:rFonts w:eastAsia="Times New Roman" w:cstheme="minorHAnsi"/>
          <w:lang w:eastAsia="en-IN"/>
        </w:rPr>
        <w:t>Based on their assessment, the FDA/SDA either adds remarks or forwards the</w:t>
      </w:r>
      <w:r w:rsidR="00585D78" w:rsidRPr="00C5766B">
        <w:rPr>
          <w:rFonts w:eastAsia="Times New Roman" w:cstheme="minorHAnsi"/>
          <w:lang w:eastAsia="en-IN"/>
        </w:rPr>
        <w:t xml:space="preserve"> </w:t>
      </w:r>
      <w:r w:rsidRPr="00C5766B">
        <w:rPr>
          <w:rFonts w:eastAsia="Times New Roman" w:cstheme="minorHAnsi"/>
          <w:lang w:eastAsia="en-IN"/>
        </w:rPr>
        <w:t>application to the SR for further scrutiny.</w:t>
      </w:r>
    </w:p>
    <w:p w14:paraId="46FBAB0B" w14:textId="77777777" w:rsidR="00EB6A1F" w:rsidRPr="00EB6A1F" w:rsidRDefault="00EB6A1F" w:rsidP="00C5766B">
      <w:pPr>
        <w:spacing w:before="100" w:beforeAutospacing="1" w:after="100" w:afterAutospacing="1" w:line="240" w:lineRule="auto"/>
        <w:ind w:left="709"/>
        <w:rPr>
          <w:rFonts w:eastAsia="Times New Roman" w:cstheme="minorHAnsi"/>
          <w:lang w:eastAsia="en-IN"/>
        </w:rPr>
      </w:pPr>
      <w:r w:rsidRPr="00EB6A1F">
        <w:rPr>
          <w:rFonts w:eastAsia="Times New Roman" w:cstheme="minorHAnsi"/>
          <w:b/>
          <w:bCs/>
          <w:lang w:eastAsia="en-IN"/>
        </w:rPr>
        <w:t>Application Scrutiny by SR</w:t>
      </w:r>
    </w:p>
    <w:p w14:paraId="3FDDAE92" w14:textId="77777777" w:rsidR="00EB6A1F" w:rsidRPr="00C5766B" w:rsidRDefault="00EB6A1F" w:rsidP="00CF14ED">
      <w:pPr>
        <w:pStyle w:val="ListParagraph"/>
        <w:numPr>
          <w:ilvl w:val="0"/>
          <w:numId w:val="5"/>
        </w:numPr>
        <w:spacing w:before="100" w:beforeAutospacing="1" w:after="100" w:afterAutospacing="1" w:line="240" w:lineRule="auto"/>
        <w:jc w:val="both"/>
        <w:rPr>
          <w:rFonts w:eastAsia="Times New Roman" w:cstheme="minorHAnsi"/>
          <w:lang w:eastAsia="en-IN"/>
        </w:rPr>
      </w:pPr>
      <w:r w:rsidRPr="00C5766B">
        <w:rPr>
          <w:rFonts w:eastAsia="Times New Roman" w:cstheme="minorHAnsi"/>
          <w:lang w:eastAsia="en-IN"/>
        </w:rPr>
        <w:t>The SR reviews the application forwarded by the FDA/SDA.</w:t>
      </w:r>
    </w:p>
    <w:p w14:paraId="367EEE42" w14:textId="77777777" w:rsidR="00EB6A1F" w:rsidRPr="00C5766B" w:rsidRDefault="00EB6A1F" w:rsidP="00CF14ED">
      <w:pPr>
        <w:pStyle w:val="ListParagraph"/>
        <w:numPr>
          <w:ilvl w:val="0"/>
          <w:numId w:val="5"/>
        </w:numPr>
        <w:spacing w:before="100" w:beforeAutospacing="1" w:after="100" w:afterAutospacing="1" w:line="240" w:lineRule="auto"/>
        <w:jc w:val="both"/>
        <w:rPr>
          <w:rFonts w:eastAsia="Times New Roman" w:cstheme="minorHAnsi"/>
          <w:lang w:eastAsia="en-IN"/>
        </w:rPr>
      </w:pPr>
      <w:r w:rsidRPr="00C5766B">
        <w:rPr>
          <w:rFonts w:eastAsia="Times New Roman" w:cstheme="minorHAnsi"/>
          <w:lang w:eastAsia="en-IN"/>
        </w:rPr>
        <w:t>If corrections are needed, the SR adds remarks and sends the application back to the applicant for rectification.</w:t>
      </w:r>
    </w:p>
    <w:p w14:paraId="3E871DF0" w14:textId="77777777" w:rsidR="00EB6A1F" w:rsidRPr="00C5766B" w:rsidRDefault="00EB6A1F" w:rsidP="00CF14ED">
      <w:pPr>
        <w:pStyle w:val="ListParagraph"/>
        <w:numPr>
          <w:ilvl w:val="0"/>
          <w:numId w:val="5"/>
        </w:numPr>
        <w:spacing w:before="100" w:beforeAutospacing="1" w:after="100" w:afterAutospacing="1" w:line="240" w:lineRule="auto"/>
        <w:jc w:val="both"/>
        <w:rPr>
          <w:rFonts w:eastAsia="Times New Roman" w:cstheme="minorHAnsi"/>
          <w:lang w:eastAsia="en-IN"/>
        </w:rPr>
      </w:pPr>
      <w:r w:rsidRPr="00C5766B">
        <w:rPr>
          <w:rFonts w:eastAsia="Times New Roman" w:cstheme="minorHAnsi"/>
          <w:lang w:eastAsia="en-IN"/>
        </w:rPr>
        <w:t>The system notifies the applicant about the required corrections.</w:t>
      </w:r>
    </w:p>
    <w:p w14:paraId="6094505C" w14:textId="77777777" w:rsidR="00EB6A1F" w:rsidRPr="00C5766B" w:rsidRDefault="00EB6A1F" w:rsidP="00CF14ED">
      <w:pPr>
        <w:pStyle w:val="ListParagraph"/>
        <w:numPr>
          <w:ilvl w:val="0"/>
          <w:numId w:val="5"/>
        </w:numPr>
        <w:spacing w:before="100" w:beforeAutospacing="1" w:after="100" w:afterAutospacing="1" w:line="240" w:lineRule="auto"/>
        <w:jc w:val="both"/>
        <w:rPr>
          <w:rFonts w:eastAsia="Times New Roman" w:cstheme="minorHAnsi"/>
          <w:lang w:eastAsia="en-IN"/>
        </w:rPr>
      </w:pPr>
      <w:r w:rsidRPr="00C5766B">
        <w:rPr>
          <w:rFonts w:eastAsia="Times New Roman" w:cstheme="minorHAnsi"/>
          <w:lang w:eastAsia="en-IN"/>
        </w:rPr>
        <w:t>The applicant reviews the remarks, makes the necessary changes, and resubmits the application for verification.</w:t>
      </w:r>
    </w:p>
    <w:p w14:paraId="1BF03C34" w14:textId="77777777" w:rsidR="00DD36FC" w:rsidRDefault="00EB6A1F" w:rsidP="00CF14ED">
      <w:pPr>
        <w:pStyle w:val="ListParagraph"/>
        <w:numPr>
          <w:ilvl w:val="0"/>
          <w:numId w:val="5"/>
        </w:numPr>
        <w:spacing w:before="100" w:beforeAutospacing="1" w:after="100" w:afterAutospacing="1" w:line="240" w:lineRule="auto"/>
        <w:jc w:val="both"/>
        <w:rPr>
          <w:rFonts w:eastAsia="Times New Roman" w:cstheme="minorHAnsi"/>
          <w:lang w:eastAsia="en-IN"/>
        </w:rPr>
      </w:pPr>
      <w:r w:rsidRPr="00C5766B">
        <w:rPr>
          <w:rFonts w:eastAsia="Times New Roman" w:cstheme="minorHAnsi"/>
          <w:lang w:eastAsia="en-IN"/>
        </w:rPr>
        <w:t>Once the application is verified and no corrections are required, the SR proceeds to the payment stage.</w:t>
      </w:r>
    </w:p>
    <w:p w14:paraId="148BFC06" w14:textId="64F812A5" w:rsidR="007049EB" w:rsidRPr="00DD36FC" w:rsidRDefault="00EB6A1F" w:rsidP="00DD36FC">
      <w:pPr>
        <w:spacing w:before="100" w:beforeAutospacing="1" w:after="100" w:afterAutospacing="1" w:line="240" w:lineRule="auto"/>
        <w:rPr>
          <w:rFonts w:eastAsia="Times New Roman" w:cstheme="minorHAnsi"/>
          <w:lang w:eastAsia="en-IN"/>
        </w:rPr>
      </w:pPr>
      <w:r w:rsidRPr="00DD36FC">
        <w:rPr>
          <w:rFonts w:eastAsia="Times New Roman" w:cstheme="minorHAnsi"/>
          <w:b/>
          <w:bCs/>
          <w:u w:val="single"/>
          <w:lang w:eastAsia="en-IN"/>
        </w:rPr>
        <w:t>Scheduling an Appointment</w:t>
      </w:r>
    </w:p>
    <w:p w14:paraId="6D840B79" w14:textId="2D692A88" w:rsidR="00EB6A1F" w:rsidRPr="007049EB" w:rsidRDefault="00EB6A1F" w:rsidP="00CF14ED">
      <w:pPr>
        <w:pStyle w:val="ListParagraph"/>
        <w:numPr>
          <w:ilvl w:val="0"/>
          <w:numId w:val="4"/>
        </w:numPr>
        <w:spacing w:before="240" w:after="0" w:line="240" w:lineRule="auto"/>
        <w:jc w:val="both"/>
        <w:rPr>
          <w:rFonts w:eastAsia="Times New Roman" w:cstheme="minorHAnsi"/>
          <w:b/>
          <w:bCs/>
          <w:u w:val="single"/>
          <w:lang w:eastAsia="en-IN"/>
        </w:rPr>
      </w:pPr>
      <w:r w:rsidRPr="007049EB">
        <w:rPr>
          <w:rFonts w:eastAsia="Times New Roman" w:cstheme="minorHAnsi"/>
          <w:lang w:eastAsia="en-IN"/>
        </w:rPr>
        <w:t>The applicant makes the payment and schedules an appointment for the presentation of the application at the</w:t>
      </w:r>
      <w:r w:rsidR="00486D9A">
        <w:rPr>
          <w:rFonts w:eastAsia="Times New Roman" w:cstheme="minorHAnsi"/>
          <w:lang w:eastAsia="en-IN"/>
        </w:rPr>
        <w:t xml:space="preserve"> </w:t>
      </w:r>
      <w:r w:rsidRPr="007049EB">
        <w:rPr>
          <w:rFonts w:eastAsia="Times New Roman" w:cstheme="minorHAnsi"/>
          <w:lang w:eastAsia="en-IN"/>
        </w:rPr>
        <w:t>SRO.</w:t>
      </w:r>
    </w:p>
    <w:p w14:paraId="54DBD516" w14:textId="77777777" w:rsidR="00DE6B00" w:rsidRDefault="00DE6B00" w:rsidP="00EB6A1F">
      <w:pPr>
        <w:spacing w:before="100" w:beforeAutospacing="1" w:after="100" w:afterAutospacing="1" w:line="240" w:lineRule="auto"/>
        <w:rPr>
          <w:rFonts w:eastAsia="Times New Roman" w:cstheme="minorHAnsi"/>
          <w:b/>
          <w:bCs/>
          <w:u w:val="single"/>
          <w:lang w:eastAsia="en-IN"/>
        </w:rPr>
      </w:pPr>
    </w:p>
    <w:p w14:paraId="5307604E" w14:textId="322BC971" w:rsidR="005520C0" w:rsidRDefault="00EB6A1F" w:rsidP="00EB6A1F">
      <w:pPr>
        <w:spacing w:before="100" w:beforeAutospacing="1" w:after="100" w:afterAutospacing="1" w:line="240" w:lineRule="auto"/>
        <w:rPr>
          <w:rFonts w:eastAsia="Times New Roman" w:cstheme="minorHAnsi"/>
          <w:lang w:eastAsia="en-IN"/>
        </w:rPr>
      </w:pPr>
      <w:r w:rsidRPr="00905C1C">
        <w:rPr>
          <w:rFonts w:eastAsia="Times New Roman" w:cstheme="minorHAnsi"/>
          <w:b/>
          <w:bCs/>
          <w:u w:val="single"/>
          <w:lang w:eastAsia="en-IN"/>
        </w:rPr>
        <w:t>Application Presentation</w:t>
      </w:r>
    </w:p>
    <w:p w14:paraId="18DF9F06" w14:textId="6D0F2B44" w:rsidR="00D0412F" w:rsidRDefault="00EB6A1F" w:rsidP="00CF14ED">
      <w:pPr>
        <w:pStyle w:val="ListParagraph"/>
        <w:numPr>
          <w:ilvl w:val="0"/>
          <w:numId w:val="4"/>
        </w:numPr>
        <w:spacing w:before="100" w:beforeAutospacing="1" w:after="100" w:afterAutospacing="1" w:line="240" w:lineRule="auto"/>
        <w:rPr>
          <w:rFonts w:eastAsia="Times New Roman" w:cstheme="minorHAnsi"/>
          <w:lang w:eastAsia="en-IN"/>
        </w:rPr>
      </w:pPr>
      <w:r w:rsidRPr="005520C0">
        <w:rPr>
          <w:rFonts w:eastAsia="Times New Roman" w:cstheme="minorHAnsi"/>
          <w:lang w:eastAsia="en-IN"/>
        </w:rPr>
        <w:t xml:space="preserve">On the scheduled date, the applicant visits the SRO </w:t>
      </w:r>
      <w:r w:rsidR="001D6E60">
        <w:rPr>
          <w:rFonts w:eastAsia="Times New Roman" w:cstheme="minorHAnsi"/>
          <w:lang w:eastAsia="en-IN"/>
        </w:rPr>
        <w:t>to present</w:t>
      </w:r>
      <w:r w:rsidRPr="005520C0">
        <w:rPr>
          <w:rFonts w:eastAsia="Times New Roman" w:cstheme="minorHAnsi"/>
          <w:lang w:eastAsia="en-IN"/>
        </w:rPr>
        <w:t xml:space="preserve"> the application.</w:t>
      </w:r>
    </w:p>
    <w:p w14:paraId="4F5E4B42" w14:textId="4785CDA1" w:rsidR="00D0412F" w:rsidRDefault="00EB6A1F" w:rsidP="00CF14ED">
      <w:pPr>
        <w:pStyle w:val="ListParagraph"/>
        <w:numPr>
          <w:ilvl w:val="0"/>
          <w:numId w:val="4"/>
        </w:numPr>
        <w:spacing w:before="100" w:beforeAutospacing="1" w:after="100" w:afterAutospacing="1" w:line="240" w:lineRule="auto"/>
        <w:rPr>
          <w:rFonts w:eastAsia="Times New Roman" w:cstheme="minorHAnsi"/>
          <w:lang w:eastAsia="en-IN"/>
        </w:rPr>
      </w:pPr>
      <w:r w:rsidRPr="005520C0">
        <w:rPr>
          <w:rFonts w:eastAsia="Times New Roman" w:cstheme="minorHAnsi"/>
          <w:lang w:eastAsia="en-IN"/>
        </w:rPr>
        <w:t>The SR accepts the application for registration and assigns it to the</w:t>
      </w:r>
      <w:r w:rsidR="00534ED5">
        <w:rPr>
          <w:rFonts w:eastAsia="Times New Roman" w:cstheme="minorHAnsi"/>
          <w:lang w:eastAsia="en-IN"/>
        </w:rPr>
        <w:t xml:space="preserve"> </w:t>
      </w:r>
      <w:r w:rsidRPr="005520C0">
        <w:rPr>
          <w:rFonts w:eastAsia="Times New Roman" w:cstheme="minorHAnsi"/>
          <w:lang w:eastAsia="en-IN"/>
        </w:rPr>
        <w:t>DEO</w:t>
      </w:r>
      <w:r w:rsidR="00534ED5">
        <w:rPr>
          <w:rFonts w:eastAsia="Times New Roman" w:cstheme="minorHAnsi"/>
          <w:lang w:eastAsia="en-IN"/>
        </w:rPr>
        <w:t xml:space="preserve"> </w:t>
      </w:r>
      <w:r w:rsidRPr="005520C0">
        <w:rPr>
          <w:rFonts w:eastAsia="Times New Roman" w:cstheme="minorHAnsi"/>
          <w:lang w:eastAsia="en-IN"/>
        </w:rPr>
        <w:t>for biometric capture.</w:t>
      </w:r>
    </w:p>
    <w:p w14:paraId="593B4909" w14:textId="4C5E0949" w:rsidR="00D0412F" w:rsidRDefault="00EB6A1F" w:rsidP="00CF14ED">
      <w:pPr>
        <w:pStyle w:val="ListParagraph"/>
        <w:numPr>
          <w:ilvl w:val="0"/>
          <w:numId w:val="4"/>
        </w:numPr>
        <w:spacing w:before="100" w:beforeAutospacing="1" w:after="100" w:afterAutospacing="1" w:line="240" w:lineRule="auto"/>
        <w:rPr>
          <w:rFonts w:eastAsia="Times New Roman" w:cstheme="minorHAnsi"/>
          <w:lang w:eastAsia="en-IN"/>
        </w:rPr>
      </w:pPr>
      <w:r w:rsidRPr="005520C0">
        <w:rPr>
          <w:rFonts w:eastAsia="Times New Roman" w:cstheme="minorHAnsi"/>
          <w:lang w:eastAsia="en-IN"/>
        </w:rPr>
        <w:t>The system initiates the SAKALA.</w:t>
      </w:r>
    </w:p>
    <w:p w14:paraId="2DC0D448" w14:textId="77777777" w:rsidR="00D0412F" w:rsidRDefault="00EB6A1F" w:rsidP="00CF14ED">
      <w:pPr>
        <w:pStyle w:val="ListParagraph"/>
        <w:numPr>
          <w:ilvl w:val="0"/>
          <w:numId w:val="4"/>
        </w:numPr>
        <w:spacing w:before="100" w:beforeAutospacing="1" w:after="100" w:afterAutospacing="1" w:line="240" w:lineRule="auto"/>
        <w:rPr>
          <w:rFonts w:eastAsia="Times New Roman" w:cstheme="minorHAnsi"/>
          <w:lang w:eastAsia="en-IN"/>
        </w:rPr>
      </w:pPr>
      <w:r w:rsidRPr="005520C0">
        <w:rPr>
          <w:rFonts w:eastAsia="Times New Roman" w:cstheme="minorHAnsi"/>
          <w:lang w:eastAsia="en-IN"/>
        </w:rPr>
        <w:t>The DEO captures the presenter’s biometrics and generates a summary, forwarding it back to the SR for approval.</w:t>
      </w:r>
    </w:p>
    <w:p w14:paraId="357C213C" w14:textId="5B2CF8AD" w:rsidR="00D0412F" w:rsidRDefault="00EB6A1F" w:rsidP="00CF14ED">
      <w:pPr>
        <w:pStyle w:val="ListParagraph"/>
        <w:numPr>
          <w:ilvl w:val="0"/>
          <w:numId w:val="4"/>
        </w:numPr>
        <w:spacing w:before="100" w:beforeAutospacing="1" w:after="100" w:afterAutospacing="1" w:line="240" w:lineRule="auto"/>
        <w:rPr>
          <w:rFonts w:eastAsia="Times New Roman" w:cstheme="minorHAnsi"/>
          <w:lang w:eastAsia="en-IN"/>
        </w:rPr>
      </w:pPr>
      <w:r w:rsidRPr="005520C0">
        <w:rPr>
          <w:rFonts w:eastAsia="Times New Roman" w:cstheme="minorHAnsi"/>
          <w:lang w:eastAsia="en-IN"/>
        </w:rPr>
        <w:t>The SR reviews the summary received from the DEO</w:t>
      </w:r>
      <w:r w:rsidR="00B167D2">
        <w:rPr>
          <w:rFonts w:eastAsia="Times New Roman" w:cstheme="minorHAnsi"/>
          <w:lang w:eastAsia="en-IN"/>
        </w:rPr>
        <w:t xml:space="preserve"> and </w:t>
      </w:r>
      <w:r w:rsidR="008A78DA" w:rsidRPr="00B167D2">
        <w:rPr>
          <w:rFonts w:eastAsia="Times New Roman" w:cstheme="minorHAnsi"/>
          <w:lang w:eastAsia="en-IN"/>
        </w:rPr>
        <w:t>will</w:t>
      </w:r>
      <w:r w:rsidRPr="00B167D2">
        <w:rPr>
          <w:rFonts w:eastAsia="Times New Roman" w:cstheme="minorHAnsi"/>
          <w:lang w:eastAsia="en-IN"/>
        </w:rPr>
        <w:t xml:space="preserve"> hold the application for further investigation.</w:t>
      </w:r>
    </w:p>
    <w:p w14:paraId="69C30A2C" w14:textId="0DDE1723" w:rsidR="00327408" w:rsidRDefault="00327408" w:rsidP="00CF14ED">
      <w:pPr>
        <w:pStyle w:val="ListParagraph"/>
        <w:numPr>
          <w:ilvl w:val="0"/>
          <w:numId w:val="4"/>
        </w:numPr>
        <w:spacing w:before="100" w:beforeAutospacing="1" w:after="100" w:afterAutospacing="1" w:line="240" w:lineRule="auto"/>
        <w:rPr>
          <w:rFonts w:eastAsia="Times New Roman" w:cstheme="minorHAnsi"/>
          <w:lang w:eastAsia="en-IN"/>
        </w:rPr>
      </w:pPr>
      <w:r>
        <w:rPr>
          <w:rFonts w:eastAsia="Times New Roman" w:cstheme="minorHAnsi"/>
          <w:lang w:eastAsia="en-IN"/>
        </w:rPr>
        <w:t>The SR clicks on the ‘Keep Pending’ button to conduct the</w:t>
      </w:r>
      <w:r w:rsidR="00EB6A1F" w:rsidRPr="005520C0">
        <w:rPr>
          <w:rFonts w:eastAsia="Times New Roman" w:cstheme="minorHAnsi"/>
          <w:lang w:eastAsia="en-IN"/>
        </w:rPr>
        <w:t xml:space="preserve"> investigation, </w:t>
      </w:r>
      <w:r>
        <w:rPr>
          <w:rFonts w:eastAsia="Times New Roman" w:cstheme="minorHAnsi"/>
          <w:lang w:eastAsia="en-IN"/>
        </w:rPr>
        <w:t xml:space="preserve">and </w:t>
      </w:r>
      <w:r w:rsidR="00EB6A1F" w:rsidRPr="005520C0">
        <w:rPr>
          <w:rFonts w:eastAsia="Times New Roman" w:cstheme="minorHAnsi"/>
          <w:lang w:eastAsia="en-IN"/>
        </w:rPr>
        <w:t>the system</w:t>
      </w:r>
      <w:r w:rsidR="00D6408D">
        <w:rPr>
          <w:rFonts w:eastAsia="Times New Roman" w:cstheme="minorHAnsi"/>
          <w:lang w:eastAsia="en-IN"/>
        </w:rPr>
        <w:t xml:space="preserve"> </w:t>
      </w:r>
      <w:r>
        <w:rPr>
          <w:rFonts w:eastAsia="Times New Roman" w:cstheme="minorHAnsi"/>
          <w:lang w:eastAsia="en-IN"/>
        </w:rPr>
        <w:t>prompts the reason “Keep pending for Deposition Statement of witnesses and Scribe” to select.</w:t>
      </w:r>
    </w:p>
    <w:p w14:paraId="436EEFA3" w14:textId="2B09651B" w:rsidR="00D0412F" w:rsidRDefault="00327408" w:rsidP="00CF14ED">
      <w:pPr>
        <w:pStyle w:val="ListParagraph"/>
        <w:numPr>
          <w:ilvl w:val="0"/>
          <w:numId w:val="4"/>
        </w:numPr>
        <w:spacing w:before="100" w:beforeAutospacing="1" w:after="100" w:afterAutospacing="1" w:line="240" w:lineRule="auto"/>
        <w:rPr>
          <w:rFonts w:eastAsia="Times New Roman" w:cstheme="minorHAnsi"/>
          <w:lang w:eastAsia="en-IN"/>
        </w:rPr>
      </w:pPr>
      <w:r>
        <w:rPr>
          <w:rFonts w:eastAsia="Times New Roman" w:cstheme="minorHAnsi"/>
          <w:lang w:eastAsia="en-IN"/>
        </w:rPr>
        <w:t xml:space="preserve">Once the SR select the reason and continues, the system should </w:t>
      </w:r>
      <w:r w:rsidR="00C905DF">
        <w:rPr>
          <w:rFonts w:eastAsia="Times New Roman" w:cstheme="minorHAnsi"/>
          <w:lang w:eastAsia="en-IN"/>
        </w:rPr>
        <w:t xml:space="preserve">move the application into </w:t>
      </w:r>
      <w:r w:rsidR="001D6E60">
        <w:rPr>
          <w:rFonts w:eastAsia="Times New Roman" w:cstheme="minorHAnsi"/>
          <w:lang w:eastAsia="en-IN"/>
        </w:rPr>
        <w:t xml:space="preserve">the </w:t>
      </w:r>
      <w:r>
        <w:rPr>
          <w:rFonts w:eastAsia="Times New Roman" w:cstheme="minorHAnsi"/>
          <w:lang w:eastAsia="en-IN"/>
        </w:rPr>
        <w:t>Minute Book</w:t>
      </w:r>
      <w:r w:rsidR="00C905DF">
        <w:rPr>
          <w:rFonts w:eastAsia="Times New Roman" w:cstheme="minorHAnsi"/>
          <w:lang w:eastAsia="en-IN"/>
        </w:rPr>
        <w:t xml:space="preserve"> tab</w:t>
      </w:r>
      <w:r w:rsidR="00D6408D">
        <w:rPr>
          <w:rFonts w:eastAsia="Times New Roman" w:cstheme="minorHAnsi"/>
          <w:lang w:eastAsia="en-IN"/>
        </w:rPr>
        <w:t xml:space="preserve"> and </w:t>
      </w:r>
      <w:r>
        <w:rPr>
          <w:rFonts w:eastAsia="Times New Roman" w:cstheme="minorHAnsi"/>
          <w:lang w:eastAsia="en-IN"/>
        </w:rPr>
        <w:t>close</w:t>
      </w:r>
      <w:r w:rsidR="00D6408D" w:rsidRPr="005520C0">
        <w:rPr>
          <w:rFonts w:eastAsia="Times New Roman" w:cstheme="minorHAnsi"/>
          <w:lang w:eastAsia="en-IN"/>
        </w:rPr>
        <w:t xml:space="preserve"> the SAKALA</w:t>
      </w:r>
      <w:r w:rsidR="00EB6A1F" w:rsidRPr="005520C0">
        <w:rPr>
          <w:rFonts w:eastAsia="Times New Roman" w:cstheme="minorHAnsi"/>
          <w:lang w:eastAsia="en-IN"/>
        </w:rPr>
        <w:t>.</w:t>
      </w:r>
    </w:p>
    <w:p w14:paraId="15336D46" w14:textId="7A30364E" w:rsidR="00F703F6" w:rsidRDefault="1FE8496F" w:rsidP="00CF14ED">
      <w:pPr>
        <w:pStyle w:val="ListParagraph"/>
        <w:numPr>
          <w:ilvl w:val="0"/>
          <w:numId w:val="4"/>
        </w:numPr>
        <w:spacing w:before="100" w:beforeAutospacing="1" w:after="100" w:afterAutospacing="1" w:line="240" w:lineRule="auto"/>
        <w:rPr>
          <w:rFonts w:eastAsia="Times New Roman"/>
          <w:lang w:eastAsia="en-IN"/>
        </w:rPr>
      </w:pPr>
      <w:r w:rsidRPr="519EC3A5">
        <w:rPr>
          <w:rFonts w:eastAsia="Times New Roman"/>
          <w:lang w:eastAsia="en-IN"/>
        </w:rPr>
        <w:t>The SR conduct the investigation offline and uploads the investigation</w:t>
      </w:r>
      <w:r w:rsidR="0D64F4C2" w:rsidRPr="519EC3A5">
        <w:rPr>
          <w:rFonts w:eastAsia="Times New Roman"/>
          <w:lang w:eastAsia="en-IN"/>
        </w:rPr>
        <w:t xml:space="preserve"> summary and</w:t>
      </w:r>
      <w:r w:rsidRPr="519EC3A5">
        <w:rPr>
          <w:rFonts w:eastAsia="Times New Roman"/>
          <w:lang w:eastAsia="en-IN"/>
        </w:rPr>
        <w:t xml:space="preserve"> releases the application.</w:t>
      </w:r>
    </w:p>
    <w:p w14:paraId="1F7B25B3" w14:textId="70C21B8C" w:rsidR="00336337" w:rsidRDefault="00EB6A1F" w:rsidP="00EB6A1F">
      <w:pPr>
        <w:spacing w:before="100" w:beforeAutospacing="1" w:after="100" w:afterAutospacing="1" w:line="240" w:lineRule="auto"/>
        <w:rPr>
          <w:rFonts w:eastAsia="Times New Roman" w:cstheme="minorHAnsi"/>
          <w:u w:val="single"/>
          <w:lang w:eastAsia="en-IN"/>
        </w:rPr>
      </w:pPr>
      <w:r w:rsidRPr="00C80D9B">
        <w:rPr>
          <w:rFonts w:eastAsia="Times New Roman" w:cstheme="minorHAnsi"/>
          <w:b/>
          <w:bCs/>
          <w:u w:val="single"/>
          <w:lang w:eastAsia="en-IN"/>
        </w:rPr>
        <w:t>Registration</w:t>
      </w:r>
      <w:r w:rsidR="00F703F6">
        <w:rPr>
          <w:rFonts w:eastAsia="Times New Roman" w:cstheme="minorHAnsi"/>
          <w:b/>
          <w:bCs/>
          <w:u w:val="single"/>
          <w:lang w:eastAsia="en-IN"/>
        </w:rPr>
        <w:t xml:space="preserve"> of wills</w:t>
      </w:r>
    </w:p>
    <w:p w14:paraId="24E9222E" w14:textId="76535EE5" w:rsidR="00F703F6" w:rsidRDefault="00D7476E" w:rsidP="00CF14ED">
      <w:pPr>
        <w:pStyle w:val="ListParagraph"/>
        <w:numPr>
          <w:ilvl w:val="0"/>
          <w:numId w:val="9"/>
        </w:numPr>
        <w:spacing w:before="100" w:beforeAutospacing="1" w:after="100" w:afterAutospacing="1" w:line="240" w:lineRule="auto"/>
        <w:rPr>
          <w:rFonts w:eastAsia="Times New Roman" w:cstheme="minorHAnsi"/>
          <w:lang w:eastAsia="en-IN"/>
        </w:rPr>
      </w:pPr>
      <w:r>
        <w:rPr>
          <w:rFonts w:eastAsia="Times New Roman" w:cstheme="minorHAnsi"/>
          <w:lang w:eastAsia="en-IN"/>
        </w:rPr>
        <w:t>After the investigation, t</w:t>
      </w:r>
      <w:r w:rsidR="00F703F6" w:rsidRPr="00336337">
        <w:rPr>
          <w:rFonts w:eastAsia="Times New Roman" w:cstheme="minorHAnsi"/>
          <w:lang w:eastAsia="en-IN"/>
        </w:rPr>
        <w:t xml:space="preserve">he SR uploads the recorded statements </w:t>
      </w:r>
      <w:r>
        <w:rPr>
          <w:rFonts w:eastAsia="Times New Roman" w:cstheme="minorHAnsi"/>
          <w:lang w:eastAsia="en-IN"/>
        </w:rPr>
        <w:t>to release the application from the Minute book</w:t>
      </w:r>
      <w:r w:rsidR="00F703F6">
        <w:rPr>
          <w:rFonts w:eastAsia="Times New Roman" w:cstheme="minorHAnsi"/>
          <w:lang w:eastAsia="en-IN"/>
        </w:rPr>
        <w:t>.</w:t>
      </w:r>
    </w:p>
    <w:p w14:paraId="1ED0FC01" w14:textId="77777777" w:rsidR="00F703F6" w:rsidRDefault="00F703F6" w:rsidP="00CF14ED">
      <w:pPr>
        <w:pStyle w:val="ListParagraph"/>
        <w:numPr>
          <w:ilvl w:val="0"/>
          <w:numId w:val="9"/>
        </w:numPr>
        <w:spacing w:before="100" w:beforeAutospacing="1" w:after="100" w:afterAutospacing="1" w:line="240" w:lineRule="auto"/>
        <w:rPr>
          <w:rFonts w:eastAsia="Times New Roman" w:cstheme="minorHAnsi"/>
          <w:lang w:eastAsia="en-IN"/>
        </w:rPr>
      </w:pPr>
      <w:r w:rsidRPr="00336337">
        <w:rPr>
          <w:rFonts w:eastAsia="Times New Roman" w:cstheme="minorHAnsi"/>
          <w:lang w:eastAsia="en-IN"/>
        </w:rPr>
        <w:t xml:space="preserve">The system releases the application from the </w:t>
      </w:r>
      <w:r>
        <w:rPr>
          <w:rFonts w:eastAsia="Times New Roman" w:cstheme="minorHAnsi"/>
          <w:lang w:eastAsia="en-IN"/>
        </w:rPr>
        <w:t>Investigation of wills</w:t>
      </w:r>
      <w:r w:rsidRPr="005520C0">
        <w:rPr>
          <w:rFonts w:eastAsia="Times New Roman" w:cstheme="minorHAnsi"/>
          <w:lang w:eastAsia="en-IN"/>
        </w:rPr>
        <w:t xml:space="preserve"> </w:t>
      </w:r>
      <w:r w:rsidRPr="00336337">
        <w:rPr>
          <w:rFonts w:eastAsia="Times New Roman" w:cstheme="minorHAnsi"/>
          <w:lang w:eastAsia="en-IN"/>
        </w:rPr>
        <w:t>and routes it back to the SR for summary approval.</w:t>
      </w:r>
    </w:p>
    <w:p w14:paraId="3FCA0217" w14:textId="1333FB7C" w:rsidR="00F703F6" w:rsidRDefault="1FE8496F" w:rsidP="00CF14ED">
      <w:pPr>
        <w:pStyle w:val="ListParagraph"/>
        <w:numPr>
          <w:ilvl w:val="0"/>
          <w:numId w:val="9"/>
        </w:numPr>
        <w:spacing w:before="100" w:beforeAutospacing="1" w:after="100" w:afterAutospacing="1" w:line="240" w:lineRule="auto"/>
        <w:rPr>
          <w:rFonts w:eastAsia="Times New Roman"/>
          <w:lang w:eastAsia="en-IN"/>
        </w:rPr>
      </w:pPr>
      <w:r w:rsidRPr="519EC3A5">
        <w:rPr>
          <w:rFonts w:eastAsia="Times New Roman"/>
          <w:lang w:eastAsia="en-IN"/>
        </w:rPr>
        <w:t>If the SR is satisfied with the investigation, then approve the application by selecting the "Check and Register" button.</w:t>
      </w:r>
      <w:r w:rsidR="0F7771DD" w:rsidRPr="519EC3A5">
        <w:rPr>
          <w:rFonts w:eastAsia="Times New Roman"/>
          <w:lang w:eastAsia="en-IN"/>
        </w:rPr>
        <w:t xml:space="preserve"> </w:t>
      </w:r>
    </w:p>
    <w:p w14:paraId="1514813E" w14:textId="33781778" w:rsidR="00F703F6" w:rsidRDefault="7FBB1872" w:rsidP="00CF14ED">
      <w:pPr>
        <w:pStyle w:val="ListParagraph"/>
        <w:numPr>
          <w:ilvl w:val="0"/>
          <w:numId w:val="9"/>
        </w:numPr>
        <w:spacing w:before="100" w:beforeAutospacing="1" w:after="100" w:afterAutospacing="1" w:line="240" w:lineRule="auto"/>
        <w:rPr>
          <w:rFonts w:eastAsia="Times New Roman"/>
          <w:lang w:eastAsia="en-IN"/>
        </w:rPr>
      </w:pPr>
      <w:r w:rsidRPr="519EC3A5">
        <w:rPr>
          <w:rFonts w:eastAsia="Times New Roman"/>
          <w:lang w:eastAsia="en-IN"/>
        </w:rPr>
        <w:t>U</w:t>
      </w:r>
      <w:r w:rsidR="588D2D78" w:rsidRPr="519EC3A5">
        <w:rPr>
          <w:rFonts w:eastAsia="Times New Roman"/>
          <w:lang w:eastAsia="en-IN"/>
        </w:rPr>
        <w:t>pon click on Check and Register button</w:t>
      </w:r>
      <w:r w:rsidR="63D79596" w:rsidRPr="519EC3A5">
        <w:rPr>
          <w:rFonts w:eastAsia="Times New Roman"/>
          <w:lang w:eastAsia="en-IN"/>
        </w:rPr>
        <w:t xml:space="preserve">, </w:t>
      </w:r>
      <w:r w:rsidR="588D2D78" w:rsidRPr="519EC3A5">
        <w:rPr>
          <w:rFonts w:eastAsia="Times New Roman"/>
          <w:lang w:eastAsia="en-IN"/>
        </w:rPr>
        <w:t xml:space="preserve">the system displays the pop-up u with following checklist - </w:t>
      </w:r>
    </w:p>
    <w:p w14:paraId="55494B8A" w14:textId="5B02FC9F" w:rsidR="00F703F6" w:rsidRDefault="5A657042" w:rsidP="519EC3A5">
      <w:pPr>
        <w:pStyle w:val="ListParagraph"/>
        <w:numPr>
          <w:ilvl w:val="0"/>
          <w:numId w:val="1"/>
        </w:numPr>
        <w:spacing w:before="100" w:beforeAutospacing="1" w:after="100" w:afterAutospacing="1" w:line="240" w:lineRule="auto"/>
        <w:rPr>
          <w:rFonts w:eastAsia="Times New Roman"/>
          <w:lang w:eastAsia="en-IN"/>
        </w:rPr>
      </w:pPr>
      <w:r w:rsidRPr="519EC3A5">
        <w:rPr>
          <w:rFonts w:eastAsia="Times New Roman"/>
          <w:lang w:eastAsia="en-IN"/>
        </w:rPr>
        <w:t>That the will was executed by testator.</w:t>
      </w:r>
    </w:p>
    <w:p w14:paraId="0902D069" w14:textId="67367CFF" w:rsidR="00F703F6" w:rsidRDefault="5A657042" w:rsidP="519EC3A5">
      <w:pPr>
        <w:pStyle w:val="ListParagraph"/>
        <w:numPr>
          <w:ilvl w:val="0"/>
          <w:numId w:val="1"/>
        </w:numPr>
        <w:spacing w:before="100" w:beforeAutospacing="1" w:after="100" w:afterAutospacing="1" w:line="240" w:lineRule="auto"/>
        <w:rPr>
          <w:rFonts w:eastAsia="Times New Roman"/>
          <w:lang w:eastAsia="en-IN"/>
        </w:rPr>
      </w:pPr>
      <w:r w:rsidRPr="519EC3A5">
        <w:rPr>
          <w:rFonts w:eastAsia="Times New Roman"/>
          <w:lang w:eastAsia="en-IN"/>
        </w:rPr>
        <w:t>That the testator id dead.</w:t>
      </w:r>
    </w:p>
    <w:p w14:paraId="7E98A7BE" w14:textId="5783DC7F" w:rsidR="00F703F6" w:rsidRDefault="5A657042" w:rsidP="519EC3A5">
      <w:pPr>
        <w:pStyle w:val="ListParagraph"/>
        <w:numPr>
          <w:ilvl w:val="0"/>
          <w:numId w:val="1"/>
        </w:numPr>
        <w:spacing w:before="100" w:beforeAutospacing="1" w:after="100" w:afterAutospacing="1" w:line="240" w:lineRule="auto"/>
        <w:rPr>
          <w:rFonts w:eastAsia="Times New Roman"/>
          <w:lang w:eastAsia="en-IN"/>
        </w:rPr>
      </w:pPr>
      <w:r w:rsidRPr="519EC3A5">
        <w:rPr>
          <w:rFonts w:eastAsia="Times New Roman"/>
          <w:lang w:eastAsia="en-IN"/>
        </w:rPr>
        <w:t>That the person presenting the will is entitled to present the same.</w:t>
      </w:r>
    </w:p>
    <w:p w14:paraId="21C7A5C2" w14:textId="3D623710" w:rsidR="00F703F6" w:rsidRDefault="50B257F9" w:rsidP="00CF14ED">
      <w:pPr>
        <w:pStyle w:val="ListParagraph"/>
        <w:numPr>
          <w:ilvl w:val="0"/>
          <w:numId w:val="9"/>
        </w:numPr>
        <w:spacing w:before="100" w:beforeAutospacing="1" w:after="100" w:afterAutospacing="1" w:line="240" w:lineRule="auto"/>
        <w:rPr>
          <w:rFonts w:eastAsia="Times New Roman"/>
          <w:lang w:eastAsia="en-IN"/>
        </w:rPr>
      </w:pPr>
      <w:r w:rsidRPr="519EC3A5">
        <w:rPr>
          <w:rFonts w:eastAsia="Times New Roman"/>
          <w:lang w:eastAsia="en-IN"/>
        </w:rPr>
        <w:t>The SR selects the above checklist</w:t>
      </w:r>
      <w:r w:rsidR="33EC768B" w:rsidRPr="519EC3A5">
        <w:rPr>
          <w:rFonts w:eastAsia="Times New Roman"/>
          <w:lang w:eastAsia="en-IN"/>
        </w:rPr>
        <w:t xml:space="preserve"> to register the will.</w:t>
      </w:r>
    </w:p>
    <w:p w14:paraId="52607C2B" w14:textId="5DA594C9" w:rsidR="00F703F6" w:rsidRDefault="0F7771DD" w:rsidP="00CF14ED">
      <w:pPr>
        <w:pStyle w:val="ListParagraph"/>
        <w:numPr>
          <w:ilvl w:val="0"/>
          <w:numId w:val="9"/>
        </w:numPr>
        <w:spacing w:before="100" w:beforeAutospacing="1" w:after="100" w:afterAutospacing="1" w:line="240" w:lineRule="auto"/>
        <w:rPr>
          <w:rFonts w:eastAsia="Times New Roman"/>
          <w:lang w:eastAsia="en-IN"/>
        </w:rPr>
      </w:pPr>
      <w:r w:rsidRPr="519EC3A5">
        <w:rPr>
          <w:rFonts w:eastAsia="Times New Roman"/>
          <w:lang w:eastAsia="en-IN"/>
        </w:rPr>
        <w:t>Then typical registration flow will continue.</w:t>
      </w:r>
    </w:p>
    <w:p w14:paraId="216528A9" w14:textId="64FAF28C" w:rsidR="00D7476E" w:rsidRPr="00A23D8C" w:rsidRDefault="00D7476E" w:rsidP="00CF14ED">
      <w:pPr>
        <w:pStyle w:val="ListParagraph"/>
        <w:numPr>
          <w:ilvl w:val="0"/>
          <w:numId w:val="9"/>
        </w:numPr>
        <w:spacing w:before="100" w:beforeAutospacing="1" w:after="100" w:afterAutospacing="1" w:line="240" w:lineRule="auto"/>
        <w:rPr>
          <w:rFonts w:eastAsia="Times New Roman" w:cstheme="minorHAnsi"/>
          <w:lang w:eastAsia="en-IN"/>
        </w:rPr>
      </w:pPr>
      <w:r>
        <w:rPr>
          <w:rFonts w:eastAsia="Times New Roman" w:cstheme="minorHAnsi"/>
          <w:lang w:eastAsia="en-IN"/>
        </w:rPr>
        <w:t>A note to be printed along with the Section 60 certificate.</w:t>
      </w:r>
    </w:p>
    <w:p w14:paraId="7C6C68D4" w14:textId="242831FD" w:rsidR="00D7476E" w:rsidRDefault="007B55E7" w:rsidP="00CF14ED">
      <w:pPr>
        <w:pStyle w:val="ListParagraph"/>
        <w:numPr>
          <w:ilvl w:val="0"/>
          <w:numId w:val="9"/>
        </w:numPr>
        <w:spacing w:before="100" w:beforeAutospacing="1" w:after="100" w:afterAutospacing="1" w:line="240" w:lineRule="auto"/>
        <w:rPr>
          <w:rFonts w:eastAsia="Times New Roman" w:cstheme="minorHAnsi"/>
          <w:lang w:eastAsia="en-IN"/>
        </w:rPr>
      </w:pPr>
      <w:r w:rsidRPr="007B55E7">
        <w:rPr>
          <w:rFonts w:eastAsia="Times New Roman" w:cstheme="minorHAnsi"/>
          <w:lang w:eastAsia="en-IN"/>
        </w:rPr>
        <w:t xml:space="preserve">Else, </w:t>
      </w:r>
      <w:r w:rsidR="00EB6A1F" w:rsidRPr="007B55E7">
        <w:rPr>
          <w:rFonts w:eastAsia="Times New Roman" w:cstheme="minorHAnsi"/>
          <w:lang w:eastAsia="en-IN"/>
        </w:rPr>
        <w:t>the SR clicks on the "Refuse Registration" button, officially rejecting the application.</w:t>
      </w:r>
      <w:r w:rsidR="00D7476E">
        <w:rPr>
          <w:rFonts w:eastAsia="Times New Roman" w:cstheme="minorHAnsi"/>
          <w:lang w:eastAsia="en-IN"/>
        </w:rPr>
        <w:t xml:space="preserve"> And the application follows the rejection flow.</w:t>
      </w:r>
    </w:p>
    <w:p w14:paraId="350D9A80" w14:textId="0950685F" w:rsidR="00EA0F78" w:rsidRDefault="00EA0F78">
      <w:pPr>
        <w:rPr>
          <w:rFonts w:eastAsia="Times New Roman"/>
          <w:lang w:eastAsia="en-IN"/>
        </w:rPr>
        <w:pPrChange w:id="10" w:author="Arugolli Subhash" w:date="2025-06-02T21:59:00Z">
          <w:pPr>
            <w:spacing w:before="100" w:beforeAutospacing="1" w:after="100" w:afterAutospacing="1" w:line="240" w:lineRule="auto"/>
          </w:pPr>
        </w:pPrChange>
      </w:pPr>
      <w:ins w:id="11" w:author="Arugolli Subhash" w:date="2025-06-02T21:59:00Z">
        <w:r>
          <w:rPr>
            <w:rFonts w:eastAsia="Times New Roman"/>
            <w:lang w:eastAsia="en-IN"/>
          </w:rPr>
          <w:br w:type="page"/>
        </w:r>
      </w:ins>
    </w:p>
    <w:p w14:paraId="1C676329" w14:textId="7B075D3C" w:rsidR="00A642BC" w:rsidRDefault="00A642BC" w:rsidP="004D03B3">
      <w:pPr>
        <w:spacing w:before="100" w:beforeAutospacing="1" w:after="0" w:line="240" w:lineRule="auto"/>
        <w:rPr>
          <w:rFonts w:eastAsia="Times New Roman" w:cstheme="minorHAnsi"/>
          <w:b/>
          <w:bCs/>
          <w:u w:val="single"/>
          <w:lang w:eastAsia="en-IN"/>
        </w:rPr>
      </w:pPr>
      <w:r>
        <w:rPr>
          <w:rFonts w:eastAsia="Times New Roman" w:cstheme="minorHAnsi"/>
          <w:b/>
          <w:bCs/>
          <w:u w:val="single"/>
          <w:lang w:eastAsia="en-IN"/>
        </w:rPr>
        <w:t>Fee Calculation</w:t>
      </w:r>
    </w:p>
    <w:p w14:paraId="6490CE6A" w14:textId="7F0ED182" w:rsidR="00A642BC" w:rsidRDefault="004D03B3" w:rsidP="004D03B3">
      <w:pPr>
        <w:spacing w:before="100" w:beforeAutospacing="1" w:after="0" w:line="240" w:lineRule="auto"/>
        <w:rPr>
          <w:rFonts w:eastAsia="Times New Roman" w:cstheme="minorHAnsi"/>
          <w:bCs/>
          <w:lang w:eastAsia="en-IN"/>
        </w:rPr>
      </w:pPr>
      <w:r>
        <w:rPr>
          <w:rFonts w:eastAsia="Times New Roman" w:cstheme="minorHAnsi"/>
          <w:bCs/>
          <w:lang w:eastAsia="en-IN"/>
        </w:rPr>
        <w:t xml:space="preserve">There will not be </w:t>
      </w:r>
      <w:r w:rsidR="00D7476E">
        <w:rPr>
          <w:rFonts w:eastAsia="Times New Roman" w:cstheme="minorHAnsi"/>
          <w:bCs/>
          <w:lang w:eastAsia="en-IN"/>
        </w:rPr>
        <w:t xml:space="preserve">a </w:t>
      </w:r>
      <w:r>
        <w:rPr>
          <w:rFonts w:eastAsia="Times New Roman" w:cstheme="minorHAnsi"/>
          <w:bCs/>
          <w:lang w:eastAsia="en-IN"/>
        </w:rPr>
        <w:t xml:space="preserve">stamp duty for registering the wills after </w:t>
      </w:r>
      <w:r w:rsidR="00D7476E">
        <w:rPr>
          <w:rFonts w:eastAsia="Times New Roman" w:cstheme="minorHAnsi"/>
          <w:bCs/>
          <w:lang w:eastAsia="en-IN"/>
        </w:rPr>
        <w:t xml:space="preserve">the </w:t>
      </w:r>
      <w:r>
        <w:rPr>
          <w:rFonts w:eastAsia="Times New Roman" w:cstheme="minorHAnsi"/>
          <w:bCs/>
          <w:lang w:eastAsia="en-IN"/>
        </w:rPr>
        <w:t xml:space="preserve">death of </w:t>
      </w:r>
      <w:r w:rsidR="00D7476E">
        <w:rPr>
          <w:rFonts w:eastAsia="Times New Roman" w:cstheme="minorHAnsi"/>
          <w:bCs/>
          <w:lang w:eastAsia="en-IN"/>
        </w:rPr>
        <w:t xml:space="preserve">the </w:t>
      </w:r>
      <w:r>
        <w:rPr>
          <w:rFonts w:eastAsia="Times New Roman" w:cstheme="minorHAnsi"/>
          <w:bCs/>
          <w:lang w:eastAsia="en-IN"/>
        </w:rPr>
        <w:t xml:space="preserve">testator. </w:t>
      </w:r>
      <w:r w:rsidR="009A5493" w:rsidRPr="009A5493">
        <w:rPr>
          <w:rFonts w:eastAsia="Times New Roman" w:cstheme="minorHAnsi"/>
          <w:bCs/>
          <w:lang w:eastAsia="en-IN"/>
        </w:rPr>
        <w:t xml:space="preserve">Below </w:t>
      </w:r>
      <w:r w:rsidR="009A5493">
        <w:rPr>
          <w:rFonts w:eastAsia="Times New Roman" w:cstheme="minorHAnsi"/>
          <w:bCs/>
          <w:lang w:eastAsia="en-IN"/>
        </w:rPr>
        <w:t>is</w:t>
      </w:r>
      <w:r w:rsidR="009A5493" w:rsidRPr="009A5493">
        <w:rPr>
          <w:rFonts w:eastAsia="Times New Roman" w:cstheme="minorHAnsi"/>
          <w:bCs/>
          <w:lang w:eastAsia="en-IN"/>
        </w:rPr>
        <w:t xml:space="preserve"> the list of</w:t>
      </w:r>
      <w:r w:rsidR="00A642BC" w:rsidRPr="009A5493">
        <w:rPr>
          <w:rFonts w:eastAsia="Times New Roman" w:cstheme="minorHAnsi"/>
          <w:bCs/>
          <w:lang w:eastAsia="en-IN"/>
        </w:rPr>
        <w:t xml:space="preserve"> fees applicable</w:t>
      </w:r>
      <w:r w:rsidR="009A5493" w:rsidRPr="009A5493">
        <w:rPr>
          <w:rFonts w:eastAsia="Times New Roman" w:cstheme="minorHAnsi"/>
          <w:bCs/>
          <w:lang w:eastAsia="en-IN"/>
        </w:rPr>
        <w:t xml:space="preserve"> for registration of wills after the death of </w:t>
      </w:r>
      <w:r w:rsidR="00E1224D">
        <w:rPr>
          <w:rFonts w:eastAsia="Times New Roman" w:cstheme="minorHAnsi"/>
          <w:bCs/>
          <w:lang w:eastAsia="en-IN"/>
        </w:rPr>
        <w:t xml:space="preserve">the </w:t>
      </w:r>
      <w:r w:rsidR="009A5493" w:rsidRPr="009A5493">
        <w:rPr>
          <w:rFonts w:eastAsia="Times New Roman" w:cstheme="minorHAnsi"/>
          <w:bCs/>
          <w:lang w:eastAsia="en-IN"/>
        </w:rPr>
        <w:t>testator.</w:t>
      </w:r>
    </w:p>
    <w:p w14:paraId="7688631B" w14:textId="77777777" w:rsidR="00D7476E" w:rsidRPr="009A5493" w:rsidRDefault="00D7476E" w:rsidP="004D03B3">
      <w:pPr>
        <w:spacing w:before="100" w:beforeAutospacing="1" w:after="0" w:line="240" w:lineRule="auto"/>
        <w:rPr>
          <w:rFonts w:eastAsia="Times New Roman" w:cstheme="minorHAnsi"/>
          <w:bCs/>
          <w:lang w:eastAsia="en-IN"/>
        </w:rPr>
      </w:pPr>
    </w:p>
    <w:tbl>
      <w:tblPr>
        <w:tblStyle w:val="TableGrid"/>
        <w:tblW w:w="0" w:type="auto"/>
        <w:jc w:val="center"/>
        <w:tblLook w:val="04A0" w:firstRow="1" w:lastRow="0" w:firstColumn="1" w:lastColumn="0" w:noHBand="0" w:noVBand="1"/>
      </w:tblPr>
      <w:tblGrid>
        <w:gridCol w:w="846"/>
        <w:gridCol w:w="3390"/>
        <w:gridCol w:w="2118"/>
      </w:tblGrid>
      <w:tr w:rsidR="00A642BC" w14:paraId="4F4E4AC9" w14:textId="77777777" w:rsidTr="519EC3A5">
        <w:trPr>
          <w:jc w:val="center"/>
        </w:trPr>
        <w:tc>
          <w:tcPr>
            <w:tcW w:w="846" w:type="dxa"/>
          </w:tcPr>
          <w:p w14:paraId="4D95229D" w14:textId="203223C7" w:rsidR="00A642BC" w:rsidRPr="00A642BC" w:rsidRDefault="00A642BC" w:rsidP="004D03B3">
            <w:pPr>
              <w:spacing w:before="100" w:beforeAutospacing="1"/>
              <w:jc w:val="center"/>
              <w:rPr>
                <w:rFonts w:eastAsia="Times New Roman" w:cstheme="minorHAnsi"/>
                <w:b/>
                <w:bCs/>
                <w:lang w:eastAsia="en-IN"/>
              </w:rPr>
            </w:pPr>
            <w:r w:rsidRPr="00A642BC">
              <w:rPr>
                <w:rFonts w:eastAsia="Times New Roman" w:cstheme="minorHAnsi"/>
                <w:b/>
                <w:bCs/>
                <w:lang w:eastAsia="en-IN"/>
              </w:rPr>
              <w:t>Sl. No.</w:t>
            </w:r>
          </w:p>
        </w:tc>
        <w:tc>
          <w:tcPr>
            <w:tcW w:w="3390" w:type="dxa"/>
          </w:tcPr>
          <w:p w14:paraId="6D5DC417" w14:textId="6C30A394" w:rsidR="00A642BC" w:rsidRPr="00A642BC" w:rsidRDefault="00A642BC" w:rsidP="004D03B3">
            <w:pPr>
              <w:spacing w:before="100" w:beforeAutospacing="1"/>
              <w:jc w:val="center"/>
              <w:rPr>
                <w:rFonts w:eastAsia="Times New Roman" w:cstheme="minorHAnsi"/>
                <w:b/>
                <w:bCs/>
                <w:lang w:eastAsia="en-IN"/>
              </w:rPr>
            </w:pPr>
            <w:r w:rsidRPr="00A642BC">
              <w:rPr>
                <w:rFonts w:eastAsia="Times New Roman" w:cstheme="minorHAnsi"/>
                <w:b/>
                <w:bCs/>
                <w:lang w:eastAsia="en-IN"/>
              </w:rPr>
              <w:t>Type of Fees</w:t>
            </w:r>
          </w:p>
        </w:tc>
        <w:tc>
          <w:tcPr>
            <w:tcW w:w="2118" w:type="dxa"/>
          </w:tcPr>
          <w:p w14:paraId="41388524" w14:textId="0011C90F" w:rsidR="00A642BC" w:rsidRPr="00A642BC" w:rsidRDefault="00A642BC" w:rsidP="004D03B3">
            <w:pPr>
              <w:spacing w:before="100" w:beforeAutospacing="1"/>
              <w:jc w:val="center"/>
              <w:rPr>
                <w:rFonts w:eastAsia="Times New Roman" w:cstheme="minorHAnsi"/>
                <w:b/>
                <w:bCs/>
                <w:lang w:eastAsia="en-IN"/>
              </w:rPr>
            </w:pPr>
            <w:r w:rsidRPr="00A642BC">
              <w:rPr>
                <w:rFonts w:eastAsia="Times New Roman" w:cstheme="minorHAnsi"/>
                <w:b/>
                <w:bCs/>
                <w:lang w:eastAsia="en-IN"/>
              </w:rPr>
              <w:t>Amount</w:t>
            </w:r>
          </w:p>
        </w:tc>
      </w:tr>
      <w:tr w:rsidR="00A642BC" w14:paraId="13417497" w14:textId="77777777" w:rsidTr="519EC3A5">
        <w:trPr>
          <w:jc w:val="center"/>
        </w:trPr>
        <w:tc>
          <w:tcPr>
            <w:tcW w:w="846" w:type="dxa"/>
          </w:tcPr>
          <w:p w14:paraId="0997E3DB" w14:textId="55471B9C" w:rsidR="00A642BC" w:rsidRPr="00A642BC" w:rsidRDefault="00A642BC" w:rsidP="004D03B3">
            <w:pPr>
              <w:spacing w:before="100" w:beforeAutospacing="1"/>
              <w:jc w:val="center"/>
              <w:rPr>
                <w:rFonts w:eastAsia="Times New Roman" w:cstheme="minorHAnsi"/>
                <w:bCs/>
                <w:lang w:eastAsia="en-IN"/>
              </w:rPr>
            </w:pPr>
            <w:r w:rsidRPr="00A642BC">
              <w:rPr>
                <w:rFonts w:eastAsia="Times New Roman" w:cstheme="minorHAnsi"/>
                <w:bCs/>
                <w:lang w:eastAsia="en-IN"/>
              </w:rPr>
              <w:t>1</w:t>
            </w:r>
          </w:p>
        </w:tc>
        <w:tc>
          <w:tcPr>
            <w:tcW w:w="3390" w:type="dxa"/>
          </w:tcPr>
          <w:p w14:paraId="230CEC14" w14:textId="70A8DB3A" w:rsidR="00A642BC" w:rsidRPr="00A642BC" w:rsidRDefault="00A642BC" w:rsidP="004D03B3">
            <w:pPr>
              <w:spacing w:before="100" w:beforeAutospacing="1"/>
              <w:jc w:val="center"/>
              <w:rPr>
                <w:rFonts w:eastAsia="Times New Roman" w:cstheme="minorHAnsi"/>
                <w:bCs/>
                <w:lang w:eastAsia="en-IN"/>
              </w:rPr>
            </w:pPr>
            <w:r>
              <w:rPr>
                <w:rFonts w:eastAsia="Times New Roman" w:cstheme="minorHAnsi"/>
                <w:bCs/>
                <w:lang w:eastAsia="en-IN"/>
              </w:rPr>
              <w:t>Registration Fees</w:t>
            </w:r>
          </w:p>
        </w:tc>
        <w:tc>
          <w:tcPr>
            <w:tcW w:w="2118" w:type="dxa"/>
          </w:tcPr>
          <w:p w14:paraId="41C9727D" w14:textId="534FB0C5" w:rsidR="00A642BC" w:rsidRPr="00A642BC" w:rsidRDefault="00A642BC" w:rsidP="004D03B3">
            <w:pPr>
              <w:spacing w:before="100" w:beforeAutospacing="1"/>
              <w:jc w:val="center"/>
              <w:rPr>
                <w:rFonts w:eastAsia="Times New Roman" w:cstheme="minorHAnsi"/>
                <w:bCs/>
                <w:lang w:eastAsia="en-IN"/>
              </w:rPr>
            </w:pPr>
            <w:r>
              <w:rPr>
                <w:rFonts w:eastAsia="Times New Roman" w:cstheme="minorHAnsi"/>
                <w:bCs/>
                <w:lang w:eastAsia="en-IN"/>
              </w:rPr>
              <w:t>200</w:t>
            </w:r>
          </w:p>
        </w:tc>
      </w:tr>
      <w:tr w:rsidR="00A642BC" w14:paraId="5EB2AB25" w14:textId="77777777" w:rsidTr="519EC3A5">
        <w:trPr>
          <w:jc w:val="center"/>
        </w:trPr>
        <w:tc>
          <w:tcPr>
            <w:tcW w:w="846" w:type="dxa"/>
          </w:tcPr>
          <w:p w14:paraId="51227F73" w14:textId="333D69A2" w:rsidR="00A642BC" w:rsidRPr="00A642BC" w:rsidRDefault="00A642BC" w:rsidP="004D03B3">
            <w:pPr>
              <w:spacing w:before="100" w:beforeAutospacing="1"/>
              <w:jc w:val="center"/>
              <w:rPr>
                <w:rFonts w:eastAsia="Times New Roman" w:cstheme="minorHAnsi"/>
                <w:bCs/>
                <w:lang w:eastAsia="en-IN"/>
              </w:rPr>
            </w:pPr>
            <w:r>
              <w:rPr>
                <w:rFonts w:eastAsia="Times New Roman" w:cstheme="minorHAnsi"/>
                <w:bCs/>
                <w:lang w:eastAsia="en-IN"/>
              </w:rPr>
              <w:t>2</w:t>
            </w:r>
          </w:p>
        </w:tc>
        <w:tc>
          <w:tcPr>
            <w:tcW w:w="3390" w:type="dxa"/>
          </w:tcPr>
          <w:p w14:paraId="33803A44" w14:textId="35EB02EF" w:rsidR="00A642BC" w:rsidRPr="00A642BC" w:rsidRDefault="00A642BC" w:rsidP="004D03B3">
            <w:pPr>
              <w:spacing w:before="100" w:beforeAutospacing="1"/>
              <w:jc w:val="center"/>
              <w:rPr>
                <w:rFonts w:eastAsia="Times New Roman" w:cstheme="minorHAnsi"/>
                <w:bCs/>
                <w:lang w:eastAsia="en-IN"/>
              </w:rPr>
            </w:pPr>
            <w:r>
              <w:rPr>
                <w:rFonts w:eastAsia="Times New Roman" w:cstheme="minorHAnsi"/>
                <w:bCs/>
                <w:lang w:eastAsia="en-IN"/>
              </w:rPr>
              <w:t>Scanning Fees</w:t>
            </w:r>
          </w:p>
        </w:tc>
        <w:tc>
          <w:tcPr>
            <w:tcW w:w="2118" w:type="dxa"/>
          </w:tcPr>
          <w:p w14:paraId="59481439" w14:textId="723DF4D0" w:rsidR="00A642BC" w:rsidRPr="00A642BC" w:rsidRDefault="00A642BC" w:rsidP="004D03B3">
            <w:pPr>
              <w:spacing w:before="100" w:beforeAutospacing="1"/>
              <w:jc w:val="center"/>
              <w:rPr>
                <w:rFonts w:eastAsia="Times New Roman" w:cstheme="minorHAnsi"/>
                <w:bCs/>
                <w:lang w:eastAsia="en-IN"/>
              </w:rPr>
            </w:pPr>
            <w:r>
              <w:rPr>
                <w:rFonts w:eastAsia="Times New Roman" w:cstheme="minorHAnsi"/>
                <w:bCs/>
                <w:lang w:eastAsia="en-IN"/>
              </w:rPr>
              <w:t>50/Page</w:t>
            </w:r>
          </w:p>
        </w:tc>
      </w:tr>
      <w:tr w:rsidR="00A642BC" w14:paraId="692E31FF" w14:textId="77777777" w:rsidTr="519EC3A5">
        <w:trPr>
          <w:jc w:val="center"/>
        </w:trPr>
        <w:tc>
          <w:tcPr>
            <w:tcW w:w="846" w:type="dxa"/>
          </w:tcPr>
          <w:p w14:paraId="5AA317FF" w14:textId="2C40E738" w:rsidR="00A642BC" w:rsidRDefault="00A642BC" w:rsidP="004D03B3">
            <w:pPr>
              <w:spacing w:before="100" w:beforeAutospacing="1"/>
              <w:jc w:val="center"/>
              <w:rPr>
                <w:rFonts w:eastAsia="Times New Roman" w:cstheme="minorHAnsi"/>
                <w:bCs/>
                <w:lang w:eastAsia="en-IN"/>
              </w:rPr>
            </w:pPr>
            <w:r>
              <w:rPr>
                <w:rFonts w:eastAsia="Times New Roman" w:cstheme="minorHAnsi"/>
                <w:bCs/>
                <w:lang w:eastAsia="en-IN"/>
              </w:rPr>
              <w:t>3</w:t>
            </w:r>
          </w:p>
        </w:tc>
        <w:tc>
          <w:tcPr>
            <w:tcW w:w="3390" w:type="dxa"/>
          </w:tcPr>
          <w:p w14:paraId="3DDC7C1C" w14:textId="0A038A99" w:rsidR="00A642BC" w:rsidRDefault="56794C6C" w:rsidP="519EC3A5">
            <w:pPr>
              <w:spacing w:before="100" w:beforeAutospacing="1"/>
              <w:jc w:val="center"/>
              <w:rPr>
                <w:rFonts w:eastAsia="Times New Roman"/>
                <w:lang w:eastAsia="en-IN"/>
              </w:rPr>
            </w:pPr>
            <w:r w:rsidRPr="519EC3A5">
              <w:rPr>
                <w:rFonts w:eastAsia="Times New Roman"/>
                <w:lang w:eastAsia="en-IN"/>
              </w:rPr>
              <w:t xml:space="preserve">Enquiry </w:t>
            </w:r>
            <w:r w:rsidR="3CE7C380" w:rsidRPr="519EC3A5">
              <w:rPr>
                <w:rFonts w:eastAsia="Times New Roman"/>
                <w:lang w:eastAsia="en-IN"/>
              </w:rPr>
              <w:t>Fee</w:t>
            </w:r>
          </w:p>
        </w:tc>
        <w:tc>
          <w:tcPr>
            <w:tcW w:w="2118" w:type="dxa"/>
          </w:tcPr>
          <w:p w14:paraId="4E921C48" w14:textId="2DF131FC" w:rsidR="00A642BC" w:rsidRDefault="7837A8BB" w:rsidP="519EC3A5">
            <w:pPr>
              <w:spacing w:beforeAutospacing="1"/>
              <w:jc w:val="center"/>
            </w:pPr>
            <w:r w:rsidRPr="519EC3A5">
              <w:rPr>
                <w:rFonts w:eastAsia="Times New Roman"/>
                <w:lang w:eastAsia="en-IN"/>
              </w:rPr>
              <w:t>1000</w:t>
            </w:r>
          </w:p>
        </w:tc>
      </w:tr>
    </w:tbl>
    <w:p w14:paraId="455AEBA1" w14:textId="77777777" w:rsidR="004D03B3" w:rsidRPr="009A5493" w:rsidRDefault="004D03B3" w:rsidP="00A642BC">
      <w:pPr>
        <w:spacing w:before="100" w:beforeAutospacing="1" w:after="100" w:afterAutospacing="1" w:line="240" w:lineRule="auto"/>
        <w:rPr>
          <w:rFonts w:eastAsia="Times New Roman" w:cstheme="minorHAnsi"/>
          <w:bCs/>
          <w:lang w:eastAsia="en-IN"/>
        </w:rPr>
      </w:pPr>
    </w:p>
    <w:p w14:paraId="1C22860C" w14:textId="14FD3CAA" w:rsidR="00D42137" w:rsidRDefault="00D42137" w:rsidP="002F17E5">
      <w:pPr>
        <w:pStyle w:val="Heading1"/>
      </w:pPr>
      <w:bookmarkStart w:id="12" w:name="_Toc199795290"/>
      <w:r>
        <w:t>Prototype</w:t>
      </w:r>
      <w:bookmarkEnd w:id="12"/>
    </w:p>
    <w:p w14:paraId="520CF4E3" w14:textId="616948F7" w:rsidR="002F17E5" w:rsidRDefault="006A2A4A" w:rsidP="00D446C9">
      <w:pPr>
        <w:ind w:left="720"/>
        <w:rPr>
          <w:rStyle w:val="Hyperlink"/>
        </w:rPr>
      </w:pPr>
      <w:hyperlink r:id="rId18" w:tgtFrame="_blank" w:tooltip="https://www.figma.com/proto/h3kebwdrgmujnwvimrp1xf/will-after-death?page-id=0%3a1&amp;node-id=1-2&amp;viewport=476%2c101%2c0.06&amp;t=mc6a1dj3j0nruxde-1&amp;scaling=scale-down-width&amp;content-scaling=fixed&amp;starting-point-node-id=1%3a2" w:history="1">
        <w:r>
          <w:rPr>
            <w:rStyle w:val="Hyperlink"/>
          </w:rPr>
          <w:t>https://www.figma.com/proto/h3kEbWDrgmUjNWvIMRP1xf/Will-after-death?page-id=0%3A1&amp;node-id=1-2&amp;viewport=476%2C101%2C0.06&amp;t=mC6a1dJ3J0nrUXDe-1&amp;scaling=scale-down-width&amp;content-scaling=fixed&amp;starting-point-node-id=1%3A2</w:t>
        </w:r>
      </w:hyperlink>
    </w:p>
    <w:p w14:paraId="361E0033" w14:textId="77777777" w:rsidR="00D112CC" w:rsidRDefault="00D112CC">
      <w:pPr>
        <w:rPr>
          <w:rStyle w:val="Hyperlink"/>
        </w:rPr>
      </w:pPr>
    </w:p>
    <w:p w14:paraId="1D47EAEC" w14:textId="77777777" w:rsidR="00D112CC" w:rsidRDefault="00D112CC">
      <w:pPr>
        <w:rPr>
          <w:rStyle w:val="Hyperlink"/>
        </w:rPr>
      </w:pPr>
    </w:p>
    <w:p w14:paraId="7F388271" w14:textId="7E20F26C" w:rsidR="00A24597" w:rsidRPr="004B6EC5" w:rsidRDefault="00A24597" w:rsidP="002F17E5">
      <w:pPr>
        <w:pStyle w:val="Heading1"/>
      </w:pPr>
      <w:bookmarkStart w:id="13" w:name="_Toc199795291"/>
      <w:r w:rsidRPr="004B6EC5">
        <w:t>Input and Output Descriptions</w:t>
      </w:r>
      <w:bookmarkEnd w:id="13"/>
    </w:p>
    <w:p w14:paraId="35F12D73" w14:textId="75987250" w:rsidR="00A24597" w:rsidRDefault="00A24597" w:rsidP="0074634B">
      <w:pPr>
        <w:spacing w:after="0"/>
      </w:pPr>
    </w:p>
    <w:p w14:paraId="00696D1F" w14:textId="77777777" w:rsidR="00041686" w:rsidRPr="004B6EC5" w:rsidRDefault="00041686" w:rsidP="00041686">
      <w:pPr>
        <w:rPr>
          <w:b/>
        </w:rPr>
      </w:pPr>
      <w:r w:rsidRPr="004B6EC5">
        <w:rPr>
          <w:b/>
        </w:rPr>
        <w:t xml:space="preserve">Input validations </w:t>
      </w:r>
    </w:p>
    <w:p w14:paraId="06699629" w14:textId="5C26E6D6" w:rsidR="00041686" w:rsidRDefault="00A85393" w:rsidP="00CF14ED">
      <w:pPr>
        <w:pStyle w:val="ListParagraph"/>
        <w:numPr>
          <w:ilvl w:val="0"/>
          <w:numId w:val="10"/>
        </w:numPr>
      </w:pPr>
      <w:r>
        <w:t>The details mentioned below are not mandatory for the testator</w:t>
      </w:r>
    </w:p>
    <w:p w14:paraId="57847BEC" w14:textId="537ABAA3" w:rsidR="00A85393" w:rsidRDefault="00A85393" w:rsidP="00CF14ED">
      <w:pPr>
        <w:pStyle w:val="ListParagraph"/>
        <w:numPr>
          <w:ilvl w:val="1"/>
          <w:numId w:val="10"/>
        </w:numPr>
      </w:pPr>
      <w:r>
        <w:t>Date of birth/Age.</w:t>
      </w:r>
    </w:p>
    <w:p w14:paraId="2656D22A" w14:textId="400F8CAC" w:rsidR="00A85393" w:rsidRDefault="00A85393" w:rsidP="00CF14ED">
      <w:pPr>
        <w:pStyle w:val="ListParagraph"/>
        <w:numPr>
          <w:ilvl w:val="1"/>
          <w:numId w:val="10"/>
        </w:numPr>
      </w:pPr>
      <w:r>
        <w:t>Phone number.</w:t>
      </w:r>
    </w:p>
    <w:p w14:paraId="2F946A6B" w14:textId="3731837B" w:rsidR="00A85393" w:rsidRDefault="00A85393" w:rsidP="00CF14ED">
      <w:pPr>
        <w:pStyle w:val="ListParagraph"/>
        <w:numPr>
          <w:ilvl w:val="1"/>
          <w:numId w:val="10"/>
        </w:numPr>
      </w:pPr>
      <w:r>
        <w:t>POI.</w:t>
      </w:r>
    </w:p>
    <w:p w14:paraId="018DD231" w14:textId="0149D085" w:rsidR="00A85393" w:rsidRDefault="00A85393" w:rsidP="00CF14ED">
      <w:pPr>
        <w:pStyle w:val="ListParagraph"/>
        <w:numPr>
          <w:ilvl w:val="1"/>
          <w:numId w:val="10"/>
        </w:numPr>
      </w:pPr>
      <w:r>
        <w:t>Reason for not having Aadhar.</w:t>
      </w:r>
    </w:p>
    <w:p w14:paraId="59F876FB" w14:textId="3FB6E18C" w:rsidR="00A85393" w:rsidRDefault="00A85393" w:rsidP="00CF14ED">
      <w:pPr>
        <w:pStyle w:val="ListParagraph"/>
        <w:numPr>
          <w:ilvl w:val="1"/>
          <w:numId w:val="10"/>
        </w:numPr>
      </w:pPr>
      <w:r>
        <w:t>Alias name.</w:t>
      </w:r>
    </w:p>
    <w:p w14:paraId="65F79A2A" w14:textId="3F47D0A5" w:rsidR="00A85393" w:rsidRDefault="00A85393" w:rsidP="00CF14ED">
      <w:pPr>
        <w:pStyle w:val="ListParagraph"/>
        <w:numPr>
          <w:ilvl w:val="0"/>
          <w:numId w:val="10"/>
        </w:numPr>
      </w:pPr>
      <w:r>
        <w:t>The system should not allow the executants to opt for the following features while entering the party details:</w:t>
      </w:r>
    </w:p>
    <w:p w14:paraId="718FB0A8" w14:textId="27A16232" w:rsidR="00A85393" w:rsidRDefault="00A85393" w:rsidP="00CF14ED">
      <w:pPr>
        <w:pStyle w:val="ListParagraph"/>
        <w:numPr>
          <w:ilvl w:val="1"/>
          <w:numId w:val="10"/>
        </w:numPr>
      </w:pPr>
      <w:r>
        <w:t>Sec 88 exemption.</w:t>
      </w:r>
    </w:p>
    <w:p w14:paraId="7540E842" w14:textId="59BC54BB" w:rsidR="00A85393" w:rsidRDefault="00A85393" w:rsidP="00CF14ED">
      <w:pPr>
        <w:pStyle w:val="ListParagraph"/>
        <w:numPr>
          <w:ilvl w:val="1"/>
          <w:numId w:val="10"/>
        </w:numPr>
      </w:pPr>
      <w:r>
        <w:t>Private attendance.</w:t>
      </w:r>
    </w:p>
    <w:p w14:paraId="290B693E" w14:textId="597060E4" w:rsidR="00A85393" w:rsidRDefault="00A85393" w:rsidP="00CF14ED">
      <w:pPr>
        <w:pStyle w:val="ListParagraph"/>
        <w:numPr>
          <w:ilvl w:val="1"/>
          <w:numId w:val="10"/>
        </w:numPr>
      </w:pPr>
      <w:r>
        <w:t>Consenting witness.</w:t>
      </w:r>
    </w:p>
    <w:p w14:paraId="1BB25985" w14:textId="33FC9272" w:rsidR="001C76D0" w:rsidRDefault="00041686" w:rsidP="00A24597">
      <w:pPr>
        <w:rPr>
          <w:b/>
        </w:rPr>
      </w:pPr>
      <w:r w:rsidRPr="004B6EC5">
        <w:rPr>
          <w:b/>
        </w:rPr>
        <w:t xml:space="preserve">Output </w:t>
      </w:r>
      <w:r w:rsidR="00FF2FFF">
        <w:rPr>
          <w:b/>
        </w:rPr>
        <w:t>Validations</w:t>
      </w:r>
      <w:r w:rsidRPr="004B6EC5">
        <w:rPr>
          <w:b/>
        </w:rPr>
        <w:t xml:space="preserve"> </w:t>
      </w:r>
    </w:p>
    <w:p w14:paraId="7B8AEA30" w14:textId="11C44919" w:rsidR="00FF2FFF" w:rsidRDefault="00D112CC" w:rsidP="00CF14ED">
      <w:pPr>
        <w:pStyle w:val="ListParagraph"/>
        <w:numPr>
          <w:ilvl w:val="0"/>
          <w:numId w:val="12"/>
        </w:numPr>
      </w:pPr>
      <w:r>
        <w:t xml:space="preserve">A note should be printed along with the </w:t>
      </w:r>
      <w:r w:rsidR="00A85393">
        <w:t>Section</w:t>
      </w:r>
      <w:r>
        <w:t xml:space="preserve"> 60 certificate.</w:t>
      </w:r>
    </w:p>
    <w:p w14:paraId="7FBBDB63" w14:textId="5D82BB2F" w:rsidR="00A85393" w:rsidRDefault="00A85393" w:rsidP="00CF14ED">
      <w:pPr>
        <w:pStyle w:val="ListParagraph"/>
        <w:numPr>
          <w:ilvl w:val="0"/>
          <w:numId w:val="12"/>
        </w:numPr>
      </w:pPr>
      <w:r>
        <w:t>A checklist to be displayed before registering the will, and without accepting the checkpoints, the system should not allow proceeding further.</w:t>
      </w:r>
    </w:p>
    <w:p w14:paraId="7B53D40F" w14:textId="77777777" w:rsidR="00A85393" w:rsidRDefault="00A85393">
      <w:r>
        <w:br w:type="page"/>
      </w:r>
    </w:p>
    <w:p w14:paraId="62F54BF8" w14:textId="4D80B4AC" w:rsidR="005351C6" w:rsidRPr="004B6EC5" w:rsidRDefault="00A24597" w:rsidP="002F17E5">
      <w:pPr>
        <w:pStyle w:val="Heading1"/>
      </w:pPr>
      <w:bookmarkStart w:id="14" w:name="_Toc199795292"/>
      <w:r w:rsidRPr="004B6EC5">
        <w:t>Integration</w:t>
      </w:r>
      <w:r w:rsidR="005351C6" w:rsidRPr="004B6EC5">
        <w:t xml:space="preserve"> with other systems/modules</w:t>
      </w:r>
      <w:bookmarkEnd w:id="14"/>
    </w:p>
    <w:p w14:paraId="449AC8AE" w14:textId="77777777" w:rsidR="00B64F21" w:rsidRDefault="00B64F21" w:rsidP="0074634B">
      <w:pPr>
        <w:spacing w:after="0"/>
      </w:pPr>
    </w:p>
    <w:p w14:paraId="777060C0" w14:textId="395D1FD4" w:rsidR="002679DB" w:rsidRPr="004B6EC5" w:rsidRDefault="002679DB" w:rsidP="002F17E5">
      <w:pPr>
        <w:pStyle w:val="Heading2"/>
      </w:pPr>
      <w:bookmarkStart w:id="15" w:name="_Toc199795293"/>
      <w:r w:rsidRPr="004B6EC5">
        <w:t>External integration</w:t>
      </w:r>
      <w:bookmarkEnd w:id="15"/>
    </w:p>
    <w:p w14:paraId="24B97FB2" w14:textId="4193DD85" w:rsidR="00371053" w:rsidRDefault="55EBD424" w:rsidP="519EC3A5">
      <w:pPr>
        <w:ind w:left="576"/>
      </w:pPr>
      <w:r>
        <w:t xml:space="preserve">This module has no integration with external systems other than what already exists in </w:t>
      </w:r>
      <w:r w:rsidR="1BC88D26">
        <w:t xml:space="preserve">the </w:t>
      </w:r>
      <w:r>
        <w:t xml:space="preserve">document registration module. </w:t>
      </w:r>
      <w:r w:rsidR="1BC88D26">
        <w:t xml:space="preserve">The Sakala integration will be similar to the case of </w:t>
      </w:r>
      <w:r w:rsidR="2E9337CA">
        <w:t>typical document registration.</w:t>
      </w:r>
    </w:p>
    <w:p w14:paraId="716B2F02" w14:textId="5CB79A21" w:rsidR="00B64F21" w:rsidRPr="004B6EC5" w:rsidRDefault="002679DB" w:rsidP="002F17E5">
      <w:pPr>
        <w:pStyle w:val="Heading2"/>
      </w:pPr>
      <w:bookmarkStart w:id="16" w:name="_Toc199795294"/>
      <w:r w:rsidRPr="004B6EC5">
        <w:t>Internal integration with other modules</w:t>
      </w:r>
      <w:bookmarkEnd w:id="16"/>
      <w:r w:rsidRPr="004B6EC5">
        <w:t xml:space="preserve"> </w:t>
      </w:r>
    </w:p>
    <w:p w14:paraId="5957F1AE" w14:textId="4C5246B0" w:rsidR="00F666F8" w:rsidRDefault="7AF43155" w:rsidP="519EC3A5">
      <w:pPr>
        <w:ind w:left="576"/>
      </w:pPr>
      <w:r>
        <w:t>No</w:t>
      </w:r>
    </w:p>
    <w:p w14:paraId="46049432" w14:textId="0A65900C" w:rsidR="00E05CFF" w:rsidRDefault="00E05CFF" w:rsidP="002679DB"/>
    <w:p w14:paraId="669EEB33" w14:textId="1532B47C" w:rsidR="00135D4E" w:rsidRPr="00B00303" w:rsidRDefault="00DB5610" w:rsidP="002F17E5">
      <w:pPr>
        <w:pStyle w:val="Heading1"/>
      </w:pPr>
      <w:bookmarkStart w:id="17" w:name="_Toc199795295"/>
      <w:r w:rsidRPr="004B6EC5">
        <w:t>I</w:t>
      </w:r>
      <w:r w:rsidR="002679DB" w:rsidRPr="004B6EC5">
        <w:t>mplications for MIS</w:t>
      </w:r>
      <w:bookmarkEnd w:id="17"/>
    </w:p>
    <w:p w14:paraId="5D09972B" w14:textId="77777777" w:rsidR="007B55E7" w:rsidRDefault="22CEB416" w:rsidP="519EC3A5">
      <w:pPr>
        <w:spacing w:before="100" w:beforeAutospacing="1" w:after="100" w:afterAutospacing="1" w:line="240" w:lineRule="auto"/>
        <w:ind w:left="432"/>
        <w:rPr>
          <w:rFonts w:eastAsia="Times New Roman"/>
          <w:lang w:eastAsia="en-IN"/>
        </w:rPr>
      </w:pPr>
      <w:r w:rsidRPr="519EC3A5">
        <w:rPr>
          <w:rFonts w:eastAsia="Times New Roman"/>
          <w:lang w:eastAsia="en-IN"/>
        </w:rPr>
        <w:t xml:space="preserve">All registered wills must reflect in the MIS statutory report, specifically in </w:t>
      </w:r>
    </w:p>
    <w:p w14:paraId="10AF886C" w14:textId="01315800" w:rsidR="00497BA2" w:rsidRDefault="22CEB416" w:rsidP="519EC3A5">
      <w:pPr>
        <w:spacing w:before="100" w:beforeAutospacing="1" w:after="100" w:afterAutospacing="1" w:line="240" w:lineRule="auto"/>
        <w:ind w:left="432"/>
        <w:rPr>
          <w:rFonts w:eastAsia="Times New Roman"/>
          <w:lang w:eastAsia="en-IN"/>
        </w:rPr>
      </w:pPr>
      <w:r w:rsidRPr="519EC3A5">
        <w:rPr>
          <w:rFonts w:eastAsia="Times New Roman"/>
          <w:b/>
          <w:bCs/>
          <w:lang w:eastAsia="en-IN"/>
        </w:rPr>
        <w:t>Form No. 3 – Register of Wills and Authority to Adopt</w:t>
      </w:r>
      <w:r w:rsidRPr="519EC3A5">
        <w:rPr>
          <w:rFonts w:eastAsia="Times New Roman"/>
          <w:lang w:eastAsia="en-IN"/>
        </w:rPr>
        <w:t>.</w:t>
      </w:r>
    </w:p>
    <w:p w14:paraId="052D07A6" w14:textId="77777777" w:rsidR="0099658A" w:rsidRDefault="0099658A">
      <w:pPr>
        <w:rPr>
          <w:rFonts w:eastAsia="Times New Roman" w:cstheme="minorHAnsi"/>
          <w:lang w:eastAsia="en-IN"/>
        </w:rPr>
      </w:pPr>
    </w:p>
    <w:p w14:paraId="1E71219A" w14:textId="57E77527" w:rsidR="0007112C" w:rsidRDefault="00A84294" w:rsidP="002F17E5">
      <w:pPr>
        <w:pStyle w:val="Heading1"/>
      </w:pPr>
      <w:bookmarkStart w:id="18" w:name="_Toc199795296"/>
      <w:r w:rsidRPr="004B6EC5">
        <w:t>Assumptions</w:t>
      </w:r>
      <w:bookmarkEnd w:id="18"/>
    </w:p>
    <w:p w14:paraId="65A710E1" w14:textId="6942C3F3" w:rsidR="002F17E5" w:rsidRDefault="002F17E5" w:rsidP="00CF14ED">
      <w:pPr>
        <w:pStyle w:val="ListParagraph"/>
        <w:numPr>
          <w:ilvl w:val="0"/>
          <w:numId w:val="7"/>
        </w:numPr>
        <w:spacing w:before="100" w:beforeAutospacing="1" w:after="100" w:afterAutospacing="1" w:line="240" w:lineRule="auto"/>
        <w:rPr>
          <w:rFonts w:eastAsia="Times New Roman" w:cstheme="minorHAnsi"/>
          <w:lang w:eastAsia="en-IN"/>
        </w:rPr>
      </w:pPr>
      <w:r>
        <w:rPr>
          <w:rFonts w:eastAsia="Times New Roman" w:cstheme="minorHAnsi"/>
          <w:lang w:eastAsia="en-IN"/>
        </w:rPr>
        <w:t xml:space="preserve">The will </w:t>
      </w:r>
      <w:r w:rsidR="003A7C70">
        <w:rPr>
          <w:rFonts w:eastAsia="Times New Roman" w:cstheme="minorHAnsi"/>
          <w:lang w:eastAsia="en-IN"/>
        </w:rPr>
        <w:t xml:space="preserve">can </w:t>
      </w:r>
      <w:r>
        <w:rPr>
          <w:rFonts w:eastAsia="Times New Roman" w:cstheme="minorHAnsi"/>
          <w:lang w:eastAsia="en-IN"/>
        </w:rPr>
        <w:t xml:space="preserve">be </w:t>
      </w:r>
      <w:r w:rsidR="003A7C70">
        <w:rPr>
          <w:rFonts w:eastAsia="Times New Roman" w:cstheme="minorHAnsi"/>
          <w:lang w:eastAsia="en-IN"/>
        </w:rPr>
        <w:t xml:space="preserve">presented at </w:t>
      </w:r>
      <w:r>
        <w:rPr>
          <w:rFonts w:eastAsia="Times New Roman" w:cstheme="minorHAnsi"/>
          <w:lang w:eastAsia="en-IN"/>
        </w:rPr>
        <w:t xml:space="preserve">any time </w:t>
      </w:r>
      <w:r w:rsidR="003A7C70">
        <w:rPr>
          <w:rFonts w:eastAsia="Times New Roman" w:cstheme="minorHAnsi"/>
          <w:lang w:eastAsia="en-IN"/>
        </w:rPr>
        <w:t>after the execution of the will.</w:t>
      </w:r>
    </w:p>
    <w:p w14:paraId="5CC7062F" w14:textId="386A6B67" w:rsidR="00784070" w:rsidRPr="00784070" w:rsidRDefault="4379D21C" w:rsidP="00CF14ED">
      <w:pPr>
        <w:pStyle w:val="ListParagraph"/>
        <w:numPr>
          <w:ilvl w:val="0"/>
          <w:numId w:val="7"/>
        </w:numPr>
        <w:spacing w:before="100" w:beforeAutospacing="1" w:after="100" w:afterAutospacing="1" w:line="240" w:lineRule="auto"/>
        <w:rPr>
          <w:rFonts w:eastAsia="Times New Roman" w:cstheme="minorHAnsi"/>
          <w:lang w:eastAsia="en-IN"/>
        </w:rPr>
      </w:pPr>
      <w:r w:rsidRPr="519EC3A5">
        <w:rPr>
          <w:rFonts w:eastAsia="Times New Roman"/>
          <w:lang w:eastAsia="en-IN"/>
        </w:rPr>
        <w:t>No stamp duty will be collected during the process; therefore, the 10A certificate will not appear in the endorsement.</w:t>
      </w:r>
    </w:p>
    <w:p w14:paraId="61C0EB6B" w14:textId="35AD7F63" w:rsidR="02A6B328" w:rsidRDefault="02A6B328" w:rsidP="00CF14ED">
      <w:pPr>
        <w:pStyle w:val="ListParagraph"/>
        <w:numPr>
          <w:ilvl w:val="0"/>
          <w:numId w:val="7"/>
        </w:numPr>
        <w:spacing w:beforeAutospacing="1" w:afterAutospacing="1" w:line="240" w:lineRule="auto"/>
        <w:rPr>
          <w:rFonts w:eastAsia="Times New Roman"/>
          <w:lang w:eastAsia="en-IN"/>
        </w:rPr>
      </w:pPr>
      <w:r w:rsidRPr="519EC3A5">
        <w:rPr>
          <w:rFonts w:eastAsia="Times New Roman"/>
          <w:lang w:eastAsia="en-IN"/>
        </w:rPr>
        <w:t>The system should not allow user to choose consenting witness, private attendance and sec 88 exemption for application</w:t>
      </w:r>
      <w:r w:rsidR="515F345B" w:rsidRPr="519EC3A5">
        <w:rPr>
          <w:rFonts w:eastAsia="Times New Roman"/>
          <w:lang w:eastAsia="en-IN"/>
        </w:rPr>
        <w:t>,</w:t>
      </w:r>
      <w:r w:rsidRPr="519EC3A5">
        <w:rPr>
          <w:rFonts w:eastAsia="Times New Roman"/>
          <w:lang w:eastAsia="en-IN"/>
        </w:rPr>
        <w:t xml:space="preserve"> regard</w:t>
      </w:r>
      <w:r w:rsidR="6AE417B2" w:rsidRPr="519EC3A5">
        <w:rPr>
          <w:rFonts w:eastAsia="Times New Roman"/>
          <w:lang w:eastAsia="en-IN"/>
        </w:rPr>
        <w:t xml:space="preserve">less of </w:t>
      </w:r>
      <w:r w:rsidRPr="519EC3A5">
        <w:rPr>
          <w:rFonts w:eastAsia="Times New Roman"/>
          <w:lang w:eastAsia="en-IN"/>
        </w:rPr>
        <w:t>number of parties.</w:t>
      </w:r>
    </w:p>
    <w:p w14:paraId="20345A45" w14:textId="28873712" w:rsidR="519EC3A5" w:rsidRDefault="519EC3A5" w:rsidP="519EC3A5">
      <w:pPr>
        <w:spacing w:beforeAutospacing="1" w:afterAutospacing="1" w:line="240" w:lineRule="auto"/>
        <w:rPr>
          <w:rFonts w:eastAsia="Times New Roman"/>
          <w:lang w:eastAsia="en-IN"/>
        </w:rPr>
      </w:pPr>
    </w:p>
    <w:p w14:paraId="5AA2C844" w14:textId="2C668372" w:rsidR="00F63FE3" w:rsidRDefault="00F63FE3" w:rsidP="00001CA0">
      <w:pPr>
        <w:spacing w:after="0"/>
      </w:pPr>
    </w:p>
    <w:p w14:paraId="1B8134C2" w14:textId="77777777" w:rsidR="007B55E7" w:rsidRDefault="007B55E7">
      <w:pPr>
        <w:rPr>
          <w:rFonts w:asciiTheme="majorHAnsi" w:eastAsiaTheme="majorEastAsia" w:hAnsiTheme="majorHAnsi" w:cstheme="majorBidi"/>
          <w:color w:val="2F5496" w:themeColor="accent1" w:themeShade="BF"/>
          <w:sz w:val="32"/>
          <w:szCs w:val="32"/>
        </w:rPr>
      </w:pPr>
      <w:r>
        <w:br w:type="page"/>
      </w:r>
    </w:p>
    <w:p w14:paraId="76EB759B" w14:textId="53F93C0A" w:rsidR="00113915" w:rsidRPr="00113915" w:rsidRDefault="00113915" w:rsidP="002F17E5">
      <w:pPr>
        <w:pStyle w:val="Heading1"/>
      </w:pPr>
      <w:bookmarkStart w:id="19" w:name="_Toc199795297"/>
      <w:r w:rsidRPr="00113915">
        <w:t>Annexures</w:t>
      </w:r>
      <w:bookmarkEnd w:id="19"/>
    </w:p>
    <w:p w14:paraId="21C9AE43" w14:textId="235E623D" w:rsidR="00F63FE3" w:rsidRPr="00FE1792" w:rsidRDefault="00F63FE3" w:rsidP="002F17E5">
      <w:pPr>
        <w:pStyle w:val="Heading2"/>
      </w:pPr>
      <w:bookmarkStart w:id="20" w:name="_Toc199795298"/>
      <w:r w:rsidRPr="00FE1792">
        <w:t xml:space="preserve">Annexure </w:t>
      </w:r>
      <w:r w:rsidR="00EA5F18" w:rsidRPr="00FE1792">
        <w:t>–</w:t>
      </w:r>
      <w:r w:rsidRPr="00FE1792">
        <w:t xml:space="preserve"> 1</w:t>
      </w:r>
      <w:r w:rsidR="00EA5F18" w:rsidRPr="00FE1792">
        <w:t xml:space="preserve"> – List of modules of Kaveri 2.0</w:t>
      </w:r>
      <w:bookmarkEnd w:id="20"/>
    </w:p>
    <w:p w14:paraId="512F111D" w14:textId="77777777" w:rsidR="00EA5F18" w:rsidRPr="00EA5F18" w:rsidRDefault="00EA5F18" w:rsidP="00EA5F18"/>
    <w:tbl>
      <w:tblPr>
        <w:tblW w:w="8222" w:type="dxa"/>
        <w:tblInd w:w="-5" w:type="dxa"/>
        <w:tblLook w:val="04A0" w:firstRow="1" w:lastRow="0" w:firstColumn="1" w:lastColumn="0" w:noHBand="0" w:noVBand="1"/>
      </w:tblPr>
      <w:tblGrid>
        <w:gridCol w:w="954"/>
        <w:gridCol w:w="928"/>
        <w:gridCol w:w="2681"/>
        <w:gridCol w:w="3659"/>
      </w:tblGrid>
      <w:tr w:rsidR="00F63FE3" w:rsidRPr="00F63FE3" w14:paraId="5E1F59E9" w14:textId="77777777" w:rsidTr="006461A4">
        <w:trPr>
          <w:trHeight w:val="600"/>
        </w:trPr>
        <w:tc>
          <w:tcPr>
            <w:tcW w:w="954"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15B05809" w14:textId="77777777" w:rsidR="00F63FE3" w:rsidRPr="003C4EF0" w:rsidRDefault="00F63FE3" w:rsidP="00F63FE3">
            <w:pPr>
              <w:spacing w:after="0" w:line="240" w:lineRule="auto"/>
              <w:jc w:val="center"/>
              <w:rPr>
                <w:rFonts w:ascii="Times New Roman" w:eastAsia="Times New Roman" w:hAnsi="Times New Roman" w:cs="Times New Roman"/>
                <w:b/>
                <w:bCs/>
                <w:color w:val="000000"/>
                <w:sz w:val="18"/>
                <w:lang w:eastAsia="en-IN"/>
              </w:rPr>
            </w:pPr>
            <w:r w:rsidRPr="003C4EF0">
              <w:rPr>
                <w:rFonts w:ascii="Times New Roman" w:eastAsia="Times New Roman" w:hAnsi="Times New Roman" w:cs="Times New Roman"/>
                <w:b/>
                <w:bCs/>
                <w:color w:val="000000"/>
                <w:sz w:val="18"/>
                <w:lang w:eastAsia="en-IN"/>
              </w:rPr>
              <w:t>Sl No</w:t>
            </w:r>
          </w:p>
        </w:tc>
        <w:tc>
          <w:tcPr>
            <w:tcW w:w="928" w:type="dxa"/>
            <w:tcBorders>
              <w:top w:val="single" w:sz="4" w:space="0" w:color="auto"/>
              <w:left w:val="nil"/>
              <w:bottom w:val="single" w:sz="4" w:space="0" w:color="auto"/>
              <w:right w:val="single" w:sz="4" w:space="0" w:color="auto"/>
            </w:tcBorders>
            <w:shd w:val="clear" w:color="000000" w:fill="FFFFFF"/>
            <w:vAlign w:val="bottom"/>
            <w:hideMark/>
          </w:tcPr>
          <w:p w14:paraId="292E0439" w14:textId="77777777" w:rsidR="00F63FE3" w:rsidRPr="003C4EF0" w:rsidRDefault="00F63FE3" w:rsidP="00F63FE3">
            <w:pPr>
              <w:spacing w:after="0" w:line="240" w:lineRule="auto"/>
              <w:rPr>
                <w:rFonts w:ascii="Times New Roman" w:eastAsia="Times New Roman" w:hAnsi="Times New Roman" w:cs="Times New Roman"/>
                <w:b/>
                <w:bCs/>
                <w:color w:val="000000"/>
                <w:sz w:val="18"/>
                <w:lang w:eastAsia="en-IN"/>
              </w:rPr>
            </w:pPr>
            <w:r w:rsidRPr="003C4EF0">
              <w:rPr>
                <w:rFonts w:ascii="Times New Roman" w:eastAsia="Times New Roman" w:hAnsi="Times New Roman" w:cs="Times New Roman"/>
                <w:b/>
                <w:bCs/>
                <w:color w:val="000000"/>
                <w:sz w:val="18"/>
                <w:lang w:eastAsia="en-IN"/>
              </w:rPr>
              <w:t>Module No</w:t>
            </w:r>
          </w:p>
        </w:tc>
        <w:tc>
          <w:tcPr>
            <w:tcW w:w="2681" w:type="dxa"/>
            <w:tcBorders>
              <w:top w:val="single" w:sz="4" w:space="0" w:color="auto"/>
              <w:left w:val="nil"/>
              <w:bottom w:val="single" w:sz="4" w:space="0" w:color="auto"/>
              <w:right w:val="single" w:sz="4" w:space="0" w:color="auto"/>
            </w:tcBorders>
            <w:shd w:val="clear" w:color="000000" w:fill="FFFFFF"/>
            <w:vAlign w:val="bottom"/>
            <w:hideMark/>
          </w:tcPr>
          <w:p w14:paraId="6564C5F6" w14:textId="77777777" w:rsidR="00F63FE3" w:rsidRPr="003C4EF0" w:rsidRDefault="00F63FE3" w:rsidP="00F63FE3">
            <w:pPr>
              <w:spacing w:after="0" w:line="240" w:lineRule="auto"/>
              <w:rPr>
                <w:rFonts w:ascii="Times New Roman" w:eastAsia="Times New Roman" w:hAnsi="Times New Roman" w:cs="Times New Roman"/>
                <w:b/>
                <w:bCs/>
                <w:color w:val="000000"/>
                <w:sz w:val="18"/>
                <w:lang w:eastAsia="en-IN"/>
              </w:rPr>
            </w:pPr>
            <w:r w:rsidRPr="003C4EF0">
              <w:rPr>
                <w:rFonts w:ascii="Times New Roman" w:eastAsia="Times New Roman" w:hAnsi="Times New Roman" w:cs="Times New Roman"/>
                <w:b/>
                <w:bCs/>
                <w:color w:val="000000"/>
                <w:sz w:val="18"/>
                <w:lang w:eastAsia="en-IN"/>
              </w:rPr>
              <w:t>Main Module</w:t>
            </w:r>
          </w:p>
        </w:tc>
        <w:tc>
          <w:tcPr>
            <w:tcW w:w="3659" w:type="dxa"/>
            <w:tcBorders>
              <w:top w:val="single" w:sz="4" w:space="0" w:color="auto"/>
              <w:left w:val="nil"/>
              <w:bottom w:val="single" w:sz="4" w:space="0" w:color="auto"/>
              <w:right w:val="single" w:sz="4" w:space="0" w:color="auto"/>
            </w:tcBorders>
            <w:shd w:val="clear" w:color="000000" w:fill="FFFFFF"/>
            <w:vAlign w:val="bottom"/>
            <w:hideMark/>
          </w:tcPr>
          <w:p w14:paraId="660B649A" w14:textId="77777777" w:rsidR="00F63FE3" w:rsidRPr="003C4EF0" w:rsidRDefault="00F63FE3" w:rsidP="00F63FE3">
            <w:pPr>
              <w:spacing w:after="0" w:line="240" w:lineRule="auto"/>
              <w:rPr>
                <w:rFonts w:ascii="Times New Roman" w:eastAsia="Times New Roman" w:hAnsi="Times New Roman" w:cs="Times New Roman"/>
                <w:b/>
                <w:bCs/>
                <w:color w:val="000000"/>
                <w:sz w:val="18"/>
                <w:lang w:eastAsia="en-IN"/>
              </w:rPr>
            </w:pPr>
            <w:r w:rsidRPr="003C4EF0">
              <w:rPr>
                <w:rFonts w:ascii="Times New Roman" w:eastAsia="Times New Roman" w:hAnsi="Times New Roman" w:cs="Times New Roman"/>
                <w:b/>
                <w:bCs/>
                <w:color w:val="000000"/>
                <w:sz w:val="18"/>
                <w:lang w:eastAsia="en-IN"/>
              </w:rPr>
              <w:t>Sub-Module</w:t>
            </w:r>
          </w:p>
        </w:tc>
      </w:tr>
      <w:tr w:rsidR="00F63FE3" w:rsidRPr="00F63FE3" w14:paraId="332009DA" w14:textId="77777777" w:rsidTr="009F197A">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73C9240C"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w:t>
            </w:r>
          </w:p>
        </w:tc>
        <w:tc>
          <w:tcPr>
            <w:tcW w:w="928" w:type="dxa"/>
            <w:tcBorders>
              <w:top w:val="nil"/>
              <w:left w:val="nil"/>
              <w:bottom w:val="single" w:sz="4" w:space="0" w:color="auto"/>
              <w:right w:val="single" w:sz="4" w:space="0" w:color="auto"/>
            </w:tcBorders>
            <w:shd w:val="clear" w:color="000000" w:fill="FFFFFF"/>
            <w:vAlign w:val="bottom"/>
            <w:hideMark/>
          </w:tcPr>
          <w:p w14:paraId="0678C97D"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1.1</w:t>
            </w:r>
          </w:p>
        </w:tc>
        <w:tc>
          <w:tcPr>
            <w:tcW w:w="2681" w:type="dxa"/>
            <w:vMerge w:val="restart"/>
            <w:tcBorders>
              <w:top w:val="nil"/>
              <w:left w:val="single" w:sz="4" w:space="0" w:color="auto"/>
              <w:bottom w:val="single" w:sz="4" w:space="0" w:color="000000"/>
              <w:right w:val="single" w:sz="4" w:space="0" w:color="auto"/>
            </w:tcBorders>
            <w:vAlign w:val="center"/>
            <w:hideMark/>
          </w:tcPr>
          <w:p w14:paraId="62D66DE4"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Registration</w:t>
            </w:r>
          </w:p>
        </w:tc>
        <w:tc>
          <w:tcPr>
            <w:tcW w:w="3659" w:type="dxa"/>
            <w:tcBorders>
              <w:top w:val="nil"/>
              <w:left w:val="nil"/>
              <w:bottom w:val="single" w:sz="4" w:space="0" w:color="auto"/>
              <w:right w:val="single" w:sz="4" w:space="0" w:color="auto"/>
            </w:tcBorders>
            <w:vAlign w:val="bottom"/>
            <w:hideMark/>
          </w:tcPr>
          <w:p w14:paraId="5742A77B"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Registration</w:t>
            </w:r>
          </w:p>
        </w:tc>
      </w:tr>
      <w:tr w:rsidR="00F63FE3" w:rsidRPr="00F63FE3" w14:paraId="692B1C11" w14:textId="77777777" w:rsidTr="009F197A">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6F26C6CF"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2</w:t>
            </w:r>
          </w:p>
        </w:tc>
        <w:tc>
          <w:tcPr>
            <w:tcW w:w="928" w:type="dxa"/>
            <w:tcBorders>
              <w:top w:val="nil"/>
              <w:left w:val="nil"/>
              <w:bottom w:val="single" w:sz="4" w:space="0" w:color="auto"/>
              <w:right w:val="single" w:sz="4" w:space="0" w:color="auto"/>
            </w:tcBorders>
            <w:shd w:val="clear" w:color="000000" w:fill="FFFFFF"/>
            <w:vAlign w:val="bottom"/>
            <w:hideMark/>
          </w:tcPr>
          <w:p w14:paraId="3DA5F281"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1.2</w:t>
            </w:r>
          </w:p>
        </w:tc>
        <w:tc>
          <w:tcPr>
            <w:tcW w:w="2681" w:type="dxa"/>
            <w:vMerge/>
            <w:tcBorders>
              <w:top w:val="nil"/>
              <w:left w:val="single" w:sz="4" w:space="0" w:color="auto"/>
              <w:bottom w:val="single" w:sz="4" w:space="0" w:color="000000"/>
              <w:right w:val="single" w:sz="4" w:space="0" w:color="auto"/>
            </w:tcBorders>
            <w:vAlign w:val="center"/>
            <w:hideMark/>
          </w:tcPr>
          <w:p w14:paraId="225509B8"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p>
        </w:tc>
        <w:tc>
          <w:tcPr>
            <w:tcW w:w="3659" w:type="dxa"/>
            <w:tcBorders>
              <w:top w:val="nil"/>
              <w:left w:val="nil"/>
              <w:bottom w:val="single" w:sz="4" w:space="0" w:color="auto"/>
              <w:right w:val="single" w:sz="4" w:space="0" w:color="auto"/>
            </w:tcBorders>
            <w:vAlign w:val="bottom"/>
            <w:hideMark/>
          </w:tcPr>
          <w:p w14:paraId="33629CEE"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Appointment</w:t>
            </w:r>
          </w:p>
        </w:tc>
      </w:tr>
      <w:tr w:rsidR="00F63FE3" w:rsidRPr="00F63FE3" w14:paraId="774BA78C" w14:textId="77777777" w:rsidTr="009F197A">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35E0AE90"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3</w:t>
            </w:r>
          </w:p>
        </w:tc>
        <w:tc>
          <w:tcPr>
            <w:tcW w:w="928" w:type="dxa"/>
            <w:tcBorders>
              <w:top w:val="nil"/>
              <w:left w:val="nil"/>
              <w:bottom w:val="single" w:sz="4" w:space="0" w:color="auto"/>
              <w:right w:val="single" w:sz="4" w:space="0" w:color="auto"/>
            </w:tcBorders>
            <w:shd w:val="clear" w:color="000000" w:fill="FFFFFF"/>
            <w:vAlign w:val="bottom"/>
            <w:hideMark/>
          </w:tcPr>
          <w:p w14:paraId="0795A3DB"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1.3</w:t>
            </w:r>
          </w:p>
        </w:tc>
        <w:tc>
          <w:tcPr>
            <w:tcW w:w="2681" w:type="dxa"/>
            <w:vMerge/>
            <w:tcBorders>
              <w:top w:val="nil"/>
              <w:left w:val="single" w:sz="4" w:space="0" w:color="auto"/>
              <w:bottom w:val="single" w:sz="4" w:space="0" w:color="000000"/>
              <w:right w:val="single" w:sz="4" w:space="0" w:color="auto"/>
            </w:tcBorders>
            <w:vAlign w:val="center"/>
            <w:hideMark/>
          </w:tcPr>
          <w:p w14:paraId="12BBBE5C"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p>
        </w:tc>
        <w:tc>
          <w:tcPr>
            <w:tcW w:w="3659" w:type="dxa"/>
            <w:tcBorders>
              <w:top w:val="nil"/>
              <w:left w:val="nil"/>
              <w:bottom w:val="single" w:sz="4" w:space="0" w:color="auto"/>
              <w:right w:val="single" w:sz="4" w:space="0" w:color="auto"/>
            </w:tcBorders>
            <w:vAlign w:val="bottom"/>
            <w:hideMark/>
          </w:tcPr>
          <w:p w14:paraId="478292EF"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Integration module</w:t>
            </w:r>
          </w:p>
        </w:tc>
      </w:tr>
      <w:tr w:rsidR="00F63FE3" w:rsidRPr="00F63FE3" w14:paraId="620FA209" w14:textId="77777777" w:rsidTr="009F197A">
        <w:trPr>
          <w:trHeight w:val="258"/>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C67A610"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4</w:t>
            </w:r>
          </w:p>
        </w:tc>
        <w:tc>
          <w:tcPr>
            <w:tcW w:w="928" w:type="dxa"/>
            <w:tcBorders>
              <w:top w:val="nil"/>
              <w:left w:val="nil"/>
              <w:bottom w:val="single" w:sz="4" w:space="0" w:color="auto"/>
              <w:right w:val="single" w:sz="4" w:space="0" w:color="auto"/>
            </w:tcBorders>
            <w:shd w:val="clear" w:color="000000" w:fill="FFFFFF"/>
            <w:vAlign w:val="bottom"/>
            <w:hideMark/>
          </w:tcPr>
          <w:p w14:paraId="1F5A8590"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1.4</w:t>
            </w:r>
          </w:p>
        </w:tc>
        <w:tc>
          <w:tcPr>
            <w:tcW w:w="2681" w:type="dxa"/>
            <w:vMerge/>
            <w:tcBorders>
              <w:top w:val="nil"/>
              <w:left w:val="single" w:sz="4" w:space="0" w:color="auto"/>
              <w:bottom w:val="single" w:sz="4" w:space="0" w:color="000000"/>
              <w:right w:val="single" w:sz="4" w:space="0" w:color="auto"/>
            </w:tcBorders>
            <w:vAlign w:val="center"/>
            <w:hideMark/>
          </w:tcPr>
          <w:p w14:paraId="6EC29F4E"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p>
        </w:tc>
        <w:tc>
          <w:tcPr>
            <w:tcW w:w="3659" w:type="dxa"/>
            <w:tcBorders>
              <w:top w:val="nil"/>
              <w:left w:val="nil"/>
              <w:bottom w:val="single" w:sz="4" w:space="0" w:color="auto"/>
              <w:right w:val="single" w:sz="4" w:space="0" w:color="auto"/>
            </w:tcBorders>
            <w:vAlign w:val="bottom"/>
            <w:hideMark/>
          </w:tcPr>
          <w:p w14:paraId="3B6663CE"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Stamp duty and Registration fee calculation</w:t>
            </w:r>
          </w:p>
        </w:tc>
      </w:tr>
      <w:tr w:rsidR="00F63FE3" w:rsidRPr="00F63FE3" w14:paraId="06CCD2F0" w14:textId="77777777" w:rsidTr="009F197A">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0CC8290F"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5</w:t>
            </w:r>
          </w:p>
        </w:tc>
        <w:tc>
          <w:tcPr>
            <w:tcW w:w="928" w:type="dxa"/>
            <w:tcBorders>
              <w:top w:val="nil"/>
              <w:left w:val="nil"/>
              <w:bottom w:val="single" w:sz="4" w:space="0" w:color="auto"/>
              <w:right w:val="single" w:sz="4" w:space="0" w:color="auto"/>
            </w:tcBorders>
            <w:shd w:val="clear" w:color="000000" w:fill="FFFFFF"/>
            <w:vAlign w:val="bottom"/>
            <w:hideMark/>
          </w:tcPr>
          <w:p w14:paraId="75DBEC9A"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1.5</w:t>
            </w:r>
          </w:p>
        </w:tc>
        <w:tc>
          <w:tcPr>
            <w:tcW w:w="2681" w:type="dxa"/>
            <w:vMerge/>
            <w:tcBorders>
              <w:top w:val="nil"/>
              <w:left w:val="single" w:sz="4" w:space="0" w:color="auto"/>
              <w:bottom w:val="single" w:sz="4" w:space="0" w:color="000000"/>
              <w:right w:val="single" w:sz="4" w:space="0" w:color="auto"/>
            </w:tcBorders>
            <w:vAlign w:val="center"/>
            <w:hideMark/>
          </w:tcPr>
          <w:p w14:paraId="1110CD14"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p>
        </w:tc>
        <w:tc>
          <w:tcPr>
            <w:tcW w:w="3659" w:type="dxa"/>
            <w:tcBorders>
              <w:top w:val="nil"/>
              <w:left w:val="nil"/>
              <w:bottom w:val="single" w:sz="4" w:space="0" w:color="auto"/>
              <w:right w:val="single" w:sz="4" w:space="0" w:color="auto"/>
            </w:tcBorders>
            <w:vAlign w:val="bottom"/>
            <w:hideMark/>
          </w:tcPr>
          <w:p w14:paraId="4C9838EE"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 xml:space="preserve">Guideline value </w:t>
            </w:r>
            <w:r w:rsidR="00EA5F18" w:rsidRPr="003C4EF0">
              <w:rPr>
                <w:rFonts w:ascii="Times New Roman" w:eastAsia="Times New Roman" w:hAnsi="Times New Roman" w:cs="Times New Roman"/>
                <w:color w:val="000000"/>
                <w:sz w:val="18"/>
                <w:szCs w:val="20"/>
                <w:lang w:eastAsia="en-IN"/>
              </w:rPr>
              <w:t>calculation</w:t>
            </w:r>
          </w:p>
        </w:tc>
      </w:tr>
      <w:tr w:rsidR="00F63FE3" w:rsidRPr="00F63FE3" w14:paraId="0A36A8DC" w14:textId="77777777" w:rsidTr="009F197A">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7AC4F7CF"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6</w:t>
            </w:r>
          </w:p>
        </w:tc>
        <w:tc>
          <w:tcPr>
            <w:tcW w:w="928" w:type="dxa"/>
            <w:tcBorders>
              <w:top w:val="nil"/>
              <w:left w:val="nil"/>
              <w:bottom w:val="single" w:sz="4" w:space="0" w:color="auto"/>
              <w:right w:val="single" w:sz="4" w:space="0" w:color="auto"/>
            </w:tcBorders>
            <w:shd w:val="clear" w:color="000000" w:fill="FFFFFF"/>
            <w:vAlign w:val="bottom"/>
            <w:hideMark/>
          </w:tcPr>
          <w:p w14:paraId="7163A9FF"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1.6</w:t>
            </w:r>
          </w:p>
        </w:tc>
        <w:tc>
          <w:tcPr>
            <w:tcW w:w="2681" w:type="dxa"/>
            <w:vMerge/>
            <w:tcBorders>
              <w:top w:val="nil"/>
              <w:left w:val="single" w:sz="4" w:space="0" w:color="auto"/>
              <w:bottom w:val="single" w:sz="4" w:space="0" w:color="000000"/>
              <w:right w:val="single" w:sz="4" w:space="0" w:color="auto"/>
            </w:tcBorders>
            <w:vAlign w:val="center"/>
            <w:hideMark/>
          </w:tcPr>
          <w:p w14:paraId="177D87C3"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p>
        </w:tc>
        <w:tc>
          <w:tcPr>
            <w:tcW w:w="3659" w:type="dxa"/>
            <w:tcBorders>
              <w:top w:val="nil"/>
              <w:left w:val="nil"/>
              <w:bottom w:val="single" w:sz="4" w:space="0" w:color="auto"/>
              <w:right w:val="single" w:sz="4" w:space="0" w:color="auto"/>
            </w:tcBorders>
            <w:vAlign w:val="bottom"/>
            <w:hideMark/>
          </w:tcPr>
          <w:p w14:paraId="45CDFB83"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Rule 17 (2) filing</w:t>
            </w:r>
          </w:p>
        </w:tc>
      </w:tr>
      <w:tr w:rsidR="00F63FE3" w:rsidRPr="00F63FE3" w14:paraId="4B83E7AD" w14:textId="77777777" w:rsidTr="009F197A">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6DF8B259"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7</w:t>
            </w:r>
          </w:p>
        </w:tc>
        <w:tc>
          <w:tcPr>
            <w:tcW w:w="928" w:type="dxa"/>
            <w:tcBorders>
              <w:top w:val="nil"/>
              <w:left w:val="nil"/>
              <w:bottom w:val="single" w:sz="4" w:space="0" w:color="auto"/>
              <w:right w:val="single" w:sz="4" w:space="0" w:color="auto"/>
            </w:tcBorders>
            <w:shd w:val="clear" w:color="000000" w:fill="FFFFFF"/>
            <w:vAlign w:val="bottom"/>
            <w:hideMark/>
          </w:tcPr>
          <w:p w14:paraId="78DEE389"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1.7</w:t>
            </w:r>
          </w:p>
        </w:tc>
        <w:tc>
          <w:tcPr>
            <w:tcW w:w="2681" w:type="dxa"/>
            <w:vMerge/>
            <w:tcBorders>
              <w:top w:val="nil"/>
              <w:left w:val="single" w:sz="4" w:space="0" w:color="auto"/>
              <w:bottom w:val="single" w:sz="4" w:space="0" w:color="000000"/>
              <w:right w:val="single" w:sz="4" w:space="0" w:color="auto"/>
            </w:tcBorders>
            <w:vAlign w:val="center"/>
            <w:hideMark/>
          </w:tcPr>
          <w:p w14:paraId="19CBEB7E"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p>
        </w:tc>
        <w:tc>
          <w:tcPr>
            <w:tcW w:w="3659" w:type="dxa"/>
            <w:tcBorders>
              <w:top w:val="nil"/>
              <w:left w:val="nil"/>
              <w:bottom w:val="single" w:sz="4" w:space="0" w:color="auto"/>
              <w:right w:val="single" w:sz="4" w:space="0" w:color="auto"/>
            </w:tcBorders>
            <w:vAlign w:val="bottom"/>
            <w:hideMark/>
          </w:tcPr>
          <w:p w14:paraId="3F1609D4"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Rule 17 (3) filing</w:t>
            </w:r>
          </w:p>
        </w:tc>
      </w:tr>
      <w:tr w:rsidR="00F63FE3" w:rsidRPr="00F63FE3" w14:paraId="08040EFC" w14:textId="77777777" w:rsidTr="009F197A">
        <w:trPr>
          <w:trHeight w:val="295"/>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1E5BB3A3"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8</w:t>
            </w:r>
          </w:p>
        </w:tc>
        <w:tc>
          <w:tcPr>
            <w:tcW w:w="928" w:type="dxa"/>
            <w:tcBorders>
              <w:top w:val="nil"/>
              <w:left w:val="nil"/>
              <w:bottom w:val="single" w:sz="4" w:space="0" w:color="auto"/>
              <w:right w:val="single" w:sz="4" w:space="0" w:color="auto"/>
            </w:tcBorders>
            <w:shd w:val="clear" w:color="000000" w:fill="FFFFFF"/>
            <w:vAlign w:val="bottom"/>
            <w:hideMark/>
          </w:tcPr>
          <w:p w14:paraId="3F073B3F"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1.8</w:t>
            </w:r>
          </w:p>
        </w:tc>
        <w:tc>
          <w:tcPr>
            <w:tcW w:w="2681" w:type="dxa"/>
            <w:vMerge/>
            <w:tcBorders>
              <w:top w:val="nil"/>
              <w:left w:val="single" w:sz="4" w:space="0" w:color="auto"/>
              <w:bottom w:val="single" w:sz="4" w:space="0" w:color="000000"/>
              <w:right w:val="single" w:sz="4" w:space="0" w:color="auto"/>
            </w:tcBorders>
            <w:vAlign w:val="center"/>
            <w:hideMark/>
          </w:tcPr>
          <w:p w14:paraId="1378C139"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p>
        </w:tc>
        <w:tc>
          <w:tcPr>
            <w:tcW w:w="3659" w:type="dxa"/>
            <w:tcBorders>
              <w:top w:val="nil"/>
              <w:left w:val="nil"/>
              <w:bottom w:val="single" w:sz="4" w:space="0" w:color="auto"/>
              <w:right w:val="single" w:sz="4" w:space="0" w:color="auto"/>
            </w:tcBorders>
            <w:vAlign w:val="bottom"/>
            <w:hideMark/>
          </w:tcPr>
          <w:p w14:paraId="1A995950"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Old pending release module</w:t>
            </w:r>
          </w:p>
        </w:tc>
      </w:tr>
      <w:tr w:rsidR="006461A4" w:rsidRPr="00F63FE3" w14:paraId="2D475BFA" w14:textId="77777777" w:rsidTr="009F197A">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1EBF8083"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9</w:t>
            </w:r>
          </w:p>
        </w:tc>
        <w:tc>
          <w:tcPr>
            <w:tcW w:w="928" w:type="dxa"/>
            <w:tcBorders>
              <w:top w:val="nil"/>
              <w:left w:val="nil"/>
              <w:bottom w:val="single" w:sz="4" w:space="0" w:color="auto"/>
              <w:right w:val="single" w:sz="4" w:space="0" w:color="auto"/>
            </w:tcBorders>
            <w:shd w:val="clear" w:color="000000" w:fill="FFFFFF"/>
            <w:vAlign w:val="bottom"/>
            <w:hideMark/>
          </w:tcPr>
          <w:p w14:paraId="33B1E673"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1.9</w:t>
            </w:r>
          </w:p>
        </w:tc>
        <w:tc>
          <w:tcPr>
            <w:tcW w:w="2681" w:type="dxa"/>
            <w:vMerge/>
            <w:tcBorders>
              <w:top w:val="nil"/>
              <w:left w:val="single" w:sz="4" w:space="0" w:color="auto"/>
              <w:bottom w:val="single" w:sz="4" w:space="0" w:color="000000"/>
              <w:right w:val="single" w:sz="4" w:space="0" w:color="auto"/>
            </w:tcBorders>
            <w:vAlign w:val="center"/>
            <w:hideMark/>
          </w:tcPr>
          <w:p w14:paraId="4AE2A0D8"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p>
        </w:tc>
        <w:tc>
          <w:tcPr>
            <w:tcW w:w="3659" w:type="dxa"/>
            <w:tcBorders>
              <w:top w:val="nil"/>
              <w:left w:val="nil"/>
              <w:bottom w:val="single" w:sz="4" w:space="0" w:color="auto"/>
              <w:right w:val="single" w:sz="4" w:space="0" w:color="auto"/>
            </w:tcBorders>
            <w:vAlign w:val="bottom"/>
            <w:hideMark/>
          </w:tcPr>
          <w:p w14:paraId="73415ADA" w14:textId="77777777" w:rsidR="00F63FE3" w:rsidRPr="009F197A" w:rsidRDefault="006461A4" w:rsidP="00F63FE3">
            <w:pPr>
              <w:spacing w:after="0" w:line="240" w:lineRule="auto"/>
              <w:rPr>
                <w:rFonts w:ascii="Times New Roman" w:eastAsia="Times New Roman" w:hAnsi="Times New Roman" w:cs="Times New Roman"/>
                <w:color w:val="1F3864" w:themeColor="accent1" w:themeShade="80"/>
                <w:sz w:val="18"/>
                <w:szCs w:val="20"/>
                <w:lang w:eastAsia="en-IN"/>
              </w:rPr>
            </w:pPr>
            <w:r w:rsidRPr="009F197A">
              <w:rPr>
                <w:rFonts w:ascii="Times New Roman" w:eastAsia="Times New Roman" w:hAnsi="Times New Roman" w:cs="Times New Roman"/>
                <w:sz w:val="18"/>
                <w:szCs w:val="20"/>
                <w:lang w:eastAsia="en-IN"/>
              </w:rPr>
              <w:t>Re-Registration</w:t>
            </w:r>
            <w:r w:rsidR="00F63FE3" w:rsidRPr="009F197A">
              <w:rPr>
                <w:rFonts w:ascii="Times New Roman" w:eastAsia="Times New Roman" w:hAnsi="Times New Roman" w:cs="Times New Roman"/>
                <w:sz w:val="18"/>
                <w:szCs w:val="20"/>
                <w:lang w:eastAsia="en-IN"/>
              </w:rPr>
              <w:t xml:space="preserve"> module</w:t>
            </w:r>
          </w:p>
        </w:tc>
      </w:tr>
      <w:tr w:rsidR="00F63FE3" w:rsidRPr="00F63FE3" w14:paraId="32C15D37" w14:textId="77777777" w:rsidTr="00F24F0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5A04630"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10</w:t>
            </w:r>
          </w:p>
        </w:tc>
        <w:tc>
          <w:tcPr>
            <w:tcW w:w="928" w:type="dxa"/>
            <w:tcBorders>
              <w:top w:val="nil"/>
              <w:left w:val="nil"/>
              <w:bottom w:val="single" w:sz="4" w:space="0" w:color="auto"/>
              <w:right w:val="single" w:sz="4" w:space="0" w:color="auto"/>
            </w:tcBorders>
            <w:shd w:val="clear" w:color="000000" w:fill="FFFFFF"/>
            <w:vAlign w:val="bottom"/>
            <w:hideMark/>
          </w:tcPr>
          <w:p w14:paraId="10B1540A"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1.1</w:t>
            </w:r>
          </w:p>
        </w:tc>
        <w:tc>
          <w:tcPr>
            <w:tcW w:w="2681" w:type="dxa"/>
            <w:vMerge/>
            <w:tcBorders>
              <w:top w:val="nil"/>
              <w:left w:val="single" w:sz="4" w:space="0" w:color="auto"/>
              <w:bottom w:val="single" w:sz="4" w:space="0" w:color="000000"/>
              <w:right w:val="single" w:sz="4" w:space="0" w:color="auto"/>
            </w:tcBorders>
            <w:vAlign w:val="center"/>
            <w:hideMark/>
          </w:tcPr>
          <w:p w14:paraId="7DF1CABC"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p>
        </w:tc>
        <w:tc>
          <w:tcPr>
            <w:tcW w:w="3659" w:type="dxa"/>
            <w:tcBorders>
              <w:top w:val="nil"/>
              <w:left w:val="nil"/>
              <w:bottom w:val="single" w:sz="4" w:space="0" w:color="auto"/>
              <w:right w:val="single" w:sz="4" w:space="0" w:color="auto"/>
            </w:tcBorders>
            <w:shd w:val="clear" w:color="auto" w:fill="D9E2F3" w:themeFill="accent1" w:themeFillTint="33"/>
            <w:vAlign w:val="bottom"/>
            <w:hideMark/>
          </w:tcPr>
          <w:p w14:paraId="3FFB9CF6" w14:textId="77777777" w:rsidR="00F63FE3" w:rsidRPr="00F24F04" w:rsidRDefault="00F63FE3" w:rsidP="00F63FE3">
            <w:pPr>
              <w:spacing w:after="0" w:line="240" w:lineRule="auto"/>
              <w:rPr>
                <w:rFonts w:ascii="Times New Roman" w:eastAsia="Times New Roman" w:hAnsi="Times New Roman" w:cs="Times New Roman"/>
                <w:b/>
                <w:color w:val="000000"/>
                <w:sz w:val="18"/>
                <w:szCs w:val="20"/>
                <w:lang w:eastAsia="en-IN"/>
              </w:rPr>
            </w:pPr>
            <w:r w:rsidRPr="00F24F04">
              <w:rPr>
                <w:rFonts w:ascii="Times New Roman" w:eastAsia="Times New Roman" w:hAnsi="Times New Roman" w:cs="Times New Roman"/>
                <w:b/>
                <w:color w:val="2F5496" w:themeColor="accent1" w:themeShade="BF"/>
                <w:sz w:val="18"/>
                <w:szCs w:val="20"/>
                <w:lang w:eastAsia="en-IN"/>
              </w:rPr>
              <w:t>Will after Death </w:t>
            </w:r>
          </w:p>
        </w:tc>
      </w:tr>
      <w:tr w:rsidR="00F63FE3" w:rsidRPr="00F63FE3" w14:paraId="2250D08F"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3F21C446"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11</w:t>
            </w:r>
          </w:p>
        </w:tc>
        <w:tc>
          <w:tcPr>
            <w:tcW w:w="928" w:type="dxa"/>
            <w:tcBorders>
              <w:top w:val="nil"/>
              <w:left w:val="nil"/>
              <w:bottom w:val="single" w:sz="4" w:space="0" w:color="auto"/>
              <w:right w:val="single" w:sz="4" w:space="0" w:color="auto"/>
            </w:tcBorders>
            <w:shd w:val="clear" w:color="000000" w:fill="FFFFFF"/>
            <w:vAlign w:val="bottom"/>
            <w:hideMark/>
          </w:tcPr>
          <w:p w14:paraId="0D737B3D"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1.11</w:t>
            </w:r>
          </w:p>
        </w:tc>
        <w:tc>
          <w:tcPr>
            <w:tcW w:w="2681" w:type="dxa"/>
            <w:vMerge/>
            <w:tcBorders>
              <w:top w:val="nil"/>
              <w:left w:val="single" w:sz="4" w:space="0" w:color="auto"/>
              <w:bottom w:val="single" w:sz="4" w:space="0" w:color="000000"/>
              <w:right w:val="single" w:sz="4" w:space="0" w:color="auto"/>
            </w:tcBorders>
            <w:vAlign w:val="center"/>
            <w:hideMark/>
          </w:tcPr>
          <w:p w14:paraId="224B836B"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45FD5273"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Filing documents (FRUITS)</w:t>
            </w:r>
          </w:p>
        </w:tc>
      </w:tr>
      <w:tr w:rsidR="00F63FE3" w:rsidRPr="00F63FE3" w14:paraId="498C7A15"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115DBC11"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12</w:t>
            </w:r>
          </w:p>
        </w:tc>
        <w:tc>
          <w:tcPr>
            <w:tcW w:w="928" w:type="dxa"/>
            <w:tcBorders>
              <w:top w:val="nil"/>
              <w:left w:val="nil"/>
              <w:bottom w:val="single" w:sz="4" w:space="0" w:color="auto"/>
              <w:right w:val="single" w:sz="4" w:space="0" w:color="auto"/>
            </w:tcBorders>
            <w:shd w:val="clear" w:color="000000" w:fill="FFFFFF"/>
            <w:vAlign w:val="bottom"/>
            <w:hideMark/>
          </w:tcPr>
          <w:p w14:paraId="5404A1E8"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1.12</w:t>
            </w:r>
          </w:p>
        </w:tc>
        <w:tc>
          <w:tcPr>
            <w:tcW w:w="2681" w:type="dxa"/>
            <w:vMerge/>
            <w:tcBorders>
              <w:top w:val="nil"/>
              <w:left w:val="single" w:sz="4" w:space="0" w:color="auto"/>
              <w:bottom w:val="single" w:sz="4" w:space="0" w:color="000000"/>
              <w:right w:val="single" w:sz="4" w:space="0" w:color="auto"/>
            </w:tcBorders>
            <w:vAlign w:val="center"/>
            <w:hideMark/>
          </w:tcPr>
          <w:p w14:paraId="50C410EE"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0CCA5786"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Scanning</w:t>
            </w:r>
          </w:p>
        </w:tc>
      </w:tr>
      <w:tr w:rsidR="00F63FE3" w:rsidRPr="00F63FE3" w14:paraId="24911A7C" w14:textId="77777777" w:rsidTr="000C7430">
        <w:trPr>
          <w:trHeight w:val="213"/>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D345FA1"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13</w:t>
            </w:r>
          </w:p>
        </w:tc>
        <w:tc>
          <w:tcPr>
            <w:tcW w:w="928" w:type="dxa"/>
            <w:tcBorders>
              <w:top w:val="nil"/>
              <w:left w:val="nil"/>
              <w:bottom w:val="single" w:sz="4" w:space="0" w:color="auto"/>
              <w:right w:val="single" w:sz="4" w:space="0" w:color="auto"/>
            </w:tcBorders>
            <w:shd w:val="clear" w:color="000000" w:fill="FFFFFF"/>
            <w:vAlign w:val="bottom"/>
            <w:hideMark/>
          </w:tcPr>
          <w:p w14:paraId="4D4581D3"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1.13</w:t>
            </w:r>
          </w:p>
        </w:tc>
        <w:tc>
          <w:tcPr>
            <w:tcW w:w="2681" w:type="dxa"/>
            <w:vMerge/>
            <w:tcBorders>
              <w:top w:val="nil"/>
              <w:left w:val="single" w:sz="4" w:space="0" w:color="auto"/>
              <w:bottom w:val="single" w:sz="4" w:space="0" w:color="000000"/>
              <w:right w:val="single" w:sz="4" w:space="0" w:color="auto"/>
            </w:tcBorders>
            <w:vAlign w:val="center"/>
            <w:hideMark/>
          </w:tcPr>
          <w:p w14:paraId="7E92496D"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p>
        </w:tc>
        <w:tc>
          <w:tcPr>
            <w:tcW w:w="3659" w:type="dxa"/>
            <w:tcBorders>
              <w:top w:val="nil"/>
              <w:left w:val="nil"/>
              <w:bottom w:val="single" w:sz="4" w:space="0" w:color="auto"/>
              <w:right w:val="single" w:sz="4" w:space="0" w:color="auto"/>
            </w:tcBorders>
            <w:vAlign w:val="bottom"/>
            <w:hideMark/>
          </w:tcPr>
          <w:p w14:paraId="4D17C944"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 xml:space="preserve">Memo </w:t>
            </w:r>
            <w:r w:rsidR="00EA5F18" w:rsidRPr="003C4EF0">
              <w:rPr>
                <w:rFonts w:ascii="Times New Roman" w:eastAsia="Times New Roman" w:hAnsi="Times New Roman" w:cs="Times New Roman"/>
                <w:color w:val="000000"/>
                <w:sz w:val="18"/>
                <w:szCs w:val="20"/>
                <w:lang w:eastAsia="en-IN"/>
              </w:rPr>
              <w:t>transmission</w:t>
            </w:r>
            <w:r w:rsidRPr="003C4EF0">
              <w:rPr>
                <w:rFonts w:ascii="Times New Roman" w:eastAsia="Times New Roman" w:hAnsi="Times New Roman" w:cs="Times New Roman"/>
                <w:color w:val="000000"/>
                <w:sz w:val="18"/>
                <w:szCs w:val="20"/>
                <w:lang w:eastAsia="en-IN"/>
              </w:rPr>
              <w:t xml:space="preserve"> and filing</w:t>
            </w:r>
          </w:p>
        </w:tc>
      </w:tr>
      <w:tr w:rsidR="00F63FE3" w:rsidRPr="00F63FE3" w14:paraId="5323FEEB"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6DB1C649"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14</w:t>
            </w:r>
          </w:p>
        </w:tc>
        <w:tc>
          <w:tcPr>
            <w:tcW w:w="928" w:type="dxa"/>
            <w:tcBorders>
              <w:top w:val="nil"/>
              <w:left w:val="nil"/>
              <w:bottom w:val="single" w:sz="4" w:space="0" w:color="auto"/>
              <w:right w:val="single" w:sz="4" w:space="0" w:color="auto"/>
            </w:tcBorders>
            <w:shd w:val="clear" w:color="000000" w:fill="FFFFFF"/>
            <w:vAlign w:val="bottom"/>
            <w:hideMark/>
          </w:tcPr>
          <w:p w14:paraId="5810C40C"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1.14</w:t>
            </w:r>
          </w:p>
        </w:tc>
        <w:tc>
          <w:tcPr>
            <w:tcW w:w="2681" w:type="dxa"/>
            <w:vMerge/>
            <w:tcBorders>
              <w:top w:val="nil"/>
              <w:left w:val="single" w:sz="4" w:space="0" w:color="auto"/>
              <w:bottom w:val="single" w:sz="4" w:space="0" w:color="000000"/>
              <w:right w:val="single" w:sz="4" w:space="0" w:color="auto"/>
            </w:tcBorders>
            <w:vAlign w:val="center"/>
            <w:hideMark/>
          </w:tcPr>
          <w:p w14:paraId="163DDEFF"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5EA09FEC"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68(2) correction</w:t>
            </w:r>
          </w:p>
        </w:tc>
      </w:tr>
      <w:tr w:rsidR="00F63FE3" w:rsidRPr="00F63FE3" w14:paraId="4BC9CB69"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6F76393"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15</w:t>
            </w:r>
          </w:p>
        </w:tc>
        <w:tc>
          <w:tcPr>
            <w:tcW w:w="928" w:type="dxa"/>
            <w:tcBorders>
              <w:top w:val="nil"/>
              <w:left w:val="nil"/>
              <w:bottom w:val="single" w:sz="4" w:space="0" w:color="auto"/>
              <w:right w:val="single" w:sz="4" w:space="0" w:color="auto"/>
            </w:tcBorders>
            <w:shd w:val="clear" w:color="000000" w:fill="FFFFFF"/>
            <w:vAlign w:val="bottom"/>
            <w:hideMark/>
          </w:tcPr>
          <w:p w14:paraId="7BB3CEF2"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1.15</w:t>
            </w:r>
          </w:p>
        </w:tc>
        <w:tc>
          <w:tcPr>
            <w:tcW w:w="2681" w:type="dxa"/>
            <w:vMerge/>
            <w:tcBorders>
              <w:top w:val="nil"/>
              <w:left w:val="single" w:sz="4" w:space="0" w:color="auto"/>
              <w:bottom w:val="single" w:sz="4" w:space="0" w:color="000000"/>
              <w:right w:val="single" w:sz="4" w:space="0" w:color="auto"/>
            </w:tcBorders>
            <w:vAlign w:val="center"/>
            <w:hideMark/>
          </w:tcPr>
          <w:p w14:paraId="3C17243B"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5ED5D142"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Cross-reference Rule 123</w:t>
            </w:r>
          </w:p>
        </w:tc>
      </w:tr>
      <w:tr w:rsidR="00F63FE3" w:rsidRPr="00F63FE3" w14:paraId="515244CB"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178D4D58"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16</w:t>
            </w:r>
          </w:p>
        </w:tc>
        <w:tc>
          <w:tcPr>
            <w:tcW w:w="928" w:type="dxa"/>
            <w:tcBorders>
              <w:top w:val="nil"/>
              <w:left w:val="nil"/>
              <w:bottom w:val="single" w:sz="4" w:space="0" w:color="auto"/>
              <w:right w:val="single" w:sz="4" w:space="0" w:color="auto"/>
            </w:tcBorders>
            <w:shd w:val="clear" w:color="000000" w:fill="FFFFFF"/>
            <w:vAlign w:val="bottom"/>
            <w:hideMark/>
          </w:tcPr>
          <w:p w14:paraId="22DCE669"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1.16</w:t>
            </w:r>
          </w:p>
        </w:tc>
        <w:tc>
          <w:tcPr>
            <w:tcW w:w="2681" w:type="dxa"/>
            <w:vMerge/>
            <w:tcBorders>
              <w:top w:val="nil"/>
              <w:left w:val="single" w:sz="4" w:space="0" w:color="auto"/>
              <w:bottom w:val="single" w:sz="4" w:space="0" w:color="000000"/>
              <w:right w:val="single" w:sz="4" w:space="0" w:color="auto"/>
            </w:tcBorders>
            <w:vAlign w:val="center"/>
            <w:hideMark/>
          </w:tcPr>
          <w:p w14:paraId="0F8021E4"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41A0CFD7"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Integration exemption</w:t>
            </w:r>
          </w:p>
        </w:tc>
      </w:tr>
      <w:tr w:rsidR="00F63FE3" w:rsidRPr="00F63FE3" w14:paraId="4ED6FB3B"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5C2609D8"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17</w:t>
            </w:r>
          </w:p>
        </w:tc>
        <w:tc>
          <w:tcPr>
            <w:tcW w:w="928" w:type="dxa"/>
            <w:tcBorders>
              <w:top w:val="nil"/>
              <w:left w:val="nil"/>
              <w:bottom w:val="single" w:sz="4" w:space="0" w:color="auto"/>
              <w:right w:val="single" w:sz="4" w:space="0" w:color="auto"/>
            </w:tcBorders>
            <w:shd w:val="clear" w:color="000000" w:fill="FFFFFF"/>
            <w:vAlign w:val="bottom"/>
            <w:hideMark/>
          </w:tcPr>
          <w:p w14:paraId="3A54851A"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1.17</w:t>
            </w:r>
          </w:p>
        </w:tc>
        <w:tc>
          <w:tcPr>
            <w:tcW w:w="2681" w:type="dxa"/>
            <w:vMerge/>
            <w:tcBorders>
              <w:top w:val="nil"/>
              <w:left w:val="single" w:sz="4" w:space="0" w:color="auto"/>
              <w:bottom w:val="single" w:sz="4" w:space="0" w:color="000000"/>
              <w:right w:val="single" w:sz="4" w:space="0" w:color="auto"/>
            </w:tcBorders>
            <w:vAlign w:val="center"/>
            <w:hideMark/>
          </w:tcPr>
          <w:p w14:paraId="578303EC"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583A4787"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Court entry</w:t>
            </w:r>
          </w:p>
        </w:tc>
      </w:tr>
      <w:tr w:rsidR="00F63FE3" w:rsidRPr="00F63FE3" w14:paraId="6E1C9614"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870E392"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18</w:t>
            </w:r>
          </w:p>
        </w:tc>
        <w:tc>
          <w:tcPr>
            <w:tcW w:w="928" w:type="dxa"/>
            <w:tcBorders>
              <w:top w:val="nil"/>
              <w:left w:val="nil"/>
              <w:bottom w:val="single" w:sz="4" w:space="0" w:color="auto"/>
              <w:right w:val="single" w:sz="4" w:space="0" w:color="auto"/>
            </w:tcBorders>
            <w:shd w:val="clear" w:color="000000" w:fill="FFFFFF"/>
            <w:vAlign w:val="bottom"/>
            <w:hideMark/>
          </w:tcPr>
          <w:p w14:paraId="0DD7296A"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1.18</w:t>
            </w:r>
          </w:p>
        </w:tc>
        <w:tc>
          <w:tcPr>
            <w:tcW w:w="2681" w:type="dxa"/>
            <w:vMerge/>
            <w:tcBorders>
              <w:top w:val="nil"/>
              <w:left w:val="single" w:sz="4" w:space="0" w:color="auto"/>
              <w:bottom w:val="single" w:sz="4" w:space="0" w:color="000000"/>
              <w:right w:val="single" w:sz="4" w:space="0" w:color="auto"/>
            </w:tcBorders>
            <w:vAlign w:val="center"/>
            <w:hideMark/>
          </w:tcPr>
          <w:p w14:paraId="125C8507"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026815E5" w14:textId="77777777" w:rsidR="00F63FE3" w:rsidRPr="003C4EF0" w:rsidRDefault="00EA5F18"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Liability</w:t>
            </w:r>
          </w:p>
        </w:tc>
      </w:tr>
      <w:tr w:rsidR="00F63FE3" w:rsidRPr="00F63FE3" w14:paraId="017F0A3B"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59B67DB2"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19</w:t>
            </w:r>
          </w:p>
        </w:tc>
        <w:tc>
          <w:tcPr>
            <w:tcW w:w="928" w:type="dxa"/>
            <w:tcBorders>
              <w:top w:val="nil"/>
              <w:left w:val="nil"/>
              <w:bottom w:val="single" w:sz="4" w:space="0" w:color="auto"/>
              <w:right w:val="single" w:sz="4" w:space="0" w:color="auto"/>
            </w:tcBorders>
            <w:shd w:val="clear" w:color="000000" w:fill="FFFFFF"/>
            <w:vAlign w:val="bottom"/>
            <w:hideMark/>
          </w:tcPr>
          <w:p w14:paraId="4900ECF5"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1.19</w:t>
            </w:r>
          </w:p>
        </w:tc>
        <w:tc>
          <w:tcPr>
            <w:tcW w:w="2681" w:type="dxa"/>
            <w:vMerge/>
            <w:tcBorders>
              <w:top w:val="nil"/>
              <w:left w:val="single" w:sz="4" w:space="0" w:color="auto"/>
              <w:bottom w:val="single" w:sz="4" w:space="0" w:color="000000"/>
              <w:right w:val="single" w:sz="4" w:space="0" w:color="auto"/>
            </w:tcBorders>
            <w:vAlign w:val="center"/>
            <w:hideMark/>
          </w:tcPr>
          <w:p w14:paraId="438F3DEF"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6947C5E0"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Status tracking</w:t>
            </w:r>
          </w:p>
        </w:tc>
      </w:tr>
      <w:tr w:rsidR="00F63FE3" w:rsidRPr="00F63FE3" w14:paraId="63FEBD75"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01B82379"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20</w:t>
            </w:r>
          </w:p>
        </w:tc>
        <w:tc>
          <w:tcPr>
            <w:tcW w:w="928" w:type="dxa"/>
            <w:tcBorders>
              <w:top w:val="nil"/>
              <w:left w:val="nil"/>
              <w:bottom w:val="single" w:sz="4" w:space="0" w:color="auto"/>
              <w:right w:val="single" w:sz="4" w:space="0" w:color="auto"/>
            </w:tcBorders>
            <w:shd w:val="clear" w:color="000000" w:fill="FFFFFF"/>
            <w:vAlign w:val="bottom"/>
            <w:hideMark/>
          </w:tcPr>
          <w:p w14:paraId="1035889E"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1.2</w:t>
            </w:r>
          </w:p>
        </w:tc>
        <w:tc>
          <w:tcPr>
            <w:tcW w:w="2681" w:type="dxa"/>
            <w:vMerge/>
            <w:tcBorders>
              <w:top w:val="nil"/>
              <w:left w:val="single" w:sz="4" w:space="0" w:color="auto"/>
              <w:bottom w:val="single" w:sz="4" w:space="0" w:color="000000"/>
              <w:right w:val="single" w:sz="4" w:space="0" w:color="auto"/>
            </w:tcBorders>
            <w:vAlign w:val="center"/>
            <w:hideMark/>
          </w:tcPr>
          <w:p w14:paraId="70C6C217"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1410CFC0"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Investigation and Search</w:t>
            </w:r>
          </w:p>
        </w:tc>
      </w:tr>
      <w:tr w:rsidR="00F63FE3" w:rsidRPr="00F63FE3" w14:paraId="4BE81B2E"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3EB720FF"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21</w:t>
            </w:r>
          </w:p>
        </w:tc>
        <w:tc>
          <w:tcPr>
            <w:tcW w:w="928" w:type="dxa"/>
            <w:tcBorders>
              <w:top w:val="nil"/>
              <w:left w:val="nil"/>
              <w:bottom w:val="single" w:sz="4" w:space="0" w:color="auto"/>
              <w:right w:val="single" w:sz="4" w:space="0" w:color="auto"/>
            </w:tcBorders>
            <w:shd w:val="clear" w:color="000000" w:fill="FFFFFF"/>
            <w:vAlign w:val="bottom"/>
            <w:hideMark/>
          </w:tcPr>
          <w:p w14:paraId="1279BB45"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1.21</w:t>
            </w:r>
          </w:p>
        </w:tc>
        <w:tc>
          <w:tcPr>
            <w:tcW w:w="2681" w:type="dxa"/>
            <w:vMerge/>
            <w:tcBorders>
              <w:top w:val="nil"/>
              <w:left w:val="single" w:sz="4" w:space="0" w:color="auto"/>
              <w:bottom w:val="single" w:sz="4" w:space="0" w:color="000000"/>
              <w:right w:val="single" w:sz="4" w:space="0" w:color="auto"/>
            </w:tcBorders>
            <w:vAlign w:val="center"/>
            <w:hideMark/>
          </w:tcPr>
          <w:p w14:paraId="6311F75E"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434BBEEB"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Valuation Module (CVC)</w:t>
            </w:r>
          </w:p>
        </w:tc>
      </w:tr>
      <w:tr w:rsidR="00F63FE3" w:rsidRPr="00F63FE3" w14:paraId="0E27D3FD"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2679D70"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22</w:t>
            </w:r>
          </w:p>
        </w:tc>
        <w:tc>
          <w:tcPr>
            <w:tcW w:w="928" w:type="dxa"/>
            <w:tcBorders>
              <w:top w:val="nil"/>
              <w:left w:val="nil"/>
              <w:bottom w:val="single" w:sz="4" w:space="0" w:color="auto"/>
              <w:right w:val="single" w:sz="4" w:space="0" w:color="auto"/>
            </w:tcBorders>
            <w:shd w:val="clear" w:color="000000" w:fill="FFFFFF"/>
            <w:vAlign w:val="bottom"/>
            <w:hideMark/>
          </w:tcPr>
          <w:p w14:paraId="7C0F9079"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2</w:t>
            </w:r>
          </w:p>
        </w:tc>
        <w:tc>
          <w:tcPr>
            <w:tcW w:w="2681" w:type="dxa"/>
            <w:tcBorders>
              <w:top w:val="nil"/>
              <w:left w:val="nil"/>
              <w:bottom w:val="single" w:sz="4" w:space="0" w:color="auto"/>
              <w:right w:val="single" w:sz="4" w:space="0" w:color="auto"/>
            </w:tcBorders>
            <w:shd w:val="clear" w:color="000000" w:fill="FFFFFF"/>
            <w:vAlign w:val="bottom"/>
            <w:hideMark/>
          </w:tcPr>
          <w:p w14:paraId="7C267A66"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EC</w:t>
            </w:r>
          </w:p>
        </w:tc>
        <w:tc>
          <w:tcPr>
            <w:tcW w:w="3659" w:type="dxa"/>
            <w:tcBorders>
              <w:top w:val="nil"/>
              <w:left w:val="nil"/>
              <w:bottom w:val="single" w:sz="4" w:space="0" w:color="auto"/>
              <w:right w:val="single" w:sz="4" w:space="0" w:color="auto"/>
            </w:tcBorders>
            <w:shd w:val="clear" w:color="000000" w:fill="FFFFFF"/>
            <w:vAlign w:val="bottom"/>
            <w:hideMark/>
          </w:tcPr>
          <w:p w14:paraId="6B32926A"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 </w:t>
            </w:r>
          </w:p>
        </w:tc>
      </w:tr>
      <w:tr w:rsidR="00F63FE3" w:rsidRPr="00F63FE3" w14:paraId="16AD399D"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8FC3E8B"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23</w:t>
            </w:r>
          </w:p>
        </w:tc>
        <w:tc>
          <w:tcPr>
            <w:tcW w:w="928" w:type="dxa"/>
            <w:tcBorders>
              <w:top w:val="nil"/>
              <w:left w:val="nil"/>
              <w:bottom w:val="single" w:sz="4" w:space="0" w:color="auto"/>
              <w:right w:val="single" w:sz="4" w:space="0" w:color="auto"/>
            </w:tcBorders>
            <w:shd w:val="clear" w:color="000000" w:fill="FFFFFF"/>
            <w:vAlign w:val="bottom"/>
            <w:hideMark/>
          </w:tcPr>
          <w:p w14:paraId="6FF825B9"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3</w:t>
            </w:r>
          </w:p>
        </w:tc>
        <w:tc>
          <w:tcPr>
            <w:tcW w:w="2681" w:type="dxa"/>
            <w:tcBorders>
              <w:top w:val="nil"/>
              <w:left w:val="nil"/>
              <w:bottom w:val="single" w:sz="4" w:space="0" w:color="auto"/>
              <w:right w:val="single" w:sz="4" w:space="0" w:color="auto"/>
            </w:tcBorders>
            <w:shd w:val="clear" w:color="000000" w:fill="FFFFFF"/>
            <w:vAlign w:val="bottom"/>
            <w:hideMark/>
          </w:tcPr>
          <w:p w14:paraId="1DCC1223"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CC</w:t>
            </w:r>
          </w:p>
        </w:tc>
        <w:tc>
          <w:tcPr>
            <w:tcW w:w="3659" w:type="dxa"/>
            <w:tcBorders>
              <w:top w:val="nil"/>
              <w:left w:val="nil"/>
              <w:bottom w:val="single" w:sz="4" w:space="0" w:color="auto"/>
              <w:right w:val="single" w:sz="4" w:space="0" w:color="auto"/>
            </w:tcBorders>
            <w:shd w:val="clear" w:color="000000" w:fill="FFFFFF"/>
            <w:vAlign w:val="bottom"/>
            <w:hideMark/>
          </w:tcPr>
          <w:p w14:paraId="38E079CB"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 </w:t>
            </w:r>
          </w:p>
        </w:tc>
      </w:tr>
      <w:tr w:rsidR="00F63FE3" w:rsidRPr="00F63FE3" w14:paraId="4D83F416"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0E87FFD9"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24</w:t>
            </w:r>
          </w:p>
        </w:tc>
        <w:tc>
          <w:tcPr>
            <w:tcW w:w="928" w:type="dxa"/>
            <w:tcBorders>
              <w:top w:val="nil"/>
              <w:left w:val="nil"/>
              <w:bottom w:val="single" w:sz="4" w:space="0" w:color="auto"/>
              <w:right w:val="single" w:sz="4" w:space="0" w:color="auto"/>
            </w:tcBorders>
            <w:shd w:val="clear" w:color="000000" w:fill="FFFFFF"/>
            <w:vAlign w:val="bottom"/>
            <w:hideMark/>
          </w:tcPr>
          <w:p w14:paraId="126EEA12"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4</w:t>
            </w:r>
          </w:p>
        </w:tc>
        <w:tc>
          <w:tcPr>
            <w:tcW w:w="2681" w:type="dxa"/>
            <w:tcBorders>
              <w:top w:val="nil"/>
              <w:left w:val="nil"/>
              <w:bottom w:val="single" w:sz="4" w:space="0" w:color="auto"/>
              <w:right w:val="single" w:sz="4" w:space="0" w:color="auto"/>
            </w:tcBorders>
            <w:shd w:val="clear" w:color="000000" w:fill="FFFFFF"/>
            <w:vAlign w:val="bottom"/>
            <w:hideMark/>
          </w:tcPr>
          <w:p w14:paraId="44167DE5"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Verify Document</w:t>
            </w:r>
          </w:p>
        </w:tc>
        <w:tc>
          <w:tcPr>
            <w:tcW w:w="3659" w:type="dxa"/>
            <w:tcBorders>
              <w:top w:val="nil"/>
              <w:left w:val="nil"/>
              <w:bottom w:val="single" w:sz="4" w:space="0" w:color="auto"/>
              <w:right w:val="single" w:sz="4" w:space="0" w:color="auto"/>
            </w:tcBorders>
            <w:shd w:val="clear" w:color="000000" w:fill="FFFFFF"/>
            <w:vAlign w:val="bottom"/>
            <w:hideMark/>
          </w:tcPr>
          <w:p w14:paraId="2DE88D5D"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 </w:t>
            </w:r>
          </w:p>
        </w:tc>
      </w:tr>
      <w:tr w:rsidR="00F63FE3" w:rsidRPr="00F63FE3" w14:paraId="1DC12F48" w14:textId="77777777" w:rsidTr="006461A4">
        <w:trPr>
          <w:trHeight w:val="587"/>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5A37DEE3"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25</w:t>
            </w:r>
          </w:p>
        </w:tc>
        <w:tc>
          <w:tcPr>
            <w:tcW w:w="928" w:type="dxa"/>
            <w:tcBorders>
              <w:top w:val="nil"/>
              <w:left w:val="nil"/>
              <w:bottom w:val="single" w:sz="4" w:space="0" w:color="auto"/>
              <w:right w:val="single" w:sz="4" w:space="0" w:color="auto"/>
            </w:tcBorders>
            <w:shd w:val="clear" w:color="000000" w:fill="FFFFFF"/>
            <w:vAlign w:val="bottom"/>
            <w:hideMark/>
          </w:tcPr>
          <w:p w14:paraId="2C6E7DB6"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5</w:t>
            </w:r>
          </w:p>
        </w:tc>
        <w:tc>
          <w:tcPr>
            <w:tcW w:w="2681" w:type="dxa"/>
            <w:tcBorders>
              <w:top w:val="nil"/>
              <w:left w:val="nil"/>
              <w:bottom w:val="single" w:sz="4" w:space="0" w:color="auto"/>
              <w:right w:val="single" w:sz="4" w:space="0" w:color="auto"/>
            </w:tcBorders>
            <w:shd w:val="clear" w:color="000000" w:fill="FFFFFF"/>
            <w:vAlign w:val="bottom"/>
            <w:hideMark/>
          </w:tcPr>
          <w:p w14:paraId="25D98164"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Power of attorney Authentication Module</w:t>
            </w:r>
          </w:p>
        </w:tc>
        <w:tc>
          <w:tcPr>
            <w:tcW w:w="3659" w:type="dxa"/>
            <w:tcBorders>
              <w:top w:val="nil"/>
              <w:left w:val="nil"/>
              <w:bottom w:val="single" w:sz="4" w:space="0" w:color="auto"/>
              <w:right w:val="single" w:sz="4" w:space="0" w:color="auto"/>
            </w:tcBorders>
            <w:shd w:val="clear" w:color="000000" w:fill="FFFFFF"/>
            <w:vAlign w:val="bottom"/>
            <w:hideMark/>
          </w:tcPr>
          <w:p w14:paraId="24459DBD"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p>
        </w:tc>
      </w:tr>
      <w:tr w:rsidR="00F63FE3" w:rsidRPr="00F63FE3" w14:paraId="305CD6BC"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173FABE9"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26</w:t>
            </w:r>
          </w:p>
        </w:tc>
        <w:tc>
          <w:tcPr>
            <w:tcW w:w="928" w:type="dxa"/>
            <w:tcBorders>
              <w:top w:val="nil"/>
              <w:left w:val="nil"/>
              <w:bottom w:val="single" w:sz="4" w:space="0" w:color="auto"/>
              <w:right w:val="single" w:sz="4" w:space="0" w:color="auto"/>
            </w:tcBorders>
            <w:shd w:val="clear" w:color="000000" w:fill="FFFFFF"/>
            <w:vAlign w:val="bottom"/>
            <w:hideMark/>
          </w:tcPr>
          <w:p w14:paraId="00B2B974"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6</w:t>
            </w:r>
          </w:p>
        </w:tc>
        <w:tc>
          <w:tcPr>
            <w:tcW w:w="2681" w:type="dxa"/>
            <w:tcBorders>
              <w:top w:val="nil"/>
              <w:left w:val="nil"/>
              <w:bottom w:val="single" w:sz="4" w:space="0" w:color="auto"/>
              <w:right w:val="single" w:sz="4" w:space="0" w:color="auto"/>
            </w:tcBorders>
            <w:shd w:val="clear" w:color="000000" w:fill="FFFFFF"/>
            <w:vAlign w:val="bottom"/>
            <w:hideMark/>
          </w:tcPr>
          <w:p w14:paraId="63814645"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Refund Module</w:t>
            </w:r>
          </w:p>
        </w:tc>
        <w:tc>
          <w:tcPr>
            <w:tcW w:w="3659" w:type="dxa"/>
            <w:tcBorders>
              <w:top w:val="nil"/>
              <w:left w:val="nil"/>
              <w:bottom w:val="single" w:sz="4" w:space="0" w:color="auto"/>
              <w:right w:val="single" w:sz="4" w:space="0" w:color="auto"/>
            </w:tcBorders>
            <w:shd w:val="clear" w:color="000000" w:fill="FFFFFF"/>
            <w:vAlign w:val="bottom"/>
            <w:hideMark/>
          </w:tcPr>
          <w:p w14:paraId="7171A892"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 </w:t>
            </w:r>
          </w:p>
        </w:tc>
      </w:tr>
      <w:tr w:rsidR="00F63FE3" w:rsidRPr="00F63FE3" w14:paraId="26AFB14C"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74A6C123"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27</w:t>
            </w:r>
          </w:p>
        </w:tc>
        <w:tc>
          <w:tcPr>
            <w:tcW w:w="928" w:type="dxa"/>
            <w:tcBorders>
              <w:top w:val="nil"/>
              <w:left w:val="nil"/>
              <w:bottom w:val="single" w:sz="4" w:space="0" w:color="auto"/>
              <w:right w:val="single" w:sz="4" w:space="0" w:color="auto"/>
            </w:tcBorders>
            <w:shd w:val="clear" w:color="000000" w:fill="FFFFFF"/>
            <w:vAlign w:val="bottom"/>
            <w:hideMark/>
          </w:tcPr>
          <w:p w14:paraId="3C4C498F"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7.1</w:t>
            </w:r>
          </w:p>
        </w:tc>
        <w:tc>
          <w:tcPr>
            <w:tcW w:w="2681"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5AED7E0"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Marriage</w:t>
            </w:r>
          </w:p>
        </w:tc>
        <w:tc>
          <w:tcPr>
            <w:tcW w:w="3659" w:type="dxa"/>
            <w:tcBorders>
              <w:top w:val="nil"/>
              <w:left w:val="nil"/>
              <w:bottom w:val="single" w:sz="4" w:space="0" w:color="auto"/>
              <w:right w:val="single" w:sz="4" w:space="0" w:color="auto"/>
            </w:tcBorders>
            <w:shd w:val="clear" w:color="000000" w:fill="FFFFFF"/>
            <w:vAlign w:val="bottom"/>
            <w:hideMark/>
          </w:tcPr>
          <w:p w14:paraId="2F9C9FEA"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Hindu Marriage</w:t>
            </w:r>
          </w:p>
        </w:tc>
      </w:tr>
      <w:tr w:rsidR="00F63FE3" w:rsidRPr="00F63FE3" w14:paraId="76894898"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3D31698E"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28</w:t>
            </w:r>
          </w:p>
        </w:tc>
        <w:tc>
          <w:tcPr>
            <w:tcW w:w="928" w:type="dxa"/>
            <w:tcBorders>
              <w:top w:val="nil"/>
              <w:left w:val="nil"/>
              <w:bottom w:val="single" w:sz="4" w:space="0" w:color="auto"/>
              <w:right w:val="single" w:sz="4" w:space="0" w:color="auto"/>
            </w:tcBorders>
            <w:shd w:val="clear" w:color="000000" w:fill="FFFFFF"/>
            <w:vAlign w:val="bottom"/>
            <w:hideMark/>
          </w:tcPr>
          <w:p w14:paraId="2BAB483A"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7.2</w:t>
            </w:r>
          </w:p>
        </w:tc>
        <w:tc>
          <w:tcPr>
            <w:tcW w:w="2681" w:type="dxa"/>
            <w:vMerge/>
            <w:tcBorders>
              <w:top w:val="nil"/>
              <w:left w:val="single" w:sz="4" w:space="0" w:color="auto"/>
              <w:bottom w:val="single" w:sz="4" w:space="0" w:color="000000"/>
              <w:right w:val="single" w:sz="4" w:space="0" w:color="auto"/>
            </w:tcBorders>
            <w:vAlign w:val="center"/>
            <w:hideMark/>
          </w:tcPr>
          <w:p w14:paraId="64FE922A"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153A3ED6"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Special Marriage</w:t>
            </w:r>
          </w:p>
        </w:tc>
      </w:tr>
      <w:tr w:rsidR="00F63FE3" w:rsidRPr="00F63FE3" w14:paraId="6314E253" w14:textId="77777777" w:rsidTr="00F3500E">
        <w:trPr>
          <w:trHeight w:val="121"/>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0BB2D98C"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29</w:t>
            </w:r>
          </w:p>
        </w:tc>
        <w:tc>
          <w:tcPr>
            <w:tcW w:w="928" w:type="dxa"/>
            <w:tcBorders>
              <w:top w:val="nil"/>
              <w:left w:val="nil"/>
              <w:bottom w:val="single" w:sz="4" w:space="0" w:color="auto"/>
              <w:right w:val="single" w:sz="4" w:space="0" w:color="auto"/>
            </w:tcBorders>
            <w:shd w:val="clear" w:color="000000" w:fill="FFFFFF"/>
            <w:vAlign w:val="bottom"/>
            <w:hideMark/>
          </w:tcPr>
          <w:p w14:paraId="675079BE"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7.3</w:t>
            </w:r>
          </w:p>
        </w:tc>
        <w:tc>
          <w:tcPr>
            <w:tcW w:w="2681" w:type="dxa"/>
            <w:vMerge/>
            <w:tcBorders>
              <w:top w:val="nil"/>
              <w:left w:val="single" w:sz="4" w:space="0" w:color="auto"/>
              <w:bottom w:val="single" w:sz="4" w:space="0" w:color="000000"/>
              <w:right w:val="single" w:sz="4" w:space="0" w:color="auto"/>
            </w:tcBorders>
            <w:vAlign w:val="center"/>
            <w:hideMark/>
          </w:tcPr>
          <w:p w14:paraId="155B5C78"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6CF73764"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Special Marriage in Other forms</w:t>
            </w:r>
          </w:p>
        </w:tc>
      </w:tr>
      <w:tr w:rsidR="00F63FE3" w:rsidRPr="00F63FE3" w14:paraId="3AF10764" w14:textId="77777777" w:rsidTr="006461A4">
        <w:trPr>
          <w:trHeight w:val="247"/>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333B72AE"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30</w:t>
            </w:r>
          </w:p>
        </w:tc>
        <w:tc>
          <w:tcPr>
            <w:tcW w:w="928" w:type="dxa"/>
            <w:tcBorders>
              <w:top w:val="nil"/>
              <w:left w:val="nil"/>
              <w:bottom w:val="single" w:sz="4" w:space="0" w:color="auto"/>
              <w:right w:val="single" w:sz="4" w:space="0" w:color="auto"/>
            </w:tcBorders>
            <w:shd w:val="clear" w:color="000000" w:fill="FFFFFF"/>
            <w:vAlign w:val="bottom"/>
            <w:hideMark/>
          </w:tcPr>
          <w:p w14:paraId="0AAB3F9A"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8</w:t>
            </w:r>
          </w:p>
        </w:tc>
        <w:tc>
          <w:tcPr>
            <w:tcW w:w="2681" w:type="dxa"/>
            <w:tcBorders>
              <w:top w:val="nil"/>
              <w:left w:val="nil"/>
              <w:bottom w:val="single" w:sz="4" w:space="0" w:color="auto"/>
              <w:right w:val="single" w:sz="4" w:space="0" w:color="auto"/>
            </w:tcBorders>
            <w:shd w:val="clear" w:color="000000" w:fill="FFFFFF"/>
            <w:vAlign w:val="bottom"/>
            <w:hideMark/>
          </w:tcPr>
          <w:p w14:paraId="66B3A7DF" w14:textId="77777777" w:rsidR="00F63FE3" w:rsidRPr="003C4EF0" w:rsidRDefault="00EA5F18"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Legacy</w:t>
            </w:r>
            <w:r w:rsidR="00F63FE3" w:rsidRPr="003C4EF0">
              <w:rPr>
                <w:rFonts w:ascii="Times New Roman" w:eastAsia="Times New Roman" w:hAnsi="Times New Roman" w:cs="Times New Roman"/>
                <w:color w:val="000000"/>
                <w:sz w:val="18"/>
                <w:szCs w:val="20"/>
                <w:lang w:eastAsia="en-IN"/>
              </w:rPr>
              <w:t xml:space="preserve"> record digitisation</w:t>
            </w:r>
          </w:p>
        </w:tc>
        <w:tc>
          <w:tcPr>
            <w:tcW w:w="3659" w:type="dxa"/>
            <w:tcBorders>
              <w:top w:val="nil"/>
              <w:left w:val="nil"/>
              <w:bottom w:val="single" w:sz="4" w:space="0" w:color="auto"/>
              <w:right w:val="single" w:sz="4" w:space="0" w:color="auto"/>
            </w:tcBorders>
            <w:shd w:val="clear" w:color="000000" w:fill="FFFFFF"/>
            <w:vAlign w:val="bottom"/>
            <w:hideMark/>
          </w:tcPr>
          <w:p w14:paraId="153C074E"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 </w:t>
            </w:r>
          </w:p>
        </w:tc>
      </w:tr>
      <w:tr w:rsidR="00F63FE3" w:rsidRPr="00F63FE3" w14:paraId="422F84E1"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4BB548D1"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31</w:t>
            </w:r>
          </w:p>
        </w:tc>
        <w:tc>
          <w:tcPr>
            <w:tcW w:w="928" w:type="dxa"/>
            <w:tcBorders>
              <w:top w:val="nil"/>
              <w:left w:val="nil"/>
              <w:bottom w:val="single" w:sz="4" w:space="0" w:color="auto"/>
              <w:right w:val="single" w:sz="4" w:space="0" w:color="auto"/>
            </w:tcBorders>
            <w:shd w:val="clear" w:color="000000" w:fill="FFFFFF"/>
            <w:vAlign w:val="bottom"/>
            <w:hideMark/>
          </w:tcPr>
          <w:p w14:paraId="04B74A54"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9</w:t>
            </w:r>
          </w:p>
        </w:tc>
        <w:tc>
          <w:tcPr>
            <w:tcW w:w="2681" w:type="dxa"/>
            <w:tcBorders>
              <w:top w:val="nil"/>
              <w:left w:val="nil"/>
              <w:bottom w:val="single" w:sz="4" w:space="0" w:color="auto"/>
              <w:right w:val="single" w:sz="4" w:space="0" w:color="auto"/>
            </w:tcBorders>
            <w:shd w:val="clear" w:color="000000" w:fill="FFFFFF"/>
            <w:vAlign w:val="bottom"/>
            <w:hideMark/>
          </w:tcPr>
          <w:p w14:paraId="06AB282D"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Audit</w:t>
            </w:r>
          </w:p>
        </w:tc>
        <w:tc>
          <w:tcPr>
            <w:tcW w:w="3659" w:type="dxa"/>
            <w:tcBorders>
              <w:top w:val="nil"/>
              <w:left w:val="nil"/>
              <w:bottom w:val="single" w:sz="4" w:space="0" w:color="auto"/>
              <w:right w:val="single" w:sz="4" w:space="0" w:color="auto"/>
            </w:tcBorders>
            <w:shd w:val="clear" w:color="000000" w:fill="FFFFFF"/>
            <w:vAlign w:val="bottom"/>
            <w:hideMark/>
          </w:tcPr>
          <w:p w14:paraId="6F30E78A"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 </w:t>
            </w:r>
          </w:p>
        </w:tc>
      </w:tr>
      <w:tr w:rsidR="00F63FE3" w:rsidRPr="00F63FE3" w14:paraId="7EB346C5"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34098D5F"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32</w:t>
            </w:r>
          </w:p>
        </w:tc>
        <w:tc>
          <w:tcPr>
            <w:tcW w:w="928" w:type="dxa"/>
            <w:tcBorders>
              <w:top w:val="nil"/>
              <w:left w:val="nil"/>
              <w:bottom w:val="single" w:sz="4" w:space="0" w:color="auto"/>
              <w:right w:val="single" w:sz="4" w:space="0" w:color="auto"/>
            </w:tcBorders>
            <w:shd w:val="clear" w:color="000000" w:fill="FFFFFF"/>
            <w:vAlign w:val="bottom"/>
            <w:hideMark/>
          </w:tcPr>
          <w:p w14:paraId="6D8142FC"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10</w:t>
            </w:r>
          </w:p>
        </w:tc>
        <w:tc>
          <w:tcPr>
            <w:tcW w:w="2681" w:type="dxa"/>
            <w:tcBorders>
              <w:top w:val="nil"/>
              <w:left w:val="nil"/>
              <w:bottom w:val="single" w:sz="4" w:space="0" w:color="auto"/>
              <w:right w:val="single" w:sz="4" w:space="0" w:color="auto"/>
            </w:tcBorders>
            <w:shd w:val="clear" w:color="000000" w:fill="FFFFFF"/>
            <w:vAlign w:val="bottom"/>
            <w:hideMark/>
          </w:tcPr>
          <w:p w14:paraId="12F3B6B6"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Accounts</w:t>
            </w:r>
          </w:p>
        </w:tc>
        <w:tc>
          <w:tcPr>
            <w:tcW w:w="3659" w:type="dxa"/>
            <w:tcBorders>
              <w:top w:val="nil"/>
              <w:left w:val="nil"/>
              <w:bottom w:val="single" w:sz="4" w:space="0" w:color="auto"/>
              <w:right w:val="single" w:sz="4" w:space="0" w:color="auto"/>
            </w:tcBorders>
            <w:shd w:val="clear" w:color="000000" w:fill="FFFFFF"/>
            <w:vAlign w:val="bottom"/>
            <w:hideMark/>
          </w:tcPr>
          <w:p w14:paraId="2AB50CA8"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 </w:t>
            </w:r>
          </w:p>
        </w:tc>
      </w:tr>
      <w:tr w:rsidR="00F63FE3" w:rsidRPr="00F63FE3" w14:paraId="2E1C8FBE"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3EAEE72E"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33</w:t>
            </w:r>
          </w:p>
        </w:tc>
        <w:tc>
          <w:tcPr>
            <w:tcW w:w="928" w:type="dxa"/>
            <w:tcBorders>
              <w:top w:val="nil"/>
              <w:left w:val="nil"/>
              <w:bottom w:val="single" w:sz="4" w:space="0" w:color="auto"/>
              <w:right w:val="single" w:sz="4" w:space="0" w:color="auto"/>
            </w:tcBorders>
            <w:shd w:val="clear" w:color="000000" w:fill="FFFFFF"/>
            <w:vAlign w:val="bottom"/>
            <w:hideMark/>
          </w:tcPr>
          <w:p w14:paraId="56E7B40A"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11.1</w:t>
            </w:r>
          </w:p>
        </w:tc>
        <w:tc>
          <w:tcPr>
            <w:tcW w:w="2681"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1F2C5CB"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MIS</w:t>
            </w:r>
          </w:p>
        </w:tc>
        <w:tc>
          <w:tcPr>
            <w:tcW w:w="3659" w:type="dxa"/>
            <w:tcBorders>
              <w:top w:val="nil"/>
              <w:left w:val="nil"/>
              <w:bottom w:val="single" w:sz="4" w:space="0" w:color="auto"/>
              <w:right w:val="single" w:sz="4" w:space="0" w:color="auto"/>
            </w:tcBorders>
            <w:shd w:val="clear" w:color="000000" w:fill="FFFFFF"/>
            <w:vAlign w:val="bottom"/>
            <w:hideMark/>
          </w:tcPr>
          <w:p w14:paraId="299AAE47" w14:textId="77777777" w:rsidR="00F63FE3" w:rsidRPr="003C4EF0" w:rsidRDefault="00EA5F18"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Statutory</w:t>
            </w:r>
            <w:r w:rsidR="00F63FE3" w:rsidRPr="003C4EF0">
              <w:rPr>
                <w:rFonts w:ascii="Times New Roman" w:eastAsia="Times New Roman" w:hAnsi="Times New Roman" w:cs="Times New Roman"/>
                <w:color w:val="000000"/>
                <w:sz w:val="18"/>
                <w:szCs w:val="20"/>
                <w:lang w:eastAsia="en-IN"/>
              </w:rPr>
              <w:t xml:space="preserve"> (44)</w:t>
            </w:r>
          </w:p>
        </w:tc>
      </w:tr>
      <w:tr w:rsidR="00F63FE3" w:rsidRPr="00F63FE3" w14:paraId="649E09CB"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18C33D79"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34</w:t>
            </w:r>
          </w:p>
        </w:tc>
        <w:tc>
          <w:tcPr>
            <w:tcW w:w="928" w:type="dxa"/>
            <w:tcBorders>
              <w:top w:val="nil"/>
              <w:left w:val="nil"/>
              <w:bottom w:val="single" w:sz="4" w:space="0" w:color="auto"/>
              <w:right w:val="single" w:sz="4" w:space="0" w:color="auto"/>
            </w:tcBorders>
            <w:shd w:val="clear" w:color="000000" w:fill="FFFFFF"/>
            <w:vAlign w:val="bottom"/>
            <w:hideMark/>
          </w:tcPr>
          <w:p w14:paraId="151A0F72"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11.2</w:t>
            </w:r>
          </w:p>
        </w:tc>
        <w:tc>
          <w:tcPr>
            <w:tcW w:w="2681" w:type="dxa"/>
            <w:vMerge/>
            <w:tcBorders>
              <w:top w:val="nil"/>
              <w:left w:val="single" w:sz="4" w:space="0" w:color="auto"/>
              <w:bottom w:val="single" w:sz="4" w:space="0" w:color="000000"/>
              <w:right w:val="single" w:sz="4" w:space="0" w:color="auto"/>
            </w:tcBorders>
            <w:vAlign w:val="center"/>
            <w:hideMark/>
          </w:tcPr>
          <w:p w14:paraId="23CF3CA4"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60562A34" w14:textId="77777777" w:rsidR="00F63FE3" w:rsidRPr="003C4EF0" w:rsidRDefault="00EA5F18"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Statistical</w:t>
            </w:r>
            <w:r w:rsidR="00F63FE3" w:rsidRPr="003C4EF0">
              <w:rPr>
                <w:rFonts w:ascii="Times New Roman" w:eastAsia="Times New Roman" w:hAnsi="Times New Roman" w:cs="Times New Roman"/>
                <w:color w:val="000000"/>
                <w:sz w:val="18"/>
                <w:szCs w:val="20"/>
                <w:lang w:eastAsia="en-IN"/>
              </w:rPr>
              <w:t xml:space="preserve"> (54)</w:t>
            </w:r>
          </w:p>
        </w:tc>
      </w:tr>
      <w:tr w:rsidR="00F63FE3" w:rsidRPr="00F63FE3" w14:paraId="22083458"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1DEAA915"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35</w:t>
            </w:r>
          </w:p>
        </w:tc>
        <w:tc>
          <w:tcPr>
            <w:tcW w:w="928" w:type="dxa"/>
            <w:tcBorders>
              <w:top w:val="nil"/>
              <w:left w:val="nil"/>
              <w:bottom w:val="single" w:sz="4" w:space="0" w:color="auto"/>
              <w:right w:val="single" w:sz="4" w:space="0" w:color="auto"/>
            </w:tcBorders>
            <w:shd w:val="clear" w:color="000000" w:fill="FFFFFF"/>
            <w:vAlign w:val="bottom"/>
            <w:hideMark/>
          </w:tcPr>
          <w:p w14:paraId="4E655987"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11.3</w:t>
            </w:r>
          </w:p>
        </w:tc>
        <w:tc>
          <w:tcPr>
            <w:tcW w:w="2681" w:type="dxa"/>
            <w:vMerge/>
            <w:tcBorders>
              <w:top w:val="nil"/>
              <w:left w:val="single" w:sz="4" w:space="0" w:color="auto"/>
              <w:bottom w:val="single" w:sz="4" w:space="0" w:color="000000"/>
              <w:right w:val="single" w:sz="4" w:space="0" w:color="auto"/>
            </w:tcBorders>
            <w:vAlign w:val="center"/>
            <w:hideMark/>
          </w:tcPr>
          <w:p w14:paraId="21287426"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27FCA30F"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Integration (15)</w:t>
            </w:r>
          </w:p>
        </w:tc>
      </w:tr>
      <w:tr w:rsidR="00F63FE3" w:rsidRPr="00F63FE3" w14:paraId="59512569"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FCCC8CB"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36</w:t>
            </w:r>
          </w:p>
        </w:tc>
        <w:tc>
          <w:tcPr>
            <w:tcW w:w="928" w:type="dxa"/>
            <w:tcBorders>
              <w:top w:val="nil"/>
              <w:left w:val="nil"/>
              <w:bottom w:val="single" w:sz="4" w:space="0" w:color="auto"/>
              <w:right w:val="single" w:sz="4" w:space="0" w:color="auto"/>
            </w:tcBorders>
            <w:shd w:val="clear" w:color="000000" w:fill="FFFFFF"/>
            <w:vAlign w:val="bottom"/>
            <w:hideMark/>
          </w:tcPr>
          <w:p w14:paraId="5E3FEFC2"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11.4</w:t>
            </w:r>
          </w:p>
        </w:tc>
        <w:tc>
          <w:tcPr>
            <w:tcW w:w="2681" w:type="dxa"/>
            <w:vMerge/>
            <w:tcBorders>
              <w:top w:val="nil"/>
              <w:left w:val="single" w:sz="4" w:space="0" w:color="auto"/>
              <w:bottom w:val="single" w:sz="4" w:space="0" w:color="000000"/>
              <w:right w:val="single" w:sz="4" w:space="0" w:color="auto"/>
            </w:tcBorders>
            <w:vAlign w:val="center"/>
            <w:hideMark/>
          </w:tcPr>
          <w:p w14:paraId="55DDC16A"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3751D47A"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 xml:space="preserve">Computer </w:t>
            </w:r>
            <w:r w:rsidR="00EA5F18" w:rsidRPr="003C4EF0">
              <w:rPr>
                <w:rFonts w:ascii="Times New Roman" w:eastAsia="Times New Roman" w:hAnsi="Times New Roman" w:cs="Times New Roman"/>
                <w:color w:val="000000"/>
                <w:sz w:val="18"/>
                <w:szCs w:val="20"/>
                <w:lang w:eastAsia="en-IN"/>
              </w:rPr>
              <w:t>related</w:t>
            </w:r>
            <w:r w:rsidRPr="003C4EF0">
              <w:rPr>
                <w:rFonts w:ascii="Times New Roman" w:eastAsia="Times New Roman" w:hAnsi="Times New Roman" w:cs="Times New Roman"/>
                <w:color w:val="000000"/>
                <w:sz w:val="18"/>
                <w:szCs w:val="20"/>
                <w:lang w:eastAsia="en-IN"/>
              </w:rPr>
              <w:t xml:space="preserve"> (4)</w:t>
            </w:r>
          </w:p>
        </w:tc>
      </w:tr>
      <w:tr w:rsidR="00F63FE3" w:rsidRPr="00F63FE3" w14:paraId="2A61C7E6"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191505DD"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37</w:t>
            </w:r>
          </w:p>
        </w:tc>
        <w:tc>
          <w:tcPr>
            <w:tcW w:w="928" w:type="dxa"/>
            <w:tcBorders>
              <w:top w:val="nil"/>
              <w:left w:val="nil"/>
              <w:bottom w:val="single" w:sz="4" w:space="0" w:color="auto"/>
              <w:right w:val="single" w:sz="4" w:space="0" w:color="auto"/>
            </w:tcBorders>
            <w:shd w:val="clear" w:color="000000" w:fill="FFFFFF"/>
            <w:vAlign w:val="bottom"/>
            <w:hideMark/>
          </w:tcPr>
          <w:p w14:paraId="568EA528"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11.5</w:t>
            </w:r>
          </w:p>
        </w:tc>
        <w:tc>
          <w:tcPr>
            <w:tcW w:w="2681" w:type="dxa"/>
            <w:vMerge/>
            <w:tcBorders>
              <w:top w:val="nil"/>
              <w:left w:val="single" w:sz="4" w:space="0" w:color="auto"/>
              <w:bottom w:val="single" w:sz="4" w:space="0" w:color="000000"/>
              <w:right w:val="single" w:sz="4" w:space="0" w:color="auto"/>
            </w:tcBorders>
            <w:vAlign w:val="center"/>
            <w:hideMark/>
          </w:tcPr>
          <w:p w14:paraId="3962E060"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21468B7C" w14:textId="77777777" w:rsidR="00F63FE3" w:rsidRPr="003C4EF0" w:rsidRDefault="00EA5F18"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Reconciliation</w:t>
            </w:r>
            <w:r w:rsidR="00F63FE3" w:rsidRPr="003C4EF0">
              <w:rPr>
                <w:rFonts w:ascii="Times New Roman" w:eastAsia="Times New Roman" w:hAnsi="Times New Roman" w:cs="Times New Roman"/>
                <w:color w:val="000000"/>
                <w:sz w:val="18"/>
                <w:szCs w:val="20"/>
                <w:lang w:eastAsia="en-IN"/>
              </w:rPr>
              <w:t xml:space="preserve"> (5)</w:t>
            </w:r>
          </w:p>
        </w:tc>
      </w:tr>
      <w:tr w:rsidR="00F63FE3" w:rsidRPr="00F63FE3" w14:paraId="757E4276"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043E90B5"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38</w:t>
            </w:r>
          </w:p>
        </w:tc>
        <w:tc>
          <w:tcPr>
            <w:tcW w:w="928" w:type="dxa"/>
            <w:tcBorders>
              <w:top w:val="nil"/>
              <w:left w:val="nil"/>
              <w:bottom w:val="single" w:sz="4" w:space="0" w:color="auto"/>
              <w:right w:val="single" w:sz="4" w:space="0" w:color="auto"/>
            </w:tcBorders>
            <w:shd w:val="clear" w:color="000000" w:fill="FFFFFF"/>
            <w:vAlign w:val="bottom"/>
            <w:hideMark/>
          </w:tcPr>
          <w:p w14:paraId="6F423489"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11.6</w:t>
            </w:r>
          </w:p>
        </w:tc>
        <w:tc>
          <w:tcPr>
            <w:tcW w:w="2681" w:type="dxa"/>
            <w:vMerge/>
            <w:tcBorders>
              <w:top w:val="nil"/>
              <w:left w:val="single" w:sz="4" w:space="0" w:color="auto"/>
              <w:bottom w:val="single" w:sz="4" w:space="0" w:color="000000"/>
              <w:right w:val="single" w:sz="4" w:space="0" w:color="auto"/>
            </w:tcBorders>
            <w:vAlign w:val="center"/>
            <w:hideMark/>
          </w:tcPr>
          <w:p w14:paraId="59E6623B"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76535203"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HR (5)</w:t>
            </w:r>
          </w:p>
        </w:tc>
      </w:tr>
      <w:tr w:rsidR="00F63FE3" w:rsidRPr="00F63FE3" w14:paraId="13142030"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07C88F00"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39</w:t>
            </w:r>
          </w:p>
        </w:tc>
        <w:tc>
          <w:tcPr>
            <w:tcW w:w="928" w:type="dxa"/>
            <w:tcBorders>
              <w:top w:val="nil"/>
              <w:left w:val="nil"/>
              <w:bottom w:val="single" w:sz="4" w:space="0" w:color="auto"/>
              <w:right w:val="single" w:sz="4" w:space="0" w:color="auto"/>
            </w:tcBorders>
            <w:shd w:val="clear" w:color="000000" w:fill="FFFFFF"/>
            <w:vAlign w:val="bottom"/>
            <w:hideMark/>
          </w:tcPr>
          <w:p w14:paraId="3422964B"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12.1</w:t>
            </w:r>
          </w:p>
        </w:tc>
        <w:tc>
          <w:tcPr>
            <w:tcW w:w="2681"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DEC83EE"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DRO</w:t>
            </w:r>
          </w:p>
        </w:tc>
        <w:tc>
          <w:tcPr>
            <w:tcW w:w="3659" w:type="dxa"/>
            <w:tcBorders>
              <w:top w:val="nil"/>
              <w:left w:val="nil"/>
              <w:bottom w:val="single" w:sz="4" w:space="0" w:color="auto"/>
              <w:right w:val="single" w:sz="4" w:space="0" w:color="auto"/>
            </w:tcBorders>
            <w:shd w:val="clear" w:color="000000" w:fill="FFFFFF"/>
            <w:vAlign w:val="bottom"/>
            <w:hideMark/>
          </w:tcPr>
          <w:p w14:paraId="658DFC47"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Firm Registration</w:t>
            </w:r>
          </w:p>
        </w:tc>
      </w:tr>
      <w:tr w:rsidR="00F63FE3" w:rsidRPr="00F63FE3" w14:paraId="0C5482D3"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0623969A"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40</w:t>
            </w:r>
          </w:p>
        </w:tc>
        <w:tc>
          <w:tcPr>
            <w:tcW w:w="928" w:type="dxa"/>
            <w:tcBorders>
              <w:top w:val="nil"/>
              <w:left w:val="nil"/>
              <w:bottom w:val="single" w:sz="4" w:space="0" w:color="auto"/>
              <w:right w:val="single" w:sz="4" w:space="0" w:color="auto"/>
            </w:tcBorders>
            <w:shd w:val="clear" w:color="000000" w:fill="FFFFFF"/>
            <w:vAlign w:val="bottom"/>
            <w:hideMark/>
          </w:tcPr>
          <w:p w14:paraId="1E553829"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12.2</w:t>
            </w:r>
          </w:p>
        </w:tc>
        <w:tc>
          <w:tcPr>
            <w:tcW w:w="2681" w:type="dxa"/>
            <w:vMerge/>
            <w:tcBorders>
              <w:top w:val="nil"/>
              <w:left w:val="single" w:sz="4" w:space="0" w:color="auto"/>
              <w:bottom w:val="single" w:sz="4" w:space="0" w:color="000000"/>
              <w:right w:val="single" w:sz="4" w:space="0" w:color="auto"/>
            </w:tcBorders>
            <w:vAlign w:val="center"/>
            <w:hideMark/>
          </w:tcPr>
          <w:p w14:paraId="465848CC"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43ED9406"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Undervaluation</w:t>
            </w:r>
          </w:p>
        </w:tc>
      </w:tr>
      <w:tr w:rsidR="00F63FE3" w:rsidRPr="00F63FE3" w14:paraId="528FAB34"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12B878F"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41</w:t>
            </w:r>
          </w:p>
        </w:tc>
        <w:tc>
          <w:tcPr>
            <w:tcW w:w="928" w:type="dxa"/>
            <w:tcBorders>
              <w:top w:val="nil"/>
              <w:left w:val="nil"/>
              <w:bottom w:val="single" w:sz="4" w:space="0" w:color="auto"/>
              <w:right w:val="single" w:sz="4" w:space="0" w:color="auto"/>
            </w:tcBorders>
            <w:shd w:val="clear" w:color="000000" w:fill="FFFFFF"/>
            <w:vAlign w:val="bottom"/>
            <w:hideMark/>
          </w:tcPr>
          <w:p w14:paraId="1DFC478D"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12.3</w:t>
            </w:r>
          </w:p>
        </w:tc>
        <w:tc>
          <w:tcPr>
            <w:tcW w:w="2681" w:type="dxa"/>
            <w:vMerge/>
            <w:tcBorders>
              <w:top w:val="nil"/>
              <w:left w:val="single" w:sz="4" w:space="0" w:color="auto"/>
              <w:bottom w:val="single" w:sz="4" w:space="0" w:color="000000"/>
              <w:right w:val="single" w:sz="4" w:space="0" w:color="auto"/>
            </w:tcBorders>
            <w:vAlign w:val="center"/>
            <w:hideMark/>
          </w:tcPr>
          <w:p w14:paraId="7251B473"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4384A3E0"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Deposit of will</w:t>
            </w:r>
          </w:p>
        </w:tc>
      </w:tr>
      <w:tr w:rsidR="00F63FE3" w:rsidRPr="00F63FE3" w14:paraId="5E102C88"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6CA7DA21"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42</w:t>
            </w:r>
          </w:p>
        </w:tc>
        <w:tc>
          <w:tcPr>
            <w:tcW w:w="928" w:type="dxa"/>
            <w:tcBorders>
              <w:top w:val="nil"/>
              <w:left w:val="nil"/>
              <w:bottom w:val="single" w:sz="4" w:space="0" w:color="auto"/>
              <w:right w:val="single" w:sz="4" w:space="0" w:color="auto"/>
            </w:tcBorders>
            <w:shd w:val="clear" w:color="000000" w:fill="FFFFFF"/>
            <w:vAlign w:val="bottom"/>
            <w:hideMark/>
          </w:tcPr>
          <w:p w14:paraId="7E6827EF"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12.4</w:t>
            </w:r>
          </w:p>
        </w:tc>
        <w:tc>
          <w:tcPr>
            <w:tcW w:w="2681" w:type="dxa"/>
            <w:vMerge/>
            <w:tcBorders>
              <w:top w:val="nil"/>
              <w:left w:val="single" w:sz="4" w:space="0" w:color="auto"/>
              <w:bottom w:val="single" w:sz="4" w:space="0" w:color="000000"/>
              <w:right w:val="single" w:sz="4" w:space="0" w:color="auto"/>
            </w:tcBorders>
            <w:vAlign w:val="center"/>
            <w:hideMark/>
          </w:tcPr>
          <w:p w14:paraId="7CD0F714"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77A3B2D2"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Adjudication of documents</w:t>
            </w:r>
          </w:p>
        </w:tc>
      </w:tr>
      <w:tr w:rsidR="00F63FE3" w:rsidRPr="00F63FE3" w14:paraId="276C487D"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D893C31"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43</w:t>
            </w:r>
          </w:p>
        </w:tc>
        <w:tc>
          <w:tcPr>
            <w:tcW w:w="928" w:type="dxa"/>
            <w:tcBorders>
              <w:top w:val="nil"/>
              <w:left w:val="nil"/>
              <w:bottom w:val="single" w:sz="4" w:space="0" w:color="auto"/>
              <w:right w:val="single" w:sz="4" w:space="0" w:color="auto"/>
            </w:tcBorders>
            <w:shd w:val="clear" w:color="000000" w:fill="FFFFFF"/>
            <w:vAlign w:val="bottom"/>
            <w:hideMark/>
          </w:tcPr>
          <w:p w14:paraId="04D6F507"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13</w:t>
            </w:r>
          </w:p>
        </w:tc>
        <w:tc>
          <w:tcPr>
            <w:tcW w:w="2681" w:type="dxa"/>
            <w:tcBorders>
              <w:top w:val="nil"/>
              <w:left w:val="nil"/>
              <w:bottom w:val="single" w:sz="4" w:space="0" w:color="auto"/>
              <w:right w:val="single" w:sz="4" w:space="0" w:color="auto"/>
            </w:tcBorders>
            <w:shd w:val="clear" w:color="000000" w:fill="FFFFFF"/>
            <w:vAlign w:val="bottom"/>
            <w:hideMark/>
          </w:tcPr>
          <w:p w14:paraId="4582BD1F"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IGRO</w:t>
            </w:r>
          </w:p>
        </w:tc>
        <w:tc>
          <w:tcPr>
            <w:tcW w:w="3659" w:type="dxa"/>
            <w:tcBorders>
              <w:top w:val="nil"/>
              <w:left w:val="nil"/>
              <w:bottom w:val="single" w:sz="4" w:space="0" w:color="auto"/>
              <w:right w:val="single" w:sz="4" w:space="0" w:color="auto"/>
            </w:tcBorders>
            <w:shd w:val="clear" w:color="000000" w:fill="FFFFFF"/>
            <w:vAlign w:val="bottom"/>
            <w:hideMark/>
          </w:tcPr>
          <w:p w14:paraId="439E3537"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Appeal</w:t>
            </w:r>
          </w:p>
        </w:tc>
      </w:tr>
      <w:tr w:rsidR="00F63FE3" w:rsidRPr="00F63FE3" w14:paraId="79B3550E" w14:textId="77777777" w:rsidTr="006461A4">
        <w:trPr>
          <w:trHeight w:val="271"/>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00259E28"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44</w:t>
            </w:r>
          </w:p>
        </w:tc>
        <w:tc>
          <w:tcPr>
            <w:tcW w:w="928" w:type="dxa"/>
            <w:tcBorders>
              <w:top w:val="nil"/>
              <w:left w:val="nil"/>
              <w:bottom w:val="single" w:sz="4" w:space="0" w:color="auto"/>
              <w:right w:val="single" w:sz="4" w:space="0" w:color="auto"/>
            </w:tcBorders>
            <w:shd w:val="clear" w:color="000000" w:fill="FFFFFF"/>
            <w:vAlign w:val="bottom"/>
            <w:hideMark/>
          </w:tcPr>
          <w:p w14:paraId="3E312798"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14</w:t>
            </w:r>
          </w:p>
        </w:tc>
        <w:tc>
          <w:tcPr>
            <w:tcW w:w="2681" w:type="dxa"/>
            <w:tcBorders>
              <w:top w:val="nil"/>
              <w:left w:val="nil"/>
              <w:bottom w:val="single" w:sz="4" w:space="0" w:color="auto"/>
              <w:right w:val="single" w:sz="4" w:space="0" w:color="auto"/>
            </w:tcBorders>
            <w:shd w:val="clear" w:color="000000" w:fill="FFFFFF"/>
            <w:vAlign w:val="bottom"/>
            <w:hideMark/>
          </w:tcPr>
          <w:p w14:paraId="7EC8BB7F"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Master Data Management</w:t>
            </w:r>
          </w:p>
        </w:tc>
        <w:tc>
          <w:tcPr>
            <w:tcW w:w="3659" w:type="dxa"/>
            <w:tcBorders>
              <w:top w:val="nil"/>
              <w:left w:val="nil"/>
              <w:bottom w:val="single" w:sz="4" w:space="0" w:color="auto"/>
              <w:right w:val="single" w:sz="4" w:space="0" w:color="auto"/>
            </w:tcBorders>
            <w:shd w:val="clear" w:color="000000" w:fill="FFFFFF"/>
            <w:vAlign w:val="bottom"/>
            <w:hideMark/>
          </w:tcPr>
          <w:p w14:paraId="75CDF816"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 </w:t>
            </w:r>
          </w:p>
        </w:tc>
      </w:tr>
      <w:tr w:rsidR="00F63FE3" w:rsidRPr="00F63FE3" w14:paraId="698335A7"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6FD2FE08"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45</w:t>
            </w:r>
          </w:p>
        </w:tc>
        <w:tc>
          <w:tcPr>
            <w:tcW w:w="928" w:type="dxa"/>
            <w:tcBorders>
              <w:top w:val="nil"/>
              <w:left w:val="nil"/>
              <w:bottom w:val="single" w:sz="4" w:space="0" w:color="auto"/>
              <w:right w:val="single" w:sz="4" w:space="0" w:color="auto"/>
            </w:tcBorders>
            <w:shd w:val="clear" w:color="000000" w:fill="FFFFFF"/>
            <w:vAlign w:val="bottom"/>
            <w:hideMark/>
          </w:tcPr>
          <w:p w14:paraId="0C68742B"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15</w:t>
            </w:r>
          </w:p>
        </w:tc>
        <w:tc>
          <w:tcPr>
            <w:tcW w:w="2681" w:type="dxa"/>
            <w:tcBorders>
              <w:top w:val="nil"/>
              <w:left w:val="nil"/>
              <w:bottom w:val="single" w:sz="4" w:space="0" w:color="auto"/>
              <w:right w:val="single" w:sz="4" w:space="0" w:color="auto"/>
            </w:tcBorders>
            <w:shd w:val="clear" w:color="000000" w:fill="FFFFFF"/>
            <w:vAlign w:val="bottom"/>
            <w:hideMark/>
          </w:tcPr>
          <w:p w14:paraId="1E3D4175"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 xml:space="preserve">User </w:t>
            </w:r>
            <w:r w:rsidR="00EA5F18" w:rsidRPr="003C4EF0">
              <w:rPr>
                <w:rFonts w:ascii="Times New Roman" w:eastAsia="Times New Roman" w:hAnsi="Times New Roman" w:cs="Times New Roman"/>
                <w:color w:val="000000"/>
                <w:sz w:val="18"/>
                <w:szCs w:val="20"/>
                <w:lang w:eastAsia="en-IN"/>
              </w:rPr>
              <w:t>Management</w:t>
            </w:r>
          </w:p>
        </w:tc>
        <w:tc>
          <w:tcPr>
            <w:tcW w:w="3659" w:type="dxa"/>
            <w:tcBorders>
              <w:top w:val="nil"/>
              <w:left w:val="nil"/>
              <w:bottom w:val="single" w:sz="4" w:space="0" w:color="auto"/>
              <w:right w:val="single" w:sz="4" w:space="0" w:color="auto"/>
            </w:tcBorders>
            <w:shd w:val="clear" w:color="000000" w:fill="FFFFFF"/>
            <w:vAlign w:val="bottom"/>
            <w:hideMark/>
          </w:tcPr>
          <w:p w14:paraId="2F04E2F2"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 </w:t>
            </w:r>
          </w:p>
        </w:tc>
      </w:tr>
      <w:tr w:rsidR="00F63FE3" w:rsidRPr="00F63FE3" w14:paraId="63C6FD4C" w14:textId="77777777" w:rsidTr="006461A4">
        <w:trPr>
          <w:trHeight w:val="237"/>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69AE3C67"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46</w:t>
            </w:r>
          </w:p>
        </w:tc>
        <w:tc>
          <w:tcPr>
            <w:tcW w:w="928" w:type="dxa"/>
            <w:tcBorders>
              <w:top w:val="nil"/>
              <w:left w:val="nil"/>
              <w:bottom w:val="single" w:sz="4" w:space="0" w:color="auto"/>
              <w:right w:val="single" w:sz="4" w:space="0" w:color="auto"/>
            </w:tcBorders>
            <w:shd w:val="clear" w:color="000000" w:fill="FFFFFF"/>
            <w:vAlign w:val="bottom"/>
            <w:hideMark/>
          </w:tcPr>
          <w:p w14:paraId="5C503B78"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16</w:t>
            </w:r>
          </w:p>
        </w:tc>
        <w:tc>
          <w:tcPr>
            <w:tcW w:w="2681" w:type="dxa"/>
            <w:tcBorders>
              <w:top w:val="nil"/>
              <w:left w:val="nil"/>
              <w:bottom w:val="single" w:sz="4" w:space="0" w:color="auto"/>
              <w:right w:val="single" w:sz="4" w:space="0" w:color="auto"/>
            </w:tcBorders>
            <w:shd w:val="clear" w:color="000000" w:fill="FFFFFF"/>
            <w:vAlign w:val="bottom"/>
            <w:hideMark/>
          </w:tcPr>
          <w:p w14:paraId="0D0654B2"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Mobile application</w:t>
            </w:r>
          </w:p>
        </w:tc>
        <w:tc>
          <w:tcPr>
            <w:tcW w:w="3659" w:type="dxa"/>
            <w:tcBorders>
              <w:top w:val="nil"/>
              <w:left w:val="nil"/>
              <w:bottom w:val="single" w:sz="4" w:space="0" w:color="auto"/>
              <w:right w:val="single" w:sz="4" w:space="0" w:color="auto"/>
            </w:tcBorders>
            <w:shd w:val="clear" w:color="000000" w:fill="FFFFFF"/>
            <w:vAlign w:val="bottom"/>
            <w:hideMark/>
          </w:tcPr>
          <w:p w14:paraId="46EBEBEF"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 </w:t>
            </w:r>
          </w:p>
        </w:tc>
      </w:tr>
      <w:tr w:rsidR="00F63FE3" w:rsidRPr="00F63FE3" w14:paraId="795B9FD2" w14:textId="77777777" w:rsidTr="006461A4">
        <w:trPr>
          <w:trHeight w:val="255"/>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63F045C4"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47</w:t>
            </w:r>
          </w:p>
        </w:tc>
        <w:tc>
          <w:tcPr>
            <w:tcW w:w="928" w:type="dxa"/>
            <w:tcBorders>
              <w:top w:val="nil"/>
              <w:left w:val="nil"/>
              <w:bottom w:val="single" w:sz="4" w:space="0" w:color="auto"/>
              <w:right w:val="single" w:sz="4" w:space="0" w:color="auto"/>
            </w:tcBorders>
            <w:shd w:val="clear" w:color="000000" w:fill="FFFFFF"/>
            <w:vAlign w:val="bottom"/>
            <w:hideMark/>
          </w:tcPr>
          <w:p w14:paraId="13B16565"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17</w:t>
            </w:r>
          </w:p>
        </w:tc>
        <w:tc>
          <w:tcPr>
            <w:tcW w:w="2681" w:type="dxa"/>
            <w:tcBorders>
              <w:top w:val="nil"/>
              <w:left w:val="nil"/>
              <w:bottom w:val="single" w:sz="4" w:space="0" w:color="auto"/>
              <w:right w:val="single" w:sz="4" w:space="0" w:color="auto"/>
            </w:tcBorders>
            <w:shd w:val="clear" w:color="000000" w:fill="FFFFFF"/>
            <w:vAlign w:val="bottom"/>
            <w:hideMark/>
          </w:tcPr>
          <w:p w14:paraId="178B8A77"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Training Module</w:t>
            </w:r>
          </w:p>
        </w:tc>
        <w:tc>
          <w:tcPr>
            <w:tcW w:w="3659" w:type="dxa"/>
            <w:tcBorders>
              <w:top w:val="nil"/>
              <w:left w:val="nil"/>
              <w:bottom w:val="single" w:sz="4" w:space="0" w:color="auto"/>
              <w:right w:val="single" w:sz="4" w:space="0" w:color="auto"/>
            </w:tcBorders>
            <w:shd w:val="clear" w:color="000000" w:fill="FFFFFF"/>
            <w:vAlign w:val="bottom"/>
            <w:hideMark/>
          </w:tcPr>
          <w:p w14:paraId="5F4BC89A"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Master Trainer, Training Plan</w:t>
            </w:r>
          </w:p>
        </w:tc>
      </w:tr>
    </w:tbl>
    <w:p w14:paraId="4B0F405D" w14:textId="2AB5BB9F" w:rsidR="00F63FE3" w:rsidRDefault="00F63FE3" w:rsidP="00A84294"/>
    <w:p w14:paraId="0EBE3BC7" w14:textId="77777777" w:rsidR="0099658A" w:rsidRDefault="0099658A">
      <w:pPr>
        <w:rPr>
          <w:rFonts w:asciiTheme="majorHAnsi" w:eastAsiaTheme="majorEastAsia" w:hAnsiTheme="majorHAnsi" w:cstheme="majorBidi"/>
          <w:color w:val="2F5496" w:themeColor="accent1" w:themeShade="BF"/>
          <w:sz w:val="32"/>
          <w:szCs w:val="32"/>
        </w:rPr>
      </w:pPr>
    </w:p>
    <w:p w14:paraId="18EB87A0" w14:textId="44197468" w:rsidR="0051134D" w:rsidRDefault="0051134D" w:rsidP="00A84294">
      <w:r w:rsidRPr="00FF2FFF">
        <w:rPr>
          <w:rFonts w:asciiTheme="majorHAnsi" w:eastAsiaTheme="majorEastAsia" w:hAnsiTheme="majorHAnsi" w:cstheme="majorBidi"/>
          <w:color w:val="2F5496" w:themeColor="accent1" w:themeShade="BF"/>
          <w:sz w:val="32"/>
          <w:szCs w:val="32"/>
        </w:rPr>
        <w:t>Sample Endorsement</w:t>
      </w:r>
      <w:r>
        <w:t>:</w:t>
      </w:r>
    </w:p>
    <w:p w14:paraId="3BECD252" w14:textId="77777777" w:rsidR="00FF2FFF" w:rsidRDefault="00FF2FFF" w:rsidP="00FF2FFF">
      <w:r>
        <w:t>I am satisfied from the evidence of the witnesses whose signatures appear above: -</w:t>
      </w:r>
    </w:p>
    <w:p w14:paraId="074D55CE" w14:textId="77777777" w:rsidR="00FF2FFF" w:rsidRDefault="00FF2FFF" w:rsidP="00CF14ED">
      <w:pPr>
        <w:pStyle w:val="ListParagraph"/>
        <w:numPr>
          <w:ilvl w:val="1"/>
          <w:numId w:val="11"/>
        </w:numPr>
      </w:pPr>
      <w:r>
        <w:t>That the Will was executed by the testator.</w:t>
      </w:r>
    </w:p>
    <w:p w14:paraId="3CE17449" w14:textId="77777777" w:rsidR="00FF2FFF" w:rsidRDefault="00FF2FFF" w:rsidP="00CF14ED">
      <w:pPr>
        <w:pStyle w:val="ListParagraph"/>
        <w:numPr>
          <w:ilvl w:val="1"/>
          <w:numId w:val="11"/>
        </w:numPr>
      </w:pPr>
      <w:r>
        <w:t>That the testator is dead.</w:t>
      </w:r>
    </w:p>
    <w:p w14:paraId="3036F40E" w14:textId="3600FE11" w:rsidR="00FF2FFF" w:rsidRDefault="00FF2FFF" w:rsidP="00CF14ED">
      <w:pPr>
        <w:pStyle w:val="ListParagraph"/>
        <w:numPr>
          <w:ilvl w:val="1"/>
          <w:numId w:val="11"/>
        </w:numPr>
      </w:pPr>
      <w:r>
        <w:t>That the person presenting the Will is entitled to present the same.</w:t>
      </w:r>
    </w:p>
    <w:p w14:paraId="4C611811" w14:textId="5F1F9DDA" w:rsidR="00FF2FFF" w:rsidRDefault="00FF2FFF" w:rsidP="00FF2FFF">
      <w:r w:rsidRPr="00FF2FFF">
        <w:rPr>
          <w:noProof/>
        </w:rPr>
        <w:drawing>
          <wp:anchor distT="0" distB="0" distL="114300" distR="114300" simplePos="0" relativeHeight="251671552" behindDoc="1" locked="0" layoutInCell="1" allowOverlap="1" wp14:anchorId="5FEA98F9" wp14:editId="47CC52A0">
            <wp:simplePos x="0" y="0"/>
            <wp:positionH relativeFrom="column">
              <wp:posOffset>3638550</wp:posOffset>
            </wp:positionH>
            <wp:positionV relativeFrom="paragraph">
              <wp:posOffset>168910</wp:posOffset>
            </wp:positionV>
            <wp:extent cx="1066800" cy="704850"/>
            <wp:effectExtent l="0" t="0" r="0" b="0"/>
            <wp:wrapTight wrapText="bothSides">
              <wp:wrapPolygon edited="0">
                <wp:start x="0" y="0"/>
                <wp:lineTo x="0" y="21016"/>
                <wp:lineTo x="21214" y="21016"/>
                <wp:lineTo x="21214"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27503" t="58136" r="35523" b="6782"/>
                    <a:stretch/>
                  </pic:blipFill>
                  <pic:spPr bwMode="auto">
                    <a:xfrm>
                      <a:off x="0" y="0"/>
                      <a:ext cx="1066800" cy="704850"/>
                    </a:xfrm>
                    <a:prstGeom prst="rect">
                      <a:avLst/>
                    </a:prstGeom>
                    <a:ln>
                      <a:noFill/>
                    </a:ln>
                    <a:extLst>
                      <a:ext uri="{53640926-AAD7-44D8-BBD7-CCE9431645EC}">
                        <a14:shadowObscured xmlns:a14="http://schemas.microsoft.com/office/drawing/2010/main"/>
                      </a:ext>
                    </a:extLst>
                  </pic:spPr>
                </pic:pic>
              </a:graphicData>
            </a:graphic>
          </wp:anchor>
        </w:drawing>
      </w:r>
    </w:p>
    <w:p w14:paraId="4B35892A" w14:textId="77777777" w:rsidR="00FF2FFF" w:rsidRDefault="00FF2FFF" w:rsidP="00FF2FFF"/>
    <w:p w14:paraId="0C828C00" w14:textId="77777777" w:rsidR="00FF2FFF" w:rsidRDefault="00FF2FFF" w:rsidP="00FF2FFF"/>
    <w:p w14:paraId="473D8744" w14:textId="4B9ACBA0" w:rsidR="00FF2FFF" w:rsidRDefault="00FF2FFF" w:rsidP="00FF2FFF">
      <w:r>
        <w:t>Date: 27/05/2025</w:t>
      </w:r>
      <w:r>
        <w:tab/>
      </w:r>
      <w:r>
        <w:tab/>
      </w:r>
      <w:r>
        <w:tab/>
      </w:r>
      <w:r>
        <w:tab/>
      </w:r>
      <w:r>
        <w:tab/>
        <w:t>Signature of the Registering officer</w:t>
      </w:r>
    </w:p>
    <w:p w14:paraId="1E7B0ECD" w14:textId="77777777" w:rsidR="00FF2FFF" w:rsidRDefault="00FF2FFF" w:rsidP="00FF2FFF"/>
    <w:p w14:paraId="59FB2D69" w14:textId="71F392CE" w:rsidR="0051134D" w:rsidRDefault="00FF2FFF" w:rsidP="00FF2FFF">
      <w:r>
        <w:t>Hence order for registration.</w:t>
      </w:r>
    </w:p>
    <w:p w14:paraId="4A37FA0B" w14:textId="60804FA9" w:rsidR="00FF2FFF" w:rsidRDefault="00FF2FFF" w:rsidP="00A84294"/>
    <w:p w14:paraId="357CF42A" w14:textId="6CF12DC3" w:rsidR="00FF2FFF" w:rsidRDefault="00FF2FFF" w:rsidP="00FF2FFF">
      <w:pPr>
        <w:jc w:val="center"/>
      </w:pPr>
      <w:r w:rsidRPr="00FF2FFF">
        <w:rPr>
          <w:noProof/>
        </w:rPr>
        <w:drawing>
          <wp:inline distT="0" distB="0" distL="0" distR="0" wp14:anchorId="7B758095" wp14:editId="1E87356E">
            <wp:extent cx="4267559" cy="2971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75383" cy="2977248"/>
                    </a:xfrm>
                    <a:prstGeom prst="rect">
                      <a:avLst/>
                    </a:prstGeom>
                  </pic:spPr>
                </pic:pic>
              </a:graphicData>
            </a:graphic>
          </wp:inline>
        </w:drawing>
      </w:r>
    </w:p>
    <w:sectPr w:rsidR="00FF2FFF" w:rsidSect="00250EF9">
      <w:headerReference w:type="default" r:id="rId20"/>
      <w:footerReference w:type="default" r:id="rId21"/>
      <w:pgSz w:w="11906" w:h="16838"/>
      <w:pgMar w:top="1440" w:right="1983"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DAA19" w14:textId="77777777" w:rsidR="00056AD3" w:rsidRDefault="00056AD3" w:rsidP="008F36B1">
      <w:pPr>
        <w:spacing w:after="0" w:line="240" w:lineRule="auto"/>
      </w:pPr>
      <w:r>
        <w:separator/>
      </w:r>
    </w:p>
  </w:endnote>
  <w:endnote w:type="continuationSeparator" w:id="0">
    <w:p w14:paraId="0DAB8844" w14:textId="77777777" w:rsidR="00056AD3" w:rsidRDefault="00056AD3" w:rsidP="008F36B1">
      <w:pPr>
        <w:spacing w:after="0" w:line="240" w:lineRule="auto"/>
      </w:pPr>
      <w:r>
        <w:continuationSeparator/>
      </w:r>
    </w:p>
  </w:endnote>
  <w:endnote w:type="continuationNotice" w:id="1">
    <w:p w14:paraId="2D7DC777" w14:textId="77777777" w:rsidR="00056AD3" w:rsidRDefault="00056AD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3391252"/>
      <w:docPartObj>
        <w:docPartGallery w:val="Page Numbers (Bottom of Page)"/>
        <w:docPartUnique/>
      </w:docPartObj>
    </w:sdtPr>
    <w:sdtEndPr>
      <w:rPr>
        <w:noProof/>
      </w:rPr>
    </w:sdtEndPr>
    <w:sdtContent>
      <w:p w14:paraId="382933F7" w14:textId="77777777" w:rsidR="003F46C9" w:rsidRDefault="003F46C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BB68C5" w14:textId="77777777" w:rsidR="003F46C9" w:rsidRDefault="003F46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F8256" w14:textId="77777777" w:rsidR="00056AD3" w:rsidRDefault="00056AD3" w:rsidP="008F36B1">
      <w:pPr>
        <w:spacing w:after="0" w:line="240" w:lineRule="auto"/>
      </w:pPr>
      <w:r>
        <w:separator/>
      </w:r>
    </w:p>
  </w:footnote>
  <w:footnote w:type="continuationSeparator" w:id="0">
    <w:p w14:paraId="1F2C7E93" w14:textId="77777777" w:rsidR="00056AD3" w:rsidRDefault="00056AD3" w:rsidP="008F36B1">
      <w:pPr>
        <w:spacing w:after="0" w:line="240" w:lineRule="auto"/>
      </w:pPr>
      <w:r>
        <w:continuationSeparator/>
      </w:r>
    </w:p>
  </w:footnote>
  <w:footnote w:type="continuationNotice" w:id="1">
    <w:p w14:paraId="7379C81D" w14:textId="77777777" w:rsidR="00056AD3" w:rsidRDefault="00056AD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B5181" w14:textId="50DF91F4" w:rsidR="003F46C9" w:rsidRDefault="003F46C9" w:rsidP="00D06059">
    <w:pPr>
      <w:pStyle w:val="Header"/>
      <w:jc w:val="center"/>
    </w:pPr>
    <w:r>
      <w:rPr>
        <w:noProof/>
      </w:rPr>
      <w:drawing>
        <wp:anchor distT="0" distB="0" distL="114300" distR="114300" simplePos="0" relativeHeight="251659264" behindDoc="0" locked="0" layoutInCell="1" allowOverlap="1" wp14:anchorId="2CF794FC" wp14:editId="648B58EE">
          <wp:simplePos x="0" y="0"/>
          <wp:positionH relativeFrom="column">
            <wp:posOffset>5902960</wp:posOffset>
          </wp:positionH>
          <wp:positionV relativeFrom="page">
            <wp:posOffset>396875</wp:posOffset>
          </wp:positionV>
          <wp:extent cx="349250" cy="281940"/>
          <wp:effectExtent l="0" t="0" r="0" b="381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9250" cy="281940"/>
                  </a:xfrm>
                  <a:prstGeom prst="rect">
                    <a:avLst/>
                  </a:prstGeom>
                  <a:noFill/>
                </pic:spPr>
              </pic:pic>
            </a:graphicData>
          </a:graphic>
          <wp14:sizeRelH relativeFrom="page">
            <wp14:pctWidth>0</wp14:pctWidth>
          </wp14:sizeRelH>
          <wp14:sizeRelV relativeFrom="page">
            <wp14:pctHeight>0</wp14:pctHeight>
          </wp14:sizeRelV>
        </wp:anchor>
      </w:drawing>
    </w:r>
    <w:r>
      <w:t xml:space="preserve">Department of Stamps and Registration, Government of Karnataka </w:t>
    </w:r>
    <w:r>
      <w:tab/>
    </w:r>
    <w:r>
      <w:rPr>
        <w:b/>
        <w:color w:val="FF0000"/>
      </w:rPr>
      <w:t xml:space="preserve">CSG  </w:t>
    </w:r>
  </w:p>
  <w:p w14:paraId="1EFB5C79" w14:textId="77777777" w:rsidR="003F46C9" w:rsidRDefault="003F46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46C37"/>
    <w:multiLevelType w:val="hybridMultilevel"/>
    <w:tmpl w:val="2C98199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853BF3"/>
    <w:multiLevelType w:val="hybridMultilevel"/>
    <w:tmpl w:val="11763602"/>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2" w15:restartNumberingAfterBreak="0">
    <w:nsid w:val="18663C51"/>
    <w:multiLevelType w:val="hybridMultilevel"/>
    <w:tmpl w:val="4D8A3F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2FB2DB3"/>
    <w:multiLevelType w:val="hybridMultilevel"/>
    <w:tmpl w:val="F2A43DF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2D262ED"/>
    <w:multiLevelType w:val="multilevel"/>
    <w:tmpl w:val="898C2AFC"/>
    <w:lvl w:ilvl="0">
      <w:start w:val="1"/>
      <w:numFmt w:val="decimal"/>
      <w:lvlText w:val="%1."/>
      <w:lvlJc w:val="left"/>
      <w:pPr>
        <w:tabs>
          <w:tab w:val="num" w:pos="720"/>
        </w:tabs>
        <w:ind w:left="720" w:hanging="360"/>
      </w:pPr>
      <w:rPr>
        <w:b w:val="0"/>
      </w:r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A72A8B"/>
    <w:multiLevelType w:val="multilevel"/>
    <w:tmpl w:val="898C2AFC"/>
    <w:lvl w:ilvl="0">
      <w:start w:val="1"/>
      <w:numFmt w:val="decimal"/>
      <w:lvlText w:val="%1."/>
      <w:lvlJc w:val="left"/>
      <w:pPr>
        <w:tabs>
          <w:tab w:val="num" w:pos="720"/>
        </w:tabs>
        <w:ind w:left="720" w:hanging="360"/>
      </w:pPr>
      <w:rPr>
        <w:b w:val="0"/>
      </w:r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141CA9"/>
    <w:multiLevelType w:val="multilevel"/>
    <w:tmpl w:val="011033AC"/>
    <w:lvl w:ilvl="0">
      <w:start w:val="1"/>
      <w:numFmt w:val="decimal"/>
      <w:lvlText w:val="%1."/>
      <w:lvlJc w:val="left"/>
      <w:pPr>
        <w:tabs>
          <w:tab w:val="num" w:pos="720"/>
        </w:tabs>
        <w:ind w:left="720"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0658C6"/>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40C7414C"/>
    <w:multiLevelType w:val="hybridMultilevel"/>
    <w:tmpl w:val="9B9C1D38"/>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9" w15:restartNumberingAfterBreak="0">
    <w:nsid w:val="41D846EF"/>
    <w:multiLevelType w:val="hybridMultilevel"/>
    <w:tmpl w:val="BAE806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E6D9D0E"/>
    <w:multiLevelType w:val="hybridMultilevel"/>
    <w:tmpl w:val="02806734"/>
    <w:lvl w:ilvl="0" w:tplc="AABEC97A">
      <w:start w:val="1"/>
      <w:numFmt w:val="bullet"/>
      <w:lvlText w:val=""/>
      <w:lvlJc w:val="left"/>
      <w:pPr>
        <w:ind w:left="1440" w:hanging="360"/>
      </w:pPr>
      <w:rPr>
        <w:rFonts w:ascii="Symbol" w:hAnsi="Symbol" w:hint="default"/>
      </w:rPr>
    </w:lvl>
    <w:lvl w:ilvl="1" w:tplc="E176E74A">
      <w:start w:val="1"/>
      <w:numFmt w:val="bullet"/>
      <w:lvlText w:val="o"/>
      <w:lvlJc w:val="left"/>
      <w:pPr>
        <w:ind w:left="2160" w:hanging="360"/>
      </w:pPr>
      <w:rPr>
        <w:rFonts w:ascii="Courier New" w:hAnsi="Courier New" w:hint="default"/>
      </w:rPr>
    </w:lvl>
    <w:lvl w:ilvl="2" w:tplc="A14C4F4C">
      <w:start w:val="1"/>
      <w:numFmt w:val="bullet"/>
      <w:lvlText w:val=""/>
      <w:lvlJc w:val="left"/>
      <w:pPr>
        <w:ind w:left="2880" w:hanging="360"/>
      </w:pPr>
      <w:rPr>
        <w:rFonts w:ascii="Wingdings" w:hAnsi="Wingdings" w:hint="default"/>
      </w:rPr>
    </w:lvl>
    <w:lvl w:ilvl="3" w:tplc="805CE48A">
      <w:start w:val="1"/>
      <w:numFmt w:val="bullet"/>
      <w:lvlText w:val=""/>
      <w:lvlJc w:val="left"/>
      <w:pPr>
        <w:ind w:left="3600" w:hanging="360"/>
      </w:pPr>
      <w:rPr>
        <w:rFonts w:ascii="Symbol" w:hAnsi="Symbol" w:hint="default"/>
      </w:rPr>
    </w:lvl>
    <w:lvl w:ilvl="4" w:tplc="379CC1F2">
      <w:start w:val="1"/>
      <w:numFmt w:val="bullet"/>
      <w:lvlText w:val="o"/>
      <w:lvlJc w:val="left"/>
      <w:pPr>
        <w:ind w:left="4320" w:hanging="360"/>
      </w:pPr>
      <w:rPr>
        <w:rFonts w:ascii="Courier New" w:hAnsi="Courier New" w:hint="default"/>
      </w:rPr>
    </w:lvl>
    <w:lvl w:ilvl="5" w:tplc="0C2A2956">
      <w:start w:val="1"/>
      <w:numFmt w:val="bullet"/>
      <w:lvlText w:val=""/>
      <w:lvlJc w:val="left"/>
      <w:pPr>
        <w:ind w:left="5040" w:hanging="360"/>
      </w:pPr>
      <w:rPr>
        <w:rFonts w:ascii="Wingdings" w:hAnsi="Wingdings" w:hint="default"/>
      </w:rPr>
    </w:lvl>
    <w:lvl w:ilvl="6" w:tplc="36441BDA">
      <w:start w:val="1"/>
      <w:numFmt w:val="bullet"/>
      <w:lvlText w:val=""/>
      <w:lvlJc w:val="left"/>
      <w:pPr>
        <w:ind w:left="5760" w:hanging="360"/>
      </w:pPr>
      <w:rPr>
        <w:rFonts w:ascii="Symbol" w:hAnsi="Symbol" w:hint="default"/>
      </w:rPr>
    </w:lvl>
    <w:lvl w:ilvl="7" w:tplc="C6EAA1E0">
      <w:start w:val="1"/>
      <w:numFmt w:val="bullet"/>
      <w:lvlText w:val="o"/>
      <w:lvlJc w:val="left"/>
      <w:pPr>
        <w:ind w:left="6480" w:hanging="360"/>
      </w:pPr>
      <w:rPr>
        <w:rFonts w:ascii="Courier New" w:hAnsi="Courier New" w:hint="default"/>
      </w:rPr>
    </w:lvl>
    <w:lvl w:ilvl="8" w:tplc="93D85D0C">
      <w:start w:val="1"/>
      <w:numFmt w:val="bullet"/>
      <w:lvlText w:val=""/>
      <w:lvlJc w:val="left"/>
      <w:pPr>
        <w:ind w:left="7200" w:hanging="360"/>
      </w:pPr>
      <w:rPr>
        <w:rFonts w:ascii="Wingdings" w:hAnsi="Wingdings" w:hint="default"/>
      </w:rPr>
    </w:lvl>
  </w:abstractNum>
  <w:num w:numId="1" w16cid:durableId="1343584490">
    <w:abstractNumId w:val="10"/>
  </w:num>
  <w:num w:numId="2" w16cid:durableId="1969581742">
    <w:abstractNumId w:val="0"/>
  </w:num>
  <w:num w:numId="3" w16cid:durableId="1106969247">
    <w:abstractNumId w:val="7"/>
  </w:num>
  <w:num w:numId="4" w16cid:durableId="1726761833">
    <w:abstractNumId w:val="5"/>
  </w:num>
  <w:num w:numId="5" w16cid:durableId="870994492">
    <w:abstractNumId w:val="8"/>
  </w:num>
  <w:num w:numId="6" w16cid:durableId="903104253">
    <w:abstractNumId w:val="1"/>
  </w:num>
  <w:num w:numId="7" w16cid:durableId="926428717">
    <w:abstractNumId w:val="2"/>
  </w:num>
  <w:num w:numId="8" w16cid:durableId="49017575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54218507">
    <w:abstractNumId w:val="6"/>
  </w:num>
  <w:num w:numId="10" w16cid:durableId="1059132708">
    <w:abstractNumId w:val="3"/>
  </w:num>
  <w:num w:numId="11" w16cid:durableId="1809933697">
    <w:abstractNumId w:val="4"/>
  </w:num>
  <w:num w:numId="12" w16cid:durableId="1177035962">
    <w:abstractNumId w:val="9"/>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ugolli Subhash">
    <w15:presenceInfo w15:providerId="None" w15:userId="Arugolli Subhas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A76"/>
    <w:rsid w:val="00000448"/>
    <w:rsid w:val="000006C1"/>
    <w:rsid w:val="0000077E"/>
    <w:rsid w:val="00001CA0"/>
    <w:rsid w:val="000033BB"/>
    <w:rsid w:val="00003F3E"/>
    <w:rsid w:val="00005539"/>
    <w:rsid w:val="00024310"/>
    <w:rsid w:val="00025B75"/>
    <w:rsid w:val="00026A36"/>
    <w:rsid w:val="0003043E"/>
    <w:rsid w:val="00032152"/>
    <w:rsid w:val="000335FA"/>
    <w:rsid w:val="00034AA9"/>
    <w:rsid w:val="00034C7B"/>
    <w:rsid w:val="00041686"/>
    <w:rsid w:val="00041B1C"/>
    <w:rsid w:val="0005007B"/>
    <w:rsid w:val="000511E8"/>
    <w:rsid w:val="0005173A"/>
    <w:rsid w:val="00051F0A"/>
    <w:rsid w:val="000527B3"/>
    <w:rsid w:val="00052E8A"/>
    <w:rsid w:val="00054422"/>
    <w:rsid w:val="00056AD3"/>
    <w:rsid w:val="00060A68"/>
    <w:rsid w:val="00060EEA"/>
    <w:rsid w:val="0007112C"/>
    <w:rsid w:val="000717BA"/>
    <w:rsid w:val="00080304"/>
    <w:rsid w:val="00084A39"/>
    <w:rsid w:val="000859CF"/>
    <w:rsid w:val="00086093"/>
    <w:rsid w:val="00087262"/>
    <w:rsid w:val="0009129D"/>
    <w:rsid w:val="00092F14"/>
    <w:rsid w:val="000939B3"/>
    <w:rsid w:val="00095433"/>
    <w:rsid w:val="00096F69"/>
    <w:rsid w:val="000A3FD9"/>
    <w:rsid w:val="000A4C7E"/>
    <w:rsid w:val="000B04F0"/>
    <w:rsid w:val="000B20AC"/>
    <w:rsid w:val="000B714D"/>
    <w:rsid w:val="000B7724"/>
    <w:rsid w:val="000B7C61"/>
    <w:rsid w:val="000B7FDF"/>
    <w:rsid w:val="000C0028"/>
    <w:rsid w:val="000C23CE"/>
    <w:rsid w:val="000C7430"/>
    <w:rsid w:val="000D1FBF"/>
    <w:rsid w:val="000D3181"/>
    <w:rsid w:val="000D43D1"/>
    <w:rsid w:val="000D7D5A"/>
    <w:rsid w:val="000F4908"/>
    <w:rsid w:val="000F7A28"/>
    <w:rsid w:val="00100F8C"/>
    <w:rsid w:val="00101D18"/>
    <w:rsid w:val="00101DAE"/>
    <w:rsid w:val="001045DF"/>
    <w:rsid w:val="00104996"/>
    <w:rsid w:val="00107FB0"/>
    <w:rsid w:val="00113915"/>
    <w:rsid w:val="001141D6"/>
    <w:rsid w:val="001150DC"/>
    <w:rsid w:val="001156B1"/>
    <w:rsid w:val="00122EFC"/>
    <w:rsid w:val="00125EAA"/>
    <w:rsid w:val="0012717B"/>
    <w:rsid w:val="001273B2"/>
    <w:rsid w:val="0013449C"/>
    <w:rsid w:val="0013488D"/>
    <w:rsid w:val="00135D4E"/>
    <w:rsid w:val="001401DA"/>
    <w:rsid w:val="00142CBA"/>
    <w:rsid w:val="00144C1E"/>
    <w:rsid w:val="0014514E"/>
    <w:rsid w:val="00150BFF"/>
    <w:rsid w:val="0015248D"/>
    <w:rsid w:val="00153596"/>
    <w:rsid w:val="0015395C"/>
    <w:rsid w:val="001546C3"/>
    <w:rsid w:val="00155781"/>
    <w:rsid w:val="00160B81"/>
    <w:rsid w:val="001614D5"/>
    <w:rsid w:val="0016238B"/>
    <w:rsid w:val="001665E3"/>
    <w:rsid w:val="00166BC7"/>
    <w:rsid w:val="001755FA"/>
    <w:rsid w:val="00177E8F"/>
    <w:rsid w:val="001808A5"/>
    <w:rsid w:val="00184B73"/>
    <w:rsid w:val="0018702C"/>
    <w:rsid w:val="00187540"/>
    <w:rsid w:val="001A0CD2"/>
    <w:rsid w:val="001A1C15"/>
    <w:rsid w:val="001A1DC3"/>
    <w:rsid w:val="001A35E0"/>
    <w:rsid w:val="001A37BF"/>
    <w:rsid w:val="001A5E8B"/>
    <w:rsid w:val="001B3572"/>
    <w:rsid w:val="001B4604"/>
    <w:rsid w:val="001B6F4B"/>
    <w:rsid w:val="001B704C"/>
    <w:rsid w:val="001C0F70"/>
    <w:rsid w:val="001C3BCF"/>
    <w:rsid w:val="001C4B31"/>
    <w:rsid w:val="001C5D7A"/>
    <w:rsid w:val="001C7289"/>
    <w:rsid w:val="001C76D0"/>
    <w:rsid w:val="001C7F7E"/>
    <w:rsid w:val="001D405B"/>
    <w:rsid w:val="001D41EE"/>
    <w:rsid w:val="001D4E2B"/>
    <w:rsid w:val="001D5882"/>
    <w:rsid w:val="001D5DB2"/>
    <w:rsid w:val="001D6E60"/>
    <w:rsid w:val="001E122B"/>
    <w:rsid w:val="001E3889"/>
    <w:rsid w:val="001F39F3"/>
    <w:rsid w:val="001F536C"/>
    <w:rsid w:val="00204E35"/>
    <w:rsid w:val="0020683B"/>
    <w:rsid w:val="00206CEC"/>
    <w:rsid w:val="00206D43"/>
    <w:rsid w:val="0020766A"/>
    <w:rsid w:val="00210A95"/>
    <w:rsid w:val="00214255"/>
    <w:rsid w:val="00220333"/>
    <w:rsid w:val="00220751"/>
    <w:rsid w:val="0022315D"/>
    <w:rsid w:val="002245C5"/>
    <w:rsid w:val="00226602"/>
    <w:rsid w:val="002325E5"/>
    <w:rsid w:val="002331FB"/>
    <w:rsid w:val="00233273"/>
    <w:rsid w:val="0023629E"/>
    <w:rsid w:val="00241BF0"/>
    <w:rsid w:val="00242007"/>
    <w:rsid w:val="00243058"/>
    <w:rsid w:val="002443F7"/>
    <w:rsid w:val="00250EF9"/>
    <w:rsid w:val="00251DD3"/>
    <w:rsid w:val="00252187"/>
    <w:rsid w:val="0025258C"/>
    <w:rsid w:val="002545C2"/>
    <w:rsid w:val="00262482"/>
    <w:rsid w:val="00262EAA"/>
    <w:rsid w:val="002654F6"/>
    <w:rsid w:val="00265A69"/>
    <w:rsid w:val="00266A61"/>
    <w:rsid w:val="002679DB"/>
    <w:rsid w:val="002714E1"/>
    <w:rsid w:val="00274098"/>
    <w:rsid w:val="00280C0A"/>
    <w:rsid w:val="002839B4"/>
    <w:rsid w:val="00286979"/>
    <w:rsid w:val="0029088D"/>
    <w:rsid w:val="00291560"/>
    <w:rsid w:val="002A1B64"/>
    <w:rsid w:val="002A2FD2"/>
    <w:rsid w:val="002A496F"/>
    <w:rsid w:val="002A56DF"/>
    <w:rsid w:val="002A6F60"/>
    <w:rsid w:val="002A7F0F"/>
    <w:rsid w:val="002B7221"/>
    <w:rsid w:val="002C25E2"/>
    <w:rsid w:val="002C27EC"/>
    <w:rsid w:val="002C35E4"/>
    <w:rsid w:val="002C4C44"/>
    <w:rsid w:val="002C64D6"/>
    <w:rsid w:val="002D31D8"/>
    <w:rsid w:val="002D4AE5"/>
    <w:rsid w:val="002D4F63"/>
    <w:rsid w:val="002E01E1"/>
    <w:rsid w:val="002E2436"/>
    <w:rsid w:val="002E3DBA"/>
    <w:rsid w:val="002E4278"/>
    <w:rsid w:val="002E7361"/>
    <w:rsid w:val="002F17E5"/>
    <w:rsid w:val="00302122"/>
    <w:rsid w:val="00302644"/>
    <w:rsid w:val="00304173"/>
    <w:rsid w:val="0030420C"/>
    <w:rsid w:val="00304FC8"/>
    <w:rsid w:val="003077F9"/>
    <w:rsid w:val="00312558"/>
    <w:rsid w:val="00321BD8"/>
    <w:rsid w:val="0032274D"/>
    <w:rsid w:val="00322CCA"/>
    <w:rsid w:val="00323DAE"/>
    <w:rsid w:val="003249C8"/>
    <w:rsid w:val="00327408"/>
    <w:rsid w:val="00327468"/>
    <w:rsid w:val="00331E86"/>
    <w:rsid w:val="00333F3D"/>
    <w:rsid w:val="00336337"/>
    <w:rsid w:val="00336922"/>
    <w:rsid w:val="00344CBC"/>
    <w:rsid w:val="0034599C"/>
    <w:rsid w:val="00353E29"/>
    <w:rsid w:val="00354439"/>
    <w:rsid w:val="00371053"/>
    <w:rsid w:val="0037122C"/>
    <w:rsid w:val="00383D90"/>
    <w:rsid w:val="00385E4F"/>
    <w:rsid w:val="00386A6D"/>
    <w:rsid w:val="00386BC7"/>
    <w:rsid w:val="003873F2"/>
    <w:rsid w:val="00394D63"/>
    <w:rsid w:val="003A321F"/>
    <w:rsid w:val="003A3C9E"/>
    <w:rsid w:val="003A47A4"/>
    <w:rsid w:val="003A7C70"/>
    <w:rsid w:val="003B1B93"/>
    <w:rsid w:val="003B1CF8"/>
    <w:rsid w:val="003B384F"/>
    <w:rsid w:val="003C2CE0"/>
    <w:rsid w:val="003C4EF0"/>
    <w:rsid w:val="003D1316"/>
    <w:rsid w:val="003D4374"/>
    <w:rsid w:val="003D7D0F"/>
    <w:rsid w:val="003E002A"/>
    <w:rsid w:val="003E210F"/>
    <w:rsid w:val="003E3B87"/>
    <w:rsid w:val="003E4D4C"/>
    <w:rsid w:val="003E511B"/>
    <w:rsid w:val="003E5460"/>
    <w:rsid w:val="003E575F"/>
    <w:rsid w:val="003E5CFD"/>
    <w:rsid w:val="003E73CA"/>
    <w:rsid w:val="003F4064"/>
    <w:rsid w:val="003F46C9"/>
    <w:rsid w:val="003F6883"/>
    <w:rsid w:val="004014F2"/>
    <w:rsid w:val="00402442"/>
    <w:rsid w:val="00404AFE"/>
    <w:rsid w:val="00411234"/>
    <w:rsid w:val="004132E5"/>
    <w:rsid w:val="004220E8"/>
    <w:rsid w:val="00422438"/>
    <w:rsid w:val="004258DD"/>
    <w:rsid w:val="00431F84"/>
    <w:rsid w:val="00432B5E"/>
    <w:rsid w:val="00435A0B"/>
    <w:rsid w:val="00442797"/>
    <w:rsid w:val="004438B7"/>
    <w:rsid w:val="00443B08"/>
    <w:rsid w:val="004531C7"/>
    <w:rsid w:val="004548CB"/>
    <w:rsid w:val="00455AAA"/>
    <w:rsid w:val="00461490"/>
    <w:rsid w:val="004618F7"/>
    <w:rsid w:val="00471CF5"/>
    <w:rsid w:val="004759AB"/>
    <w:rsid w:val="0048046E"/>
    <w:rsid w:val="004811FD"/>
    <w:rsid w:val="00486D9A"/>
    <w:rsid w:val="004930A9"/>
    <w:rsid w:val="00493954"/>
    <w:rsid w:val="00497BA2"/>
    <w:rsid w:val="004A151A"/>
    <w:rsid w:val="004B0843"/>
    <w:rsid w:val="004B0977"/>
    <w:rsid w:val="004B39E8"/>
    <w:rsid w:val="004B60D4"/>
    <w:rsid w:val="004B6EC5"/>
    <w:rsid w:val="004C59A1"/>
    <w:rsid w:val="004C6469"/>
    <w:rsid w:val="004C6D31"/>
    <w:rsid w:val="004D03B3"/>
    <w:rsid w:val="004D6133"/>
    <w:rsid w:val="004D6E4E"/>
    <w:rsid w:val="004E0B8D"/>
    <w:rsid w:val="004E23F5"/>
    <w:rsid w:val="004E37CB"/>
    <w:rsid w:val="004E42E3"/>
    <w:rsid w:val="004F3E41"/>
    <w:rsid w:val="004F4738"/>
    <w:rsid w:val="004F7082"/>
    <w:rsid w:val="00500965"/>
    <w:rsid w:val="00501441"/>
    <w:rsid w:val="00501719"/>
    <w:rsid w:val="005026D3"/>
    <w:rsid w:val="0050434C"/>
    <w:rsid w:val="00504C81"/>
    <w:rsid w:val="00507C58"/>
    <w:rsid w:val="0051134D"/>
    <w:rsid w:val="005138EA"/>
    <w:rsid w:val="00515A82"/>
    <w:rsid w:val="00521E22"/>
    <w:rsid w:val="005236EB"/>
    <w:rsid w:val="00524068"/>
    <w:rsid w:val="00524AF6"/>
    <w:rsid w:val="0052670B"/>
    <w:rsid w:val="00530564"/>
    <w:rsid w:val="00534ADD"/>
    <w:rsid w:val="00534ED5"/>
    <w:rsid w:val="005351C6"/>
    <w:rsid w:val="00536FAA"/>
    <w:rsid w:val="005428A9"/>
    <w:rsid w:val="00543AC2"/>
    <w:rsid w:val="005520C0"/>
    <w:rsid w:val="005536A5"/>
    <w:rsid w:val="00554462"/>
    <w:rsid w:val="005553B8"/>
    <w:rsid w:val="0055730A"/>
    <w:rsid w:val="00570BA5"/>
    <w:rsid w:val="005729F0"/>
    <w:rsid w:val="00577703"/>
    <w:rsid w:val="00582A17"/>
    <w:rsid w:val="005839B8"/>
    <w:rsid w:val="00583D48"/>
    <w:rsid w:val="00584BBD"/>
    <w:rsid w:val="005854E2"/>
    <w:rsid w:val="00585D78"/>
    <w:rsid w:val="00587273"/>
    <w:rsid w:val="0059480F"/>
    <w:rsid w:val="005977EA"/>
    <w:rsid w:val="005A2020"/>
    <w:rsid w:val="005A2646"/>
    <w:rsid w:val="005A2BD1"/>
    <w:rsid w:val="005A6EA4"/>
    <w:rsid w:val="005A7B68"/>
    <w:rsid w:val="005B01CE"/>
    <w:rsid w:val="005B0B05"/>
    <w:rsid w:val="005B0ED2"/>
    <w:rsid w:val="005B16A5"/>
    <w:rsid w:val="005B7F2B"/>
    <w:rsid w:val="005C4B7F"/>
    <w:rsid w:val="005C6821"/>
    <w:rsid w:val="005D144E"/>
    <w:rsid w:val="005D5E19"/>
    <w:rsid w:val="005D7256"/>
    <w:rsid w:val="005D7404"/>
    <w:rsid w:val="005E08AB"/>
    <w:rsid w:val="005E4032"/>
    <w:rsid w:val="005E6E3F"/>
    <w:rsid w:val="005F5640"/>
    <w:rsid w:val="005F6BBD"/>
    <w:rsid w:val="00602991"/>
    <w:rsid w:val="00603368"/>
    <w:rsid w:val="00605475"/>
    <w:rsid w:val="006069BC"/>
    <w:rsid w:val="00611D64"/>
    <w:rsid w:val="00612756"/>
    <w:rsid w:val="00616447"/>
    <w:rsid w:val="0061655E"/>
    <w:rsid w:val="00620CB0"/>
    <w:rsid w:val="006232E9"/>
    <w:rsid w:val="00623E89"/>
    <w:rsid w:val="00630D3D"/>
    <w:rsid w:val="00640679"/>
    <w:rsid w:val="00641BFD"/>
    <w:rsid w:val="006449DE"/>
    <w:rsid w:val="00646176"/>
    <w:rsid w:val="006461A4"/>
    <w:rsid w:val="00647959"/>
    <w:rsid w:val="0065273A"/>
    <w:rsid w:val="00655063"/>
    <w:rsid w:val="006552B8"/>
    <w:rsid w:val="00661A76"/>
    <w:rsid w:val="00666C5C"/>
    <w:rsid w:val="00667207"/>
    <w:rsid w:val="00671365"/>
    <w:rsid w:val="00671C7F"/>
    <w:rsid w:val="006721F1"/>
    <w:rsid w:val="00674F68"/>
    <w:rsid w:val="00675EAF"/>
    <w:rsid w:val="0067712F"/>
    <w:rsid w:val="006900D0"/>
    <w:rsid w:val="00690943"/>
    <w:rsid w:val="0069122F"/>
    <w:rsid w:val="00691242"/>
    <w:rsid w:val="0069285B"/>
    <w:rsid w:val="00693497"/>
    <w:rsid w:val="00697C0A"/>
    <w:rsid w:val="006A18B9"/>
    <w:rsid w:val="006A2A4A"/>
    <w:rsid w:val="006A3C9B"/>
    <w:rsid w:val="006A4C17"/>
    <w:rsid w:val="006A6A45"/>
    <w:rsid w:val="006A70E8"/>
    <w:rsid w:val="006C38BF"/>
    <w:rsid w:val="006C43CB"/>
    <w:rsid w:val="006D060B"/>
    <w:rsid w:val="006D0846"/>
    <w:rsid w:val="006D2567"/>
    <w:rsid w:val="006D2B9F"/>
    <w:rsid w:val="006D2D27"/>
    <w:rsid w:val="006D38AA"/>
    <w:rsid w:val="006D3D2E"/>
    <w:rsid w:val="006D4872"/>
    <w:rsid w:val="006D5C11"/>
    <w:rsid w:val="006E02DE"/>
    <w:rsid w:val="006E7193"/>
    <w:rsid w:val="006F0158"/>
    <w:rsid w:val="006F2ACD"/>
    <w:rsid w:val="006F484C"/>
    <w:rsid w:val="0070176A"/>
    <w:rsid w:val="007049EB"/>
    <w:rsid w:val="00706356"/>
    <w:rsid w:val="007078F3"/>
    <w:rsid w:val="00710B49"/>
    <w:rsid w:val="007113DB"/>
    <w:rsid w:val="00712193"/>
    <w:rsid w:val="007176DC"/>
    <w:rsid w:val="00717FEA"/>
    <w:rsid w:val="0072073A"/>
    <w:rsid w:val="00721F97"/>
    <w:rsid w:val="007232F4"/>
    <w:rsid w:val="00725B6F"/>
    <w:rsid w:val="00725D74"/>
    <w:rsid w:val="00731C00"/>
    <w:rsid w:val="00732C5E"/>
    <w:rsid w:val="007365A1"/>
    <w:rsid w:val="00736B82"/>
    <w:rsid w:val="00737B6A"/>
    <w:rsid w:val="00743694"/>
    <w:rsid w:val="0074634B"/>
    <w:rsid w:val="0074762D"/>
    <w:rsid w:val="00747F20"/>
    <w:rsid w:val="00750CBC"/>
    <w:rsid w:val="00752B10"/>
    <w:rsid w:val="007555BB"/>
    <w:rsid w:val="0075681D"/>
    <w:rsid w:val="00761ABE"/>
    <w:rsid w:val="00765EDF"/>
    <w:rsid w:val="00771403"/>
    <w:rsid w:val="007829B8"/>
    <w:rsid w:val="00784070"/>
    <w:rsid w:val="00785834"/>
    <w:rsid w:val="00786AAD"/>
    <w:rsid w:val="00786C95"/>
    <w:rsid w:val="007870ED"/>
    <w:rsid w:val="0079168A"/>
    <w:rsid w:val="00793377"/>
    <w:rsid w:val="007952EA"/>
    <w:rsid w:val="007A3E4A"/>
    <w:rsid w:val="007A5AC6"/>
    <w:rsid w:val="007A5E05"/>
    <w:rsid w:val="007A5EED"/>
    <w:rsid w:val="007A6152"/>
    <w:rsid w:val="007A670D"/>
    <w:rsid w:val="007A74B1"/>
    <w:rsid w:val="007B55E7"/>
    <w:rsid w:val="007C5879"/>
    <w:rsid w:val="007C7888"/>
    <w:rsid w:val="007D6CFA"/>
    <w:rsid w:val="007D6DDC"/>
    <w:rsid w:val="007E4E4A"/>
    <w:rsid w:val="007E5819"/>
    <w:rsid w:val="007E5838"/>
    <w:rsid w:val="007E5C81"/>
    <w:rsid w:val="007E69FC"/>
    <w:rsid w:val="007F1674"/>
    <w:rsid w:val="007F521A"/>
    <w:rsid w:val="007F7739"/>
    <w:rsid w:val="008001F7"/>
    <w:rsid w:val="008055D5"/>
    <w:rsid w:val="00806B74"/>
    <w:rsid w:val="0081124A"/>
    <w:rsid w:val="008114A1"/>
    <w:rsid w:val="00812998"/>
    <w:rsid w:val="00814709"/>
    <w:rsid w:val="00814E40"/>
    <w:rsid w:val="00820472"/>
    <w:rsid w:val="00820AE6"/>
    <w:rsid w:val="0082462C"/>
    <w:rsid w:val="00826C1B"/>
    <w:rsid w:val="00827C94"/>
    <w:rsid w:val="008341F7"/>
    <w:rsid w:val="0083490D"/>
    <w:rsid w:val="00837C4F"/>
    <w:rsid w:val="00845F4C"/>
    <w:rsid w:val="00850E06"/>
    <w:rsid w:val="00860E8E"/>
    <w:rsid w:val="00861F39"/>
    <w:rsid w:val="0086445E"/>
    <w:rsid w:val="00866FD5"/>
    <w:rsid w:val="0086773E"/>
    <w:rsid w:val="00871655"/>
    <w:rsid w:val="00871B30"/>
    <w:rsid w:val="00871DF9"/>
    <w:rsid w:val="00876175"/>
    <w:rsid w:val="008768C5"/>
    <w:rsid w:val="00882024"/>
    <w:rsid w:val="008827A8"/>
    <w:rsid w:val="0088388F"/>
    <w:rsid w:val="00883924"/>
    <w:rsid w:val="00884AAB"/>
    <w:rsid w:val="0088587C"/>
    <w:rsid w:val="00891D8B"/>
    <w:rsid w:val="008A0217"/>
    <w:rsid w:val="008A2015"/>
    <w:rsid w:val="008A5142"/>
    <w:rsid w:val="008A78DA"/>
    <w:rsid w:val="008B3D56"/>
    <w:rsid w:val="008B51C1"/>
    <w:rsid w:val="008B6D0D"/>
    <w:rsid w:val="008B7A20"/>
    <w:rsid w:val="008C15F1"/>
    <w:rsid w:val="008C3AF0"/>
    <w:rsid w:val="008C4121"/>
    <w:rsid w:val="008C4DAA"/>
    <w:rsid w:val="008C640B"/>
    <w:rsid w:val="008D4374"/>
    <w:rsid w:val="008E2101"/>
    <w:rsid w:val="008E76A0"/>
    <w:rsid w:val="008F36B1"/>
    <w:rsid w:val="008F5B0F"/>
    <w:rsid w:val="00901CEE"/>
    <w:rsid w:val="00905C1C"/>
    <w:rsid w:val="00913137"/>
    <w:rsid w:val="009139B0"/>
    <w:rsid w:val="009167D0"/>
    <w:rsid w:val="009220B1"/>
    <w:rsid w:val="00925190"/>
    <w:rsid w:val="00925441"/>
    <w:rsid w:val="00944688"/>
    <w:rsid w:val="00953529"/>
    <w:rsid w:val="00955986"/>
    <w:rsid w:val="009602C6"/>
    <w:rsid w:val="009608DE"/>
    <w:rsid w:val="00961623"/>
    <w:rsid w:val="009616CD"/>
    <w:rsid w:val="00962E59"/>
    <w:rsid w:val="00963E19"/>
    <w:rsid w:val="009658D3"/>
    <w:rsid w:val="0097093F"/>
    <w:rsid w:val="00971058"/>
    <w:rsid w:val="0097306B"/>
    <w:rsid w:val="0097396B"/>
    <w:rsid w:val="00976145"/>
    <w:rsid w:val="0097674A"/>
    <w:rsid w:val="00984D88"/>
    <w:rsid w:val="009856FD"/>
    <w:rsid w:val="00986F3E"/>
    <w:rsid w:val="00993696"/>
    <w:rsid w:val="00995B3C"/>
    <w:rsid w:val="0099658A"/>
    <w:rsid w:val="009A4866"/>
    <w:rsid w:val="009A52BD"/>
    <w:rsid w:val="009A5493"/>
    <w:rsid w:val="009A7B0A"/>
    <w:rsid w:val="009B3C3C"/>
    <w:rsid w:val="009B4517"/>
    <w:rsid w:val="009B703B"/>
    <w:rsid w:val="009C07E5"/>
    <w:rsid w:val="009C2AC2"/>
    <w:rsid w:val="009C7048"/>
    <w:rsid w:val="009C7121"/>
    <w:rsid w:val="009C78D8"/>
    <w:rsid w:val="009D1A00"/>
    <w:rsid w:val="009D1E22"/>
    <w:rsid w:val="009D5BD2"/>
    <w:rsid w:val="009E1126"/>
    <w:rsid w:val="009E1D40"/>
    <w:rsid w:val="009E41BC"/>
    <w:rsid w:val="009E4742"/>
    <w:rsid w:val="009E6066"/>
    <w:rsid w:val="009E7109"/>
    <w:rsid w:val="009F197A"/>
    <w:rsid w:val="009F36CF"/>
    <w:rsid w:val="009F4662"/>
    <w:rsid w:val="009F4E16"/>
    <w:rsid w:val="009F52BF"/>
    <w:rsid w:val="00A010D4"/>
    <w:rsid w:val="00A0491C"/>
    <w:rsid w:val="00A0536E"/>
    <w:rsid w:val="00A07861"/>
    <w:rsid w:val="00A12529"/>
    <w:rsid w:val="00A13B83"/>
    <w:rsid w:val="00A14096"/>
    <w:rsid w:val="00A20EF0"/>
    <w:rsid w:val="00A23D8C"/>
    <w:rsid w:val="00A2432A"/>
    <w:rsid w:val="00A24597"/>
    <w:rsid w:val="00A25659"/>
    <w:rsid w:val="00A31C11"/>
    <w:rsid w:val="00A3772E"/>
    <w:rsid w:val="00A42080"/>
    <w:rsid w:val="00A427FA"/>
    <w:rsid w:val="00A4483F"/>
    <w:rsid w:val="00A46B03"/>
    <w:rsid w:val="00A50DDD"/>
    <w:rsid w:val="00A529C3"/>
    <w:rsid w:val="00A55B2F"/>
    <w:rsid w:val="00A56C4E"/>
    <w:rsid w:val="00A60FFC"/>
    <w:rsid w:val="00A642BC"/>
    <w:rsid w:val="00A77271"/>
    <w:rsid w:val="00A78C73"/>
    <w:rsid w:val="00A825B1"/>
    <w:rsid w:val="00A82C4A"/>
    <w:rsid w:val="00A84294"/>
    <w:rsid w:val="00A85393"/>
    <w:rsid w:val="00A86BC2"/>
    <w:rsid w:val="00A8720C"/>
    <w:rsid w:val="00A94552"/>
    <w:rsid w:val="00A961BE"/>
    <w:rsid w:val="00A963AA"/>
    <w:rsid w:val="00A97C66"/>
    <w:rsid w:val="00AA35EB"/>
    <w:rsid w:val="00AA3611"/>
    <w:rsid w:val="00AA5E3E"/>
    <w:rsid w:val="00AA78E2"/>
    <w:rsid w:val="00AB406D"/>
    <w:rsid w:val="00AB4C9F"/>
    <w:rsid w:val="00AB6338"/>
    <w:rsid w:val="00AB78CC"/>
    <w:rsid w:val="00AC19E0"/>
    <w:rsid w:val="00AC3009"/>
    <w:rsid w:val="00AD074F"/>
    <w:rsid w:val="00AD36CE"/>
    <w:rsid w:val="00AD6FF3"/>
    <w:rsid w:val="00AD7C7E"/>
    <w:rsid w:val="00AD7FDB"/>
    <w:rsid w:val="00AE48B9"/>
    <w:rsid w:val="00AE71BB"/>
    <w:rsid w:val="00AF00B6"/>
    <w:rsid w:val="00AF0387"/>
    <w:rsid w:val="00AF2C6E"/>
    <w:rsid w:val="00AF384D"/>
    <w:rsid w:val="00B00303"/>
    <w:rsid w:val="00B00BA0"/>
    <w:rsid w:val="00B063CC"/>
    <w:rsid w:val="00B0679A"/>
    <w:rsid w:val="00B11A4E"/>
    <w:rsid w:val="00B167D2"/>
    <w:rsid w:val="00B1685D"/>
    <w:rsid w:val="00B17A8A"/>
    <w:rsid w:val="00B27B93"/>
    <w:rsid w:val="00B341C9"/>
    <w:rsid w:val="00B36278"/>
    <w:rsid w:val="00B37792"/>
    <w:rsid w:val="00B41EE7"/>
    <w:rsid w:val="00B5080E"/>
    <w:rsid w:val="00B52628"/>
    <w:rsid w:val="00B53BC3"/>
    <w:rsid w:val="00B557A1"/>
    <w:rsid w:val="00B561B2"/>
    <w:rsid w:val="00B64F21"/>
    <w:rsid w:val="00B66E78"/>
    <w:rsid w:val="00B67DFA"/>
    <w:rsid w:val="00B70B1E"/>
    <w:rsid w:val="00B72410"/>
    <w:rsid w:val="00B7498F"/>
    <w:rsid w:val="00B7755C"/>
    <w:rsid w:val="00B8069E"/>
    <w:rsid w:val="00B80738"/>
    <w:rsid w:val="00B84C73"/>
    <w:rsid w:val="00B86307"/>
    <w:rsid w:val="00B8761F"/>
    <w:rsid w:val="00B97106"/>
    <w:rsid w:val="00BA6191"/>
    <w:rsid w:val="00BA7C4D"/>
    <w:rsid w:val="00BB1962"/>
    <w:rsid w:val="00BB5357"/>
    <w:rsid w:val="00BC5433"/>
    <w:rsid w:val="00BC5B81"/>
    <w:rsid w:val="00BC5F7B"/>
    <w:rsid w:val="00BC6174"/>
    <w:rsid w:val="00BD3643"/>
    <w:rsid w:val="00BD3D00"/>
    <w:rsid w:val="00BD571F"/>
    <w:rsid w:val="00BD73B0"/>
    <w:rsid w:val="00BE0A8D"/>
    <w:rsid w:val="00BF3EAB"/>
    <w:rsid w:val="00BF4A31"/>
    <w:rsid w:val="00BF4D87"/>
    <w:rsid w:val="00BF5A8F"/>
    <w:rsid w:val="00BF62B9"/>
    <w:rsid w:val="00BF7660"/>
    <w:rsid w:val="00C10E95"/>
    <w:rsid w:val="00C11862"/>
    <w:rsid w:val="00C13643"/>
    <w:rsid w:val="00C20A28"/>
    <w:rsid w:val="00C20E3A"/>
    <w:rsid w:val="00C233A7"/>
    <w:rsid w:val="00C23584"/>
    <w:rsid w:val="00C25412"/>
    <w:rsid w:val="00C27E77"/>
    <w:rsid w:val="00C41B3E"/>
    <w:rsid w:val="00C4668F"/>
    <w:rsid w:val="00C5766B"/>
    <w:rsid w:val="00C62EA3"/>
    <w:rsid w:val="00C66C71"/>
    <w:rsid w:val="00C761F0"/>
    <w:rsid w:val="00C807E3"/>
    <w:rsid w:val="00C80853"/>
    <w:rsid w:val="00C80D9B"/>
    <w:rsid w:val="00C812BF"/>
    <w:rsid w:val="00C81551"/>
    <w:rsid w:val="00C82F21"/>
    <w:rsid w:val="00C84092"/>
    <w:rsid w:val="00C905DF"/>
    <w:rsid w:val="00C9070C"/>
    <w:rsid w:val="00C94D65"/>
    <w:rsid w:val="00C95425"/>
    <w:rsid w:val="00C96470"/>
    <w:rsid w:val="00C96E1A"/>
    <w:rsid w:val="00C96F6C"/>
    <w:rsid w:val="00CA2048"/>
    <w:rsid w:val="00CA466A"/>
    <w:rsid w:val="00CA5F41"/>
    <w:rsid w:val="00CA722C"/>
    <w:rsid w:val="00CB0670"/>
    <w:rsid w:val="00CB1BF0"/>
    <w:rsid w:val="00CB22DE"/>
    <w:rsid w:val="00CC127C"/>
    <w:rsid w:val="00CC20F9"/>
    <w:rsid w:val="00CC2B20"/>
    <w:rsid w:val="00CC2B3A"/>
    <w:rsid w:val="00CC43BC"/>
    <w:rsid w:val="00CD1FEF"/>
    <w:rsid w:val="00CD6DA2"/>
    <w:rsid w:val="00CD73B1"/>
    <w:rsid w:val="00CF074D"/>
    <w:rsid w:val="00CF14ED"/>
    <w:rsid w:val="00CF27CA"/>
    <w:rsid w:val="00D01A83"/>
    <w:rsid w:val="00D01ADC"/>
    <w:rsid w:val="00D02413"/>
    <w:rsid w:val="00D0400D"/>
    <w:rsid w:val="00D0412F"/>
    <w:rsid w:val="00D056E0"/>
    <w:rsid w:val="00D06059"/>
    <w:rsid w:val="00D07ECB"/>
    <w:rsid w:val="00D112CC"/>
    <w:rsid w:val="00D21056"/>
    <w:rsid w:val="00D24D18"/>
    <w:rsid w:val="00D26B1E"/>
    <w:rsid w:val="00D27D8A"/>
    <w:rsid w:val="00D30823"/>
    <w:rsid w:val="00D30DD4"/>
    <w:rsid w:val="00D313A4"/>
    <w:rsid w:val="00D337F3"/>
    <w:rsid w:val="00D36EA7"/>
    <w:rsid w:val="00D42137"/>
    <w:rsid w:val="00D446C9"/>
    <w:rsid w:val="00D45187"/>
    <w:rsid w:val="00D4658F"/>
    <w:rsid w:val="00D50984"/>
    <w:rsid w:val="00D516CB"/>
    <w:rsid w:val="00D529E3"/>
    <w:rsid w:val="00D55C27"/>
    <w:rsid w:val="00D57A01"/>
    <w:rsid w:val="00D6408D"/>
    <w:rsid w:val="00D640AF"/>
    <w:rsid w:val="00D65445"/>
    <w:rsid w:val="00D6578D"/>
    <w:rsid w:val="00D661F0"/>
    <w:rsid w:val="00D66A21"/>
    <w:rsid w:val="00D67B24"/>
    <w:rsid w:val="00D7176A"/>
    <w:rsid w:val="00D7476E"/>
    <w:rsid w:val="00D8621D"/>
    <w:rsid w:val="00D9386C"/>
    <w:rsid w:val="00DA0FFF"/>
    <w:rsid w:val="00DA3806"/>
    <w:rsid w:val="00DA490B"/>
    <w:rsid w:val="00DA6550"/>
    <w:rsid w:val="00DA7420"/>
    <w:rsid w:val="00DB15B8"/>
    <w:rsid w:val="00DB1731"/>
    <w:rsid w:val="00DB3590"/>
    <w:rsid w:val="00DB530D"/>
    <w:rsid w:val="00DB5610"/>
    <w:rsid w:val="00DB63DA"/>
    <w:rsid w:val="00DB72CB"/>
    <w:rsid w:val="00DB7B59"/>
    <w:rsid w:val="00DC13A5"/>
    <w:rsid w:val="00DC1931"/>
    <w:rsid w:val="00DC457F"/>
    <w:rsid w:val="00DC514E"/>
    <w:rsid w:val="00DD20C6"/>
    <w:rsid w:val="00DD2CDB"/>
    <w:rsid w:val="00DD36FC"/>
    <w:rsid w:val="00DE326B"/>
    <w:rsid w:val="00DE33F9"/>
    <w:rsid w:val="00DE45B1"/>
    <w:rsid w:val="00DE4EB2"/>
    <w:rsid w:val="00DE60D6"/>
    <w:rsid w:val="00DE6371"/>
    <w:rsid w:val="00DE6B00"/>
    <w:rsid w:val="00DF0693"/>
    <w:rsid w:val="00DF215F"/>
    <w:rsid w:val="00DF73B0"/>
    <w:rsid w:val="00E01A7A"/>
    <w:rsid w:val="00E05CFF"/>
    <w:rsid w:val="00E07076"/>
    <w:rsid w:val="00E1224D"/>
    <w:rsid w:val="00E148C0"/>
    <w:rsid w:val="00E14A1E"/>
    <w:rsid w:val="00E2452C"/>
    <w:rsid w:val="00E2474C"/>
    <w:rsid w:val="00E250B6"/>
    <w:rsid w:val="00E26613"/>
    <w:rsid w:val="00E303C5"/>
    <w:rsid w:val="00E32ABC"/>
    <w:rsid w:val="00E43287"/>
    <w:rsid w:val="00E437B0"/>
    <w:rsid w:val="00E43984"/>
    <w:rsid w:val="00E45C44"/>
    <w:rsid w:val="00E50A8B"/>
    <w:rsid w:val="00E5245C"/>
    <w:rsid w:val="00E53E7A"/>
    <w:rsid w:val="00E54447"/>
    <w:rsid w:val="00E566ED"/>
    <w:rsid w:val="00E62EED"/>
    <w:rsid w:val="00E6333B"/>
    <w:rsid w:val="00E670E5"/>
    <w:rsid w:val="00E67A88"/>
    <w:rsid w:val="00E70FCB"/>
    <w:rsid w:val="00E716A3"/>
    <w:rsid w:val="00E7322F"/>
    <w:rsid w:val="00E75183"/>
    <w:rsid w:val="00E84560"/>
    <w:rsid w:val="00E865B2"/>
    <w:rsid w:val="00E90AE7"/>
    <w:rsid w:val="00E927CD"/>
    <w:rsid w:val="00E94E17"/>
    <w:rsid w:val="00EA0367"/>
    <w:rsid w:val="00EA0C82"/>
    <w:rsid w:val="00EA0F78"/>
    <w:rsid w:val="00EA108D"/>
    <w:rsid w:val="00EA1307"/>
    <w:rsid w:val="00EA4AB0"/>
    <w:rsid w:val="00EA4EB5"/>
    <w:rsid w:val="00EA5F18"/>
    <w:rsid w:val="00EB5928"/>
    <w:rsid w:val="00EB6A1F"/>
    <w:rsid w:val="00EB6CFB"/>
    <w:rsid w:val="00EC0032"/>
    <w:rsid w:val="00EC0C21"/>
    <w:rsid w:val="00EC15B2"/>
    <w:rsid w:val="00EC2AB6"/>
    <w:rsid w:val="00ED2950"/>
    <w:rsid w:val="00ED32A0"/>
    <w:rsid w:val="00ED3A21"/>
    <w:rsid w:val="00ED441E"/>
    <w:rsid w:val="00ED5585"/>
    <w:rsid w:val="00EE0086"/>
    <w:rsid w:val="00EE244F"/>
    <w:rsid w:val="00EE4CA1"/>
    <w:rsid w:val="00EE69B8"/>
    <w:rsid w:val="00F002AA"/>
    <w:rsid w:val="00F01CFB"/>
    <w:rsid w:val="00F01F97"/>
    <w:rsid w:val="00F02E4A"/>
    <w:rsid w:val="00F03786"/>
    <w:rsid w:val="00F077DA"/>
    <w:rsid w:val="00F13E5C"/>
    <w:rsid w:val="00F14C71"/>
    <w:rsid w:val="00F16A8E"/>
    <w:rsid w:val="00F2058E"/>
    <w:rsid w:val="00F23BF2"/>
    <w:rsid w:val="00F24F04"/>
    <w:rsid w:val="00F30998"/>
    <w:rsid w:val="00F344E6"/>
    <w:rsid w:val="00F3500E"/>
    <w:rsid w:val="00F41F7F"/>
    <w:rsid w:val="00F42C46"/>
    <w:rsid w:val="00F4402C"/>
    <w:rsid w:val="00F4403F"/>
    <w:rsid w:val="00F44386"/>
    <w:rsid w:val="00F46C2B"/>
    <w:rsid w:val="00F47390"/>
    <w:rsid w:val="00F47745"/>
    <w:rsid w:val="00F51D4C"/>
    <w:rsid w:val="00F54D52"/>
    <w:rsid w:val="00F63E2B"/>
    <w:rsid w:val="00F63FE3"/>
    <w:rsid w:val="00F649CF"/>
    <w:rsid w:val="00F64BBF"/>
    <w:rsid w:val="00F64EB0"/>
    <w:rsid w:val="00F666F8"/>
    <w:rsid w:val="00F703F6"/>
    <w:rsid w:val="00F840DB"/>
    <w:rsid w:val="00F86B31"/>
    <w:rsid w:val="00F92D3A"/>
    <w:rsid w:val="00FA317E"/>
    <w:rsid w:val="00FA349F"/>
    <w:rsid w:val="00FB0CF0"/>
    <w:rsid w:val="00FB550A"/>
    <w:rsid w:val="00FD0BEA"/>
    <w:rsid w:val="00FD1B58"/>
    <w:rsid w:val="00FD4F6A"/>
    <w:rsid w:val="00FE1792"/>
    <w:rsid w:val="00FE5074"/>
    <w:rsid w:val="00FE5423"/>
    <w:rsid w:val="00FE5B61"/>
    <w:rsid w:val="00FF2FFF"/>
    <w:rsid w:val="00FF40FF"/>
    <w:rsid w:val="02A6B328"/>
    <w:rsid w:val="05608E64"/>
    <w:rsid w:val="05A1DFCE"/>
    <w:rsid w:val="07C05AEE"/>
    <w:rsid w:val="0826A24E"/>
    <w:rsid w:val="0AAD3C32"/>
    <w:rsid w:val="0BDEB391"/>
    <w:rsid w:val="0D590138"/>
    <w:rsid w:val="0D64F4C2"/>
    <w:rsid w:val="0E7C92D6"/>
    <w:rsid w:val="0F7771DD"/>
    <w:rsid w:val="115E5A00"/>
    <w:rsid w:val="127F992E"/>
    <w:rsid w:val="145054D4"/>
    <w:rsid w:val="1AFD9A70"/>
    <w:rsid w:val="1B2A5039"/>
    <w:rsid w:val="1BC88D26"/>
    <w:rsid w:val="1C4154EA"/>
    <w:rsid w:val="1FE8496F"/>
    <w:rsid w:val="22CEB416"/>
    <w:rsid w:val="26689672"/>
    <w:rsid w:val="26760F51"/>
    <w:rsid w:val="2E9337CA"/>
    <w:rsid w:val="2EDB2375"/>
    <w:rsid w:val="33B6E743"/>
    <w:rsid w:val="33EC768B"/>
    <w:rsid w:val="368DB1D1"/>
    <w:rsid w:val="37E4B194"/>
    <w:rsid w:val="3C863F85"/>
    <w:rsid w:val="3CD807BA"/>
    <w:rsid w:val="3CE7C380"/>
    <w:rsid w:val="3DD7E302"/>
    <w:rsid w:val="41BBF2F3"/>
    <w:rsid w:val="430859E8"/>
    <w:rsid w:val="4379D21C"/>
    <w:rsid w:val="49BF8BB5"/>
    <w:rsid w:val="4D1EFF30"/>
    <w:rsid w:val="4E33C6A4"/>
    <w:rsid w:val="4E3F664B"/>
    <w:rsid w:val="50B257F9"/>
    <w:rsid w:val="515F345B"/>
    <w:rsid w:val="519EC3A5"/>
    <w:rsid w:val="51E4C0A3"/>
    <w:rsid w:val="5352E85B"/>
    <w:rsid w:val="55EBD424"/>
    <w:rsid w:val="56794C6C"/>
    <w:rsid w:val="58616760"/>
    <w:rsid w:val="588D2D78"/>
    <w:rsid w:val="593C43AC"/>
    <w:rsid w:val="5A657042"/>
    <w:rsid w:val="5BA802C3"/>
    <w:rsid w:val="5C9D5B0B"/>
    <w:rsid w:val="603A41F1"/>
    <w:rsid w:val="612B8347"/>
    <w:rsid w:val="633641A5"/>
    <w:rsid w:val="63D79596"/>
    <w:rsid w:val="6ACF0746"/>
    <w:rsid w:val="6AE417B2"/>
    <w:rsid w:val="6C313AEA"/>
    <w:rsid w:val="6CA0F190"/>
    <w:rsid w:val="6EB41748"/>
    <w:rsid w:val="6ECD3E1B"/>
    <w:rsid w:val="6F86BC61"/>
    <w:rsid w:val="70A5E1DD"/>
    <w:rsid w:val="76D7A26D"/>
    <w:rsid w:val="77749262"/>
    <w:rsid w:val="7837A8BB"/>
    <w:rsid w:val="7A61B4D6"/>
    <w:rsid w:val="7AF43155"/>
    <w:rsid w:val="7EDCDAAA"/>
    <w:rsid w:val="7F28D9D7"/>
    <w:rsid w:val="7F489FDE"/>
    <w:rsid w:val="7FBB18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2F914D0"/>
  <w14:defaultImageDpi w14:val="32767"/>
  <w15:chartTrackingRefBased/>
  <w15:docId w15:val="{2AC268F0-AABD-419B-AF41-4B80259A4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6883"/>
  </w:style>
  <w:style w:type="paragraph" w:styleId="Heading1">
    <w:name w:val="heading 1"/>
    <w:basedOn w:val="Normal"/>
    <w:next w:val="Normal"/>
    <w:link w:val="Heading1Char"/>
    <w:uiPriority w:val="9"/>
    <w:qFormat/>
    <w:rsid w:val="00EC0C21"/>
    <w:pPr>
      <w:keepNext/>
      <w:keepLines/>
      <w:numPr>
        <w:numId w:val="3"/>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C0C21"/>
    <w:pPr>
      <w:keepNext/>
      <w:keepLines/>
      <w:numPr>
        <w:ilvl w:val="1"/>
        <w:numId w:val="3"/>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54462"/>
    <w:pPr>
      <w:keepNext/>
      <w:keepLines/>
      <w:numPr>
        <w:ilvl w:val="2"/>
        <w:numId w:val="3"/>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85E4F"/>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385E4F"/>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85E4F"/>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85E4F"/>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85E4F"/>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85E4F"/>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 Char Char,Bullet 1,List Paragraph1,b1,Number_1,SGLText List Paragraph,new,List Paragraph11,List Paragraph2,Colorful List - Accent 11,Normal Sentence,First level bullet,Bullit,Citation List,Graphic,normal,Equipment,Paragraph"/>
    <w:basedOn w:val="Normal"/>
    <w:link w:val="ListParagraphChar"/>
    <w:uiPriority w:val="34"/>
    <w:qFormat/>
    <w:rsid w:val="00661A76"/>
    <w:pPr>
      <w:ind w:left="720"/>
      <w:contextualSpacing/>
    </w:pPr>
  </w:style>
  <w:style w:type="character" w:customStyle="1" w:styleId="Heading1Char">
    <w:name w:val="Heading 1 Char"/>
    <w:basedOn w:val="DefaultParagraphFont"/>
    <w:link w:val="Heading1"/>
    <w:uiPriority w:val="9"/>
    <w:rsid w:val="00EC0C2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C0C2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54462"/>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3274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765EDF"/>
    <w:pPr>
      <w:spacing w:after="0" w:line="240" w:lineRule="auto"/>
    </w:pPr>
    <w:rPr>
      <w:sz w:val="20"/>
      <w:szCs w:val="20"/>
    </w:rPr>
  </w:style>
  <w:style w:type="character" w:customStyle="1" w:styleId="FootnoteTextChar">
    <w:name w:val="Footnote Text Char"/>
    <w:basedOn w:val="DefaultParagraphFont"/>
    <w:link w:val="FootnoteText"/>
    <w:uiPriority w:val="99"/>
    <w:rsid w:val="00765EDF"/>
    <w:rPr>
      <w:sz w:val="20"/>
      <w:szCs w:val="20"/>
    </w:rPr>
  </w:style>
  <w:style w:type="character" w:styleId="FootnoteReference">
    <w:name w:val="footnote reference"/>
    <w:basedOn w:val="DefaultParagraphFont"/>
    <w:uiPriority w:val="99"/>
    <w:semiHidden/>
    <w:unhideWhenUsed/>
    <w:rsid w:val="008F36B1"/>
    <w:rPr>
      <w:vertAlign w:val="superscript"/>
    </w:rPr>
  </w:style>
  <w:style w:type="table" w:styleId="GridTable4-Accent5">
    <w:name w:val="Grid Table 4 Accent 5"/>
    <w:basedOn w:val="TableNormal"/>
    <w:uiPriority w:val="49"/>
    <w:rsid w:val="00543AC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543AC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CommentReference">
    <w:name w:val="annotation reference"/>
    <w:basedOn w:val="DefaultParagraphFont"/>
    <w:uiPriority w:val="99"/>
    <w:semiHidden/>
    <w:unhideWhenUsed/>
    <w:rsid w:val="00CD73B1"/>
    <w:rPr>
      <w:sz w:val="16"/>
      <w:szCs w:val="16"/>
    </w:rPr>
  </w:style>
  <w:style w:type="paragraph" w:styleId="CommentText">
    <w:name w:val="annotation text"/>
    <w:basedOn w:val="Normal"/>
    <w:link w:val="CommentTextChar"/>
    <w:uiPriority w:val="99"/>
    <w:semiHidden/>
    <w:unhideWhenUsed/>
    <w:rsid w:val="00CD73B1"/>
    <w:pPr>
      <w:spacing w:line="240" w:lineRule="auto"/>
    </w:pPr>
    <w:rPr>
      <w:sz w:val="20"/>
      <w:szCs w:val="20"/>
    </w:rPr>
  </w:style>
  <w:style w:type="character" w:customStyle="1" w:styleId="CommentTextChar">
    <w:name w:val="Comment Text Char"/>
    <w:basedOn w:val="DefaultParagraphFont"/>
    <w:link w:val="CommentText"/>
    <w:uiPriority w:val="99"/>
    <w:semiHidden/>
    <w:rsid w:val="00CD73B1"/>
    <w:rPr>
      <w:sz w:val="20"/>
      <w:szCs w:val="20"/>
    </w:rPr>
  </w:style>
  <w:style w:type="paragraph" w:styleId="CommentSubject">
    <w:name w:val="annotation subject"/>
    <w:basedOn w:val="CommentText"/>
    <w:next w:val="CommentText"/>
    <w:link w:val="CommentSubjectChar"/>
    <w:uiPriority w:val="99"/>
    <w:semiHidden/>
    <w:unhideWhenUsed/>
    <w:rsid w:val="00CD73B1"/>
    <w:rPr>
      <w:b/>
      <w:bCs/>
    </w:rPr>
  </w:style>
  <w:style w:type="character" w:customStyle="1" w:styleId="CommentSubjectChar">
    <w:name w:val="Comment Subject Char"/>
    <w:basedOn w:val="CommentTextChar"/>
    <w:link w:val="CommentSubject"/>
    <w:uiPriority w:val="99"/>
    <w:semiHidden/>
    <w:rsid w:val="00CD73B1"/>
    <w:rPr>
      <w:b/>
      <w:bCs/>
      <w:sz w:val="20"/>
      <w:szCs w:val="20"/>
    </w:rPr>
  </w:style>
  <w:style w:type="paragraph" w:styleId="BalloonText">
    <w:name w:val="Balloon Text"/>
    <w:basedOn w:val="Normal"/>
    <w:link w:val="BalloonTextChar"/>
    <w:uiPriority w:val="99"/>
    <w:semiHidden/>
    <w:unhideWhenUsed/>
    <w:rsid w:val="00CD73B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73B1"/>
    <w:rPr>
      <w:rFonts w:ascii="Segoe UI" w:hAnsi="Segoe UI" w:cs="Segoe UI"/>
      <w:sz w:val="18"/>
      <w:szCs w:val="18"/>
    </w:rPr>
  </w:style>
  <w:style w:type="paragraph" w:styleId="Header">
    <w:name w:val="header"/>
    <w:basedOn w:val="Normal"/>
    <w:link w:val="HeaderChar"/>
    <w:uiPriority w:val="99"/>
    <w:unhideWhenUsed/>
    <w:rsid w:val="001C76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76D0"/>
  </w:style>
  <w:style w:type="paragraph" w:styleId="Footer">
    <w:name w:val="footer"/>
    <w:basedOn w:val="Normal"/>
    <w:link w:val="FooterChar"/>
    <w:uiPriority w:val="99"/>
    <w:unhideWhenUsed/>
    <w:rsid w:val="001C76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76D0"/>
  </w:style>
  <w:style w:type="paragraph" w:styleId="TOCHeading">
    <w:name w:val="TOC Heading"/>
    <w:basedOn w:val="Heading1"/>
    <w:next w:val="Normal"/>
    <w:uiPriority w:val="39"/>
    <w:unhideWhenUsed/>
    <w:qFormat/>
    <w:rsid w:val="00E148C0"/>
    <w:pPr>
      <w:outlineLvl w:val="9"/>
    </w:pPr>
    <w:rPr>
      <w:lang w:val="en-US"/>
    </w:rPr>
  </w:style>
  <w:style w:type="paragraph" w:styleId="TOC1">
    <w:name w:val="toc 1"/>
    <w:basedOn w:val="Normal"/>
    <w:next w:val="Normal"/>
    <w:autoRedefine/>
    <w:uiPriority w:val="39"/>
    <w:unhideWhenUsed/>
    <w:rsid w:val="00E148C0"/>
    <w:pPr>
      <w:spacing w:after="100"/>
    </w:pPr>
  </w:style>
  <w:style w:type="paragraph" w:styleId="TOC2">
    <w:name w:val="toc 2"/>
    <w:basedOn w:val="Normal"/>
    <w:next w:val="Normal"/>
    <w:autoRedefine/>
    <w:uiPriority w:val="39"/>
    <w:unhideWhenUsed/>
    <w:rsid w:val="00250EF9"/>
    <w:pPr>
      <w:tabs>
        <w:tab w:val="left" w:pos="880"/>
        <w:tab w:val="right" w:leader="dot" w:pos="8756"/>
      </w:tabs>
      <w:spacing w:after="100"/>
      <w:ind w:left="220"/>
    </w:pPr>
  </w:style>
  <w:style w:type="paragraph" w:styleId="TOC3">
    <w:name w:val="toc 3"/>
    <w:basedOn w:val="Normal"/>
    <w:next w:val="Normal"/>
    <w:autoRedefine/>
    <w:uiPriority w:val="39"/>
    <w:unhideWhenUsed/>
    <w:rsid w:val="00E148C0"/>
    <w:pPr>
      <w:spacing w:after="100"/>
      <w:ind w:left="440"/>
    </w:pPr>
  </w:style>
  <w:style w:type="character" w:styleId="Hyperlink">
    <w:name w:val="Hyperlink"/>
    <w:basedOn w:val="DefaultParagraphFont"/>
    <w:uiPriority w:val="99"/>
    <w:unhideWhenUsed/>
    <w:rsid w:val="00E148C0"/>
    <w:rPr>
      <w:color w:val="0563C1" w:themeColor="hyperlink"/>
      <w:u w:val="single"/>
    </w:rPr>
  </w:style>
  <w:style w:type="paragraph" w:styleId="NoSpacing">
    <w:name w:val="No Spacing"/>
    <w:uiPriority w:val="1"/>
    <w:qFormat/>
    <w:rsid w:val="00602991"/>
    <w:pPr>
      <w:spacing w:after="0" w:line="240" w:lineRule="auto"/>
    </w:pPr>
  </w:style>
  <w:style w:type="character" w:customStyle="1" w:styleId="ui-provider">
    <w:name w:val="ui-provider"/>
    <w:basedOn w:val="DefaultParagraphFont"/>
    <w:rsid w:val="00BF7660"/>
  </w:style>
  <w:style w:type="character" w:customStyle="1" w:styleId="Heading4Char">
    <w:name w:val="Heading 4 Char"/>
    <w:basedOn w:val="DefaultParagraphFont"/>
    <w:link w:val="Heading4"/>
    <w:uiPriority w:val="9"/>
    <w:rsid w:val="00385E4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385E4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85E4F"/>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85E4F"/>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85E4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85E4F"/>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87165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655"/>
    <w:rPr>
      <w:rFonts w:asciiTheme="majorHAnsi" w:eastAsiaTheme="majorEastAsia" w:hAnsiTheme="majorHAnsi" w:cstheme="majorBidi"/>
      <w:spacing w:val="-10"/>
      <w:kern w:val="28"/>
      <w:sz w:val="56"/>
      <w:szCs w:val="56"/>
    </w:rPr>
  </w:style>
  <w:style w:type="paragraph" w:styleId="EndnoteText">
    <w:name w:val="endnote text"/>
    <w:basedOn w:val="Normal"/>
    <w:link w:val="EndnoteTextChar"/>
    <w:uiPriority w:val="99"/>
    <w:semiHidden/>
    <w:unhideWhenUsed/>
    <w:rsid w:val="003E5CF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E5CFD"/>
    <w:rPr>
      <w:sz w:val="20"/>
      <w:szCs w:val="20"/>
    </w:rPr>
  </w:style>
  <w:style w:type="character" w:styleId="EndnoteReference">
    <w:name w:val="endnote reference"/>
    <w:basedOn w:val="DefaultParagraphFont"/>
    <w:uiPriority w:val="99"/>
    <w:semiHidden/>
    <w:unhideWhenUsed/>
    <w:rsid w:val="003E5CFD"/>
    <w:rPr>
      <w:vertAlign w:val="superscript"/>
    </w:rPr>
  </w:style>
  <w:style w:type="character" w:customStyle="1" w:styleId="ListParagraphChar">
    <w:name w:val="List Paragraph Char"/>
    <w:aliases w:val="List Paragraph Char Char Char,Bullet 1 Char,List Paragraph1 Char,b1 Char,Number_1 Char,SGLText List Paragraph Char,new Char,List Paragraph11 Char,List Paragraph2 Char,Colorful List - Accent 11 Char,Normal Sentence Char,Bullit Char"/>
    <w:basedOn w:val="DefaultParagraphFont"/>
    <w:link w:val="ListParagraph"/>
    <w:uiPriority w:val="34"/>
    <w:qFormat/>
    <w:rsid w:val="005A2BD1"/>
  </w:style>
  <w:style w:type="paragraph" w:styleId="NormalWeb">
    <w:name w:val="Normal (Web)"/>
    <w:basedOn w:val="Normal"/>
    <w:uiPriority w:val="99"/>
    <w:semiHidden/>
    <w:unhideWhenUsed/>
    <w:rsid w:val="00EB6A1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B6A1F"/>
    <w:rPr>
      <w:b/>
      <w:bCs/>
    </w:rPr>
  </w:style>
  <w:style w:type="character" w:styleId="FollowedHyperlink">
    <w:name w:val="FollowedHyperlink"/>
    <w:basedOn w:val="DefaultParagraphFont"/>
    <w:uiPriority w:val="99"/>
    <w:semiHidden/>
    <w:unhideWhenUsed/>
    <w:rsid w:val="006A2A4A"/>
    <w:rPr>
      <w:color w:val="954F72" w:themeColor="followedHyperlink"/>
      <w:u w:val="single"/>
    </w:rPr>
  </w:style>
  <w:style w:type="paragraph" w:styleId="Revision">
    <w:name w:val="Revision"/>
    <w:hidden/>
    <w:uiPriority w:val="99"/>
    <w:semiHidden/>
    <w:rsid w:val="00EA0F7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235203">
      <w:bodyDiv w:val="1"/>
      <w:marLeft w:val="0"/>
      <w:marRight w:val="0"/>
      <w:marTop w:val="0"/>
      <w:marBottom w:val="0"/>
      <w:divBdr>
        <w:top w:val="none" w:sz="0" w:space="0" w:color="auto"/>
        <w:left w:val="none" w:sz="0" w:space="0" w:color="auto"/>
        <w:bottom w:val="none" w:sz="0" w:space="0" w:color="auto"/>
        <w:right w:val="none" w:sz="0" w:space="0" w:color="auto"/>
      </w:divBdr>
    </w:div>
    <w:div w:id="530072576">
      <w:bodyDiv w:val="1"/>
      <w:marLeft w:val="0"/>
      <w:marRight w:val="0"/>
      <w:marTop w:val="0"/>
      <w:marBottom w:val="0"/>
      <w:divBdr>
        <w:top w:val="none" w:sz="0" w:space="0" w:color="auto"/>
        <w:left w:val="none" w:sz="0" w:space="0" w:color="auto"/>
        <w:bottom w:val="none" w:sz="0" w:space="0" w:color="auto"/>
        <w:right w:val="none" w:sz="0" w:space="0" w:color="auto"/>
      </w:divBdr>
    </w:div>
    <w:div w:id="904338787">
      <w:bodyDiv w:val="1"/>
      <w:marLeft w:val="0"/>
      <w:marRight w:val="0"/>
      <w:marTop w:val="0"/>
      <w:marBottom w:val="0"/>
      <w:divBdr>
        <w:top w:val="none" w:sz="0" w:space="0" w:color="auto"/>
        <w:left w:val="none" w:sz="0" w:space="0" w:color="auto"/>
        <w:bottom w:val="none" w:sz="0" w:space="0" w:color="auto"/>
        <w:right w:val="none" w:sz="0" w:space="0" w:color="auto"/>
      </w:divBdr>
    </w:div>
    <w:div w:id="1059019694">
      <w:bodyDiv w:val="1"/>
      <w:marLeft w:val="0"/>
      <w:marRight w:val="0"/>
      <w:marTop w:val="0"/>
      <w:marBottom w:val="0"/>
      <w:divBdr>
        <w:top w:val="none" w:sz="0" w:space="0" w:color="auto"/>
        <w:left w:val="none" w:sz="0" w:space="0" w:color="auto"/>
        <w:bottom w:val="none" w:sz="0" w:space="0" w:color="auto"/>
        <w:right w:val="none" w:sz="0" w:space="0" w:color="auto"/>
      </w:divBdr>
    </w:div>
    <w:div w:id="1158961546">
      <w:bodyDiv w:val="1"/>
      <w:marLeft w:val="0"/>
      <w:marRight w:val="0"/>
      <w:marTop w:val="0"/>
      <w:marBottom w:val="0"/>
      <w:divBdr>
        <w:top w:val="none" w:sz="0" w:space="0" w:color="auto"/>
        <w:left w:val="none" w:sz="0" w:space="0" w:color="auto"/>
        <w:bottom w:val="none" w:sz="0" w:space="0" w:color="auto"/>
        <w:right w:val="none" w:sz="0" w:space="0" w:color="auto"/>
      </w:divBdr>
    </w:div>
    <w:div w:id="1324549797">
      <w:bodyDiv w:val="1"/>
      <w:marLeft w:val="0"/>
      <w:marRight w:val="0"/>
      <w:marTop w:val="0"/>
      <w:marBottom w:val="0"/>
      <w:divBdr>
        <w:top w:val="none" w:sz="0" w:space="0" w:color="auto"/>
        <w:left w:val="none" w:sz="0" w:space="0" w:color="auto"/>
        <w:bottom w:val="none" w:sz="0" w:space="0" w:color="auto"/>
        <w:right w:val="none" w:sz="0" w:space="0" w:color="auto"/>
      </w:divBdr>
    </w:div>
    <w:div w:id="1329363004">
      <w:bodyDiv w:val="1"/>
      <w:marLeft w:val="0"/>
      <w:marRight w:val="0"/>
      <w:marTop w:val="0"/>
      <w:marBottom w:val="0"/>
      <w:divBdr>
        <w:top w:val="none" w:sz="0" w:space="0" w:color="auto"/>
        <w:left w:val="none" w:sz="0" w:space="0" w:color="auto"/>
        <w:bottom w:val="none" w:sz="0" w:space="0" w:color="auto"/>
        <w:right w:val="none" w:sz="0" w:space="0" w:color="auto"/>
      </w:divBdr>
    </w:div>
    <w:div w:id="1433283251">
      <w:bodyDiv w:val="1"/>
      <w:marLeft w:val="0"/>
      <w:marRight w:val="0"/>
      <w:marTop w:val="0"/>
      <w:marBottom w:val="0"/>
      <w:divBdr>
        <w:top w:val="none" w:sz="0" w:space="0" w:color="auto"/>
        <w:left w:val="none" w:sz="0" w:space="0" w:color="auto"/>
        <w:bottom w:val="none" w:sz="0" w:space="0" w:color="auto"/>
        <w:right w:val="none" w:sz="0" w:space="0" w:color="auto"/>
      </w:divBdr>
    </w:div>
    <w:div w:id="1636135697">
      <w:bodyDiv w:val="1"/>
      <w:marLeft w:val="0"/>
      <w:marRight w:val="0"/>
      <w:marTop w:val="0"/>
      <w:marBottom w:val="0"/>
      <w:divBdr>
        <w:top w:val="none" w:sz="0" w:space="0" w:color="auto"/>
        <w:left w:val="none" w:sz="0" w:space="0" w:color="auto"/>
        <w:bottom w:val="none" w:sz="0" w:space="0" w:color="auto"/>
        <w:right w:val="none" w:sz="0" w:space="0" w:color="auto"/>
      </w:divBdr>
    </w:div>
    <w:div w:id="2026052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openxmlformats.org/officeDocument/2006/relationships/hyperlink" Target="https://www.figma.com/proto/h3kEbWDrgmUjNWvIMRP1xf/Will-after-death?page-id=0%3A1&amp;node-id=1-2&amp;viewport=476%2C101%2C0.06&amp;t=mC6a1dJ3J0nrUXDe-1&amp;scaling=scale-down-width&amp;content-scaling=fixed&amp;starting-point-node-id=1%3A2"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24" Type="http://schemas.openxmlformats.org/officeDocument/2006/relationships/theme" Target="theme/theme1.xml"/><Relationship Id="rId5" Type="http://schemas.openxmlformats.org/officeDocument/2006/relationships/numbering" Target="numbering.xml"/><Relationship Id="rId15" Type="http://schemas.microsoft.com/office/2007/relationships/diagramDrawing" Target="diagrams/drawing1.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diagrams/colors1.xml><?xml version="1.0" encoding="utf-8"?>
<dgm:colorsDef xmlns:dgm="http://schemas.openxmlformats.org/drawingml/2006/diagram" xmlns:a="http://schemas.openxmlformats.org/drawingml/2006/main" uniqueId="urn:microsoft.com/office/officeart/2005/8/colors/accent0_1#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14B8209-DD96-45D3-86DE-E5D8CD79C20C}" type="doc">
      <dgm:prSet loTypeId="urn:microsoft.com/office/officeart/2005/8/layout/hProcess11" loCatId="process" qsTypeId="urn:microsoft.com/office/officeart/2005/8/quickstyle/simple1#1" qsCatId="simple" csTypeId="urn:microsoft.com/office/officeart/2005/8/colors/accent0_1#1" csCatId="mainScheme" phldr="1"/>
      <dgm:spPr/>
    </dgm:pt>
    <dgm:pt modelId="{B0591E23-5024-4999-A96C-AB0EBD3AE6B5}">
      <dgm:prSet phldrT="[Text]" custT="1"/>
      <dgm:spPr/>
      <dgm:t>
        <a:bodyPr/>
        <a:lstStyle/>
        <a:p>
          <a:r>
            <a:rPr lang="en-IN" sz="900"/>
            <a:t>Creation of Will </a:t>
          </a:r>
        </a:p>
        <a:p>
          <a:r>
            <a:rPr lang="en-IN" sz="900"/>
            <a:t>by testator</a:t>
          </a:r>
        </a:p>
      </dgm:t>
    </dgm:pt>
    <dgm:pt modelId="{C872BBBC-DFD4-4951-A2E2-8C8A7A0B4B34}" type="parTrans" cxnId="{F08EA2D8-B5AA-4B2D-948E-1F5263812DA6}">
      <dgm:prSet/>
      <dgm:spPr/>
      <dgm:t>
        <a:bodyPr/>
        <a:lstStyle/>
        <a:p>
          <a:endParaRPr lang="en-IN"/>
        </a:p>
      </dgm:t>
    </dgm:pt>
    <dgm:pt modelId="{C547B9EC-42CC-40F6-8167-1C0247737835}" type="sibTrans" cxnId="{F08EA2D8-B5AA-4B2D-948E-1F5263812DA6}">
      <dgm:prSet/>
      <dgm:spPr/>
      <dgm:t>
        <a:bodyPr/>
        <a:lstStyle/>
        <a:p>
          <a:endParaRPr lang="en-IN"/>
        </a:p>
      </dgm:t>
    </dgm:pt>
    <dgm:pt modelId="{D3645376-96A1-49EB-AFD7-ED5289D1803B}">
      <dgm:prSet phldrT="[Text]" custT="1"/>
      <dgm:spPr/>
      <dgm:t>
        <a:bodyPr/>
        <a:lstStyle/>
        <a:p>
          <a:r>
            <a:rPr lang="en-IN" sz="1000" b="0">
              <a:solidFill>
                <a:schemeClr val="accent1">
                  <a:lumMod val="75000"/>
                </a:schemeClr>
              </a:solidFill>
            </a:rPr>
            <a:t>Registraiton</a:t>
          </a:r>
        </a:p>
        <a:p>
          <a:r>
            <a:rPr lang="en-IN" sz="1000" b="0">
              <a:solidFill>
                <a:schemeClr val="accent1">
                  <a:lumMod val="75000"/>
                </a:schemeClr>
              </a:solidFill>
            </a:rPr>
            <a:t> of will</a:t>
          </a:r>
        </a:p>
      </dgm:t>
    </dgm:pt>
    <dgm:pt modelId="{40892B5D-71F5-4BD8-84CC-A5DBC30E11E0}" type="parTrans" cxnId="{86D63C0A-7AC3-4C29-85A5-80634296B6B6}">
      <dgm:prSet/>
      <dgm:spPr/>
      <dgm:t>
        <a:bodyPr/>
        <a:lstStyle/>
        <a:p>
          <a:endParaRPr lang="en-IN"/>
        </a:p>
      </dgm:t>
    </dgm:pt>
    <dgm:pt modelId="{9FB8D25B-ED32-4712-8A3E-A2FF3B35ABCF}" type="sibTrans" cxnId="{86D63C0A-7AC3-4C29-85A5-80634296B6B6}">
      <dgm:prSet/>
      <dgm:spPr/>
      <dgm:t>
        <a:bodyPr/>
        <a:lstStyle/>
        <a:p>
          <a:endParaRPr lang="en-IN"/>
        </a:p>
      </dgm:t>
    </dgm:pt>
    <dgm:pt modelId="{5E1BEA91-D0A3-40FF-92C5-48DD87DA3940}">
      <dgm:prSet phldrT="[Text]" custT="1"/>
      <dgm:spPr/>
      <dgm:t>
        <a:bodyPr/>
        <a:lstStyle/>
        <a:p>
          <a:r>
            <a:rPr lang="en-IN" sz="900"/>
            <a:t>Death of </a:t>
          </a:r>
        </a:p>
        <a:p>
          <a:r>
            <a:rPr lang="en-IN" sz="900"/>
            <a:t>testator</a:t>
          </a:r>
        </a:p>
      </dgm:t>
    </dgm:pt>
    <dgm:pt modelId="{7D50A7B7-94BC-483E-943E-763F4D8EE398}" type="parTrans" cxnId="{1216EAD8-634E-4420-8640-8C6C19471BF2}">
      <dgm:prSet/>
      <dgm:spPr/>
      <dgm:t>
        <a:bodyPr/>
        <a:lstStyle/>
        <a:p>
          <a:endParaRPr lang="en-IN"/>
        </a:p>
      </dgm:t>
    </dgm:pt>
    <dgm:pt modelId="{84A19EB6-CE04-4CD3-8BFA-D64970B7F0B5}" type="sibTrans" cxnId="{1216EAD8-634E-4420-8640-8C6C19471BF2}">
      <dgm:prSet/>
      <dgm:spPr/>
      <dgm:t>
        <a:bodyPr/>
        <a:lstStyle/>
        <a:p>
          <a:endParaRPr lang="en-IN"/>
        </a:p>
      </dgm:t>
    </dgm:pt>
    <dgm:pt modelId="{4DDF5932-EEC1-48A0-B4E4-6591603116CA}">
      <dgm:prSet phldrT="[Text]" custT="1"/>
      <dgm:spPr/>
      <dgm:t>
        <a:bodyPr/>
        <a:lstStyle/>
        <a:p>
          <a:r>
            <a:rPr lang="en-IN" sz="900"/>
            <a:t>Presentation of </a:t>
          </a:r>
        </a:p>
        <a:p>
          <a:r>
            <a:rPr lang="en-IN" sz="900"/>
            <a:t>will for registration</a:t>
          </a:r>
        </a:p>
      </dgm:t>
    </dgm:pt>
    <dgm:pt modelId="{0DCD34E0-C403-4B37-977B-AC85DD6481F7}" type="parTrans" cxnId="{CC6DB795-3A70-4555-90EC-1B44EC529DA7}">
      <dgm:prSet/>
      <dgm:spPr/>
      <dgm:t>
        <a:bodyPr/>
        <a:lstStyle/>
        <a:p>
          <a:endParaRPr lang="en-IN"/>
        </a:p>
      </dgm:t>
    </dgm:pt>
    <dgm:pt modelId="{97323C9E-CC1A-4E81-A0E3-8795440DC44D}" type="sibTrans" cxnId="{CC6DB795-3A70-4555-90EC-1B44EC529DA7}">
      <dgm:prSet/>
      <dgm:spPr/>
      <dgm:t>
        <a:bodyPr/>
        <a:lstStyle/>
        <a:p>
          <a:endParaRPr lang="en-IN"/>
        </a:p>
      </dgm:t>
    </dgm:pt>
    <dgm:pt modelId="{EBE6EBDC-7A16-49D1-B815-42AFC3149451}" type="pres">
      <dgm:prSet presAssocID="{E14B8209-DD96-45D3-86DE-E5D8CD79C20C}" presName="Name0" presStyleCnt="0">
        <dgm:presLayoutVars>
          <dgm:dir/>
          <dgm:resizeHandles val="exact"/>
        </dgm:presLayoutVars>
      </dgm:prSet>
      <dgm:spPr/>
    </dgm:pt>
    <dgm:pt modelId="{35CBCF10-2979-4E43-8945-F61452783D75}" type="pres">
      <dgm:prSet presAssocID="{E14B8209-DD96-45D3-86DE-E5D8CD79C20C}" presName="arrow" presStyleLbl="bgShp" presStyleIdx="0" presStyleCnt="1" custLinFactNeighborX="133" custLinFactNeighborY="-1016"/>
      <dgm:spPr>
        <a:solidFill>
          <a:schemeClr val="accent1">
            <a:lumMod val="20000"/>
            <a:lumOff val="80000"/>
          </a:schemeClr>
        </a:solidFill>
        <a:ln w="3175">
          <a:solidFill>
            <a:schemeClr val="bg2">
              <a:lumMod val="75000"/>
            </a:schemeClr>
          </a:solidFill>
        </a:ln>
      </dgm:spPr>
    </dgm:pt>
    <dgm:pt modelId="{680899A8-6ADD-4FFB-A1FA-7819A87BAB80}" type="pres">
      <dgm:prSet presAssocID="{E14B8209-DD96-45D3-86DE-E5D8CD79C20C}" presName="points" presStyleCnt="0"/>
      <dgm:spPr/>
    </dgm:pt>
    <dgm:pt modelId="{691390C8-B73C-4B8F-9FF5-15C739824DFF}" type="pres">
      <dgm:prSet presAssocID="{B0591E23-5024-4999-A96C-AB0EBD3AE6B5}" presName="compositeA" presStyleCnt="0"/>
      <dgm:spPr/>
    </dgm:pt>
    <dgm:pt modelId="{C4753831-3B73-4205-98CC-63761C72D4FB}" type="pres">
      <dgm:prSet presAssocID="{B0591E23-5024-4999-A96C-AB0EBD3AE6B5}" presName="textA" presStyleLbl="revTx" presStyleIdx="0" presStyleCnt="4" custScaleX="220906">
        <dgm:presLayoutVars>
          <dgm:bulletEnabled val="1"/>
        </dgm:presLayoutVars>
      </dgm:prSet>
      <dgm:spPr/>
    </dgm:pt>
    <dgm:pt modelId="{3D53F8DC-19E4-4745-9CF9-DB8A53D580CD}" type="pres">
      <dgm:prSet presAssocID="{B0591E23-5024-4999-A96C-AB0EBD3AE6B5}" presName="circleA" presStyleLbl="node1" presStyleIdx="0" presStyleCnt="4" custLinFactNeighborX="16491" custLinFactNeighborY="-22">
        <dgm:style>
          <a:lnRef idx="2">
            <a:schemeClr val="accent1"/>
          </a:lnRef>
          <a:fillRef idx="1">
            <a:schemeClr val="lt1"/>
          </a:fillRef>
          <a:effectRef idx="0">
            <a:schemeClr val="accent1"/>
          </a:effectRef>
          <a:fontRef idx="minor">
            <a:schemeClr val="dk1"/>
          </a:fontRef>
        </dgm:style>
      </dgm:prSet>
      <dgm:spPr>
        <a:ln w="3175"/>
      </dgm:spPr>
    </dgm:pt>
    <dgm:pt modelId="{4A81CACD-83D2-4917-AAF7-7D914853D20A}" type="pres">
      <dgm:prSet presAssocID="{B0591E23-5024-4999-A96C-AB0EBD3AE6B5}" presName="spaceA" presStyleCnt="0"/>
      <dgm:spPr/>
    </dgm:pt>
    <dgm:pt modelId="{111FD516-08B6-4AD9-8CDB-22C36389F53D}" type="pres">
      <dgm:prSet presAssocID="{C547B9EC-42CC-40F6-8167-1C0247737835}" presName="space" presStyleCnt="0"/>
      <dgm:spPr/>
    </dgm:pt>
    <dgm:pt modelId="{ABB3C5BE-0177-43CD-9C02-28A2497854C4}" type="pres">
      <dgm:prSet presAssocID="{5E1BEA91-D0A3-40FF-92C5-48DD87DA3940}" presName="compositeB" presStyleCnt="0"/>
      <dgm:spPr/>
    </dgm:pt>
    <dgm:pt modelId="{6E32C79C-FD26-403E-9E1E-4CFE96501CBE}" type="pres">
      <dgm:prSet presAssocID="{5E1BEA91-D0A3-40FF-92C5-48DD87DA3940}" presName="textB" presStyleLbl="revTx" presStyleIdx="1" presStyleCnt="4" custScaleX="151955">
        <dgm:presLayoutVars>
          <dgm:bulletEnabled val="1"/>
        </dgm:presLayoutVars>
      </dgm:prSet>
      <dgm:spPr/>
    </dgm:pt>
    <dgm:pt modelId="{13A2FD2A-DA49-47A3-9917-C9E922600352}" type="pres">
      <dgm:prSet presAssocID="{5E1BEA91-D0A3-40FF-92C5-48DD87DA3940}" presName="circleB" presStyleLbl="node1" presStyleIdx="1" presStyleCnt="4" custLinFactNeighborY="345">
        <dgm:style>
          <a:lnRef idx="2">
            <a:schemeClr val="accent1"/>
          </a:lnRef>
          <a:fillRef idx="1">
            <a:schemeClr val="lt1"/>
          </a:fillRef>
          <a:effectRef idx="0">
            <a:schemeClr val="accent1"/>
          </a:effectRef>
          <a:fontRef idx="minor">
            <a:schemeClr val="dk1"/>
          </a:fontRef>
        </dgm:style>
      </dgm:prSet>
      <dgm:spPr>
        <a:ln w="3175"/>
      </dgm:spPr>
    </dgm:pt>
    <dgm:pt modelId="{8C6E60FD-21C7-4DC6-9D24-D2532A9B6129}" type="pres">
      <dgm:prSet presAssocID="{5E1BEA91-D0A3-40FF-92C5-48DD87DA3940}" presName="spaceB" presStyleCnt="0"/>
      <dgm:spPr/>
    </dgm:pt>
    <dgm:pt modelId="{FAB63E0C-5D7D-4D73-A0F3-A961A6CCABB2}" type="pres">
      <dgm:prSet presAssocID="{84A19EB6-CE04-4CD3-8BFA-D64970B7F0B5}" presName="space" presStyleCnt="0"/>
      <dgm:spPr/>
    </dgm:pt>
    <dgm:pt modelId="{C5C55AD7-C872-4C41-8752-6B7A5DA262AB}" type="pres">
      <dgm:prSet presAssocID="{4DDF5932-EEC1-48A0-B4E4-6591603116CA}" presName="compositeA" presStyleCnt="0"/>
      <dgm:spPr/>
    </dgm:pt>
    <dgm:pt modelId="{E12B0D32-7EE5-4A9B-942C-60D34BA2B816}" type="pres">
      <dgm:prSet presAssocID="{4DDF5932-EEC1-48A0-B4E4-6591603116CA}" presName="textA" presStyleLbl="revTx" presStyleIdx="2" presStyleCnt="4" custScaleX="179147">
        <dgm:presLayoutVars>
          <dgm:bulletEnabled val="1"/>
        </dgm:presLayoutVars>
      </dgm:prSet>
      <dgm:spPr/>
    </dgm:pt>
    <dgm:pt modelId="{F90C2942-0A51-48A4-A2D9-A0A58841B4E1}" type="pres">
      <dgm:prSet presAssocID="{4DDF5932-EEC1-48A0-B4E4-6591603116CA}" presName="circleA" presStyleLbl="node1" presStyleIdx="2" presStyleCnt="4" custLinFactX="300000" custLinFactNeighborX="337307" custLinFactNeighborY="-7009">
        <dgm:style>
          <a:lnRef idx="2">
            <a:schemeClr val="accent1"/>
          </a:lnRef>
          <a:fillRef idx="1">
            <a:schemeClr val="lt1"/>
          </a:fillRef>
          <a:effectRef idx="0">
            <a:schemeClr val="accent1"/>
          </a:effectRef>
          <a:fontRef idx="minor">
            <a:schemeClr val="dk1"/>
          </a:fontRef>
        </dgm:style>
      </dgm:prSet>
      <dgm:spPr>
        <a:solidFill>
          <a:schemeClr val="accent1">
            <a:lumMod val="75000"/>
          </a:schemeClr>
        </a:solidFill>
        <a:ln w="3175"/>
      </dgm:spPr>
    </dgm:pt>
    <dgm:pt modelId="{B19C9985-03DB-451B-95DD-5475FB345E1B}" type="pres">
      <dgm:prSet presAssocID="{4DDF5932-EEC1-48A0-B4E4-6591603116CA}" presName="spaceA" presStyleCnt="0"/>
      <dgm:spPr/>
    </dgm:pt>
    <dgm:pt modelId="{48CD64AE-7A8B-4011-861F-379599FAE106}" type="pres">
      <dgm:prSet presAssocID="{97323C9E-CC1A-4E81-A0E3-8795440DC44D}" presName="space" presStyleCnt="0"/>
      <dgm:spPr/>
    </dgm:pt>
    <dgm:pt modelId="{A051DFB5-948C-4282-A009-CD4606A6FFCB}" type="pres">
      <dgm:prSet presAssocID="{D3645376-96A1-49EB-AFD7-ED5289D1803B}" presName="compositeB" presStyleCnt="0"/>
      <dgm:spPr/>
    </dgm:pt>
    <dgm:pt modelId="{32556413-9EC0-4637-A799-8387997B10FC}" type="pres">
      <dgm:prSet presAssocID="{D3645376-96A1-49EB-AFD7-ED5289D1803B}" presName="textB" presStyleLbl="revTx" presStyleIdx="3" presStyleCnt="4" custScaleX="156444">
        <dgm:presLayoutVars>
          <dgm:bulletEnabled val="1"/>
        </dgm:presLayoutVars>
      </dgm:prSet>
      <dgm:spPr/>
    </dgm:pt>
    <dgm:pt modelId="{DE5F20DB-E655-433D-AD3D-DBD7A8639150}" type="pres">
      <dgm:prSet presAssocID="{D3645376-96A1-49EB-AFD7-ED5289D1803B}" presName="circleB" presStyleLbl="node1" presStyleIdx="3" presStyleCnt="4" custLinFactX="-300000" custLinFactNeighborX="-389545" custLinFactNeighborY="-3483"/>
      <dgm:spPr>
        <a:ln>
          <a:solidFill>
            <a:schemeClr val="accent1">
              <a:lumMod val="50000"/>
            </a:schemeClr>
          </a:solidFill>
        </a:ln>
      </dgm:spPr>
    </dgm:pt>
    <dgm:pt modelId="{332E376E-F3E7-452C-B2B9-99D3CD6548D6}" type="pres">
      <dgm:prSet presAssocID="{D3645376-96A1-49EB-AFD7-ED5289D1803B}" presName="spaceB" presStyleCnt="0"/>
      <dgm:spPr/>
    </dgm:pt>
  </dgm:ptLst>
  <dgm:cxnLst>
    <dgm:cxn modelId="{86D63C0A-7AC3-4C29-85A5-80634296B6B6}" srcId="{E14B8209-DD96-45D3-86DE-E5D8CD79C20C}" destId="{D3645376-96A1-49EB-AFD7-ED5289D1803B}" srcOrd="3" destOrd="0" parTransId="{40892B5D-71F5-4BD8-84CC-A5DBC30E11E0}" sibTransId="{9FB8D25B-ED32-4712-8A3E-A2FF3B35ABCF}"/>
    <dgm:cxn modelId="{4A1D223F-D496-48D6-9D51-CEC50969CD20}" type="presOf" srcId="{D3645376-96A1-49EB-AFD7-ED5289D1803B}" destId="{32556413-9EC0-4637-A799-8387997B10FC}" srcOrd="0" destOrd="0" presId="urn:microsoft.com/office/officeart/2005/8/layout/hProcess11"/>
    <dgm:cxn modelId="{F001A68B-BC27-4F8E-8E94-CE6E4623C231}" type="presOf" srcId="{4DDF5932-EEC1-48A0-B4E4-6591603116CA}" destId="{E12B0D32-7EE5-4A9B-942C-60D34BA2B816}" srcOrd="0" destOrd="0" presId="urn:microsoft.com/office/officeart/2005/8/layout/hProcess11"/>
    <dgm:cxn modelId="{CC6DB795-3A70-4555-90EC-1B44EC529DA7}" srcId="{E14B8209-DD96-45D3-86DE-E5D8CD79C20C}" destId="{4DDF5932-EEC1-48A0-B4E4-6591603116CA}" srcOrd="2" destOrd="0" parTransId="{0DCD34E0-C403-4B37-977B-AC85DD6481F7}" sibTransId="{97323C9E-CC1A-4E81-A0E3-8795440DC44D}"/>
    <dgm:cxn modelId="{3739F3A2-E395-407F-9C52-64F305E5BB0B}" type="presOf" srcId="{E14B8209-DD96-45D3-86DE-E5D8CD79C20C}" destId="{EBE6EBDC-7A16-49D1-B815-42AFC3149451}" srcOrd="0" destOrd="0" presId="urn:microsoft.com/office/officeart/2005/8/layout/hProcess11"/>
    <dgm:cxn modelId="{1B3A12B8-0ED2-47E0-966A-C638F435610B}" type="presOf" srcId="{B0591E23-5024-4999-A96C-AB0EBD3AE6B5}" destId="{C4753831-3B73-4205-98CC-63761C72D4FB}" srcOrd="0" destOrd="0" presId="urn:microsoft.com/office/officeart/2005/8/layout/hProcess11"/>
    <dgm:cxn modelId="{F08EA2D8-B5AA-4B2D-948E-1F5263812DA6}" srcId="{E14B8209-DD96-45D3-86DE-E5D8CD79C20C}" destId="{B0591E23-5024-4999-A96C-AB0EBD3AE6B5}" srcOrd="0" destOrd="0" parTransId="{C872BBBC-DFD4-4951-A2E2-8C8A7A0B4B34}" sibTransId="{C547B9EC-42CC-40F6-8167-1C0247737835}"/>
    <dgm:cxn modelId="{1216EAD8-634E-4420-8640-8C6C19471BF2}" srcId="{E14B8209-DD96-45D3-86DE-E5D8CD79C20C}" destId="{5E1BEA91-D0A3-40FF-92C5-48DD87DA3940}" srcOrd="1" destOrd="0" parTransId="{7D50A7B7-94BC-483E-943E-763F4D8EE398}" sibTransId="{84A19EB6-CE04-4CD3-8BFA-D64970B7F0B5}"/>
    <dgm:cxn modelId="{5A53BDEC-E8E7-484A-B89B-05230D216AE9}" type="presOf" srcId="{5E1BEA91-D0A3-40FF-92C5-48DD87DA3940}" destId="{6E32C79C-FD26-403E-9E1E-4CFE96501CBE}" srcOrd="0" destOrd="0" presId="urn:microsoft.com/office/officeart/2005/8/layout/hProcess11"/>
    <dgm:cxn modelId="{067050D4-9891-47CB-8AC7-542AEF6F806D}" type="presParOf" srcId="{EBE6EBDC-7A16-49D1-B815-42AFC3149451}" destId="{35CBCF10-2979-4E43-8945-F61452783D75}" srcOrd="0" destOrd="0" presId="urn:microsoft.com/office/officeart/2005/8/layout/hProcess11"/>
    <dgm:cxn modelId="{C2F24178-CEAD-465A-96A5-2CB10E338F27}" type="presParOf" srcId="{EBE6EBDC-7A16-49D1-B815-42AFC3149451}" destId="{680899A8-6ADD-4FFB-A1FA-7819A87BAB80}" srcOrd="1" destOrd="0" presId="urn:microsoft.com/office/officeart/2005/8/layout/hProcess11"/>
    <dgm:cxn modelId="{69774694-5AF2-43A4-B091-25E88690ED9E}" type="presParOf" srcId="{680899A8-6ADD-4FFB-A1FA-7819A87BAB80}" destId="{691390C8-B73C-4B8F-9FF5-15C739824DFF}" srcOrd="0" destOrd="0" presId="urn:microsoft.com/office/officeart/2005/8/layout/hProcess11"/>
    <dgm:cxn modelId="{42945C03-6A79-4287-B31D-041A833DD577}" type="presParOf" srcId="{691390C8-B73C-4B8F-9FF5-15C739824DFF}" destId="{C4753831-3B73-4205-98CC-63761C72D4FB}" srcOrd="0" destOrd="0" presId="urn:microsoft.com/office/officeart/2005/8/layout/hProcess11"/>
    <dgm:cxn modelId="{3F86A762-2729-4D0C-A677-805EA1BDBEFF}" type="presParOf" srcId="{691390C8-B73C-4B8F-9FF5-15C739824DFF}" destId="{3D53F8DC-19E4-4745-9CF9-DB8A53D580CD}" srcOrd="1" destOrd="0" presId="urn:microsoft.com/office/officeart/2005/8/layout/hProcess11"/>
    <dgm:cxn modelId="{9C174B76-375C-449F-B1D3-29BA4857484B}" type="presParOf" srcId="{691390C8-B73C-4B8F-9FF5-15C739824DFF}" destId="{4A81CACD-83D2-4917-AAF7-7D914853D20A}" srcOrd="2" destOrd="0" presId="urn:microsoft.com/office/officeart/2005/8/layout/hProcess11"/>
    <dgm:cxn modelId="{BDFAC587-A5D9-4CE0-8D61-EA75265C3BE1}" type="presParOf" srcId="{680899A8-6ADD-4FFB-A1FA-7819A87BAB80}" destId="{111FD516-08B6-4AD9-8CDB-22C36389F53D}" srcOrd="1" destOrd="0" presId="urn:microsoft.com/office/officeart/2005/8/layout/hProcess11"/>
    <dgm:cxn modelId="{77A8863D-56D6-4F76-9E6E-4D1F6C846F27}" type="presParOf" srcId="{680899A8-6ADD-4FFB-A1FA-7819A87BAB80}" destId="{ABB3C5BE-0177-43CD-9C02-28A2497854C4}" srcOrd="2" destOrd="0" presId="urn:microsoft.com/office/officeart/2005/8/layout/hProcess11"/>
    <dgm:cxn modelId="{17FE088B-7B0A-456E-B735-1A8C99E079A5}" type="presParOf" srcId="{ABB3C5BE-0177-43CD-9C02-28A2497854C4}" destId="{6E32C79C-FD26-403E-9E1E-4CFE96501CBE}" srcOrd="0" destOrd="0" presId="urn:microsoft.com/office/officeart/2005/8/layout/hProcess11"/>
    <dgm:cxn modelId="{C699F155-B69E-4500-99F4-C8879D64C82C}" type="presParOf" srcId="{ABB3C5BE-0177-43CD-9C02-28A2497854C4}" destId="{13A2FD2A-DA49-47A3-9917-C9E922600352}" srcOrd="1" destOrd="0" presId="urn:microsoft.com/office/officeart/2005/8/layout/hProcess11"/>
    <dgm:cxn modelId="{AA172FB6-E7D7-4926-9BCE-1BA9C76DEBF0}" type="presParOf" srcId="{ABB3C5BE-0177-43CD-9C02-28A2497854C4}" destId="{8C6E60FD-21C7-4DC6-9D24-D2532A9B6129}" srcOrd="2" destOrd="0" presId="urn:microsoft.com/office/officeart/2005/8/layout/hProcess11"/>
    <dgm:cxn modelId="{672757E3-F7F4-44DD-9564-06F635F22EBD}" type="presParOf" srcId="{680899A8-6ADD-4FFB-A1FA-7819A87BAB80}" destId="{FAB63E0C-5D7D-4D73-A0F3-A961A6CCABB2}" srcOrd="3" destOrd="0" presId="urn:microsoft.com/office/officeart/2005/8/layout/hProcess11"/>
    <dgm:cxn modelId="{DDAF05EA-272D-471D-999F-97586C870CFF}" type="presParOf" srcId="{680899A8-6ADD-4FFB-A1FA-7819A87BAB80}" destId="{C5C55AD7-C872-4C41-8752-6B7A5DA262AB}" srcOrd="4" destOrd="0" presId="urn:microsoft.com/office/officeart/2005/8/layout/hProcess11"/>
    <dgm:cxn modelId="{0681ACC1-6BD6-486F-B494-A008489CA689}" type="presParOf" srcId="{C5C55AD7-C872-4C41-8752-6B7A5DA262AB}" destId="{E12B0D32-7EE5-4A9B-942C-60D34BA2B816}" srcOrd="0" destOrd="0" presId="urn:microsoft.com/office/officeart/2005/8/layout/hProcess11"/>
    <dgm:cxn modelId="{88FFF158-FFC8-434B-8424-518A3E92DC8A}" type="presParOf" srcId="{C5C55AD7-C872-4C41-8752-6B7A5DA262AB}" destId="{F90C2942-0A51-48A4-A2D9-A0A58841B4E1}" srcOrd="1" destOrd="0" presId="urn:microsoft.com/office/officeart/2005/8/layout/hProcess11"/>
    <dgm:cxn modelId="{FFEEA710-57EC-4A8F-8A9B-C49F87758D1E}" type="presParOf" srcId="{C5C55AD7-C872-4C41-8752-6B7A5DA262AB}" destId="{B19C9985-03DB-451B-95DD-5475FB345E1B}" srcOrd="2" destOrd="0" presId="urn:microsoft.com/office/officeart/2005/8/layout/hProcess11"/>
    <dgm:cxn modelId="{A6A340FB-DD71-4201-B76C-5730C1EFAA23}" type="presParOf" srcId="{680899A8-6ADD-4FFB-A1FA-7819A87BAB80}" destId="{48CD64AE-7A8B-4011-861F-379599FAE106}" srcOrd="5" destOrd="0" presId="urn:microsoft.com/office/officeart/2005/8/layout/hProcess11"/>
    <dgm:cxn modelId="{FB8824F9-3727-41A7-9ED0-7AE3C39CAB7C}" type="presParOf" srcId="{680899A8-6ADD-4FFB-A1FA-7819A87BAB80}" destId="{A051DFB5-948C-4282-A009-CD4606A6FFCB}" srcOrd="6" destOrd="0" presId="urn:microsoft.com/office/officeart/2005/8/layout/hProcess11"/>
    <dgm:cxn modelId="{87023B80-14C1-4E23-92CE-10F345B26E49}" type="presParOf" srcId="{A051DFB5-948C-4282-A009-CD4606A6FFCB}" destId="{32556413-9EC0-4637-A799-8387997B10FC}" srcOrd="0" destOrd="0" presId="urn:microsoft.com/office/officeart/2005/8/layout/hProcess11"/>
    <dgm:cxn modelId="{56B1753A-ADB0-497F-9BB2-E9000799D96A}" type="presParOf" srcId="{A051DFB5-948C-4282-A009-CD4606A6FFCB}" destId="{DE5F20DB-E655-433D-AD3D-DBD7A8639150}" srcOrd="1" destOrd="0" presId="urn:microsoft.com/office/officeart/2005/8/layout/hProcess11"/>
    <dgm:cxn modelId="{77D67435-78F6-4DC9-AD57-503A6B3E0121}" type="presParOf" srcId="{A051DFB5-948C-4282-A009-CD4606A6FFCB}" destId="{332E376E-F3E7-452C-B2B9-99D3CD6548D6}" srcOrd="2" destOrd="0" presId="urn:microsoft.com/office/officeart/2005/8/layout/hProcess1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5CBCF10-2979-4E43-8945-F61452783D75}">
      <dsp:nvSpPr>
        <dsp:cNvPr id="0" name=""/>
        <dsp:cNvSpPr/>
      </dsp:nvSpPr>
      <dsp:spPr>
        <a:xfrm>
          <a:off x="0" y="504563"/>
          <a:ext cx="5334000" cy="681990"/>
        </a:xfrm>
        <a:prstGeom prst="notchedRightArrow">
          <a:avLst/>
        </a:prstGeom>
        <a:solidFill>
          <a:schemeClr val="accent1">
            <a:lumMod val="20000"/>
            <a:lumOff val="80000"/>
          </a:schemeClr>
        </a:solidFill>
        <a:ln w="3175">
          <a:solidFill>
            <a:schemeClr val="bg2">
              <a:lumMod val="75000"/>
            </a:schemeClr>
          </a:solidFill>
        </a:ln>
        <a:effectLst/>
      </dsp:spPr>
      <dsp:style>
        <a:lnRef idx="0">
          <a:scrgbClr r="0" g="0" b="0"/>
        </a:lnRef>
        <a:fillRef idx="1">
          <a:scrgbClr r="0" g="0" b="0"/>
        </a:fillRef>
        <a:effectRef idx="0">
          <a:scrgbClr r="0" g="0" b="0"/>
        </a:effectRef>
        <a:fontRef idx="minor"/>
      </dsp:style>
    </dsp:sp>
    <dsp:sp modelId="{C4753831-3B73-4205-98CC-63761C72D4FB}">
      <dsp:nvSpPr>
        <dsp:cNvPr id="0" name=""/>
        <dsp:cNvSpPr/>
      </dsp:nvSpPr>
      <dsp:spPr>
        <a:xfrm>
          <a:off x="739" y="0"/>
          <a:ext cx="1465411" cy="68199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64008" numCol="1" spcCol="1270" anchor="b" anchorCtr="0">
          <a:noAutofit/>
        </a:bodyPr>
        <a:lstStyle/>
        <a:p>
          <a:pPr marL="0" lvl="0" indent="0" algn="ctr" defTabSz="400050">
            <a:lnSpc>
              <a:spcPct val="90000"/>
            </a:lnSpc>
            <a:spcBef>
              <a:spcPct val="0"/>
            </a:spcBef>
            <a:spcAft>
              <a:spcPct val="35000"/>
            </a:spcAft>
            <a:buNone/>
          </a:pPr>
          <a:r>
            <a:rPr lang="en-IN" sz="900" kern="1200"/>
            <a:t>Creation of Will </a:t>
          </a:r>
        </a:p>
        <a:p>
          <a:pPr marL="0" lvl="0" indent="0" algn="ctr" defTabSz="400050">
            <a:lnSpc>
              <a:spcPct val="90000"/>
            </a:lnSpc>
            <a:spcBef>
              <a:spcPct val="0"/>
            </a:spcBef>
            <a:spcAft>
              <a:spcPct val="35000"/>
            </a:spcAft>
            <a:buNone/>
          </a:pPr>
          <a:r>
            <a:rPr lang="en-IN" sz="900" kern="1200"/>
            <a:t>by testator</a:t>
          </a:r>
        </a:p>
      </dsp:txBody>
      <dsp:txXfrm>
        <a:off x="739" y="0"/>
        <a:ext cx="1465411" cy="681990"/>
      </dsp:txXfrm>
    </dsp:sp>
    <dsp:sp modelId="{3D53F8DC-19E4-4745-9CF9-DB8A53D580CD}">
      <dsp:nvSpPr>
        <dsp:cNvPr id="0" name=""/>
        <dsp:cNvSpPr/>
      </dsp:nvSpPr>
      <dsp:spPr>
        <a:xfrm>
          <a:off x="676312" y="767201"/>
          <a:ext cx="170497" cy="170497"/>
        </a:xfrm>
        <a:prstGeom prst="ellipse">
          <a:avLst/>
        </a:prstGeom>
        <a:solidFill>
          <a:schemeClr val="lt1"/>
        </a:solidFill>
        <a:ln w="3175" cap="flat" cmpd="sng" algn="ctr">
          <a:solidFill>
            <a:schemeClr val="accent1"/>
          </a:solidFill>
          <a:prstDash val="solid"/>
          <a:miter lim="800000"/>
        </a:ln>
        <a:effectLst/>
      </dsp:spPr>
      <dsp:style>
        <a:lnRef idx="2">
          <a:schemeClr val="accent1"/>
        </a:lnRef>
        <a:fillRef idx="1">
          <a:schemeClr val="lt1"/>
        </a:fillRef>
        <a:effectRef idx="0">
          <a:schemeClr val="accent1"/>
        </a:effectRef>
        <a:fontRef idx="minor">
          <a:schemeClr val="dk1"/>
        </a:fontRef>
      </dsp:style>
    </dsp:sp>
    <dsp:sp modelId="{6E32C79C-FD26-403E-9E1E-4CFE96501CBE}">
      <dsp:nvSpPr>
        <dsp:cNvPr id="0" name=""/>
        <dsp:cNvSpPr/>
      </dsp:nvSpPr>
      <dsp:spPr>
        <a:xfrm>
          <a:off x="1499318" y="1022985"/>
          <a:ext cx="1008015" cy="68199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64008" numCol="1" spcCol="1270" anchor="t" anchorCtr="0">
          <a:noAutofit/>
        </a:bodyPr>
        <a:lstStyle/>
        <a:p>
          <a:pPr marL="0" lvl="0" indent="0" algn="ctr" defTabSz="400050">
            <a:lnSpc>
              <a:spcPct val="90000"/>
            </a:lnSpc>
            <a:spcBef>
              <a:spcPct val="0"/>
            </a:spcBef>
            <a:spcAft>
              <a:spcPct val="35000"/>
            </a:spcAft>
            <a:buNone/>
          </a:pPr>
          <a:r>
            <a:rPr lang="en-IN" sz="900" kern="1200"/>
            <a:t>Death of </a:t>
          </a:r>
        </a:p>
        <a:p>
          <a:pPr marL="0" lvl="0" indent="0" algn="ctr" defTabSz="400050">
            <a:lnSpc>
              <a:spcPct val="90000"/>
            </a:lnSpc>
            <a:spcBef>
              <a:spcPct val="0"/>
            </a:spcBef>
            <a:spcAft>
              <a:spcPct val="35000"/>
            </a:spcAft>
            <a:buNone/>
          </a:pPr>
          <a:r>
            <a:rPr lang="en-IN" sz="900" kern="1200"/>
            <a:t>testator</a:t>
          </a:r>
        </a:p>
      </dsp:txBody>
      <dsp:txXfrm>
        <a:off x="1499318" y="1022985"/>
        <a:ext cx="1008015" cy="681990"/>
      </dsp:txXfrm>
    </dsp:sp>
    <dsp:sp modelId="{13A2FD2A-DA49-47A3-9917-C9E922600352}">
      <dsp:nvSpPr>
        <dsp:cNvPr id="0" name=""/>
        <dsp:cNvSpPr/>
      </dsp:nvSpPr>
      <dsp:spPr>
        <a:xfrm>
          <a:off x="1918077" y="767826"/>
          <a:ext cx="170497" cy="170497"/>
        </a:xfrm>
        <a:prstGeom prst="ellipse">
          <a:avLst/>
        </a:prstGeom>
        <a:solidFill>
          <a:schemeClr val="lt1"/>
        </a:solidFill>
        <a:ln w="3175" cap="flat" cmpd="sng" algn="ctr">
          <a:solidFill>
            <a:schemeClr val="accent1"/>
          </a:solidFill>
          <a:prstDash val="solid"/>
          <a:miter lim="800000"/>
        </a:ln>
        <a:effectLst/>
      </dsp:spPr>
      <dsp:style>
        <a:lnRef idx="2">
          <a:schemeClr val="accent1"/>
        </a:lnRef>
        <a:fillRef idx="1">
          <a:schemeClr val="lt1"/>
        </a:fillRef>
        <a:effectRef idx="0">
          <a:schemeClr val="accent1"/>
        </a:effectRef>
        <a:fontRef idx="minor">
          <a:schemeClr val="dk1"/>
        </a:fontRef>
      </dsp:style>
    </dsp:sp>
    <dsp:sp modelId="{E12B0D32-7EE5-4A9B-942C-60D34BA2B816}">
      <dsp:nvSpPr>
        <dsp:cNvPr id="0" name=""/>
        <dsp:cNvSpPr/>
      </dsp:nvSpPr>
      <dsp:spPr>
        <a:xfrm>
          <a:off x="2540502" y="0"/>
          <a:ext cx="1188396" cy="68199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64008" numCol="1" spcCol="1270" anchor="b" anchorCtr="0">
          <a:noAutofit/>
        </a:bodyPr>
        <a:lstStyle/>
        <a:p>
          <a:pPr marL="0" lvl="0" indent="0" algn="ctr" defTabSz="400050">
            <a:lnSpc>
              <a:spcPct val="90000"/>
            </a:lnSpc>
            <a:spcBef>
              <a:spcPct val="0"/>
            </a:spcBef>
            <a:spcAft>
              <a:spcPct val="35000"/>
            </a:spcAft>
            <a:buNone/>
          </a:pPr>
          <a:r>
            <a:rPr lang="en-IN" sz="900" kern="1200"/>
            <a:t>Presentation of </a:t>
          </a:r>
        </a:p>
        <a:p>
          <a:pPr marL="0" lvl="0" indent="0" algn="ctr" defTabSz="400050">
            <a:lnSpc>
              <a:spcPct val="90000"/>
            </a:lnSpc>
            <a:spcBef>
              <a:spcPct val="0"/>
            </a:spcBef>
            <a:spcAft>
              <a:spcPct val="35000"/>
            </a:spcAft>
            <a:buNone/>
          </a:pPr>
          <a:r>
            <a:rPr lang="en-IN" sz="900" kern="1200"/>
            <a:t>will for registration</a:t>
          </a:r>
        </a:p>
      </dsp:txBody>
      <dsp:txXfrm>
        <a:off x="2540502" y="0"/>
        <a:ext cx="1188396" cy="681990"/>
      </dsp:txXfrm>
    </dsp:sp>
    <dsp:sp modelId="{F90C2942-0A51-48A4-A2D9-A0A58841B4E1}">
      <dsp:nvSpPr>
        <dsp:cNvPr id="0" name=""/>
        <dsp:cNvSpPr/>
      </dsp:nvSpPr>
      <dsp:spPr>
        <a:xfrm>
          <a:off x="4136044" y="755288"/>
          <a:ext cx="170497" cy="170497"/>
        </a:xfrm>
        <a:prstGeom prst="ellipse">
          <a:avLst/>
        </a:prstGeom>
        <a:solidFill>
          <a:schemeClr val="accent1">
            <a:lumMod val="75000"/>
          </a:schemeClr>
        </a:solidFill>
        <a:ln w="3175" cap="flat" cmpd="sng" algn="ctr">
          <a:solidFill>
            <a:schemeClr val="accent1"/>
          </a:solidFill>
          <a:prstDash val="solid"/>
          <a:miter lim="800000"/>
        </a:ln>
        <a:effectLst/>
      </dsp:spPr>
      <dsp:style>
        <a:lnRef idx="2">
          <a:schemeClr val="accent1"/>
        </a:lnRef>
        <a:fillRef idx="1">
          <a:schemeClr val="lt1"/>
        </a:fillRef>
        <a:effectRef idx="0">
          <a:schemeClr val="accent1"/>
        </a:effectRef>
        <a:fontRef idx="minor">
          <a:schemeClr val="dk1"/>
        </a:fontRef>
      </dsp:style>
    </dsp:sp>
    <dsp:sp modelId="{32556413-9EC0-4637-A799-8387997B10FC}">
      <dsp:nvSpPr>
        <dsp:cNvPr id="0" name=""/>
        <dsp:cNvSpPr/>
      </dsp:nvSpPr>
      <dsp:spPr>
        <a:xfrm>
          <a:off x="3762067" y="1022985"/>
          <a:ext cx="1037793" cy="68199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71120" rIns="71120" bIns="71120" numCol="1" spcCol="1270" anchor="t" anchorCtr="0">
          <a:noAutofit/>
        </a:bodyPr>
        <a:lstStyle/>
        <a:p>
          <a:pPr marL="0" lvl="0" indent="0" algn="ctr" defTabSz="444500">
            <a:lnSpc>
              <a:spcPct val="90000"/>
            </a:lnSpc>
            <a:spcBef>
              <a:spcPct val="0"/>
            </a:spcBef>
            <a:spcAft>
              <a:spcPct val="35000"/>
            </a:spcAft>
            <a:buNone/>
          </a:pPr>
          <a:r>
            <a:rPr lang="en-IN" sz="1000" b="0" kern="1200">
              <a:solidFill>
                <a:schemeClr val="accent1">
                  <a:lumMod val="75000"/>
                </a:schemeClr>
              </a:solidFill>
            </a:rPr>
            <a:t>Registraiton</a:t>
          </a:r>
        </a:p>
        <a:p>
          <a:pPr marL="0" lvl="0" indent="0" algn="ctr" defTabSz="444500">
            <a:lnSpc>
              <a:spcPct val="90000"/>
            </a:lnSpc>
            <a:spcBef>
              <a:spcPct val="0"/>
            </a:spcBef>
            <a:spcAft>
              <a:spcPct val="35000"/>
            </a:spcAft>
            <a:buNone/>
          </a:pPr>
          <a:r>
            <a:rPr lang="en-IN" sz="1000" b="0" kern="1200">
              <a:solidFill>
                <a:schemeClr val="accent1">
                  <a:lumMod val="75000"/>
                </a:schemeClr>
              </a:solidFill>
            </a:rPr>
            <a:t> of will</a:t>
          </a:r>
        </a:p>
      </dsp:txBody>
      <dsp:txXfrm>
        <a:off x="3762067" y="1022985"/>
        <a:ext cx="1037793" cy="681990"/>
      </dsp:txXfrm>
    </dsp:sp>
    <dsp:sp modelId="{DE5F20DB-E655-433D-AD3D-DBD7A8639150}">
      <dsp:nvSpPr>
        <dsp:cNvPr id="0" name=""/>
        <dsp:cNvSpPr/>
      </dsp:nvSpPr>
      <dsp:spPr>
        <a:xfrm>
          <a:off x="3020058" y="761300"/>
          <a:ext cx="170497" cy="170497"/>
        </a:xfrm>
        <a:prstGeom prst="ellipse">
          <a:avLst/>
        </a:prstGeom>
        <a:solidFill>
          <a:schemeClr val="lt1">
            <a:hueOff val="0"/>
            <a:satOff val="0"/>
            <a:lumOff val="0"/>
            <a:alphaOff val="0"/>
          </a:schemeClr>
        </a:solidFill>
        <a:ln w="12700" cap="flat" cmpd="sng" algn="ctr">
          <a:solidFill>
            <a:schemeClr val="accent1">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hProcess11">
  <dgm:title val=""/>
  <dgm:desc val=""/>
  <dgm:catLst>
    <dgm:cat type="process" pri="8000"/>
    <dgm:cat type="timeline" pri="103"/>
    <dgm:cat type="convert" pri="14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hoose name="Name1">
      <dgm:if name="Name2" func="var" arg="dir" op="equ" val="norm">
        <dgm:constrLst>
          <dgm:constr type="w" for="ch" forName="arrow" refType="w"/>
          <dgm:constr type="h" for="ch" forName="arrow" refType="h" fact="0.4"/>
          <dgm:constr type="ctrY" for="ch" forName="arrow" refType="h" fact="0.5"/>
          <dgm:constr type="l" for="ch" forName="arrow"/>
          <dgm:constr type="w" for="ch" forName="points" refType="w" fact="0.9"/>
          <dgm:constr type="h" for="ch" forName="points" refType="h"/>
          <dgm:constr type="t" for="ch" forName="points"/>
          <dgm:constr type="l" for="ch" forName="points"/>
        </dgm:constrLst>
      </dgm:if>
      <dgm:else name="Name3">
        <dgm:constrLst>
          <dgm:constr type="w" for="ch" forName="arrow" refType="w"/>
          <dgm:constr type="h" for="ch" forName="arrow" refType="h" fact="0.4"/>
          <dgm:constr type="ctrY" for="ch" forName="arrow" refType="h" fact="0.5"/>
          <dgm:constr type="r" for="ch" forName="arrow" refType="w"/>
          <dgm:constr type="w" for="ch" forName="points" refType="w" fact="0.9"/>
          <dgm:constr type="h" for="ch" forName="points" refType="h"/>
          <dgm:constr type="t" for="ch" forName="points"/>
          <dgm:constr type="r" for="ch" forName="points" refType="w"/>
        </dgm:constrLst>
      </dgm:else>
    </dgm:choose>
    <dgm:ruleLst/>
    <dgm:layoutNode name="arrow" styleLbl="bgShp">
      <dgm:alg type="sp"/>
      <dgm:choose name="Name4">
        <dgm:if name="Name5" func="var" arg="dir" op="equ" val="norm">
          <dgm:shape xmlns:r="http://schemas.openxmlformats.org/officeDocument/2006/relationships" type="notchedRightArrow" r:blip="">
            <dgm:adjLst/>
          </dgm:shape>
        </dgm:if>
        <dgm:else name="Name6">
          <dgm:shape xmlns:r="http://schemas.openxmlformats.org/officeDocument/2006/relationships" rot="180" type="notchedRightArrow" r:blip="">
            <dgm:adjLst/>
          </dgm:shape>
        </dgm:else>
      </dgm:choose>
      <dgm:presOf/>
      <dgm:constrLst/>
      <dgm:ruleLst/>
    </dgm:layoutNode>
    <dgm:layoutNode name="points">
      <dgm:choose name="Name7">
        <dgm:if name="Name8" func="var" arg="dir" op="equ" val="norm">
          <dgm:alg type="lin">
            <dgm:param type="linDir" val="fromL"/>
          </dgm:alg>
        </dgm:if>
        <dgm:else name="Name9">
          <dgm:alg type="lin">
            <dgm:param type="linDir" val="fromR"/>
          </dgm:alg>
        </dgm:else>
      </dgm:choose>
      <dgm:shape xmlns:r="http://schemas.openxmlformats.org/officeDocument/2006/relationships" r:blip="">
        <dgm:adjLst/>
      </dgm:shape>
      <dgm:presOf/>
      <dgm:constrLst>
        <dgm:constr type="w" for="ch" forName="compositeA" refType="w"/>
        <dgm:constr type="h" for="ch" forName="compositeA" refType="h"/>
        <dgm:constr type="w" for="ch" forName="compositeB" refType="w" refFor="ch" refForName="compositeA" op="equ"/>
        <dgm:constr type="h" for="ch" forName="compositeB" refType="h" refFor="ch" refForName="compositeA" op="equ"/>
        <dgm:constr type="primFontSz" for="des" ptType="node" op="equ" val="65"/>
        <dgm:constr type="w" for="ch" forName="space" refType="w" refFor="ch" refForName="compositeA" op="equ" fact="0.05"/>
      </dgm:constrLst>
      <dgm:ruleLst/>
      <dgm:forEach name="Name10" axis="ch" ptType="node">
        <dgm:choose name="Name11">
          <dgm:if name="Name12" axis="self" ptType="node" func="posOdd" op="equ" val="1">
            <dgm:layoutNode name="compositeA">
              <dgm:alg type="composite"/>
              <dgm:shape xmlns:r="http://schemas.openxmlformats.org/officeDocument/2006/relationships" r:blip="">
                <dgm:adjLst/>
              </dgm:shape>
              <dgm:presOf/>
              <dgm:constrLst>
                <dgm:constr type="w" for="ch" forName="textA" refType="w"/>
                <dgm:constr type="h" for="ch" forName="textA" refType="h" fact="0.4"/>
                <dgm:constr type="t" for="ch" forName="textA"/>
                <dgm:constr type="l" for="ch" forName="textA"/>
                <dgm:constr type="h" for="ch" forName="circleA" refType="h" fact="0.1"/>
                <dgm:constr type="h" for="ch" forName="circleA" refType="w" op="lte"/>
                <dgm:constr type="w" for="ch" forName="circleA" refType="h" refFor="ch" refForName="circleA" op="equ"/>
                <dgm:constr type="ctrY" for="ch" forName="circleA" refType="h" fact="0.5"/>
                <dgm:constr type="ctrX" for="ch" forName="circleA" refType="w" refFor="ch" refForName="textA" fact="0.5"/>
                <dgm:constr type="w" for="ch" forName="spaceA" refType="w"/>
                <dgm:constr type="h" for="ch" forName="spaceA" refType="h" fact="0.4"/>
                <dgm:constr type="b" for="ch" forName="spaceA" refType="h"/>
                <dgm:constr type="l" for="ch" forName="spaceA"/>
              </dgm:constrLst>
              <dgm:ruleLst/>
              <dgm:layoutNode name="textA" styleLbl="revTx">
                <dgm:varLst>
                  <dgm:bulletEnabled val="1"/>
                </dgm:varLst>
                <dgm:alg type="tx">
                  <dgm:param type="txAnchorVert" val="b"/>
                  <dgm:param type="txAnchorVertCh" val="b"/>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A">
                <dgm:alg type="sp"/>
                <dgm:shape xmlns:r="http://schemas.openxmlformats.org/officeDocument/2006/relationships" type="ellipse" r:blip="">
                  <dgm:adjLst/>
                </dgm:shape>
                <dgm:presOf/>
                <dgm:constrLst/>
                <dgm:ruleLst/>
              </dgm:layoutNode>
              <dgm:layoutNode name="spaceA">
                <dgm:alg type="sp"/>
                <dgm:shape xmlns:r="http://schemas.openxmlformats.org/officeDocument/2006/relationships" r:blip="">
                  <dgm:adjLst/>
                </dgm:shape>
                <dgm:presOf/>
                <dgm:constrLst/>
                <dgm:ruleLst/>
              </dgm:layoutNode>
            </dgm:layoutNode>
          </dgm:if>
          <dgm:else name="Name13">
            <dgm:layoutNode name="compositeB">
              <dgm:alg type="composite"/>
              <dgm:shape xmlns:r="http://schemas.openxmlformats.org/officeDocument/2006/relationships" r:blip="">
                <dgm:adjLst/>
              </dgm:shape>
              <dgm:presOf/>
              <dgm:constrLst>
                <dgm:constr type="w" for="ch" forName="textB" refType="w"/>
                <dgm:constr type="h" for="ch" forName="textB" refType="h" fact="0.4"/>
                <dgm:constr type="b" for="ch" forName="textB" refType="h"/>
                <dgm:constr type="l" for="ch" forName="textB"/>
                <dgm:constr type="h" for="ch" forName="circleB" refType="h" fact="0.1"/>
                <dgm:constr type="w" for="ch" forName="circleB" refType="h" refFor="ch" refForName="circleB" op="equ"/>
                <dgm:constr type="h" for="ch" forName="circleB" refType="w" op="lte"/>
                <dgm:constr type="ctrY" for="ch" forName="circleB" refType="h" fact="0.5"/>
                <dgm:constr type="ctrX" for="ch" forName="circleB" refType="w" refFor="ch" refForName="textB" fact="0.5"/>
                <dgm:constr type="w" for="ch" forName="spaceB" refType="w"/>
                <dgm:constr type="h" for="ch" forName="spaceB" refType="h" fact="0.4"/>
                <dgm:constr type="t" for="ch" forName="spaceB"/>
                <dgm:constr type="l" for="ch" forName="spaceB"/>
              </dgm:constrLst>
              <dgm:ruleLst/>
              <dgm:layoutNode name="textB" styleLbl="revTx">
                <dgm:varLst>
                  <dgm:bulletEnabled val="1"/>
                </dgm:varLst>
                <dgm:alg type="tx">
                  <dgm:param type="txAnchorVert" val="t"/>
                  <dgm:param type="txAnchorVertCh" val="t"/>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B">
                <dgm:alg type="sp"/>
                <dgm:shape xmlns:r="http://schemas.openxmlformats.org/officeDocument/2006/relationships" type="ellipse" r:blip="">
                  <dgm:adjLst/>
                </dgm:shape>
                <dgm:presOf/>
                <dgm:constrLst/>
                <dgm:ruleLst/>
              </dgm:layoutNode>
              <dgm:layoutNode name="spaceB">
                <dgm:alg type="sp"/>
                <dgm:shape xmlns:r="http://schemas.openxmlformats.org/officeDocument/2006/relationships" r:blip="">
                  <dgm:adjLst/>
                </dgm:shape>
                <dgm:presOf/>
                <dgm:constrLst/>
                <dgm:ruleLst/>
              </dgm:layoutNode>
            </dgm:layoutNode>
          </dgm:else>
        </dgm:choose>
        <dgm:forEach name="Name14" axis="followSib" ptType="sibTrans" cnt="1">
          <dgm:layoutNode name="space">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E122DC226B323479F380595590B6668" ma:contentTypeVersion="13" ma:contentTypeDescription="Create a new document." ma:contentTypeScope="" ma:versionID="f5b968fd1943dc835fc06bfedfe9d90b">
  <xsd:schema xmlns:xsd="http://www.w3.org/2001/XMLSchema" xmlns:xs="http://www.w3.org/2001/XMLSchema" xmlns:p="http://schemas.microsoft.com/office/2006/metadata/properties" xmlns:ns2="7ba86a90-8083-40fb-aaba-9a560c3153c2" xmlns:ns3="fedeb7e1-5f8f-43a8-8326-09cc3d75c271" targetNamespace="http://schemas.microsoft.com/office/2006/metadata/properties" ma:root="true" ma:fieldsID="03008903f46f5906a8adb7d0f1a361d7" ns2:_="" ns3:_="">
    <xsd:import namespace="7ba86a90-8083-40fb-aaba-9a560c3153c2"/>
    <xsd:import namespace="fedeb7e1-5f8f-43a8-8326-09cc3d75c27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a86a90-8083-40fb-aaba-9a560c3153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e766bf5-a32f-4538-848b-ccbf5becca0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deb7e1-5f8f-43a8-8326-09cc3d75c27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e1b3415-711e-4e6c-b969-70cea5daaa0e}" ma:internalName="TaxCatchAll" ma:showField="CatchAllData" ma:web="fedeb7e1-5f8f-43a8-8326-09cc3d75c2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ba86a90-8083-40fb-aaba-9a560c3153c2">
      <Terms xmlns="http://schemas.microsoft.com/office/infopath/2007/PartnerControls"/>
    </lcf76f155ced4ddcb4097134ff3c332f>
    <TaxCatchAll xmlns="fedeb7e1-5f8f-43a8-8326-09cc3d75c271" xsi:nil="true"/>
  </documentManagement>
</p:properties>
</file>

<file path=customXml/itemProps1.xml><?xml version="1.0" encoding="utf-8"?>
<ds:datastoreItem xmlns:ds="http://schemas.openxmlformats.org/officeDocument/2006/customXml" ds:itemID="{5E102070-49D3-40CD-9204-99F25A5AB2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a86a90-8083-40fb-aaba-9a560c3153c2"/>
    <ds:schemaRef ds:uri="fedeb7e1-5f8f-43a8-8326-09cc3d75c2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6974937-DA14-4F97-9197-928896BF7ACC}">
  <ds:schemaRefs>
    <ds:schemaRef ds:uri="http://schemas.microsoft.com/sharepoint/v3/contenttype/forms"/>
  </ds:schemaRefs>
</ds:datastoreItem>
</file>

<file path=customXml/itemProps3.xml><?xml version="1.0" encoding="utf-8"?>
<ds:datastoreItem xmlns:ds="http://schemas.openxmlformats.org/officeDocument/2006/customXml" ds:itemID="{93B70497-4F24-49F0-85E8-ED760BCFE59E}">
  <ds:schemaRefs>
    <ds:schemaRef ds:uri="http://schemas.openxmlformats.org/officeDocument/2006/bibliography"/>
  </ds:schemaRefs>
</ds:datastoreItem>
</file>

<file path=customXml/itemProps4.xml><?xml version="1.0" encoding="utf-8"?>
<ds:datastoreItem xmlns:ds="http://schemas.openxmlformats.org/officeDocument/2006/customXml" ds:itemID="{75A46D18-FB95-455B-9050-5F47EAF1544B}">
  <ds:schemaRefs>
    <ds:schemaRef ds:uri="http://schemas.microsoft.com/office/2006/metadata/properties"/>
    <ds:schemaRef ds:uri="http://schemas.microsoft.com/office/infopath/2007/PartnerControls"/>
    <ds:schemaRef ds:uri="7ba86a90-8083-40fb-aaba-9a560c3153c2"/>
    <ds:schemaRef ds:uri="fedeb7e1-5f8f-43a8-8326-09cc3d75c271"/>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2300</Words>
  <Characters>13114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Hanbal</dc:creator>
  <cp:keywords/>
  <dc:description/>
  <cp:lastModifiedBy>VIPIN KORAH</cp:lastModifiedBy>
  <cp:revision>6</cp:revision>
  <dcterms:created xsi:type="dcterms:W3CDTF">2025-06-02T16:36:00Z</dcterms:created>
  <dcterms:modified xsi:type="dcterms:W3CDTF">2026-09-08T06:51:00Z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05d87a38-88f0-4355-9e6b-f47203bda283</vt:lpwstr>
  </property>
  <property fmtid="{D5CDD505-2E9C-101B-9397-08002B2CF9AE}" pid="3" name="ContentTypeId">
    <vt:lpwstr>0x0101009E122DC226B323479F380595590B6668</vt:lpwstr>
  </property>
  <property fmtid="{D5CDD505-2E9C-101B-9397-08002B2CF9AE}" pid="4" name="Order">
    <vt:r8>575700</vt:r8>
  </property>
  <property fmtid="{D5CDD505-2E9C-101B-9397-08002B2CF9AE}" pid="5" name="_ExtendedDescription">
    <vt:lpwstr/>
  </property>
  <property fmtid="{D5CDD505-2E9C-101B-9397-08002B2CF9AE}" pid="6" name="TriggerFlowInfo">
    <vt:lpwstr/>
  </property>
  <property fmtid="{D5CDD505-2E9C-101B-9397-08002B2CF9AE}" pid="7" name="ComplianceAssetId">
    <vt:lpwstr/>
  </property>
</Properties>
</file>