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0E8E" w:rsidRDefault="00860E8E" w:rsidP="00860E8E">
      <w:pPr>
        <w:jc w:val="center"/>
        <w:rPr>
          <w:rFonts w:asciiTheme="majorHAnsi" w:hAnsiTheme="majorHAnsi" w:cs="Times New Roman"/>
          <w:b/>
          <w:bCs/>
          <w:sz w:val="32"/>
          <w:szCs w:val="32"/>
        </w:rPr>
      </w:pPr>
      <w:bookmarkStart w:id="0" w:name="_Hlk194052265"/>
      <w:bookmarkStart w:id="1" w:name="_Hlk130487728"/>
      <w:bookmarkEnd w:id="0"/>
      <w:r>
        <w:rPr>
          <w:rFonts w:asciiTheme="majorHAnsi" w:hAnsiTheme="majorHAnsi" w:cs="Times New Roman"/>
          <w:b/>
          <w:bCs/>
          <w:sz w:val="32"/>
          <w:szCs w:val="32"/>
        </w:rPr>
        <w:t>Karnataka Valuation &amp; E-Registration (KAVERI - 2.0)</w:t>
      </w:r>
    </w:p>
    <w:p w:rsidR="00860E8E" w:rsidRDefault="00860E8E" w:rsidP="00860E8E">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rsidR="00860E8E" w:rsidRDefault="00860E8E" w:rsidP="00860E8E">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70528" behindDoc="0" locked="0" layoutInCell="1" allowOverlap="1" wp14:anchorId="3A8A5C22" wp14:editId="282530CC">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67751D" id="Straight Connector 14" o:spid="_x0000_s1026" style="position:absolute;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rsidR="00860E8E" w:rsidRDefault="00860E8E" w:rsidP="00860E8E">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rsidR="00860E8E" w:rsidRDefault="00860E8E" w:rsidP="00860E8E">
      <w:pPr>
        <w:jc w:val="center"/>
        <w:rPr>
          <w:rFonts w:ascii="Times New Roman" w:hAnsi="Times New Roman" w:cs="Times New Roman"/>
          <w:b/>
          <w:bCs/>
          <w:sz w:val="32"/>
          <w:szCs w:val="32"/>
        </w:rPr>
      </w:pPr>
    </w:p>
    <w:p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For KAVERI 2.0</w:t>
      </w:r>
    </w:p>
    <w:p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rsidR="00860E8E" w:rsidRDefault="00860E8E" w:rsidP="00860E8E">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rsidR="00584BBD" w:rsidRDefault="00584BBD" w:rsidP="00860E8E">
      <w:pPr>
        <w:jc w:val="center"/>
        <w:rPr>
          <w:rFonts w:asciiTheme="majorHAnsi" w:hAnsiTheme="majorHAnsi" w:cs="Times New Roman"/>
          <w:b/>
          <w:bCs/>
          <w:sz w:val="28"/>
          <w:szCs w:val="28"/>
        </w:rPr>
      </w:pPr>
    </w:p>
    <w:p w:rsidR="00A600C1" w:rsidRPr="008A4C30" w:rsidRDefault="0063421B" w:rsidP="000939B3">
      <w:pPr>
        <w:jc w:val="center"/>
        <w:rPr>
          <w:b/>
          <w:sz w:val="40"/>
          <w:szCs w:val="40"/>
        </w:rPr>
      </w:pPr>
      <w:r>
        <w:rPr>
          <w:b/>
          <w:sz w:val="40"/>
          <w:szCs w:val="40"/>
        </w:rPr>
        <w:t>Car</w:t>
      </w:r>
      <w:r w:rsidR="00E95630">
        <w:rPr>
          <w:b/>
          <w:sz w:val="40"/>
          <w:szCs w:val="40"/>
        </w:rPr>
        <w:t xml:space="preserve"> Parking Registration</w:t>
      </w:r>
    </w:p>
    <w:p w:rsidR="00860E8E" w:rsidRDefault="00860E8E" w:rsidP="00860E8E">
      <w:pPr>
        <w:jc w:val="center"/>
        <w:rPr>
          <w:rFonts w:ascii="Times New Roman" w:hAnsi="Times New Roman" w:cs="Times New Roman"/>
          <w:b/>
          <w:bCs/>
          <w:color w:val="0070C0"/>
          <w:sz w:val="48"/>
          <w:szCs w:val="48"/>
        </w:rPr>
      </w:pPr>
    </w:p>
    <w:p w:rsidR="00860E8E" w:rsidRDefault="00860E8E" w:rsidP="00860E8E">
      <w:pPr>
        <w:jc w:val="center"/>
        <w:rPr>
          <w:rFonts w:ascii="Times New Roman" w:hAnsi="Times New Roman" w:cs="Times New Roman"/>
          <w:b/>
          <w:bCs/>
          <w:color w:val="0070C0"/>
          <w:sz w:val="48"/>
          <w:szCs w:val="48"/>
        </w:rPr>
      </w:pPr>
    </w:p>
    <w:p w:rsidR="00860E8E" w:rsidRDefault="00860E8E" w:rsidP="00E53E7A">
      <w:pPr>
        <w:rPr>
          <w:rFonts w:ascii="Times New Roman" w:hAnsi="Times New Roman" w:cs="Times New Roman"/>
          <w:b/>
          <w:bCs/>
          <w:color w:val="0070C0"/>
          <w:sz w:val="48"/>
          <w:szCs w:val="48"/>
        </w:rPr>
      </w:pPr>
    </w:p>
    <w:p w:rsidR="00860E8E" w:rsidRDefault="00860E8E" w:rsidP="00860E8E">
      <w:pPr>
        <w:jc w:val="center"/>
        <w:rPr>
          <w:rFonts w:ascii="Times New Roman" w:hAnsi="Times New Roman" w:cs="Times New Roman"/>
          <w:b/>
          <w:bCs/>
          <w:color w:val="0070C0"/>
          <w:sz w:val="48"/>
          <w:szCs w:val="48"/>
        </w:rPr>
      </w:pPr>
    </w:p>
    <w:p w:rsidR="00860E8E" w:rsidRDefault="00860E8E" w:rsidP="00860E8E">
      <w:pPr>
        <w:jc w:val="center"/>
        <w:rPr>
          <w:rFonts w:ascii="Times New Roman" w:hAnsi="Times New Roman" w:cs="Times New Roman"/>
          <w:b/>
          <w:bCs/>
          <w:color w:val="0070C0"/>
          <w:sz w:val="48"/>
          <w:szCs w:val="48"/>
        </w:rPr>
      </w:pPr>
    </w:p>
    <w:p w:rsidR="00860E8E" w:rsidRDefault="00860E8E" w:rsidP="00860E8E">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rsidR="00860E8E" w:rsidRDefault="00A3374F" w:rsidP="00860E8E">
      <w:pPr>
        <w:jc w:val="center"/>
        <w:rPr>
          <w:rFonts w:ascii="Times New Roman" w:hAnsi="Times New Roman" w:cs="Times New Roman"/>
          <w:b/>
          <w:sz w:val="18"/>
          <w:szCs w:val="18"/>
        </w:rPr>
      </w:pPr>
      <w:r>
        <w:rPr>
          <w:rFonts w:ascii="Times New Roman" w:hAnsi="Times New Roman" w:cs="Times New Roman"/>
          <w:b/>
          <w:sz w:val="18"/>
          <w:szCs w:val="18"/>
        </w:rPr>
        <w:t>3</w:t>
      </w:r>
      <w:r>
        <w:rPr>
          <w:rFonts w:ascii="Times New Roman" w:hAnsi="Times New Roman" w:cs="Times New Roman"/>
          <w:b/>
          <w:sz w:val="18"/>
          <w:szCs w:val="18"/>
          <w:vertAlign w:val="superscript"/>
        </w:rPr>
        <w:t>rd</w:t>
      </w:r>
      <w:r w:rsidR="00860E8E">
        <w:rPr>
          <w:rFonts w:ascii="Times New Roman" w:hAnsi="Times New Roman" w:cs="Times New Roman"/>
          <w:b/>
          <w:sz w:val="18"/>
          <w:szCs w:val="18"/>
        </w:rPr>
        <w:t xml:space="preserve"> Floor, TTMC Yeshwanthapura, BMTC Bus station</w:t>
      </w:r>
    </w:p>
    <w:p w:rsidR="00860E8E" w:rsidRDefault="00860E8E" w:rsidP="00860E8E">
      <w:pPr>
        <w:jc w:val="center"/>
        <w:rPr>
          <w:rFonts w:ascii="Times New Roman" w:hAnsi="Times New Roman" w:cs="Times New Roman"/>
          <w:b/>
          <w:sz w:val="18"/>
          <w:szCs w:val="18"/>
        </w:rPr>
      </w:pPr>
      <w:r>
        <w:rPr>
          <w:rFonts w:ascii="Times New Roman" w:hAnsi="Times New Roman" w:cs="Times New Roman"/>
          <w:b/>
          <w:sz w:val="18"/>
          <w:szCs w:val="18"/>
        </w:rPr>
        <w:t>Bangalore – 560022</w:t>
      </w:r>
    </w:p>
    <w:p w:rsidR="00860E8E" w:rsidRDefault="00860E8E" w:rsidP="00860E8E">
      <w:pPr>
        <w:jc w:val="center"/>
        <w:rPr>
          <w:rFonts w:ascii="Times New Roman" w:hAnsi="Times New Roman" w:cs="Times New Roman"/>
          <w:b/>
          <w:sz w:val="18"/>
          <w:szCs w:val="18"/>
        </w:rPr>
      </w:pPr>
    </w:p>
    <w:p w:rsidR="007E69FC" w:rsidRDefault="007E69FC" w:rsidP="00860E8E">
      <w:pPr>
        <w:jc w:val="center"/>
        <w:rPr>
          <w:rFonts w:ascii="Times New Roman" w:hAnsi="Times New Roman" w:cs="Times New Roman"/>
          <w:b/>
          <w:sz w:val="18"/>
          <w:szCs w:val="18"/>
        </w:rPr>
      </w:pPr>
    </w:p>
    <w:p w:rsidR="007E69FC" w:rsidRDefault="007E69FC" w:rsidP="00860E8E">
      <w:pPr>
        <w:jc w:val="center"/>
        <w:rPr>
          <w:rFonts w:ascii="Times New Roman" w:hAnsi="Times New Roman" w:cs="Times New Roman"/>
          <w:b/>
          <w:sz w:val="18"/>
          <w:szCs w:val="18"/>
        </w:rPr>
      </w:pPr>
    </w:p>
    <w:p w:rsidR="00472883" w:rsidRDefault="00472883">
      <w:pPr>
        <w:rPr>
          <w:rFonts w:ascii="Times New Roman" w:hAnsi="Times New Roman" w:cs="Times New Roman"/>
          <w:b/>
          <w:sz w:val="18"/>
          <w:szCs w:val="18"/>
        </w:rPr>
      </w:pPr>
      <w:r>
        <w:rPr>
          <w:rFonts w:ascii="Times New Roman" w:hAnsi="Times New Roman" w:cs="Times New Roman"/>
          <w:b/>
          <w:sz w:val="18"/>
          <w:szCs w:val="18"/>
        </w:rPr>
        <w:br w:type="page"/>
      </w:r>
    </w:p>
    <w:sdt>
      <w:sdtPr>
        <w:id w:val="-1355182377"/>
        <w:docPartObj>
          <w:docPartGallery w:val="Table of Contents"/>
          <w:docPartUnique/>
        </w:docPartObj>
      </w:sdtPr>
      <w:sdtEndPr>
        <w:rPr>
          <w:b/>
          <w:bCs/>
          <w:noProof/>
        </w:rPr>
      </w:sdtEndPr>
      <w:sdtContent>
        <w:p w:rsidR="008B6D0D" w:rsidRPr="00C43633" w:rsidRDefault="008B6D0D" w:rsidP="00C43633">
          <w:pPr>
            <w:rPr>
              <w:b/>
              <w:color w:val="1F3864" w:themeColor="accent1" w:themeShade="80"/>
              <w:u w:val="single"/>
            </w:rPr>
          </w:pPr>
          <w:r w:rsidRPr="00C43633">
            <w:rPr>
              <w:b/>
              <w:color w:val="1F3864" w:themeColor="accent1" w:themeShade="80"/>
              <w:u w:val="single"/>
            </w:rPr>
            <w:t>Contents</w:t>
          </w:r>
        </w:p>
        <w:p w:rsidR="007F56F2" w:rsidRDefault="008B6D0D">
          <w:pPr>
            <w:pStyle w:val="TOC1"/>
            <w:tabs>
              <w:tab w:val="left" w:pos="440"/>
              <w:tab w:val="right" w:leader="dot" w:pos="8756"/>
            </w:tabs>
            <w:rPr>
              <w:rFonts w:eastAsiaTheme="minorEastAsia"/>
              <w:noProof/>
              <w:lang w:eastAsia="en-IN"/>
            </w:rPr>
          </w:pPr>
          <w:r>
            <w:fldChar w:fldCharType="begin"/>
          </w:r>
          <w:r>
            <w:instrText xml:space="preserve"> TOC \o "1-3" \h \z \u </w:instrText>
          </w:r>
          <w:r>
            <w:fldChar w:fldCharType="separate"/>
          </w:r>
          <w:hyperlink w:anchor="_Toc200619003" w:history="1">
            <w:r w:rsidR="007F56F2" w:rsidRPr="008B6A05">
              <w:rPr>
                <w:rStyle w:val="Hyperlink"/>
                <w:noProof/>
              </w:rPr>
              <w:t>1</w:t>
            </w:r>
            <w:r w:rsidR="007F56F2">
              <w:rPr>
                <w:rFonts w:eastAsiaTheme="minorEastAsia"/>
                <w:noProof/>
                <w:lang w:eastAsia="en-IN"/>
              </w:rPr>
              <w:tab/>
            </w:r>
            <w:r w:rsidR="007F56F2" w:rsidRPr="008B6A05">
              <w:rPr>
                <w:rStyle w:val="Hyperlink"/>
                <w:noProof/>
              </w:rPr>
              <w:t>Introduction</w:t>
            </w:r>
            <w:r w:rsidR="007F56F2">
              <w:rPr>
                <w:noProof/>
                <w:webHidden/>
              </w:rPr>
              <w:tab/>
            </w:r>
            <w:r w:rsidR="007F56F2">
              <w:rPr>
                <w:noProof/>
                <w:webHidden/>
              </w:rPr>
              <w:fldChar w:fldCharType="begin"/>
            </w:r>
            <w:r w:rsidR="007F56F2">
              <w:rPr>
                <w:noProof/>
                <w:webHidden/>
              </w:rPr>
              <w:instrText xml:space="preserve"> PAGEREF _Toc200619003 \h </w:instrText>
            </w:r>
            <w:r w:rsidR="007F56F2">
              <w:rPr>
                <w:noProof/>
                <w:webHidden/>
              </w:rPr>
            </w:r>
            <w:r w:rsidR="007F56F2">
              <w:rPr>
                <w:noProof/>
                <w:webHidden/>
              </w:rPr>
              <w:fldChar w:fldCharType="separate"/>
            </w:r>
            <w:r w:rsidR="007F56F2">
              <w:rPr>
                <w:noProof/>
                <w:webHidden/>
              </w:rPr>
              <w:t>3</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04" w:history="1">
            <w:r w:rsidR="007F56F2" w:rsidRPr="008B6A05">
              <w:rPr>
                <w:rStyle w:val="Hyperlink"/>
                <w:noProof/>
              </w:rPr>
              <w:t>2</w:t>
            </w:r>
            <w:r w:rsidR="007F56F2">
              <w:rPr>
                <w:rFonts w:eastAsiaTheme="minorEastAsia"/>
                <w:noProof/>
                <w:lang w:eastAsia="en-IN"/>
              </w:rPr>
              <w:tab/>
            </w:r>
            <w:r w:rsidR="007F56F2" w:rsidRPr="008B6A05">
              <w:rPr>
                <w:rStyle w:val="Hyperlink"/>
                <w:noProof/>
              </w:rPr>
              <w:t>Document scope</w:t>
            </w:r>
            <w:r w:rsidR="007F56F2">
              <w:rPr>
                <w:noProof/>
                <w:webHidden/>
              </w:rPr>
              <w:tab/>
            </w:r>
            <w:r w:rsidR="007F56F2">
              <w:rPr>
                <w:noProof/>
                <w:webHidden/>
              </w:rPr>
              <w:fldChar w:fldCharType="begin"/>
            </w:r>
            <w:r w:rsidR="007F56F2">
              <w:rPr>
                <w:noProof/>
                <w:webHidden/>
              </w:rPr>
              <w:instrText xml:space="preserve"> PAGEREF _Toc200619004 \h </w:instrText>
            </w:r>
            <w:r w:rsidR="007F56F2">
              <w:rPr>
                <w:noProof/>
                <w:webHidden/>
              </w:rPr>
            </w:r>
            <w:r w:rsidR="007F56F2">
              <w:rPr>
                <w:noProof/>
                <w:webHidden/>
              </w:rPr>
              <w:fldChar w:fldCharType="separate"/>
            </w:r>
            <w:r w:rsidR="007F56F2">
              <w:rPr>
                <w:noProof/>
                <w:webHidden/>
              </w:rPr>
              <w:t>3</w:t>
            </w:r>
            <w:r w:rsidR="007F56F2">
              <w:rPr>
                <w:noProof/>
                <w:webHidden/>
              </w:rPr>
              <w:fldChar w:fldCharType="end"/>
            </w:r>
          </w:hyperlink>
        </w:p>
        <w:p w:rsidR="007F56F2" w:rsidRDefault="009E0517">
          <w:pPr>
            <w:pStyle w:val="TOC2"/>
            <w:tabs>
              <w:tab w:val="left" w:pos="880"/>
              <w:tab w:val="right" w:leader="dot" w:pos="8756"/>
            </w:tabs>
            <w:rPr>
              <w:rFonts w:eastAsiaTheme="minorEastAsia"/>
              <w:noProof/>
              <w:lang w:eastAsia="en-IN"/>
            </w:rPr>
          </w:pPr>
          <w:hyperlink w:anchor="_Toc200619005" w:history="1">
            <w:r w:rsidR="007F56F2" w:rsidRPr="008B6A05">
              <w:rPr>
                <w:rStyle w:val="Hyperlink"/>
                <w:noProof/>
              </w:rPr>
              <w:t>2.1</w:t>
            </w:r>
            <w:r w:rsidR="007F56F2">
              <w:rPr>
                <w:rFonts w:eastAsiaTheme="minorEastAsia"/>
                <w:noProof/>
                <w:lang w:eastAsia="en-IN"/>
              </w:rPr>
              <w:tab/>
            </w:r>
            <w:r w:rsidR="007F56F2" w:rsidRPr="008B6A05">
              <w:rPr>
                <w:rStyle w:val="Hyperlink"/>
                <w:noProof/>
              </w:rPr>
              <w:t>Overview of the function</w:t>
            </w:r>
            <w:r w:rsidR="007F56F2">
              <w:rPr>
                <w:noProof/>
                <w:webHidden/>
              </w:rPr>
              <w:tab/>
            </w:r>
            <w:r w:rsidR="007F56F2">
              <w:rPr>
                <w:noProof/>
                <w:webHidden/>
              </w:rPr>
              <w:fldChar w:fldCharType="begin"/>
            </w:r>
            <w:r w:rsidR="007F56F2">
              <w:rPr>
                <w:noProof/>
                <w:webHidden/>
              </w:rPr>
              <w:instrText xml:space="preserve"> PAGEREF _Toc200619005 \h </w:instrText>
            </w:r>
            <w:r w:rsidR="007F56F2">
              <w:rPr>
                <w:noProof/>
                <w:webHidden/>
              </w:rPr>
            </w:r>
            <w:r w:rsidR="007F56F2">
              <w:rPr>
                <w:noProof/>
                <w:webHidden/>
              </w:rPr>
              <w:fldChar w:fldCharType="separate"/>
            </w:r>
            <w:r w:rsidR="007F56F2">
              <w:rPr>
                <w:noProof/>
                <w:webHidden/>
              </w:rPr>
              <w:t>3</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06" w:history="1">
            <w:r w:rsidR="007F56F2" w:rsidRPr="008B6A05">
              <w:rPr>
                <w:rStyle w:val="Hyperlink"/>
                <w:noProof/>
              </w:rPr>
              <w:t>3</w:t>
            </w:r>
            <w:r w:rsidR="007F56F2">
              <w:rPr>
                <w:rFonts w:eastAsiaTheme="minorEastAsia"/>
                <w:noProof/>
                <w:lang w:eastAsia="en-IN"/>
              </w:rPr>
              <w:tab/>
            </w:r>
            <w:r w:rsidR="007F56F2" w:rsidRPr="008B6A05">
              <w:rPr>
                <w:rStyle w:val="Hyperlink"/>
                <w:noProof/>
              </w:rPr>
              <w:t>Description of the functional requirement</w:t>
            </w:r>
            <w:r w:rsidR="007F56F2">
              <w:rPr>
                <w:noProof/>
                <w:webHidden/>
              </w:rPr>
              <w:tab/>
            </w:r>
            <w:r w:rsidR="007F56F2">
              <w:rPr>
                <w:noProof/>
                <w:webHidden/>
              </w:rPr>
              <w:fldChar w:fldCharType="begin"/>
            </w:r>
            <w:r w:rsidR="007F56F2">
              <w:rPr>
                <w:noProof/>
                <w:webHidden/>
              </w:rPr>
              <w:instrText xml:space="preserve"> PAGEREF _Toc200619006 \h </w:instrText>
            </w:r>
            <w:r w:rsidR="007F56F2">
              <w:rPr>
                <w:noProof/>
                <w:webHidden/>
              </w:rPr>
            </w:r>
            <w:r w:rsidR="007F56F2">
              <w:rPr>
                <w:noProof/>
                <w:webHidden/>
              </w:rPr>
              <w:fldChar w:fldCharType="separate"/>
            </w:r>
            <w:r w:rsidR="007F56F2">
              <w:rPr>
                <w:noProof/>
                <w:webHidden/>
              </w:rPr>
              <w:t>4</w:t>
            </w:r>
            <w:r w:rsidR="007F56F2">
              <w:rPr>
                <w:noProof/>
                <w:webHidden/>
              </w:rPr>
              <w:fldChar w:fldCharType="end"/>
            </w:r>
          </w:hyperlink>
        </w:p>
        <w:p w:rsidR="007F56F2" w:rsidRDefault="009E0517">
          <w:pPr>
            <w:pStyle w:val="TOC2"/>
            <w:tabs>
              <w:tab w:val="left" w:pos="880"/>
              <w:tab w:val="right" w:leader="dot" w:pos="8756"/>
            </w:tabs>
            <w:rPr>
              <w:rFonts w:eastAsiaTheme="minorEastAsia"/>
              <w:noProof/>
              <w:lang w:eastAsia="en-IN"/>
            </w:rPr>
          </w:pPr>
          <w:hyperlink w:anchor="_Toc200619007" w:history="1">
            <w:r w:rsidR="007F56F2" w:rsidRPr="008B6A05">
              <w:rPr>
                <w:rStyle w:val="Hyperlink"/>
                <w:noProof/>
              </w:rPr>
              <w:t>3.1</w:t>
            </w:r>
            <w:r w:rsidR="007F56F2">
              <w:rPr>
                <w:rFonts w:eastAsiaTheme="minorEastAsia"/>
                <w:noProof/>
                <w:lang w:eastAsia="en-IN"/>
              </w:rPr>
              <w:tab/>
            </w:r>
            <w:r w:rsidR="007F56F2" w:rsidRPr="008B6A05">
              <w:rPr>
                <w:rStyle w:val="Hyperlink"/>
                <w:noProof/>
              </w:rPr>
              <w:t>As-Is: Existing process</w:t>
            </w:r>
            <w:r w:rsidR="007F56F2">
              <w:rPr>
                <w:noProof/>
                <w:webHidden/>
              </w:rPr>
              <w:tab/>
            </w:r>
            <w:r w:rsidR="007F56F2">
              <w:rPr>
                <w:noProof/>
                <w:webHidden/>
              </w:rPr>
              <w:fldChar w:fldCharType="begin"/>
            </w:r>
            <w:r w:rsidR="007F56F2">
              <w:rPr>
                <w:noProof/>
                <w:webHidden/>
              </w:rPr>
              <w:instrText xml:space="preserve"> PAGEREF _Toc200619007 \h </w:instrText>
            </w:r>
            <w:r w:rsidR="007F56F2">
              <w:rPr>
                <w:noProof/>
                <w:webHidden/>
              </w:rPr>
            </w:r>
            <w:r w:rsidR="007F56F2">
              <w:rPr>
                <w:noProof/>
                <w:webHidden/>
              </w:rPr>
              <w:fldChar w:fldCharType="separate"/>
            </w:r>
            <w:r w:rsidR="007F56F2">
              <w:rPr>
                <w:noProof/>
                <w:webHidden/>
              </w:rPr>
              <w:t>4</w:t>
            </w:r>
            <w:r w:rsidR="007F56F2">
              <w:rPr>
                <w:noProof/>
                <w:webHidden/>
              </w:rPr>
              <w:fldChar w:fldCharType="end"/>
            </w:r>
          </w:hyperlink>
        </w:p>
        <w:p w:rsidR="007F56F2" w:rsidRDefault="009E0517">
          <w:pPr>
            <w:pStyle w:val="TOC2"/>
            <w:tabs>
              <w:tab w:val="left" w:pos="880"/>
              <w:tab w:val="right" w:leader="dot" w:pos="8756"/>
            </w:tabs>
            <w:rPr>
              <w:rFonts w:eastAsiaTheme="minorEastAsia"/>
              <w:noProof/>
              <w:lang w:eastAsia="en-IN"/>
            </w:rPr>
          </w:pPr>
          <w:hyperlink w:anchor="_Toc200619008" w:history="1">
            <w:r w:rsidR="007F56F2" w:rsidRPr="008B6A05">
              <w:rPr>
                <w:rStyle w:val="Hyperlink"/>
                <w:noProof/>
              </w:rPr>
              <w:t>3.2</w:t>
            </w:r>
            <w:r w:rsidR="007F56F2">
              <w:rPr>
                <w:rFonts w:eastAsiaTheme="minorEastAsia"/>
                <w:noProof/>
                <w:lang w:eastAsia="en-IN"/>
              </w:rPr>
              <w:tab/>
            </w:r>
            <w:r w:rsidR="007F56F2" w:rsidRPr="008B6A05">
              <w:rPr>
                <w:rStyle w:val="Hyperlink"/>
                <w:noProof/>
              </w:rPr>
              <w:t>To-Be: BDA parking registration</w:t>
            </w:r>
            <w:r w:rsidR="007F56F2">
              <w:rPr>
                <w:noProof/>
                <w:webHidden/>
              </w:rPr>
              <w:tab/>
            </w:r>
            <w:r w:rsidR="007F56F2">
              <w:rPr>
                <w:noProof/>
                <w:webHidden/>
              </w:rPr>
              <w:fldChar w:fldCharType="begin"/>
            </w:r>
            <w:r w:rsidR="007F56F2">
              <w:rPr>
                <w:noProof/>
                <w:webHidden/>
              </w:rPr>
              <w:instrText xml:space="preserve"> PAGEREF _Toc200619008 \h </w:instrText>
            </w:r>
            <w:r w:rsidR="007F56F2">
              <w:rPr>
                <w:noProof/>
                <w:webHidden/>
              </w:rPr>
            </w:r>
            <w:r w:rsidR="007F56F2">
              <w:rPr>
                <w:noProof/>
                <w:webHidden/>
              </w:rPr>
              <w:fldChar w:fldCharType="separate"/>
            </w:r>
            <w:r w:rsidR="007F56F2">
              <w:rPr>
                <w:noProof/>
                <w:webHidden/>
              </w:rPr>
              <w:t>5</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09" w:history="1">
            <w:r w:rsidR="007F56F2" w:rsidRPr="008B6A05">
              <w:rPr>
                <w:rStyle w:val="Hyperlink"/>
                <w:noProof/>
              </w:rPr>
              <w:t>4</w:t>
            </w:r>
            <w:r w:rsidR="007F56F2">
              <w:rPr>
                <w:rFonts w:eastAsiaTheme="minorEastAsia"/>
                <w:noProof/>
                <w:lang w:eastAsia="en-IN"/>
              </w:rPr>
              <w:tab/>
            </w:r>
            <w:r w:rsidR="007F56F2" w:rsidRPr="008B6A05">
              <w:rPr>
                <w:rStyle w:val="Hyperlink"/>
                <w:noProof/>
              </w:rPr>
              <w:t>Assumptions</w:t>
            </w:r>
            <w:r w:rsidR="007F56F2">
              <w:rPr>
                <w:noProof/>
                <w:webHidden/>
              </w:rPr>
              <w:tab/>
            </w:r>
            <w:r w:rsidR="007F56F2">
              <w:rPr>
                <w:noProof/>
                <w:webHidden/>
              </w:rPr>
              <w:fldChar w:fldCharType="begin"/>
            </w:r>
            <w:r w:rsidR="007F56F2">
              <w:rPr>
                <w:noProof/>
                <w:webHidden/>
              </w:rPr>
              <w:instrText xml:space="preserve"> PAGEREF _Toc200619009 \h </w:instrText>
            </w:r>
            <w:r w:rsidR="007F56F2">
              <w:rPr>
                <w:noProof/>
                <w:webHidden/>
              </w:rPr>
            </w:r>
            <w:r w:rsidR="007F56F2">
              <w:rPr>
                <w:noProof/>
                <w:webHidden/>
              </w:rPr>
              <w:fldChar w:fldCharType="separate"/>
            </w:r>
            <w:r w:rsidR="007F56F2">
              <w:rPr>
                <w:noProof/>
                <w:webHidden/>
              </w:rPr>
              <w:t>5</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10" w:history="1">
            <w:r w:rsidR="007F56F2" w:rsidRPr="008B6A05">
              <w:rPr>
                <w:rStyle w:val="Hyperlink"/>
                <w:noProof/>
              </w:rPr>
              <w:t>5</w:t>
            </w:r>
            <w:r w:rsidR="007F56F2">
              <w:rPr>
                <w:rFonts w:eastAsiaTheme="minorEastAsia"/>
                <w:noProof/>
                <w:lang w:eastAsia="en-IN"/>
              </w:rPr>
              <w:tab/>
            </w:r>
            <w:r w:rsidR="007F56F2" w:rsidRPr="008B6A05">
              <w:rPr>
                <w:rStyle w:val="Hyperlink"/>
                <w:noProof/>
              </w:rPr>
              <w:t>Validations</w:t>
            </w:r>
            <w:r w:rsidR="007F56F2">
              <w:rPr>
                <w:noProof/>
                <w:webHidden/>
              </w:rPr>
              <w:tab/>
            </w:r>
            <w:r w:rsidR="007F56F2">
              <w:rPr>
                <w:noProof/>
                <w:webHidden/>
              </w:rPr>
              <w:fldChar w:fldCharType="begin"/>
            </w:r>
            <w:r w:rsidR="007F56F2">
              <w:rPr>
                <w:noProof/>
                <w:webHidden/>
              </w:rPr>
              <w:instrText xml:space="preserve"> PAGEREF _Toc200619010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2"/>
            <w:tabs>
              <w:tab w:val="left" w:pos="880"/>
              <w:tab w:val="right" w:leader="dot" w:pos="8756"/>
            </w:tabs>
            <w:rPr>
              <w:rFonts w:eastAsiaTheme="minorEastAsia"/>
              <w:noProof/>
              <w:lang w:eastAsia="en-IN"/>
            </w:rPr>
          </w:pPr>
          <w:hyperlink w:anchor="_Toc200619011" w:history="1">
            <w:r w:rsidR="007F56F2" w:rsidRPr="008B6A05">
              <w:rPr>
                <w:rStyle w:val="Hyperlink"/>
                <w:noProof/>
              </w:rPr>
              <w:t>5.1</w:t>
            </w:r>
            <w:r w:rsidR="007F56F2">
              <w:rPr>
                <w:rFonts w:eastAsiaTheme="minorEastAsia"/>
                <w:noProof/>
                <w:lang w:eastAsia="en-IN"/>
              </w:rPr>
              <w:tab/>
            </w:r>
            <w:r w:rsidR="007F56F2" w:rsidRPr="008B6A05">
              <w:rPr>
                <w:rStyle w:val="Hyperlink"/>
                <w:noProof/>
              </w:rPr>
              <w:t>Integration with other systems/modules</w:t>
            </w:r>
            <w:r w:rsidR="007F56F2">
              <w:rPr>
                <w:noProof/>
                <w:webHidden/>
              </w:rPr>
              <w:tab/>
            </w:r>
            <w:r w:rsidR="007F56F2">
              <w:rPr>
                <w:noProof/>
                <w:webHidden/>
              </w:rPr>
              <w:fldChar w:fldCharType="begin"/>
            </w:r>
            <w:r w:rsidR="007F56F2">
              <w:rPr>
                <w:noProof/>
                <w:webHidden/>
              </w:rPr>
              <w:instrText xml:space="preserve"> PAGEREF _Toc200619011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3"/>
            <w:tabs>
              <w:tab w:val="left" w:pos="1320"/>
              <w:tab w:val="right" w:leader="dot" w:pos="8756"/>
            </w:tabs>
            <w:rPr>
              <w:rFonts w:eastAsiaTheme="minorEastAsia"/>
              <w:noProof/>
              <w:lang w:eastAsia="en-IN"/>
            </w:rPr>
          </w:pPr>
          <w:hyperlink w:anchor="_Toc200619012" w:history="1">
            <w:r w:rsidR="007F56F2" w:rsidRPr="008B6A05">
              <w:rPr>
                <w:rStyle w:val="Hyperlink"/>
                <w:noProof/>
              </w:rPr>
              <w:t>5.1.1</w:t>
            </w:r>
            <w:r w:rsidR="007F56F2">
              <w:rPr>
                <w:rFonts w:eastAsiaTheme="minorEastAsia"/>
                <w:noProof/>
                <w:lang w:eastAsia="en-IN"/>
              </w:rPr>
              <w:tab/>
            </w:r>
            <w:r w:rsidR="007F56F2" w:rsidRPr="008B6A05">
              <w:rPr>
                <w:rStyle w:val="Hyperlink"/>
                <w:noProof/>
              </w:rPr>
              <w:t>External integration</w:t>
            </w:r>
            <w:r w:rsidR="007F56F2">
              <w:rPr>
                <w:noProof/>
                <w:webHidden/>
              </w:rPr>
              <w:tab/>
            </w:r>
            <w:r w:rsidR="007F56F2">
              <w:rPr>
                <w:noProof/>
                <w:webHidden/>
              </w:rPr>
              <w:fldChar w:fldCharType="begin"/>
            </w:r>
            <w:r w:rsidR="007F56F2">
              <w:rPr>
                <w:noProof/>
                <w:webHidden/>
              </w:rPr>
              <w:instrText xml:space="preserve"> PAGEREF _Toc200619012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3"/>
            <w:tabs>
              <w:tab w:val="left" w:pos="1320"/>
              <w:tab w:val="right" w:leader="dot" w:pos="8756"/>
            </w:tabs>
            <w:rPr>
              <w:rFonts w:eastAsiaTheme="minorEastAsia"/>
              <w:noProof/>
              <w:lang w:eastAsia="en-IN"/>
            </w:rPr>
          </w:pPr>
          <w:hyperlink w:anchor="_Toc200619013" w:history="1">
            <w:r w:rsidR="007F56F2" w:rsidRPr="008B6A05">
              <w:rPr>
                <w:rStyle w:val="Hyperlink"/>
                <w:noProof/>
              </w:rPr>
              <w:t>5.1.2</w:t>
            </w:r>
            <w:r w:rsidR="007F56F2">
              <w:rPr>
                <w:rFonts w:eastAsiaTheme="minorEastAsia"/>
                <w:noProof/>
                <w:lang w:eastAsia="en-IN"/>
              </w:rPr>
              <w:tab/>
            </w:r>
            <w:r w:rsidR="007F56F2" w:rsidRPr="008B6A05">
              <w:rPr>
                <w:rStyle w:val="Hyperlink"/>
                <w:noProof/>
              </w:rPr>
              <w:t>Internal integration with other modules</w:t>
            </w:r>
            <w:r w:rsidR="007F56F2">
              <w:rPr>
                <w:noProof/>
                <w:webHidden/>
              </w:rPr>
              <w:tab/>
            </w:r>
            <w:r w:rsidR="007F56F2">
              <w:rPr>
                <w:noProof/>
                <w:webHidden/>
              </w:rPr>
              <w:fldChar w:fldCharType="begin"/>
            </w:r>
            <w:r w:rsidR="007F56F2">
              <w:rPr>
                <w:noProof/>
                <w:webHidden/>
              </w:rPr>
              <w:instrText xml:space="preserve"> PAGEREF _Toc200619013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14" w:history="1">
            <w:r w:rsidR="007F56F2" w:rsidRPr="008B6A05">
              <w:rPr>
                <w:rStyle w:val="Hyperlink"/>
                <w:noProof/>
              </w:rPr>
              <w:t>6</w:t>
            </w:r>
            <w:r w:rsidR="007F56F2">
              <w:rPr>
                <w:rFonts w:eastAsiaTheme="minorEastAsia"/>
                <w:noProof/>
                <w:lang w:eastAsia="en-IN"/>
              </w:rPr>
              <w:tab/>
            </w:r>
            <w:r w:rsidR="007F56F2" w:rsidRPr="008B6A05">
              <w:rPr>
                <w:rStyle w:val="Hyperlink"/>
                <w:noProof/>
              </w:rPr>
              <w:t>Annexures</w:t>
            </w:r>
            <w:r w:rsidR="007F56F2">
              <w:rPr>
                <w:noProof/>
                <w:webHidden/>
              </w:rPr>
              <w:tab/>
            </w:r>
            <w:r w:rsidR="007F56F2">
              <w:rPr>
                <w:noProof/>
                <w:webHidden/>
              </w:rPr>
              <w:fldChar w:fldCharType="begin"/>
            </w:r>
            <w:r w:rsidR="007F56F2">
              <w:rPr>
                <w:noProof/>
                <w:webHidden/>
              </w:rPr>
              <w:instrText xml:space="preserve"> PAGEREF _Toc200619014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3"/>
            <w:tabs>
              <w:tab w:val="left" w:pos="1320"/>
              <w:tab w:val="right" w:leader="dot" w:pos="8756"/>
            </w:tabs>
            <w:rPr>
              <w:rFonts w:eastAsiaTheme="minorEastAsia"/>
              <w:noProof/>
              <w:lang w:eastAsia="en-IN"/>
            </w:rPr>
          </w:pPr>
          <w:hyperlink w:anchor="_Toc200619015" w:history="1">
            <w:r w:rsidR="007F56F2" w:rsidRPr="008B6A05">
              <w:rPr>
                <w:rStyle w:val="Hyperlink"/>
                <w:noProof/>
              </w:rPr>
              <w:t>6.1.1</w:t>
            </w:r>
            <w:r w:rsidR="007F56F2">
              <w:rPr>
                <w:rFonts w:eastAsiaTheme="minorEastAsia"/>
                <w:noProof/>
                <w:lang w:eastAsia="en-IN"/>
              </w:rPr>
              <w:tab/>
            </w:r>
            <w:r w:rsidR="007F56F2" w:rsidRPr="008B6A05">
              <w:rPr>
                <w:rStyle w:val="Hyperlink"/>
                <w:noProof/>
              </w:rPr>
              <w:t>Annexure – 1 – List of modules of Kaveri 2.0</w:t>
            </w:r>
            <w:r w:rsidR="007F56F2">
              <w:rPr>
                <w:noProof/>
                <w:webHidden/>
              </w:rPr>
              <w:tab/>
            </w:r>
            <w:r w:rsidR="007F56F2">
              <w:rPr>
                <w:noProof/>
                <w:webHidden/>
              </w:rPr>
              <w:fldChar w:fldCharType="begin"/>
            </w:r>
            <w:r w:rsidR="007F56F2">
              <w:rPr>
                <w:noProof/>
                <w:webHidden/>
              </w:rPr>
              <w:instrText xml:space="preserve"> PAGEREF _Toc200619015 \h </w:instrText>
            </w:r>
            <w:r w:rsidR="007F56F2">
              <w:rPr>
                <w:noProof/>
                <w:webHidden/>
              </w:rPr>
            </w:r>
            <w:r w:rsidR="007F56F2">
              <w:rPr>
                <w:noProof/>
                <w:webHidden/>
              </w:rPr>
              <w:fldChar w:fldCharType="separate"/>
            </w:r>
            <w:r w:rsidR="007F56F2">
              <w:rPr>
                <w:noProof/>
                <w:webHidden/>
              </w:rPr>
              <w:t>6</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16" w:history="1">
            <w:r w:rsidR="007F56F2" w:rsidRPr="008B6A05">
              <w:rPr>
                <w:rStyle w:val="Hyperlink"/>
                <w:noProof/>
              </w:rPr>
              <w:t>7</w:t>
            </w:r>
            <w:r w:rsidR="007F56F2">
              <w:rPr>
                <w:rFonts w:eastAsiaTheme="minorEastAsia"/>
                <w:noProof/>
                <w:lang w:eastAsia="en-IN"/>
              </w:rPr>
              <w:tab/>
            </w:r>
            <w:r w:rsidR="007F56F2" w:rsidRPr="008B6A05">
              <w:rPr>
                <w:rStyle w:val="Hyperlink"/>
                <w:noProof/>
              </w:rPr>
              <w:t>Annexure – 1 – Clarificatory questionnaire</w:t>
            </w:r>
            <w:r w:rsidR="007F56F2">
              <w:rPr>
                <w:noProof/>
                <w:webHidden/>
              </w:rPr>
              <w:tab/>
            </w:r>
            <w:r w:rsidR="007F56F2">
              <w:rPr>
                <w:noProof/>
                <w:webHidden/>
              </w:rPr>
              <w:fldChar w:fldCharType="begin"/>
            </w:r>
            <w:r w:rsidR="007F56F2">
              <w:rPr>
                <w:noProof/>
                <w:webHidden/>
              </w:rPr>
              <w:instrText xml:space="preserve"> PAGEREF _Toc200619016 \h </w:instrText>
            </w:r>
            <w:r w:rsidR="007F56F2">
              <w:rPr>
                <w:noProof/>
                <w:webHidden/>
              </w:rPr>
            </w:r>
            <w:r w:rsidR="007F56F2">
              <w:rPr>
                <w:noProof/>
                <w:webHidden/>
              </w:rPr>
              <w:fldChar w:fldCharType="separate"/>
            </w:r>
            <w:r w:rsidR="007F56F2">
              <w:rPr>
                <w:noProof/>
                <w:webHidden/>
              </w:rPr>
              <w:t>7</w:t>
            </w:r>
            <w:r w:rsidR="007F56F2">
              <w:rPr>
                <w:noProof/>
                <w:webHidden/>
              </w:rPr>
              <w:fldChar w:fldCharType="end"/>
            </w:r>
          </w:hyperlink>
        </w:p>
        <w:p w:rsidR="007F56F2" w:rsidRDefault="009E0517">
          <w:pPr>
            <w:pStyle w:val="TOC1"/>
            <w:tabs>
              <w:tab w:val="left" w:pos="440"/>
              <w:tab w:val="right" w:leader="dot" w:pos="8756"/>
            </w:tabs>
            <w:rPr>
              <w:rFonts w:eastAsiaTheme="minorEastAsia"/>
              <w:noProof/>
              <w:lang w:eastAsia="en-IN"/>
            </w:rPr>
          </w:pPr>
          <w:hyperlink w:anchor="_Toc200619017" w:history="1">
            <w:r w:rsidR="007F56F2" w:rsidRPr="008B6A05">
              <w:rPr>
                <w:rStyle w:val="Hyperlink"/>
                <w:noProof/>
              </w:rPr>
              <w:t>8</w:t>
            </w:r>
            <w:r w:rsidR="007F56F2">
              <w:rPr>
                <w:rFonts w:eastAsiaTheme="minorEastAsia"/>
                <w:noProof/>
                <w:lang w:eastAsia="en-IN"/>
              </w:rPr>
              <w:tab/>
            </w:r>
            <w:r w:rsidR="007F56F2" w:rsidRPr="008B6A05">
              <w:rPr>
                <w:rStyle w:val="Hyperlink"/>
                <w:noProof/>
              </w:rPr>
              <w:t>Sample XML</w:t>
            </w:r>
            <w:r w:rsidR="007F56F2">
              <w:rPr>
                <w:noProof/>
                <w:webHidden/>
              </w:rPr>
              <w:tab/>
            </w:r>
            <w:r w:rsidR="007F56F2">
              <w:rPr>
                <w:noProof/>
                <w:webHidden/>
              </w:rPr>
              <w:fldChar w:fldCharType="begin"/>
            </w:r>
            <w:r w:rsidR="007F56F2">
              <w:rPr>
                <w:noProof/>
                <w:webHidden/>
              </w:rPr>
              <w:instrText xml:space="preserve"> PAGEREF _Toc200619017 \h </w:instrText>
            </w:r>
            <w:r w:rsidR="007F56F2">
              <w:rPr>
                <w:noProof/>
                <w:webHidden/>
              </w:rPr>
            </w:r>
            <w:r w:rsidR="007F56F2">
              <w:rPr>
                <w:noProof/>
                <w:webHidden/>
              </w:rPr>
              <w:fldChar w:fldCharType="separate"/>
            </w:r>
            <w:r w:rsidR="007F56F2">
              <w:rPr>
                <w:noProof/>
                <w:webHidden/>
              </w:rPr>
              <w:t>8</w:t>
            </w:r>
            <w:r w:rsidR="007F56F2">
              <w:rPr>
                <w:noProof/>
                <w:webHidden/>
              </w:rPr>
              <w:fldChar w:fldCharType="end"/>
            </w:r>
          </w:hyperlink>
        </w:p>
        <w:p w:rsidR="008B6D0D" w:rsidRDefault="008B6D0D" w:rsidP="00270FA0">
          <w:pPr>
            <w:tabs>
              <w:tab w:val="left" w:pos="2760"/>
            </w:tabs>
          </w:pPr>
          <w:r>
            <w:rPr>
              <w:b/>
              <w:bCs/>
              <w:noProof/>
            </w:rPr>
            <w:fldChar w:fldCharType="end"/>
          </w:r>
          <w:r w:rsidR="00270FA0">
            <w:rPr>
              <w:b/>
              <w:bCs/>
              <w:noProof/>
            </w:rPr>
            <w:tab/>
          </w:r>
        </w:p>
      </w:sdtContent>
    </w:sdt>
    <w:p w:rsidR="00E148C0" w:rsidRDefault="00E148C0" w:rsidP="00D313A4">
      <w:pPr>
        <w:rPr>
          <w:ins w:id="2" w:author="Rajesh Hanbal" w:date="2023-11-07T22:29:00Z"/>
        </w:rPr>
      </w:pPr>
    </w:p>
    <w:p w:rsidR="00A82C4A" w:rsidRDefault="00206D43" w:rsidP="00D313A4">
      <w:ins w:id="3" w:author="Rajesh Hanbal" w:date="2023-11-07T22:29:00Z">
        <w:r>
          <w:br w:type="page"/>
        </w:r>
      </w:ins>
    </w:p>
    <w:p w:rsidR="002C38CF" w:rsidRPr="002C38CF" w:rsidRDefault="00807F99" w:rsidP="005132A5">
      <w:pPr>
        <w:pStyle w:val="Heading1"/>
      </w:pPr>
      <w:bookmarkStart w:id="4" w:name="_Toc200619003"/>
      <w:r w:rsidRPr="001C22D4">
        <w:t>Introduction</w:t>
      </w:r>
      <w:bookmarkEnd w:id="4"/>
      <w:r w:rsidRPr="00C30370">
        <w:t xml:space="preserve"> </w:t>
      </w:r>
    </w:p>
    <w:p w:rsidR="00E01930" w:rsidRDefault="00E01930" w:rsidP="005869BA">
      <w:pPr>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w:t>
      </w:r>
      <w:r w:rsidR="0063421B">
        <w:t>of</w:t>
      </w:r>
      <w:r w:rsidRPr="00BC5B81">
        <w:t xml:space="preserve"> transactions</w:t>
      </w:r>
      <w:r w:rsidR="0063421B">
        <w:t>,</w:t>
      </w:r>
      <w:r w:rsidRPr="00BC5B81">
        <w:t xml:space="preserve"> namely sale, transfer or gift of immovable properties, Mortgage, Power of </w:t>
      </w:r>
      <w:r w:rsidR="0063421B">
        <w:t>Attorney</w:t>
      </w:r>
      <w:r w:rsidRPr="00BC5B81">
        <w:t>, wills and many more.</w:t>
      </w:r>
      <w:r>
        <w:t xml:space="preserve"> </w:t>
      </w:r>
      <w:r w:rsidRPr="00BC5B81">
        <w:t>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25</w:t>
      </w:r>
      <w:r>
        <w:t xml:space="preserve">8 </w:t>
      </w:r>
      <w:r w:rsidRPr="00BC5B81">
        <w:t xml:space="preserve">Sub-Registrar Offices (SROs), under </w:t>
      </w:r>
      <w:r>
        <w:t>the supervision</w:t>
      </w:r>
      <w:r w:rsidRPr="00BC5B81">
        <w:t xml:space="preserve"> of 3</w:t>
      </w:r>
      <w:r>
        <w:t>5</w:t>
      </w:r>
      <w:r w:rsidRPr="00BC5B81">
        <w:t xml:space="preserve"> District Registrar Offices, spread across the state.</w:t>
      </w:r>
    </w:p>
    <w:p w:rsidR="00C25DA8" w:rsidRDefault="00E01930" w:rsidP="00E01930">
      <w:pPr>
        <w:jc w:val="both"/>
      </w:pPr>
      <w:r>
        <w:t xml:space="preserve">The department has </w:t>
      </w:r>
      <w:r w:rsidR="0063421B">
        <w:t>computerised</w:t>
      </w:r>
      <w:r>
        <w:t xml:space="preserve"> the delivery of these services through the development of Kaveri software. </w:t>
      </w:r>
      <w:r w:rsidRPr="00BC5B81">
        <w:t xml:space="preserve">KAVERI Online service is a </w:t>
      </w:r>
      <w:r>
        <w:t>web-based</w:t>
      </w:r>
      <w:r w:rsidRPr="00BC5B81">
        <w:t xml:space="preserve"> application of </w:t>
      </w:r>
      <w:r>
        <w:t>the department that</w:t>
      </w:r>
      <w:r w:rsidRPr="00BC5B81">
        <w:t xml:space="preserve"> provides </w:t>
      </w:r>
      <w:r>
        <w:t xml:space="preserve">an </w:t>
      </w:r>
      <w:r w:rsidRPr="00BC5B81">
        <w:t xml:space="preserve">interface to the </w:t>
      </w:r>
      <w:r>
        <w:t>citizens</w:t>
      </w:r>
      <w:r w:rsidRPr="00BC5B81">
        <w:t xml:space="preserve"> required for </w:t>
      </w:r>
      <w:r>
        <w:t xml:space="preserve">documents, </w:t>
      </w:r>
      <w:r w:rsidRPr="00BC5B81">
        <w:t>marriage</w:t>
      </w:r>
      <w:r>
        <w:t>,</w:t>
      </w:r>
      <w:r w:rsidRPr="00BC5B81">
        <w:t xml:space="preserve"> </w:t>
      </w:r>
      <w:r>
        <w:t xml:space="preserve">and firm </w:t>
      </w:r>
      <w:r w:rsidRPr="00BC5B81">
        <w:t>registration. It enables citizens to know the details of stamp duty, property guidelines value, data entry for document registration and marriage registration</w:t>
      </w:r>
      <w:r>
        <w:t>,</w:t>
      </w:r>
      <w:r w:rsidRPr="00BC5B81">
        <w:t xml:space="preserve"> etc.</w:t>
      </w:r>
      <w:r>
        <w:t xml:space="preserve"> The list of modules of Kaveri 2.0 is available in Annexure 1</w:t>
      </w:r>
      <w:r w:rsidR="00EA140A">
        <w:t>.</w:t>
      </w:r>
    </w:p>
    <w:p w:rsidR="00213CE9" w:rsidRPr="00D01A83" w:rsidRDefault="00213CE9" w:rsidP="00E01930">
      <w:pPr>
        <w:jc w:val="both"/>
      </w:pPr>
    </w:p>
    <w:p w:rsidR="00D303E5" w:rsidRPr="001D7A9A" w:rsidRDefault="00CB1BF0" w:rsidP="005132A5">
      <w:pPr>
        <w:pStyle w:val="Heading1"/>
      </w:pPr>
      <w:bookmarkStart w:id="5" w:name="_Toc200619004"/>
      <w:r w:rsidRPr="006D7D87">
        <w:t>D</w:t>
      </w:r>
      <w:r w:rsidR="00D01A83" w:rsidRPr="006D7D87">
        <w:t>ocument</w:t>
      </w:r>
      <w:r w:rsidR="00D01A83" w:rsidRPr="001217F6">
        <w:t xml:space="preserve"> </w:t>
      </w:r>
      <w:r w:rsidRPr="001217F6">
        <w:t>scope</w:t>
      </w:r>
      <w:bookmarkEnd w:id="5"/>
    </w:p>
    <w:p w:rsidR="00141FCA" w:rsidRPr="00171897" w:rsidRDefault="00171897" w:rsidP="005869BA">
      <w:pPr>
        <w:spacing w:before="100" w:beforeAutospacing="1" w:after="100" w:afterAutospacing="1" w:line="240" w:lineRule="auto"/>
        <w:jc w:val="both"/>
      </w:pPr>
      <w:r w:rsidRPr="00171897">
        <w:t xml:space="preserve">This document </w:t>
      </w:r>
      <w:r w:rsidR="00B53926">
        <w:t>is</w:t>
      </w:r>
      <w:r w:rsidRPr="00171897">
        <w:t xml:space="preserve"> the Functional Requirement Specification (FRS), outlining the functional features of </w:t>
      </w:r>
      <w:r w:rsidR="008A5D78">
        <w:rPr>
          <w:b/>
        </w:rPr>
        <w:t xml:space="preserve">registering </w:t>
      </w:r>
      <w:r w:rsidR="00922E8E">
        <w:rPr>
          <w:b/>
        </w:rPr>
        <w:t>a</w:t>
      </w:r>
      <w:r w:rsidR="008A5D78">
        <w:rPr>
          <w:b/>
        </w:rPr>
        <w:t xml:space="preserve"> carparking area</w:t>
      </w:r>
      <w:r w:rsidR="009E4B93">
        <w:rPr>
          <w:b/>
        </w:rPr>
        <w:t xml:space="preserve"> </w:t>
      </w:r>
      <w:r w:rsidRPr="00171897">
        <w:t xml:space="preserve">within Kaveri 2.0. </w:t>
      </w:r>
      <w:r w:rsidR="005869BA">
        <w:t>Currently, Kaveri 2.0 enables citizens to transact properties</w:t>
      </w:r>
      <w:r w:rsidR="00B53926">
        <w:t xml:space="preserve">, including </w:t>
      </w:r>
      <w:r w:rsidR="00922E8E">
        <w:t xml:space="preserve">a </w:t>
      </w:r>
      <w:r w:rsidR="00B53926">
        <w:t xml:space="preserve">car </w:t>
      </w:r>
      <w:r w:rsidR="00922E8E">
        <w:t>park</w:t>
      </w:r>
      <w:r w:rsidR="00B53926">
        <w:t xml:space="preserve">. </w:t>
      </w:r>
      <w:r w:rsidR="005869BA">
        <w:t xml:space="preserve">However, transactions involving </w:t>
      </w:r>
      <w:r w:rsidR="00A8225A">
        <w:t>only</w:t>
      </w:r>
      <w:r w:rsidR="00B53926">
        <w:t xml:space="preserve"> car</w:t>
      </w:r>
      <w:r w:rsidR="00A8225A">
        <w:t xml:space="preserve"> parking </w:t>
      </w:r>
      <w:r w:rsidR="00B53926">
        <w:t>on</w:t>
      </w:r>
      <w:r w:rsidR="00A8225A">
        <w:t xml:space="preserve"> </w:t>
      </w:r>
      <w:r w:rsidR="005869BA">
        <w:t>properties</w:t>
      </w:r>
      <w:r w:rsidR="00A8225A">
        <w:t xml:space="preserve"> </w:t>
      </w:r>
      <w:r w:rsidR="00B53926">
        <w:t xml:space="preserve">owned by </w:t>
      </w:r>
      <w:r w:rsidR="00A55195">
        <w:t>users</w:t>
      </w:r>
      <w:r w:rsidR="00B53926">
        <w:t xml:space="preserve"> </w:t>
      </w:r>
      <w:r w:rsidR="005869BA">
        <w:t xml:space="preserve">are not permitted. </w:t>
      </w:r>
      <w:r w:rsidR="00B53926">
        <w:t>Implementing</w:t>
      </w:r>
      <w:r w:rsidR="005869BA">
        <w:t xml:space="preserve"> this feature facilitates citizens' </w:t>
      </w:r>
      <w:r w:rsidR="00181E4A">
        <w:t xml:space="preserve">transactions of only car parking </w:t>
      </w:r>
      <w:r w:rsidR="005869BA">
        <w:t xml:space="preserve">properties </w:t>
      </w:r>
      <w:r w:rsidR="00B1691A" w:rsidRPr="00B1691A">
        <w:rPr>
          <w:bCs/>
        </w:rPr>
        <w:t>by</w:t>
      </w:r>
      <w:r w:rsidR="00B1691A" w:rsidRPr="00566848">
        <w:rPr>
          <w:b/>
          <w:bCs/>
        </w:rPr>
        <w:t xml:space="preserve"> </w:t>
      </w:r>
      <w:r w:rsidR="00B1691A" w:rsidRPr="009E0517">
        <w:rPr>
          <w:bCs/>
        </w:rPr>
        <w:t>Sale</w:t>
      </w:r>
      <w:r w:rsidR="00A8225A">
        <w:rPr>
          <w:b/>
          <w:bCs/>
        </w:rPr>
        <w:t>.</w:t>
      </w:r>
    </w:p>
    <w:p w:rsidR="00171897" w:rsidRPr="004E654C" w:rsidRDefault="00171897" w:rsidP="00B53926">
      <w:pPr>
        <w:spacing w:before="100" w:beforeAutospacing="1" w:after="100" w:afterAutospacing="1" w:line="240" w:lineRule="auto"/>
        <w:jc w:val="both"/>
        <w:rPr>
          <w:rFonts w:eastAsia="Times New Roman" w:cstheme="minorHAnsi"/>
          <w:color w:val="000000" w:themeColor="text1"/>
          <w:lang w:eastAsia="en-IN"/>
        </w:rPr>
      </w:pPr>
      <w:r w:rsidRPr="00171897">
        <w:t xml:space="preserve">Prepared by the Centre for Smart Governance (CSG) and formally approved by the department, this document is intended for the departmental approving authority and the development team. </w:t>
      </w:r>
    </w:p>
    <w:p w:rsidR="00DB389D" w:rsidRDefault="00765EDF" w:rsidP="00F46E8C">
      <w:pPr>
        <w:pStyle w:val="Heading2"/>
      </w:pPr>
      <w:bookmarkStart w:id="6" w:name="_Toc200619005"/>
      <w:r w:rsidRPr="006D7D87">
        <w:t>Overview of the function</w:t>
      </w:r>
      <w:bookmarkEnd w:id="6"/>
    </w:p>
    <w:p w:rsidR="00DB389D" w:rsidRDefault="00DB389D" w:rsidP="00DB389D">
      <w:pPr>
        <w:tabs>
          <w:tab w:val="left" w:pos="4962"/>
        </w:tabs>
      </w:pPr>
      <w:r>
        <w:rPr>
          <w:noProof/>
        </w:rPr>
        <w:drawing>
          <wp:inline distT="0" distB="0" distL="0" distR="0" wp14:anchorId="39EAE0AC" wp14:editId="0BF473DF">
            <wp:extent cx="5334000" cy="1704975"/>
            <wp:effectExtent l="19050" t="0" r="38100"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8122D5" w:rsidRPr="00035477" w:rsidRDefault="00DB389D" w:rsidP="00035477">
      <w:pPr>
        <w:jc w:val="center"/>
        <w:rPr>
          <w:i/>
          <w:color w:val="000000" w:themeColor="text1"/>
          <w:sz w:val="20"/>
          <w:szCs w:val="20"/>
        </w:rPr>
      </w:pPr>
      <w:r w:rsidRPr="00743B3C">
        <w:rPr>
          <w:i/>
          <w:color w:val="2F5496" w:themeColor="accent1" w:themeShade="BF"/>
          <w:sz w:val="20"/>
          <w:szCs w:val="20"/>
        </w:rPr>
        <w:t>Fig</w:t>
      </w:r>
      <w:r w:rsidR="00BD6C9A" w:rsidRPr="00743B3C">
        <w:rPr>
          <w:i/>
          <w:color w:val="2F5496" w:themeColor="accent1" w:themeShade="BF"/>
          <w:sz w:val="20"/>
          <w:szCs w:val="20"/>
        </w:rPr>
        <w:t>ure 1</w:t>
      </w:r>
      <w:r w:rsidRPr="00743B3C">
        <w:rPr>
          <w:i/>
          <w:color w:val="2F5496" w:themeColor="accent1" w:themeShade="BF"/>
          <w:sz w:val="20"/>
          <w:szCs w:val="20"/>
        </w:rPr>
        <w:t xml:space="preserve">: </w:t>
      </w:r>
      <w:r w:rsidR="006B0DCF">
        <w:rPr>
          <w:i/>
          <w:color w:val="1F3864" w:themeColor="accent1" w:themeShade="80"/>
          <w:sz w:val="20"/>
          <w:szCs w:val="20"/>
          <w:u w:val="single"/>
        </w:rPr>
        <w:t>BDA parking registration</w:t>
      </w:r>
      <w:r w:rsidR="00D71723">
        <w:rPr>
          <w:i/>
          <w:color w:val="1F3864" w:themeColor="accent1" w:themeShade="80"/>
          <w:sz w:val="20"/>
          <w:szCs w:val="20"/>
          <w:u w:val="single"/>
        </w:rPr>
        <w:t xml:space="preserve"> </w:t>
      </w:r>
      <w:r w:rsidRPr="00743B3C">
        <w:rPr>
          <w:i/>
          <w:color w:val="1F3864" w:themeColor="accent1" w:themeShade="80"/>
          <w:sz w:val="20"/>
          <w:szCs w:val="20"/>
          <w:u w:val="single"/>
        </w:rPr>
        <w:t>function in Document registration</w:t>
      </w:r>
    </w:p>
    <w:p w:rsidR="00C100F8" w:rsidRPr="00C100F8" w:rsidRDefault="005E0F06" w:rsidP="00A55195">
      <w:pPr>
        <w:jc w:val="both"/>
      </w:pPr>
      <w:r w:rsidRPr="005E0F06">
        <w:t xml:space="preserve">The </w:t>
      </w:r>
      <w:r w:rsidR="00F02308">
        <w:t>registration</w:t>
      </w:r>
      <w:r w:rsidR="0014059D">
        <w:t xml:space="preserve"> </w:t>
      </w:r>
      <w:r w:rsidR="008A5D78">
        <w:t xml:space="preserve">of the carparking area </w:t>
      </w:r>
      <w:r w:rsidRPr="005E0F06">
        <w:t>feature</w:t>
      </w:r>
      <w:r w:rsidR="00C100F8">
        <w:t xml:space="preserve"> requires minor modifications during the application submission. </w:t>
      </w:r>
      <w:r w:rsidR="008A5D78">
        <w:t xml:space="preserve">The stamp duty is calculated based on consideration as there is no market valuation is involved </w:t>
      </w:r>
      <w:r w:rsidR="007F56F2">
        <w:t>in</w:t>
      </w:r>
      <w:r w:rsidR="008A5D78">
        <w:t xml:space="preserve"> such transactions</w:t>
      </w:r>
      <w:r w:rsidR="00C100F8">
        <w:t>. The detailed flow will be discussed further.</w:t>
      </w:r>
    </w:p>
    <w:p w:rsidR="003B72A6" w:rsidRDefault="003B72A6" w:rsidP="00E308C5"/>
    <w:p w:rsidR="00F332C1" w:rsidRPr="00FD3A7A" w:rsidRDefault="00F332C1" w:rsidP="00FD3A7A">
      <w:pPr>
        <w:rPr>
          <w:i/>
          <w:iCs/>
          <w:color w:val="44546A" w:themeColor="text2"/>
          <w:sz w:val="18"/>
          <w:szCs w:val="18"/>
        </w:rPr>
      </w:pPr>
    </w:p>
    <w:p w:rsidR="0081775D" w:rsidRDefault="00BA6191" w:rsidP="005132A5">
      <w:pPr>
        <w:pStyle w:val="Heading1"/>
      </w:pPr>
      <w:bookmarkStart w:id="7" w:name="_Toc200619006"/>
      <w:r w:rsidRPr="00165427">
        <w:t xml:space="preserve">Description of the </w:t>
      </w:r>
      <w:r w:rsidR="00AB78CC" w:rsidRPr="00165427">
        <w:t>f</w:t>
      </w:r>
      <w:r w:rsidRPr="00165427">
        <w:t xml:space="preserve">unctional </w:t>
      </w:r>
      <w:r w:rsidR="00AB78CC" w:rsidRPr="00165427">
        <w:t>r</w:t>
      </w:r>
      <w:r w:rsidRPr="00165427">
        <w:t>equirement</w:t>
      </w:r>
      <w:bookmarkEnd w:id="7"/>
    </w:p>
    <w:p w:rsidR="00764DE1" w:rsidRDefault="00784346" w:rsidP="00F46E8C">
      <w:pPr>
        <w:pStyle w:val="Heading2"/>
      </w:pPr>
      <w:bookmarkStart w:id="8" w:name="_Toc200619007"/>
      <w:r>
        <w:t>As-Is: Existing process</w:t>
      </w:r>
      <w:bookmarkEnd w:id="8"/>
    </w:p>
    <w:p w:rsidR="003622F7" w:rsidRDefault="00B77529" w:rsidP="001F0112">
      <w:pPr>
        <w:spacing w:before="240"/>
        <w:rPr>
          <w:rStyle w:val="Strong"/>
          <w:rFonts w:cstheme="minorHAnsi"/>
          <w:bCs w:val="0"/>
          <w:color w:val="000000" w:themeColor="text1"/>
          <w:u w:val="single"/>
        </w:rPr>
      </w:pPr>
      <w:r>
        <w:rPr>
          <w:rFonts w:cstheme="minorHAnsi"/>
          <w:b/>
          <w:noProof/>
          <w:color w:val="000000" w:themeColor="text1"/>
          <w:u w:val="single"/>
        </w:rPr>
        <w:drawing>
          <wp:inline distT="0" distB="0" distL="0" distR="0" wp14:anchorId="6F718A4B" wp14:editId="6CA22CC3">
            <wp:extent cx="5566410" cy="3640455"/>
            <wp:effectExtent l="0" t="0" r="0" b="0"/>
            <wp:docPr id="17743869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6960" name="Picture 1774386960"/>
                    <pic:cNvPicPr/>
                  </pic:nvPicPr>
                  <pic:blipFill rotWithShape="1">
                    <a:blip r:embed="rId16"/>
                    <a:srcRect t="9474"/>
                    <a:stretch/>
                  </pic:blipFill>
                  <pic:spPr bwMode="auto">
                    <a:xfrm>
                      <a:off x="0" y="0"/>
                      <a:ext cx="5566410" cy="3640455"/>
                    </a:xfrm>
                    <a:prstGeom prst="rect">
                      <a:avLst/>
                    </a:prstGeom>
                    <a:ln>
                      <a:noFill/>
                    </a:ln>
                    <a:extLst>
                      <a:ext uri="{53640926-AAD7-44D8-BBD7-CCE9431645EC}">
                        <a14:shadowObscured xmlns:a14="http://schemas.microsoft.com/office/drawing/2010/main"/>
                      </a:ext>
                    </a:extLst>
                  </pic:spPr>
                </pic:pic>
              </a:graphicData>
            </a:graphic>
          </wp:inline>
        </w:drawing>
      </w:r>
    </w:p>
    <w:p w:rsidR="0081775D" w:rsidRPr="00A4182F" w:rsidRDefault="003C681C" w:rsidP="001F0112">
      <w:pPr>
        <w:spacing w:before="240"/>
        <w:rPr>
          <w:u w:val="single"/>
        </w:rPr>
      </w:pPr>
      <w:r>
        <w:rPr>
          <w:rStyle w:val="Strong"/>
          <w:rFonts w:cstheme="minorHAnsi"/>
          <w:bCs w:val="0"/>
          <w:color w:val="000000" w:themeColor="text1"/>
          <w:u w:val="single"/>
        </w:rPr>
        <w:t>As-Is</w:t>
      </w:r>
      <w:r w:rsidR="0081775D" w:rsidRPr="00A4182F">
        <w:rPr>
          <w:rStyle w:val="Strong"/>
          <w:rFonts w:cstheme="minorHAnsi"/>
          <w:bCs w:val="0"/>
          <w:color w:val="000000" w:themeColor="text1"/>
          <w:u w:val="single"/>
        </w:rPr>
        <w:t>: Application Submission</w:t>
      </w:r>
    </w:p>
    <w:p w:rsidR="000F0F9A" w:rsidRDefault="000F0F9A" w:rsidP="00BC4D22">
      <w:pPr>
        <w:pStyle w:val="ListParagraph"/>
        <w:numPr>
          <w:ilvl w:val="0"/>
          <w:numId w:val="17"/>
        </w:numPr>
      </w:pPr>
      <w:r>
        <w:t xml:space="preserve">The citizen logs into </w:t>
      </w:r>
      <w:r w:rsidRPr="00794E7A">
        <w:rPr>
          <w:rStyle w:val="Strong"/>
          <w:b w:val="0"/>
        </w:rPr>
        <w:t>Kaveri 2.0</w:t>
      </w:r>
      <w:r>
        <w:t xml:space="preserve"> and selects the </w:t>
      </w:r>
      <w:r w:rsidRPr="00794E7A">
        <w:rPr>
          <w:rStyle w:val="Strong"/>
          <w:b w:val="0"/>
        </w:rPr>
        <w:t>Document Registration</w:t>
      </w:r>
      <w:r>
        <w:t xml:space="preserve"> module.</w:t>
      </w:r>
    </w:p>
    <w:p w:rsidR="000F0F9A" w:rsidRPr="00794E7A" w:rsidRDefault="000F0F9A" w:rsidP="00BC4D22">
      <w:pPr>
        <w:pStyle w:val="ListParagraph"/>
        <w:numPr>
          <w:ilvl w:val="0"/>
          <w:numId w:val="17"/>
        </w:numPr>
        <w:rPr>
          <w:b/>
        </w:rPr>
      </w:pPr>
      <w:r>
        <w:t xml:space="preserve">The citizen enters document details, including the </w:t>
      </w:r>
      <w:r w:rsidRPr="00794E7A">
        <w:rPr>
          <w:rStyle w:val="Strong"/>
          <w:b w:val="0"/>
        </w:rPr>
        <w:t>nature of the document, article, and sub-article</w:t>
      </w:r>
      <w:r w:rsidRPr="00794E7A">
        <w:rPr>
          <w:b/>
        </w:rPr>
        <w:t>.</w:t>
      </w:r>
    </w:p>
    <w:p w:rsidR="000F0F9A" w:rsidRDefault="000F0F9A" w:rsidP="00BC4D22">
      <w:pPr>
        <w:pStyle w:val="ListParagraph"/>
        <w:numPr>
          <w:ilvl w:val="0"/>
          <w:numId w:val="17"/>
        </w:numPr>
      </w:pPr>
      <w:r>
        <w:t xml:space="preserve">The citizen selects the </w:t>
      </w:r>
      <w:r w:rsidRPr="00794E7A">
        <w:t>property type</w:t>
      </w:r>
      <w:r>
        <w:t xml:space="preserve"> and enters the necessary details.</w:t>
      </w:r>
    </w:p>
    <w:p w:rsidR="000F0F9A" w:rsidRDefault="000F0F9A" w:rsidP="00BC4D22">
      <w:pPr>
        <w:pStyle w:val="ListParagraph"/>
        <w:numPr>
          <w:ilvl w:val="0"/>
          <w:numId w:val="17"/>
        </w:numPr>
      </w:pPr>
      <w:r>
        <w:t xml:space="preserve">The system retrieves the </w:t>
      </w:r>
      <w:r w:rsidRPr="00A47775">
        <w:rPr>
          <w:rStyle w:val="Strong"/>
          <w:b w:val="0"/>
        </w:rPr>
        <w:t xml:space="preserve">property </w:t>
      </w:r>
      <w:r w:rsidR="005869BA">
        <w:rPr>
          <w:rStyle w:val="Strong"/>
          <w:b w:val="0"/>
        </w:rPr>
        <w:t>owner's</w:t>
      </w:r>
      <w:r w:rsidRPr="00A47775">
        <w:rPr>
          <w:rStyle w:val="Strong"/>
          <w:b w:val="0"/>
        </w:rPr>
        <w:t xml:space="preserve"> details</w:t>
      </w:r>
      <w:r>
        <w:t xml:space="preserve"> from </w:t>
      </w:r>
      <w:r w:rsidR="00B2713E" w:rsidRPr="00B2713E">
        <w:rPr>
          <w:rStyle w:val="Strong"/>
          <w:b w:val="0"/>
        </w:rPr>
        <w:t>the integrating department</w:t>
      </w:r>
      <w:r w:rsidRPr="00B2713E">
        <w:t>.</w:t>
      </w:r>
    </w:p>
    <w:p w:rsidR="000F0F9A" w:rsidRPr="00A47775" w:rsidRDefault="000F0F9A" w:rsidP="00BC4D22">
      <w:pPr>
        <w:pStyle w:val="ListParagraph"/>
        <w:numPr>
          <w:ilvl w:val="0"/>
          <w:numId w:val="17"/>
        </w:numPr>
        <w:rPr>
          <w:b/>
        </w:rPr>
      </w:pPr>
      <w:r>
        <w:t xml:space="preserve">The citizen selects the </w:t>
      </w:r>
      <w:r w:rsidRPr="00A47775">
        <w:rPr>
          <w:rStyle w:val="Strong"/>
          <w:b w:val="0"/>
        </w:rPr>
        <w:t>property</w:t>
      </w:r>
      <w:r>
        <w:t xml:space="preserve"> and inputs relevant data, including </w:t>
      </w:r>
      <w:r w:rsidRPr="00A47775">
        <w:rPr>
          <w:rStyle w:val="Strong"/>
          <w:b w:val="0"/>
        </w:rPr>
        <w:t>property and party details</w:t>
      </w:r>
      <w:r w:rsidRPr="00A47775">
        <w:rPr>
          <w:b/>
        </w:rPr>
        <w:t>.</w:t>
      </w:r>
    </w:p>
    <w:p w:rsidR="000F0F9A" w:rsidRPr="00A47775" w:rsidRDefault="005869BA" w:rsidP="00BC4D22">
      <w:pPr>
        <w:pStyle w:val="ListParagraph"/>
        <w:numPr>
          <w:ilvl w:val="0"/>
          <w:numId w:val="17"/>
        </w:numPr>
        <w:rPr>
          <w:b/>
        </w:rPr>
      </w:pPr>
      <w:r>
        <w:t xml:space="preserve">After entering all required information, the citizen </w:t>
      </w:r>
      <w:r w:rsidR="00316A61">
        <w:t>calculates</w:t>
      </w:r>
      <w:r>
        <w:t xml:space="preserve"> the</w:t>
      </w:r>
      <w:r w:rsidR="000F0F9A" w:rsidRPr="00A47775">
        <w:rPr>
          <w:rStyle w:val="Strong"/>
          <w:b w:val="0"/>
        </w:rPr>
        <w:t xml:space="preserve"> market valuation and stamp duty fee</w:t>
      </w:r>
      <w:r w:rsidR="000F0F9A" w:rsidRPr="00A47775">
        <w:rPr>
          <w:b/>
        </w:rPr>
        <w:t>.</w:t>
      </w:r>
    </w:p>
    <w:p w:rsidR="000F0F9A" w:rsidRDefault="000F0F9A" w:rsidP="00BC4D22">
      <w:pPr>
        <w:pStyle w:val="ListParagraph"/>
        <w:numPr>
          <w:ilvl w:val="0"/>
          <w:numId w:val="17"/>
        </w:numPr>
      </w:pPr>
      <w:r>
        <w:t xml:space="preserve">The citizen uploads the </w:t>
      </w:r>
      <w:r w:rsidRPr="00D12B5F">
        <w:rPr>
          <w:rStyle w:val="Strong"/>
          <w:b w:val="0"/>
        </w:rPr>
        <w:t>executed deed copy</w:t>
      </w:r>
      <w:r>
        <w:t xml:space="preserve"> along with relevant </w:t>
      </w:r>
      <w:r w:rsidRPr="00D12B5F">
        <w:rPr>
          <w:rStyle w:val="Strong"/>
          <w:b w:val="0"/>
        </w:rPr>
        <w:t>annexures</w:t>
      </w:r>
      <w:r>
        <w:t>.</w:t>
      </w:r>
    </w:p>
    <w:p w:rsidR="000F0F9A" w:rsidRDefault="000F0F9A" w:rsidP="00BC4D22">
      <w:pPr>
        <w:pStyle w:val="ListParagraph"/>
        <w:numPr>
          <w:ilvl w:val="0"/>
          <w:numId w:val="17"/>
        </w:numPr>
      </w:pPr>
      <w:r>
        <w:t>After uploading all required documents, the citizen</w:t>
      </w:r>
      <w:r w:rsidR="00172CF3">
        <w:t xml:space="preserve"> </w:t>
      </w:r>
      <w:r w:rsidR="00172CF3">
        <w:rPr>
          <w:rStyle w:val="Strong"/>
          <w:b w:val="0"/>
        </w:rPr>
        <w:t xml:space="preserve">selects the </w:t>
      </w:r>
      <w:r w:rsidR="000D5393">
        <w:rPr>
          <w:rStyle w:val="Strong"/>
          <w:b w:val="0"/>
        </w:rPr>
        <w:t>SRO</w:t>
      </w:r>
      <w:r w:rsidR="00491D33">
        <w:rPr>
          <w:rStyle w:val="Strong"/>
          <w:b w:val="0"/>
        </w:rPr>
        <w:t xml:space="preserve"> and</w:t>
      </w:r>
      <w:r>
        <w:t xml:space="preserve"> submits the </w:t>
      </w:r>
      <w:r w:rsidRPr="00DA6AC0">
        <w:rPr>
          <w:rStyle w:val="Strong"/>
          <w:b w:val="0"/>
        </w:rPr>
        <w:t>application</w:t>
      </w:r>
      <w:r>
        <w:t>.</w:t>
      </w:r>
    </w:p>
    <w:p w:rsidR="000663B8" w:rsidRDefault="000F0F9A" w:rsidP="00DD6F04">
      <w:pPr>
        <w:pStyle w:val="ListParagraph"/>
        <w:numPr>
          <w:ilvl w:val="0"/>
          <w:numId w:val="17"/>
        </w:numPr>
      </w:pPr>
      <w:r>
        <w:t xml:space="preserve">The system forwards the application to the </w:t>
      </w:r>
      <w:r w:rsidRPr="007C3C64">
        <w:rPr>
          <w:rStyle w:val="Strong"/>
          <w:b w:val="0"/>
        </w:rPr>
        <w:t>jurisdictional SRO dashboard</w:t>
      </w:r>
      <w:r>
        <w:t xml:space="preserve"> for further processing.</w:t>
      </w:r>
    </w:p>
    <w:p w:rsidR="00DE3260" w:rsidRPr="000663B8" w:rsidRDefault="00DE3260" w:rsidP="00DD6F04">
      <w:pPr>
        <w:rPr>
          <w:rFonts w:ascii="Times New Roman" w:eastAsia="Times New Roman" w:hAnsi="Times New Roman"/>
          <w:sz w:val="24"/>
          <w:szCs w:val="24"/>
          <w:lang w:eastAsia="en-IN"/>
        </w:rPr>
      </w:pPr>
    </w:p>
    <w:p w:rsidR="005E42E0" w:rsidRDefault="00663B77" w:rsidP="00F46E8C">
      <w:pPr>
        <w:pStyle w:val="Heading2"/>
      </w:pPr>
      <w:bookmarkStart w:id="9" w:name="_Toc200619008"/>
      <w:proofErr w:type="spellStart"/>
      <w:r>
        <w:t>To-</w:t>
      </w:r>
      <w:proofErr w:type="gramStart"/>
      <w:r>
        <w:t>Be:</w:t>
      </w:r>
      <w:r w:rsidR="00735EB2">
        <w:t>Car</w:t>
      </w:r>
      <w:proofErr w:type="spellEnd"/>
      <w:proofErr w:type="gramEnd"/>
      <w:r w:rsidR="00B41A00">
        <w:t xml:space="preserve"> parking registration</w:t>
      </w:r>
      <w:bookmarkEnd w:id="9"/>
      <w:r>
        <w:t xml:space="preserve"> </w:t>
      </w:r>
    </w:p>
    <w:p w:rsidR="005E42E0" w:rsidRDefault="00D24BE8" w:rsidP="00B2713E">
      <w:pPr>
        <w:jc w:val="center"/>
      </w:pPr>
      <w:r>
        <w:rPr>
          <w:noProof/>
        </w:rPr>
        <w:drawing>
          <wp:inline distT="0" distB="0" distL="0" distR="0" wp14:anchorId="78CF2750" wp14:editId="5E5B40FB">
            <wp:extent cx="5566410" cy="3107690"/>
            <wp:effectExtent l="0" t="0" r="0" b="0"/>
            <wp:docPr id="83331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1114" name="Picture 83331114"/>
                    <pic:cNvPicPr/>
                  </pic:nvPicPr>
                  <pic:blipFill rotWithShape="1">
                    <a:blip r:embed="rId17"/>
                    <a:srcRect t="9937"/>
                    <a:stretch/>
                  </pic:blipFill>
                  <pic:spPr bwMode="auto">
                    <a:xfrm>
                      <a:off x="0" y="0"/>
                      <a:ext cx="5566410" cy="3107690"/>
                    </a:xfrm>
                    <a:prstGeom prst="rect">
                      <a:avLst/>
                    </a:prstGeom>
                    <a:ln>
                      <a:noFill/>
                    </a:ln>
                    <a:extLst>
                      <a:ext uri="{53640926-AAD7-44D8-BBD7-CCE9431645EC}">
                        <a14:shadowObscured xmlns:a14="http://schemas.microsoft.com/office/drawing/2010/main"/>
                      </a:ext>
                    </a:extLst>
                  </pic:spPr>
                </pic:pic>
              </a:graphicData>
            </a:graphic>
          </wp:inline>
        </w:drawing>
      </w:r>
    </w:p>
    <w:p w:rsidR="002F1418" w:rsidRDefault="002F1418" w:rsidP="00F975CD">
      <w:pPr>
        <w:spacing w:before="240"/>
        <w:rPr>
          <w:rStyle w:val="Strong"/>
          <w:rFonts w:cstheme="minorHAnsi"/>
          <w:bCs w:val="0"/>
          <w:color w:val="000000" w:themeColor="text1"/>
          <w:u w:val="single"/>
        </w:rPr>
      </w:pPr>
    </w:p>
    <w:tbl>
      <w:tblPr>
        <w:tblStyle w:val="GridTable4-Accent1"/>
        <w:tblW w:w="9029" w:type="dxa"/>
        <w:tblInd w:w="-113"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200" w:firstRow="0" w:lastRow="0" w:firstColumn="0" w:lastColumn="0" w:noHBand="1" w:noVBand="0"/>
      </w:tblPr>
      <w:tblGrid>
        <w:gridCol w:w="1036"/>
        <w:gridCol w:w="1026"/>
        <w:gridCol w:w="1248"/>
        <w:gridCol w:w="1106"/>
        <w:gridCol w:w="1115"/>
        <w:gridCol w:w="1074"/>
        <w:gridCol w:w="1210"/>
        <w:gridCol w:w="1214"/>
      </w:tblGrid>
      <w:tr w:rsidR="00430AB4" w:rsidRPr="007F671E" w:rsidTr="008A5D78">
        <w:trPr>
          <w:trHeight w:val="1841"/>
        </w:trPr>
        <w:tc>
          <w:tcPr>
            <w:cnfStyle w:val="000010000000" w:firstRow="0" w:lastRow="0" w:firstColumn="0" w:lastColumn="0" w:oddVBand="1" w:evenVBand="0" w:oddHBand="0" w:evenHBand="0" w:firstRowFirstColumn="0" w:firstRowLastColumn="0" w:lastRowFirstColumn="0" w:lastRowLastColumn="0"/>
            <w:tcW w:w="1036" w:type="dxa"/>
            <w:noWrap/>
            <w:hideMark/>
          </w:tcPr>
          <w:p w:rsidR="00430AB4" w:rsidRPr="007F671E" w:rsidRDefault="00430AB4" w:rsidP="0063421B">
            <w:pPr>
              <w:rPr>
                <w:rFonts w:eastAsia="Times New Roman" w:cstheme="minorHAnsi"/>
                <w:color w:val="000000"/>
                <w:lang w:eastAsia="en-IN"/>
              </w:rPr>
            </w:pPr>
            <w:r w:rsidRPr="007F671E">
              <w:rPr>
                <w:rFonts w:eastAsia="Times New Roman" w:cstheme="minorHAnsi"/>
                <w:color w:val="000000"/>
                <w:lang w:eastAsia="en-IN"/>
              </w:rPr>
              <w:t>Article Selection</w:t>
            </w:r>
          </w:p>
        </w:tc>
        <w:tc>
          <w:tcPr>
            <w:tcW w:w="1026" w:type="dxa"/>
            <w:tcBorders>
              <w:top w:val="single" w:sz="4" w:space="0" w:color="auto"/>
              <w:right w:val="single" w:sz="4" w:space="0" w:color="000000"/>
            </w:tcBorders>
            <w:shd w:val="clear" w:color="auto" w:fill="auto"/>
            <w:noWrap/>
            <w:hideMark/>
          </w:tcPr>
          <w:p w:rsidR="00430AB4" w:rsidRPr="007F671E" w:rsidRDefault="00430AB4" w:rsidP="0063421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Property Search</w:t>
            </w:r>
          </w:p>
        </w:tc>
        <w:tc>
          <w:tcPr>
            <w:cnfStyle w:val="000010000000" w:firstRow="0" w:lastRow="0" w:firstColumn="0" w:lastColumn="0" w:oddVBand="1" w:evenVBand="0" w:oddHBand="0" w:evenHBand="0" w:firstRowFirstColumn="0" w:firstRowLastColumn="0" w:lastRowFirstColumn="0" w:lastRowLastColumn="0"/>
            <w:tcW w:w="1248" w:type="dxa"/>
            <w:tcBorders>
              <w:top w:val="single" w:sz="4" w:space="0" w:color="000000"/>
              <w:left w:val="single" w:sz="4" w:space="0" w:color="000000"/>
              <w:right w:val="single" w:sz="4" w:space="0" w:color="000000"/>
            </w:tcBorders>
            <w:shd w:val="clear" w:color="auto" w:fill="auto"/>
            <w:noWrap/>
            <w:hideMark/>
          </w:tcPr>
          <w:p w:rsidR="00430AB4" w:rsidRPr="007F671E" w:rsidRDefault="00430AB4" w:rsidP="0063421B">
            <w:pPr>
              <w:rPr>
                <w:rFonts w:eastAsia="Times New Roman" w:cstheme="minorHAnsi"/>
                <w:color w:val="000000"/>
                <w:lang w:eastAsia="en-IN"/>
              </w:rPr>
            </w:pPr>
            <w:r w:rsidRPr="007F671E">
              <w:rPr>
                <w:rFonts w:eastAsia="Times New Roman" w:cstheme="minorHAnsi"/>
                <w:color w:val="000000"/>
                <w:lang w:eastAsia="en-IN"/>
              </w:rPr>
              <w:t>Property Schedule</w:t>
            </w:r>
          </w:p>
        </w:tc>
        <w:tc>
          <w:tcPr>
            <w:tcW w:w="1106" w:type="dxa"/>
            <w:tcBorders>
              <w:left w:val="single" w:sz="4" w:space="0" w:color="000000"/>
            </w:tcBorders>
            <w:noWrap/>
            <w:hideMark/>
          </w:tcPr>
          <w:p w:rsidR="00430AB4" w:rsidRPr="007F671E" w:rsidRDefault="00430AB4" w:rsidP="0063421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Executant details</w:t>
            </w:r>
          </w:p>
        </w:tc>
        <w:tc>
          <w:tcPr>
            <w:cnfStyle w:val="000010000000" w:firstRow="0" w:lastRow="0" w:firstColumn="0" w:lastColumn="0" w:oddVBand="1" w:evenVBand="0" w:oddHBand="0" w:evenHBand="0" w:firstRowFirstColumn="0" w:firstRowLastColumn="0" w:lastRowFirstColumn="0" w:lastRowLastColumn="0"/>
            <w:tcW w:w="1115" w:type="dxa"/>
            <w:shd w:val="clear" w:color="auto" w:fill="FFFFFF" w:themeFill="background1"/>
            <w:noWrap/>
            <w:hideMark/>
          </w:tcPr>
          <w:p w:rsidR="00430AB4" w:rsidRPr="007F671E" w:rsidRDefault="00430AB4" w:rsidP="0063421B">
            <w:pPr>
              <w:rPr>
                <w:rFonts w:eastAsia="Times New Roman" w:cstheme="minorHAnsi"/>
                <w:color w:val="000000"/>
                <w:lang w:eastAsia="en-IN"/>
              </w:rPr>
            </w:pPr>
            <w:r w:rsidRPr="007F671E">
              <w:rPr>
                <w:rFonts w:eastAsia="Times New Roman" w:cstheme="minorHAnsi"/>
                <w:color w:val="000000"/>
                <w:lang w:eastAsia="en-IN"/>
              </w:rPr>
              <w:t>Party Allocation</w:t>
            </w:r>
          </w:p>
        </w:tc>
        <w:tc>
          <w:tcPr>
            <w:tcW w:w="1074" w:type="dxa"/>
            <w:shd w:val="clear" w:color="auto" w:fill="D9E2F3" w:themeFill="accent1" w:themeFillTint="33"/>
            <w:hideMark/>
          </w:tcPr>
          <w:p w:rsidR="00430AB4" w:rsidRPr="007F671E" w:rsidRDefault="00430AB4" w:rsidP="0063421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Market Valuation</w:t>
            </w:r>
          </w:p>
        </w:tc>
        <w:tc>
          <w:tcPr>
            <w:cnfStyle w:val="000010000000" w:firstRow="0" w:lastRow="0" w:firstColumn="0" w:lastColumn="0" w:oddVBand="1" w:evenVBand="0" w:oddHBand="0" w:evenHBand="0" w:firstRowFirstColumn="0" w:firstRowLastColumn="0" w:lastRowFirstColumn="0" w:lastRowLastColumn="0"/>
            <w:tcW w:w="1210" w:type="dxa"/>
            <w:hideMark/>
          </w:tcPr>
          <w:p w:rsidR="00430AB4" w:rsidRPr="007F671E" w:rsidRDefault="00430AB4" w:rsidP="0063421B">
            <w:pPr>
              <w:rPr>
                <w:rFonts w:eastAsia="Times New Roman" w:cstheme="minorHAnsi"/>
                <w:color w:val="000000"/>
                <w:lang w:eastAsia="en-IN"/>
              </w:rPr>
            </w:pPr>
            <w:r w:rsidRPr="007F671E">
              <w:rPr>
                <w:rFonts w:eastAsia="Times New Roman" w:cstheme="minorHAnsi"/>
                <w:color w:val="000000"/>
                <w:lang w:eastAsia="en-IN"/>
              </w:rPr>
              <w:t>Fee Calculation</w:t>
            </w:r>
          </w:p>
        </w:tc>
        <w:tc>
          <w:tcPr>
            <w:tcW w:w="1214" w:type="dxa"/>
            <w:hideMark/>
          </w:tcPr>
          <w:p w:rsidR="00430AB4" w:rsidRDefault="00430AB4" w:rsidP="0063421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 xml:space="preserve">SRO </w:t>
            </w:r>
          </w:p>
          <w:p w:rsidR="00430AB4" w:rsidRPr="007F671E" w:rsidRDefault="00430AB4" w:rsidP="0063421B">
            <w:pP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7F671E">
              <w:rPr>
                <w:rFonts w:eastAsia="Times New Roman" w:cstheme="minorHAnsi"/>
                <w:color w:val="000000"/>
                <w:lang w:eastAsia="en-IN"/>
              </w:rPr>
              <w:t>selection and submission</w:t>
            </w:r>
          </w:p>
        </w:tc>
      </w:tr>
    </w:tbl>
    <w:p w:rsidR="00CB5F34" w:rsidRDefault="000E7E52" w:rsidP="00F975CD">
      <w:pPr>
        <w:spacing w:before="240"/>
        <w:rPr>
          <w:rStyle w:val="Strong"/>
          <w:rFonts w:cstheme="minorHAnsi"/>
          <w:bCs w:val="0"/>
          <w:color w:val="000000" w:themeColor="text1"/>
          <w:u w:val="single"/>
        </w:rPr>
      </w:pPr>
      <w:r>
        <w:rPr>
          <w:rStyle w:val="Strong"/>
          <w:rFonts w:cstheme="minorHAnsi"/>
          <w:bCs w:val="0"/>
          <w:color w:val="000000" w:themeColor="text1"/>
          <w:u w:val="single"/>
        </w:rPr>
        <w:t>Addition of a new sub-article</w:t>
      </w:r>
    </w:p>
    <w:p w:rsidR="000E7E52" w:rsidRDefault="000E7E52" w:rsidP="000E7E52">
      <w:r>
        <w:t xml:space="preserve">A new article is to be added to the master with the following details </w:t>
      </w:r>
    </w:p>
    <w:tbl>
      <w:tblPr>
        <w:tblStyle w:val="TableGrid"/>
        <w:tblW w:w="0" w:type="auto"/>
        <w:tblInd w:w="1706" w:type="dxa"/>
        <w:tblLook w:val="04A0" w:firstRow="1" w:lastRow="0" w:firstColumn="1" w:lastColumn="0" w:noHBand="0" w:noVBand="1"/>
      </w:tblPr>
      <w:tblGrid>
        <w:gridCol w:w="2117"/>
        <w:gridCol w:w="2976"/>
      </w:tblGrid>
      <w:tr w:rsidR="000E7E52" w:rsidTr="000D77F2">
        <w:tc>
          <w:tcPr>
            <w:tcW w:w="2117" w:type="dxa"/>
            <w:vAlign w:val="center"/>
          </w:tcPr>
          <w:p w:rsidR="000E7E52" w:rsidRDefault="000E7E52" w:rsidP="000D77F2">
            <w:r>
              <w:t>Registration Article</w:t>
            </w:r>
          </w:p>
        </w:tc>
        <w:tc>
          <w:tcPr>
            <w:tcW w:w="2976" w:type="dxa"/>
            <w:vAlign w:val="center"/>
          </w:tcPr>
          <w:p w:rsidR="000E7E52" w:rsidRDefault="000E7E52" w:rsidP="000D77F2">
            <w:r>
              <w:t>Sale</w:t>
            </w:r>
          </w:p>
        </w:tc>
      </w:tr>
      <w:tr w:rsidR="000E7E52" w:rsidTr="000D77F2">
        <w:tc>
          <w:tcPr>
            <w:tcW w:w="2117" w:type="dxa"/>
          </w:tcPr>
          <w:p w:rsidR="000E7E52" w:rsidRDefault="000E7E52" w:rsidP="000D77F2">
            <w:r>
              <w:t>Stamp Article</w:t>
            </w:r>
          </w:p>
        </w:tc>
        <w:tc>
          <w:tcPr>
            <w:tcW w:w="2976" w:type="dxa"/>
          </w:tcPr>
          <w:p w:rsidR="000E7E52" w:rsidRDefault="000E7E52" w:rsidP="000D77F2">
            <w:r>
              <w:t>Conveyance</w:t>
            </w:r>
          </w:p>
        </w:tc>
      </w:tr>
      <w:tr w:rsidR="000E7E52" w:rsidTr="000D77F2">
        <w:tc>
          <w:tcPr>
            <w:tcW w:w="2117" w:type="dxa"/>
          </w:tcPr>
          <w:p w:rsidR="000E7E52" w:rsidRDefault="000E7E52" w:rsidP="000D77F2">
            <w:r>
              <w:t>Stamp sub-article</w:t>
            </w:r>
          </w:p>
        </w:tc>
        <w:tc>
          <w:tcPr>
            <w:tcW w:w="2976" w:type="dxa"/>
          </w:tcPr>
          <w:p w:rsidR="000E7E52" w:rsidRDefault="000E7E52" w:rsidP="000D77F2">
            <w:r>
              <w:t>Sale of car parking</w:t>
            </w:r>
          </w:p>
        </w:tc>
      </w:tr>
    </w:tbl>
    <w:p w:rsidR="000E7E52" w:rsidRDefault="00AA5E18" w:rsidP="00F975CD">
      <w:pPr>
        <w:spacing w:before="240"/>
        <w:rPr>
          <w:rStyle w:val="Strong"/>
          <w:rFonts w:cstheme="minorHAnsi"/>
          <w:bCs w:val="0"/>
          <w:color w:val="000000" w:themeColor="text1"/>
          <w:u w:val="single"/>
        </w:rPr>
      </w:pPr>
      <w:r>
        <w:rPr>
          <w:rStyle w:val="Strong"/>
          <w:rFonts w:cstheme="minorHAnsi"/>
          <w:bCs w:val="0"/>
          <w:color w:val="000000" w:themeColor="text1"/>
          <w:u w:val="single"/>
        </w:rPr>
        <w:t>Parameters</w:t>
      </w:r>
      <w:r w:rsidR="000E7E52">
        <w:rPr>
          <w:rStyle w:val="Strong"/>
          <w:rFonts w:cstheme="minorHAnsi"/>
          <w:bCs w:val="0"/>
          <w:color w:val="000000" w:themeColor="text1"/>
          <w:u w:val="single"/>
        </w:rPr>
        <w:t xml:space="preserve"> of the sub-a</w:t>
      </w:r>
      <w:r>
        <w:rPr>
          <w:rStyle w:val="Strong"/>
          <w:rFonts w:cstheme="minorHAnsi"/>
          <w:bCs w:val="0"/>
          <w:color w:val="000000" w:themeColor="text1"/>
          <w:u w:val="single"/>
        </w:rPr>
        <w:t>rticle</w:t>
      </w:r>
    </w:p>
    <w:tbl>
      <w:tblPr>
        <w:tblW w:w="4580" w:type="dxa"/>
        <w:tblLook w:val="04A0" w:firstRow="1" w:lastRow="0" w:firstColumn="1" w:lastColumn="0" w:noHBand="0" w:noVBand="1"/>
      </w:tblPr>
      <w:tblGrid>
        <w:gridCol w:w="2320"/>
        <w:gridCol w:w="2260"/>
      </w:tblGrid>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D</w:t>
            </w:r>
            <w:r w:rsidRPr="00AA5E18">
              <w:rPr>
                <w:rFonts w:ascii="Calibri" w:eastAsia="Times New Roman" w:hAnsi="Calibri" w:cs="Calibri"/>
                <w:color w:val="000000"/>
                <w:lang w:eastAsia="en-IN"/>
              </w:rPr>
              <w:t>escription</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Sale of car parking</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tcPr>
          <w:p w:rsid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 xml:space="preserve">Is market valuation </w:t>
            </w:r>
            <w:r w:rsidR="003D7306">
              <w:rPr>
                <w:rFonts w:ascii="Calibri" w:eastAsia="Times New Roman" w:hAnsi="Calibri" w:cs="Calibri"/>
                <w:color w:val="000000"/>
                <w:lang w:eastAsia="en-IN"/>
              </w:rPr>
              <w:t>required?</w:t>
            </w:r>
          </w:p>
        </w:tc>
        <w:tc>
          <w:tcPr>
            <w:tcW w:w="2260" w:type="dxa"/>
            <w:tcBorders>
              <w:top w:val="nil"/>
              <w:left w:val="nil"/>
              <w:bottom w:val="single" w:sz="4" w:space="0" w:color="auto"/>
              <w:right w:val="single" w:sz="4" w:space="0" w:color="auto"/>
            </w:tcBorders>
            <w:shd w:val="clear" w:color="auto" w:fill="auto"/>
            <w:noWrap/>
            <w:vAlign w:val="center"/>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No</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tcPr>
          <w:p w:rsid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 xml:space="preserve">Stamp Duty </w:t>
            </w:r>
            <w:r>
              <w:rPr>
                <w:rFonts w:ascii="Calibri" w:eastAsia="Times New Roman" w:hAnsi="Calibri" w:cs="Calibri"/>
                <w:color w:val="000000"/>
                <w:lang w:eastAsia="en-IN"/>
              </w:rPr>
              <w:t xml:space="preserve">and Registration fee </w:t>
            </w:r>
            <w:r>
              <w:rPr>
                <w:rFonts w:ascii="Calibri" w:eastAsia="Times New Roman" w:hAnsi="Calibri" w:cs="Calibri"/>
                <w:color w:val="000000"/>
                <w:lang w:eastAsia="en-IN"/>
              </w:rPr>
              <w:t>calculated on</w:t>
            </w:r>
          </w:p>
        </w:tc>
        <w:tc>
          <w:tcPr>
            <w:tcW w:w="2260" w:type="dxa"/>
            <w:tcBorders>
              <w:top w:val="nil"/>
              <w:left w:val="nil"/>
              <w:bottom w:val="single" w:sz="4" w:space="0" w:color="auto"/>
              <w:right w:val="single" w:sz="4" w:space="0" w:color="auto"/>
            </w:tcBorders>
            <w:shd w:val="clear" w:color="auto" w:fill="auto"/>
            <w:noWrap/>
            <w:vAlign w:val="center"/>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C</w:t>
            </w:r>
            <w:r>
              <w:rPr>
                <w:rFonts w:ascii="Calibri" w:eastAsia="Times New Roman" w:hAnsi="Calibri" w:cs="Calibri"/>
                <w:color w:val="000000"/>
                <w:lang w:eastAsia="en-IN"/>
              </w:rPr>
              <w:t>onsideration Value</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SD Calculation</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5%</w:t>
            </w:r>
            <w:r>
              <w:rPr>
                <w:rFonts w:ascii="Calibri" w:eastAsia="Times New Roman" w:hAnsi="Calibri" w:cs="Calibri"/>
                <w:color w:val="000000"/>
                <w:lang w:eastAsia="en-IN"/>
              </w:rPr>
              <w:t xml:space="preserve"> of Consideration</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Minimum SD amount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 xml:space="preserve">INR </w:t>
            </w:r>
            <w:r w:rsidRPr="00AA5E18">
              <w:rPr>
                <w:rFonts w:ascii="Calibri" w:eastAsia="Times New Roman" w:hAnsi="Calibri" w:cs="Calibri"/>
                <w:color w:val="000000"/>
                <w:lang w:eastAsia="en-IN"/>
              </w:rPr>
              <w:t>200</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Maximum limit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NA</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Are exemptions allowed</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Yes</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Registration Amount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1</w:t>
            </w:r>
            <w:r>
              <w:rPr>
                <w:rFonts w:ascii="Calibri" w:eastAsia="Times New Roman" w:hAnsi="Calibri" w:cs="Calibri"/>
                <w:color w:val="000000"/>
                <w:lang w:eastAsia="en-IN"/>
              </w:rPr>
              <w:t>% of Consideration</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Maximum limit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NA</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Minimum limit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 xml:space="preserve">INR </w:t>
            </w:r>
            <w:r w:rsidRPr="00AA5E18">
              <w:rPr>
                <w:rFonts w:ascii="Calibri" w:eastAsia="Times New Roman" w:hAnsi="Calibri" w:cs="Calibri"/>
                <w:color w:val="000000"/>
                <w:lang w:eastAsia="en-IN"/>
              </w:rPr>
              <w:t>200</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w:t>
            </w:r>
            <w:r w:rsidRPr="00AA5E18">
              <w:rPr>
                <w:rFonts w:ascii="Calibri" w:eastAsia="Times New Roman" w:hAnsi="Calibri" w:cs="Calibri"/>
                <w:color w:val="000000"/>
                <w:lang w:eastAsia="en-IN"/>
              </w:rPr>
              <w:t>s</w:t>
            </w:r>
            <w:r>
              <w:rPr>
                <w:rFonts w:ascii="Calibri" w:eastAsia="Times New Roman" w:hAnsi="Calibri" w:cs="Calibri"/>
                <w:color w:val="000000"/>
                <w:lang w:eastAsia="en-IN"/>
              </w:rPr>
              <w:t xml:space="preserve"> a </w:t>
            </w:r>
            <w:r w:rsidRPr="00AA5E18">
              <w:rPr>
                <w:rFonts w:ascii="Calibri" w:eastAsia="Times New Roman" w:hAnsi="Calibri" w:cs="Calibri"/>
                <w:color w:val="000000"/>
                <w:lang w:eastAsia="en-IN"/>
              </w:rPr>
              <w:t>surcharge</w:t>
            </w:r>
            <w:r>
              <w:rPr>
                <w:rFonts w:ascii="Calibri" w:eastAsia="Times New Roman" w:hAnsi="Calibri" w:cs="Calibri"/>
                <w:color w:val="000000"/>
                <w:lang w:eastAsia="en-IN"/>
              </w:rPr>
              <w:t xml:space="preserve"> applicable?</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Yes</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Surcharge for Urban</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2%</w:t>
            </w:r>
            <w:r>
              <w:rPr>
                <w:rFonts w:ascii="Calibri" w:eastAsia="Times New Roman" w:hAnsi="Calibri" w:cs="Calibri"/>
                <w:color w:val="000000"/>
                <w:lang w:eastAsia="en-IN"/>
              </w:rPr>
              <w:t xml:space="preserve"> of SD</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Surcharge</w:t>
            </w:r>
            <w:r>
              <w:rPr>
                <w:rFonts w:ascii="Calibri" w:eastAsia="Times New Roman" w:hAnsi="Calibri" w:cs="Calibri"/>
                <w:color w:val="000000"/>
                <w:lang w:eastAsia="en-IN"/>
              </w:rPr>
              <w:t xml:space="preserve"> for </w:t>
            </w:r>
            <w:r>
              <w:rPr>
                <w:rFonts w:ascii="Calibri" w:eastAsia="Times New Roman" w:hAnsi="Calibri" w:cs="Calibri"/>
                <w:color w:val="000000"/>
                <w:lang w:eastAsia="en-IN"/>
              </w:rPr>
              <w:t>Ru</w:t>
            </w:r>
            <w:r w:rsidRPr="00AA5E18">
              <w:rPr>
                <w:rFonts w:ascii="Calibri" w:eastAsia="Times New Roman" w:hAnsi="Calibri" w:cs="Calibri"/>
                <w:color w:val="000000"/>
                <w:lang w:eastAsia="en-IN"/>
              </w:rPr>
              <w:t>ral</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3%</w:t>
            </w:r>
            <w:r>
              <w:rPr>
                <w:rFonts w:ascii="Calibri" w:eastAsia="Times New Roman" w:hAnsi="Calibri" w:cs="Calibri"/>
                <w:color w:val="000000"/>
                <w:lang w:eastAsia="en-IN"/>
              </w:rPr>
              <w:t xml:space="preserve"> of SD</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w:t>
            </w:r>
            <w:r w:rsidRPr="00AA5E18">
              <w:rPr>
                <w:rFonts w:ascii="Calibri" w:eastAsia="Times New Roman" w:hAnsi="Calibri" w:cs="Calibri"/>
                <w:color w:val="000000"/>
                <w:lang w:eastAsia="en-IN"/>
              </w:rPr>
              <w:t>s</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cess</w:t>
            </w:r>
            <w:r>
              <w:rPr>
                <w:rFonts w:ascii="Calibri" w:eastAsia="Times New Roman" w:hAnsi="Calibri" w:cs="Calibri"/>
                <w:color w:val="000000"/>
                <w:lang w:eastAsia="en-IN"/>
              </w:rPr>
              <w:t xml:space="preserve"> applicable?</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Yes</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C</w:t>
            </w:r>
            <w:r w:rsidRPr="00AA5E18">
              <w:rPr>
                <w:rFonts w:ascii="Calibri" w:eastAsia="Times New Roman" w:hAnsi="Calibri" w:cs="Calibri"/>
                <w:color w:val="000000"/>
                <w:lang w:eastAsia="en-IN"/>
              </w:rPr>
              <w:t>ess</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value</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10%</w:t>
            </w:r>
            <w:r>
              <w:rPr>
                <w:rFonts w:ascii="Calibri" w:eastAsia="Times New Roman" w:hAnsi="Calibri" w:cs="Calibri"/>
                <w:color w:val="000000"/>
                <w:lang w:eastAsia="en-IN"/>
              </w:rPr>
              <w:t xml:space="preserve"> of SD</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w:t>
            </w:r>
            <w:r w:rsidRPr="00AA5E18">
              <w:rPr>
                <w:rFonts w:ascii="Calibri" w:eastAsia="Times New Roman" w:hAnsi="Calibri" w:cs="Calibri"/>
                <w:color w:val="000000"/>
                <w:lang w:eastAsia="en-IN"/>
              </w:rPr>
              <w:t>s</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part</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transact</w:t>
            </w:r>
            <w:r>
              <w:rPr>
                <w:rFonts w:ascii="Calibri" w:eastAsia="Times New Roman" w:hAnsi="Calibri" w:cs="Calibri"/>
                <w:color w:val="000000"/>
                <w:lang w:eastAsia="en-IN"/>
              </w:rPr>
              <w:t xml:space="preserve">ion </w:t>
            </w:r>
            <w:r w:rsidRPr="00AA5E18">
              <w:rPr>
                <w:rFonts w:ascii="Calibri" w:eastAsia="Times New Roman" w:hAnsi="Calibri" w:cs="Calibri"/>
                <w:color w:val="000000"/>
                <w:lang w:eastAsia="en-IN"/>
              </w:rPr>
              <w:t>allowed</w:t>
            </w:r>
            <w:r>
              <w:rPr>
                <w:rFonts w:ascii="Calibri" w:eastAsia="Times New Roman" w:hAnsi="Calibri" w:cs="Calibri"/>
                <w:color w:val="000000"/>
                <w:lang w:eastAsia="en-IN"/>
              </w:rPr>
              <w: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No</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B</w:t>
            </w:r>
            <w:r w:rsidRPr="00AA5E18">
              <w:rPr>
                <w:rFonts w:ascii="Calibri" w:eastAsia="Times New Roman" w:hAnsi="Calibri" w:cs="Calibri"/>
                <w:color w:val="000000"/>
                <w:lang w:eastAsia="en-IN"/>
              </w:rPr>
              <w:t>ook</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id</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1</w:t>
            </w:r>
          </w:p>
        </w:tc>
      </w:tr>
      <w:tr w:rsidR="00AA5E18" w:rsidRPr="00AA5E18" w:rsidTr="00AA5E18">
        <w:trPr>
          <w:trHeight w:val="300"/>
        </w:trPr>
        <w:tc>
          <w:tcPr>
            <w:tcW w:w="2320" w:type="dxa"/>
            <w:tcBorders>
              <w:top w:val="nil"/>
              <w:left w:val="single" w:sz="4" w:space="0" w:color="auto"/>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w:t>
            </w:r>
            <w:r w:rsidRPr="00AA5E18">
              <w:rPr>
                <w:rFonts w:ascii="Calibri" w:eastAsia="Times New Roman" w:hAnsi="Calibri" w:cs="Calibri"/>
                <w:color w:val="000000"/>
                <w:lang w:eastAsia="en-IN"/>
              </w:rPr>
              <w:t>s</w:t>
            </w:r>
            <w:r>
              <w:rPr>
                <w:rFonts w:ascii="Calibri" w:eastAsia="Times New Roman" w:hAnsi="Calibri" w:cs="Calibri"/>
                <w:color w:val="000000"/>
                <w:lang w:eastAsia="en-IN"/>
              </w:rPr>
              <w:t xml:space="preserve"> </w:t>
            </w:r>
            <w:r w:rsidR="003D7306">
              <w:rPr>
                <w:rFonts w:ascii="Calibri" w:eastAsia="Times New Roman" w:hAnsi="Calibri" w:cs="Calibri"/>
                <w:color w:val="000000"/>
                <w:lang w:eastAsia="en-IN"/>
              </w:rPr>
              <w:t xml:space="preserve">an </w:t>
            </w:r>
            <w:r w:rsidRPr="00AA5E18">
              <w:rPr>
                <w:rFonts w:ascii="Calibri" w:eastAsia="Times New Roman" w:hAnsi="Calibri" w:cs="Calibri"/>
                <w:color w:val="000000"/>
                <w:lang w:eastAsia="en-IN"/>
              </w:rPr>
              <w:t>audit</w:t>
            </w:r>
            <w:r>
              <w:rPr>
                <w:rFonts w:ascii="Calibri" w:eastAsia="Times New Roman" w:hAnsi="Calibri" w:cs="Calibri"/>
                <w:color w:val="000000"/>
                <w:lang w:eastAsia="en-IN"/>
              </w:rPr>
              <w:t xml:space="preserve"> </w:t>
            </w:r>
            <w:r w:rsidRPr="00AA5E18">
              <w:rPr>
                <w:rFonts w:ascii="Calibri" w:eastAsia="Times New Roman" w:hAnsi="Calibri" w:cs="Calibri"/>
                <w:color w:val="000000"/>
                <w:lang w:eastAsia="en-IN"/>
              </w:rPr>
              <w:t>required</w:t>
            </w:r>
            <w:r>
              <w:rPr>
                <w:rFonts w:ascii="Calibri" w:eastAsia="Times New Roman" w:hAnsi="Calibri" w:cs="Calibri"/>
                <w:color w:val="000000"/>
                <w:lang w:eastAsia="en-IN"/>
              </w:rPr>
              <w:t>?</w:t>
            </w:r>
          </w:p>
        </w:tc>
        <w:tc>
          <w:tcPr>
            <w:tcW w:w="2260" w:type="dxa"/>
            <w:tcBorders>
              <w:top w:val="nil"/>
              <w:left w:val="nil"/>
              <w:bottom w:val="single" w:sz="4" w:space="0" w:color="auto"/>
              <w:right w:val="single" w:sz="4" w:space="0" w:color="auto"/>
            </w:tcBorders>
            <w:shd w:val="clear" w:color="auto" w:fill="auto"/>
            <w:noWrap/>
            <w:vAlign w:val="center"/>
            <w:hideMark/>
          </w:tcPr>
          <w:p w:rsidR="00AA5E18" w:rsidRPr="00AA5E18" w:rsidRDefault="00AA5E18" w:rsidP="00AA5E18">
            <w:pPr>
              <w:spacing w:after="0" w:line="240" w:lineRule="auto"/>
              <w:jc w:val="center"/>
              <w:rPr>
                <w:rFonts w:ascii="Calibri" w:eastAsia="Times New Roman" w:hAnsi="Calibri" w:cs="Calibri"/>
                <w:color w:val="000000"/>
                <w:lang w:eastAsia="en-IN"/>
              </w:rPr>
            </w:pPr>
            <w:r w:rsidRPr="00AA5E18">
              <w:rPr>
                <w:rFonts w:ascii="Calibri" w:eastAsia="Times New Roman" w:hAnsi="Calibri" w:cs="Calibri"/>
                <w:color w:val="000000"/>
                <w:lang w:eastAsia="en-IN"/>
              </w:rPr>
              <w:t>TRUE</w:t>
            </w:r>
          </w:p>
        </w:tc>
      </w:tr>
    </w:tbl>
    <w:p w:rsidR="00AA5E18" w:rsidRDefault="00AA5E18" w:rsidP="00F975CD">
      <w:pPr>
        <w:spacing w:before="240"/>
        <w:rPr>
          <w:rStyle w:val="Strong"/>
          <w:rFonts w:cstheme="minorHAnsi"/>
          <w:bCs w:val="0"/>
          <w:color w:val="000000" w:themeColor="text1"/>
          <w:u w:val="single"/>
        </w:rPr>
      </w:pPr>
    </w:p>
    <w:p w:rsidR="00F975CD" w:rsidRPr="00C038C9" w:rsidRDefault="00A072E1" w:rsidP="00F975CD">
      <w:pPr>
        <w:spacing w:before="240"/>
        <w:rPr>
          <w:rFonts w:cstheme="minorHAnsi"/>
          <w:b/>
          <w:color w:val="000000" w:themeColor="text1"/>
          <w:u w:val="single"/>
        </w:rPr>
      </w:pPr>
      <w:r>
        <w:rPr>
          <w:rStyle w:val="Strong"/>
          <w:rFonts w:cstheme="minorHAnsi"/>
          <w:bCs w:val="0"/>
          <w:color w:val="000000" w:themeColor="text1"/>
          <w:u w:val="single"/>
        </w:rPr>
        <w:t>To</w:t>
      </w:r>
      <w:r w:rsidR="00F975CD">
        <w:rPr>
          <w:rStyle w:val="Strong"/>
          <w:rFonts w:cstheme="minorHAnsi"/>
          <w:bCs w:val="0"/>
          <w:color w:val="000000" w:themeColor="text1"/>
          <w:u w:val="single"/>
        </w:rPr>
        <w:t>-</w:t>
      </w:r>
      <w:r>
        <w:rPr>
          <w:rStyle w:val="Strong"/>
          <w:rFonts w:cstheme="minorHAnsi"/>
          <w:bCs w:val="0"/>
          <w:color w:val="000000" w:themeColor="text1"/>
          <w:u w:val="single"/>
        </w:rPr>
        <w:t>Be</w:t>
      </w:r>
      <w:r w:rsidR="00F975CD" w:rsidRPr="00A4182F">
        <w:rPr>
          <w:rStyle w:val="Strong"/>
          <w:rFonts w:cstheme="minorHAnsi"/>
          <w:bCs w:val="0"/>
          <w:color w:val="000000" w:themeColor="text1"/>
          <w:u w:val="single"/>
        </w:rPr>
        <w:t xml:space="preserve">: </w:t>
      </w:r>
      <w:r w:rsidR="00735EB2">
        <w:rPr>
          <w:rStyle w:val="Strong"/>
          <w:rFonts w:cstheme="minorHAnsi"/>
          <w:bCs w:val="0"/>
          <w:color w:val="000000" w:themeColor="text1"/>
          <w:u w:val="single"/>
        </w:rPr>
        <w:t>P</w:t>
      </w:r>
      <w:r w:rsidR="00D94F1D">
        <w:rPr>
          <w:rStyle w:val="Strong"/>
          <w:rFonts w:cstheme="minorHAnsi"/>
          <w:bCs w:val="0"/>
          <w:color w:val="000000" w:themeColor="text1"/>
          <w:u w:val="single"/>
        </w:rPr>
        <w:t>arking registration</w:t>
      </w:r>
      <w:r w:rsidR="00C038C9" w:rsidRPr="00A4182F">
        <w:rPr>
          <w:rStyle w:val="Strong"/>
          <w:rFonts w:cstheme="minorHAnsi"/>
          <w:bCs w:val="0"/>
          <w:color w:val="000000" w:themeColor="text1"/>
          <w:u w:val="single"/>
        </w:rPr>
        <w:t>:</w:t>
      </w:r>
      <w:r w:rsidR="00C038C9">
        <w:rPr>
          <w:rStyle w:val="Strong"/>
          <w:rFonts w:cstheme="minorHAnsi"/>
          <w:bCs w:val="0"/>
          <w:color w:val="000000" w:themeColor="text1"/>
          <w:u w:val="single"/>
        </w:rPr>
        <w:t xml:space="preserve"> </w:t>
      </w:r>
      <w:r w:rsidR="00F975CD" w:rsidRPr="00A4182F">
        <w:rPr>
          <w:rStyle w:val="Strong"/>
          <w:rFonts w:cstheme="minorHAnsi"/>
          <w:bCs w:val="0"/>
          <w:color w:val="000000" w:themeColor="text1"/>
          <w:u w:val="single"/>
        </w:rPr>
        <w:t>Application Submission</w:t>
      </w:r>
    </w:p>
    <w:p w:rsidR="008A5D78" w:rsidRPr="008A5D78" w:rsidRDefault="008A5D78" w:rsidP="006B71BF">
      <w:pPr>
        <w:pStyle w:val="ListParagraph"/>
        <w:numPr>
          <w:ilvl w:val="0"/>
          <w:numId w:val="29"/>
        </w:numPr>
        <w:rPr>
          <w:lang w:eastAsia="en-IN"/>
        </w:rPr>
      </w:pPr>
      <w:r w:rsidRPr="0063421B">
        <w:rPr>
          <w:b/>
          <w:lang w:eastAsia="en-IN"/>
        </w:rPr>
        <w:t>Article selection</w:t>
      </w:r>
      <w:r>
        <w:rPr>
          <w:lang w:eastAsia="en-IN"/>
        </w:rPr>
        <w:t>: The user selects the sub-article of the sale of car parking.</w:t>
      </w:r>
    </w:p>
    <w:p w:rsidR="006B71BF" w:rsidRDefault="00536B01" w:rsidP="006B71BF">
      <w:pPr>
        <w:pStyle w:val="ListParagraph"/>
        <w:numPr>
          <w:ilvl w:val="0"/>
          <w:numId w:val="29"/>
        </w:numPr>
        <w:rPr>
          <w:lang w:eastAsia="en-IN"/>
        </w:rPr>
      </w:pPr>
      <w:r w:rsidRPr="0063421B">
        <w:rPr>
          <w:lang w:eastAsia="en-IN"/>
        </w:rPr>
        <w:t>Property search</w:t>
      </w:r>
      <w:r w:rsidR="008A5D78">
        <w:rPr>
          <w:lang w:eastAsia="en-IN"/>
        </w:rPr>
        <w:t>:</w:t>
      </w:r>
      <w:r w:rsidR="006B71BF" w:rsidRPr="006B71BF">
        <w:rPr>
          <w:lang w:eastAsia="en-IN"/>
        </w:rPr>
        <w:t xml:space="preserve"> </w:t>
      </w:r>
      <w:r w:rsidR="006B71BF">
        <w:rPr>
          <w:lang w:eastAsia="en-IN"/>
        </w:rPr>
        <w:t>Upon entering the property details, the system retrieves a</w:t>
      </w:r>
      <w:r w:rsidR="006B71BF" w:rsidRPr="00184234">
        <w:rPr>
          <w:lang w:eastAsia="en-IN"/>
        </w:rPr>
        <w:t xml:space="preserve"> list of associated properties and owner information</w:t>
      </w:r>
      <w:r w:rsidR="006B71BF">
        <w:rPr>
          <w:lang w:eastAsia="en-IN"/>
        </w:rPr>
        <w:t>. The user selects the property to which the parking transaction is made.</w:t>
      </w:r>
    </w:p>
    <w:p w:rsidR="008A5D78" w:rsidRDefault="00056EFD" w:rsidP="00536B01">
      <w:pPr>
        <w:pStyle w:val="ListParagraph"/>
        <w:numPr>
          <w:ilvl w:val="0"/>
          <w:numId w:val="29"/>
        </w:numPr>
        <w:rPr>
          <w:b/>
          <w:lang w:eastAsia="en-IN"/>
        </w:rPr>
      </w:pPr>
      <w:r>
        <w:rPr>
          <w:b/>
          <w:lang w:eastAsia="en-IN"/>
        </w:rPr>
        <w:t>Market valuation</w:t>
      </w:r>
      <w:r w:rsidR="008A5D78">
        <w:rPr>
          <w:b/>
          <w:lang w:eastAsia="en-IN"/>
        </w:rPr>
        <w:t xml:space="preserve">: </w:t>
      </w:r>
      <w:r w:rsidR="008A5D78">
        <w:rPr>
          <w:lang w:eastAsia="en-IN"/>
        </w:rPr>
        <w:t>Market valuation will not be there</w:t>
      </w:r>
      <w:r w:rsidR="007F56F2">
        <w:rPr>
          <w:lang w:eastAsia="en-IN"/>
        </w:rPr>
        <w:t xml:space="preserve"> for these transactions</w:t>
      </w:r>
      <w:r w:rsidR="008A5D78">
        <w:rPr>
          <w:lang w:eastAsia="en-IN"/>
        </w:rPr>
        <w:t>.</w:t>
      </w:r>
    </w:p>
    <w:p w:rsidR="00A00943" w:rsidRPr="00735EB2" w:rsidRDefault="00FC0F0C" w:rsidP="008921CD">
      <w:pPr>
        <w:pStyle w:val="ListParagraph"/>
        <w:numPr>
          <w:ilvl w:val="0"/>
          <w:numId w:val="29"/>
        </w:numPr>
        <w:rPr>
          <w:b/>
          <w:lang w:eastAsia="en-IN"/>
        </w:rPr>
      </w:pPr>
      <w:r w:rsidRPr="00735EB2">
        <w:rPr>
          <w:b/>
          <w:lang w:eastAsia="en-IN"/>
        </w:rPr>
        <w:t>Fee calculation</w:t>
      </w:r>
      <w:r w:rsidR="008A5D78" w:rsidRPr="00735EB2">
        <w:rPr>
          <w:b/>
          <w:lang w:eastAsia="en-IN"/>
        </w:rPr>
        <w:t xml:space="preserve">: </w:t>
      </w:r>
      <w:r w:rsidR="008A5D78" w:rsidRPr="008A5D78">
        <w:rPr>
          <w:lang w:eastAsia="en-IN"/>
        </w:rPr>
        <w:t>All the fees will be calculated based on the consideration value</w:t>
      </w:r>
      <w:r w:rsidR="008A5D78">
        <w:rPr>
          <w:lang w:eastAsia="en-IN"/>
        </w:rPr>
        <w:t>,</w:t>
      </w:r>
      <w:r w:rsidR="008A5D78" w:rsidRPr="008A5D78">
        <w:rPr>
          <w:lang w:eastAsia="en-IN"/>
        </w:rPr>
        <w:t xml:space="preserve"> which </w:t>
      </w:r>
      <w:r w:rsidR="008A5D78">
        <w:rPr>
          <w:lang w:eastAsia="en-IN"/>
        </w:rPr>
        <w:t xml:space="preserve">is </w:t>
      </w:r>
      <w:r w:rsidR="008A5D78" w:rsidRPr="008A5D78">
        <w:rPr>
          <w:lang w:eastAsia="en-IN"/>
        </w:rPr>
        <w:t>keyed in by the citizen.</w:t>
      </w:r>
      <w:r w:rsidR="00735EB2">
        <w:rPr>
          <w:lang w:eastAsia="en-IN"/>
        </w:rPr>
        <w:t xml:space="preserve"> </w:t>
      </w:r>
      <w:r w:rsidR="00735EB2" w:rsidRPr="00735EB2">
        <w:rPr>
          <w:b/>
          <w:lang w:eastAsia="en-IN"/>
        </w:rPr>
        <w:t>(</w:t>
      </w:r>
      <w:r w:rsidR="00735EB2">
        <w:rPr>
          <w:b/>
          <w:lang w:eastAsia="en-IN"/>
        </w:rPr>
        <w:t>Provide</w:t>
      </w:r>
      <w:r w:rsidR="00735EB2" w:rsidRPr="00735EB2">
        <w:rPr>
          <w:b/>
          <w:lang w:eastAsia="en-IN"/>
        </w:rPr>
        <w:t xml:space="preserve"> the example)</w:t>
      </w:r>
    </w:p>
    <w:p w:rsidR="006625A8" w:rsidRPr="00E23D8F" w:rsidRDefault="00536B01" w:rsidP="00BB3CAE">
      <w:pPr>
        <w:pStyle w:val="ListParagraph"/>
        <w:numPr>
          <w:ilvl w:val="0"/>
          <w:numId w:val="29"/>
        </w:numPr>
        <w:rPr>
          <w:lang w:eastAsia="en-IN"/>
        </w:rPr>
      </w:pPr>
      <w:r>
        <w:rPr>
          <w:lang w:eastAsia="en-IN"/>
        </w:rPr>
        <w:t>The user continues with the typical registration process.</w:t>
      </w:r>
    </w:p>
    <w:p w:rsidR="00270FA0" w:rsidRDefault="00270FA0" w:rsidP="005132A5">
      <w:pPr>
        <w:pStyle w:val="Heading1"/>
      </w:pPr>
      <w:bookmarkStart w:id="10" w:name="_Toc184383135"/>
      <w:bookmarkStart w:id="11" w:name="_Toc184383883"/>
      <w:bookmarkStart w:id="12" w:name="_Toc184386809"/>
      <w:bookmarkStart w:id="13" w:name="_Toc184392162"/>
      <w:bookmarkStart w:id="14" w:name="_Toc184726440"/>
      <w:bookmarkStart w:id="15" w:name="_Toc186804486"/>
      <w:bookmarkStart w:id="16" w:name="_Toc188455093"/>
      <w:bookmarkStart w:id="17" w:name="_Toc188614791"/>
      <w:bookmarkStart w:id="18" w:name="_Toc189064521"/>
      <w:bookmarkStart w:id="19" w:name="_Toc193467778"/>
      <w:bookmarkStart w:id="20" w:name="_Toc193467891"/>
      <w:bookmarkStart w:id="21" w:name="_Toc193817195"/>
      <w:bookmarkStart w:id="22" w:name="_Toc193818073"/>
      <w:bookmarkStart w:id="23" w:name="_Toc194414888"/>
      <w:bookmarkStart w:id="24" w:name="_Toc196129736"/>
      <w:bookmarkStart w:id="25" w:name="_Toc175568705"/>
      <w:bookmarkStart w:id="26" w:name="_Toc172400050"/>
      <w:bookmarkStart w:id="27" w:name="_Toc20061900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r>
        <w:t>Assumptions</w:t>
      </w:r>
      <w:bookmarkEnd w:id="25"/>
      <w:bookmarkEnd w:id="26"/>
      <w:bookmarkEnd w:id="27"/>
    </w:p>
    <w:p w:rsidR="00735EB2" w:rsidRPr="004A01C5" w:rsidRDefault="00735EB2" w:rsidP="00735EB2">
      <w:pPr>
        <w:pStyle w:val="ListParagraph"/>
        <w:numPr>
          <w:ilvl w:val="0"/>
          <w:numId w:val="37"/>
        </w:numPr>
      </w:pPr>
      <w:r>
        <w:t xml:space="preserve">Citizens can </w:t>
      </w:r>
      <w:r w:rsidRPr="004A01C5">
        <w:t xml:space="preserve">purchase </w:t>
      </w:r>
      <w:r>
        <w:t>only</w:t>
      </w:r>
      <w:r w:rsidRPr="004A01C5">
        <w:t xml:space="preserve"> </w:t>
      </w:r>
      <w:r>
        <w:t>a car</w:t>
      </w:r>
      <w:r w:rsidRPr="004A01C5">
        <w:t xml:space="preserve"> parking </w:t>
      </w:r>
      <w:r>
        <w:t>area</w:t>
      </w:r>
      <w:r w:rsidRPr="004A01C5">
        <w:t xml:space="preserve"> without owning a flat</w:t>
      </w:r>
      <w:r>
        <w:t>.</w:t>
      </w:r>
    </w:p>
    <w:p w:rsidR="0032174E" w:rsidRDefault="0032174E" w:rsidP="0032174E">
      <w:pPr>
        <w:pStyle w:val="ListParagraph"/>
        <w:numPr>
          <w:ilvl w:val="0"/>
          <w:numId w:val="37"/>
        </w:numPr>
      </w:pPr>
      <w:r>
        <w:t>The system allows the user to add m</w:t>
      </w:r>
      <w:r w:rsidRPr="004A01C5">
        <w:t>ultiple schedule</w:t>
      </w:r>
      <w:r>
        <w:t xml:space="preserve">s for </w:t>
      </w:r>
      <w:r w:rsidR="005132A5">
        <w:t xml:space="preserve">the </w:t>
      </w:r>
      <w:r>
        <w:t>transacted parking area</w:t>
      </w:r>
      <w:r w:rsidRPr="004A01C5">
        <w:t>.</w:t>
      </w:r>
    </w:p>
    <w:p w:rsidR="009A5764" w:rsidRPr="009A5764" w:rsidRDefault="00384238" w:rsidP="0063421B">
      <w:pPr>
        <w:pStyle w:val="ListParagraph"/>
        <w:numPr>
          <w:ilvl w:val="0"/>
          <w:numId w:val="37"/>
        </w:numPr>
      </w:pPr>
      <w:r>
        <w:t xml:space="preserve">After </w:t>
      </w:r>
      <w:r w:rsidR="005132A5">
        <w:t xml:space="preserve">the </w:t>
      </w:r>
      <w:r>
        <w:t xml:space="preserve">transaction, XML </w:t>
      </w:r>
      <w:r w:rsidR="005132A5">
        <w:t xml:space="preserve">will </w:t>
      </w:r>
      <w:r w:rsidRPr="004A01C5">
        <w:t xml:space="preserve">be pushed as per </w:t>
      </w:r>
      <w:r>
        <w:t xml:space="preserve">the </w:t>
      </w:r>
      <w:r w:rsidRPr="004A01C5">
        <w:t>existing process</w:t>
      </w:r>
      <w:r w:rsidR="00F15364">
        <w:t>.</w:t>
      </w:r>
    </w:p>
    <w:p w:rsidR="003E00D4" w:rsidRDefault="004929C2" w:rsidP="005132A5">
      <w:pPr>
        <w:pStyle w:val="Heading1"/>
      </w:pPr>
      <w:bookmarkStart w:id="28" w:name="_Toc200619010"/>
      <w:r>
        <w:t>Validations</w:t>
      </w:r>
      <w:bookmarkEnd w:id="28"/>
    </w:p>
    <w:p w:rsidR="0063421B" w:rsidRDefault="0063421B" w:rsidP="0063421B">
      <w:pPr>
        <w:pStyle w:val="ListParagraph"/>
        <w:numPr>
          <w:ilvl w:val="0"/>
          <w:numId w:val="39"/>
        </w:numPr>
      </w:pPr>
      <w:r>
        <w:t>The system should allow the transaction</w:t>
      </w:r>
      <w:r w:rsidR="00B01BDE">
        <w:t>s</w:t>
      </w:r>
      <w:r>
        <w:t xml:space="preserve"> of the properties with only </w:t>
      </w:r>
      <w:r w:rsidR="007F56F2">
        <w:t xml:space="preserve">the </w:t>
      </w:r>
      <w:r>
        <w:t>car parking area mentioned</w:t>
      </w:r>
      <w:r w:rsidR="007F56F2">
        <w:t xml:space="preserve"> in the response</w:t>
      </w:r>
      <w:r w:rsidR="00B01BDE">
        <w:t xml:space="preserve"> when the “Sale of car parking” sub-article is selected</w:t>
      </w:r>
      <w:r>
        <w:t>.</w:t>
      </w:r>
    </w:p>
    <w:p w:rsidR="007F56F2" w:rsidRDefault="007F56F2" w:rsidP="0063421B">
      <w:pPr>
        <w:pStyle w:val="ListParagraph"/>
        <w:numPr>
          <w:ilvl w:val="0"/>
          <w:numId w:val="39"/>
        </w:numPr>
      </w:pPr>
      <w:r>
        <w:t>The system shouldn’t allow the user to proceed further when the properties fetched have the entire property details along with the car parking area</w:t>
      </w:r>
      <w:r w:rsidR="00B01BDE">
        <w:t xml:space="preserve"> when the “Sale of car parking” sub-article is selected</w:t>
      </w:r>
      <w:r>
        <w:t>.</w:t>
      </w:r>
    </w:p>
    <w:p w:rsidR="001C7361" w:rsidRDefault="00A24597" w:rsidP="00F46E8C">
      <w:pPr>
        <w:pStyle w:val="Heading2"/>
      </w:pPr>
      <w:bookmarkStart w:id="29" w:name="_Toc200619011"/>
      <w:r w:rsidRPr="00270FA0">
        <w:t>Integration</w:t>
      </w:r>
      <w:r w:rsidR="005351C6" w:rsidRPr="00270FA0">
        <w:t xml:space="preserve"> with other systems/modules</w:t>
      </w:r>
      <w:bookmarkEnd w:id="29"/>
    </w:p>
    <w:p w:rsidR="002679DB" w:rsidRPr="00871655" w:rsidRDefault="002679DB" w:rsidP="00AF4394">
      <w:pPr>
        <w:pStyle w:val="Heading3"/>
      </w:pPr>
      <w:bookmarkStart w:id="30" w:name="_Toc184383142"/>
      <w:bookmarkStart w:id="31" w:name="_Toc184383890"/>
      <w:bookmarkStart w:id="32" w:name="_Toc200619012"/>
      <w:bookmarkEnd w:id="30"/>
      <w:bookmarkEnd w:id="31"/>
      <w:r w:rsidRPr="00871655">
        <w:t xml:space="preserve">External </w:t>
      </w:r>
      <w:r w:rsidRPr="00270FA0">
        <w:t>integration</w:t>
      </w:r>
      <w:bookmarkEnd w:id="32"/>
    </w:p>
    <w:p w:rsidR="00676DE2" w:rsidRPr="009C50DA" w:rsidRDefault="00735EB2" w:rsidP="00676DE2">
      <w:pPr>
        <w:ind w:left="720"/>
        <w:rPr>
          <w:b/>
        </w:rPr>
      </w:pPr>
      <w:r>
        <w:t xml:space="preserve">All </w:t>
      </w:r>
      <w:r w:rsidR="0063421B">
        <w:t xml:space="preserve">the </w:t>
      </w:r>
      <w:r w:rsidR="0063421B" w:rsidRPr="0063421B">
        <w:t>existing integrations</w:t>
      </w:r>
      <w:r>
        <w:t xml:space="preserve"> will continue</w:t>
      </w:r>
    </w:p>
    <w:p w:rsidR="00B64F21" w:rsidRDefault="002679DB" w:rsidP="00AF4394">
      <w:pPr>
        <w:pStyle w:val="Heading3"/>
      </w:pPr>
      <w:bookmarkStart w:id="33" w:name="_Toc200619013"/>
      <w:r w:rsidRPr="00605475">
        <w:t>Internal integration with other modules</w:t>
      </w:r>
      <w:bookmarkEnd w:id="33"/>
      <w:r w:rsidRPr="00605475">
        <w:t xml:space="preserve"> </w:t>
      </w:r>
    </w:p>
    <w:p w:rsidR="00735EB2" w:rsidRPr="009C50DA" w:rsidRDefault="00735EB2" w:rsidP="00735EB2">
      <w:pPr>
        <w:ind w:left="720"/>
        <w:rPr>
          <w:b/>
        </w:rPr>
      </w:pPr>
      <w:r>
        <w:t xml:space="preserve">All the </w:t>
      </w:r>
      <w:r w:rsidRPr="0063421B">
        <w:t>existing integrations</w:t>
      </w:r>
      <w:r>
        <w:t xml:space="preserve"> will continue</w:t>
      </w:r>
    </w:p>
    <w:p w:rsidR="007A7CC9" w:rsidRDefault="007A7CC9">
      <w:pPr>
        <w:rPr>
          <w:rFonts w:asciiTheme="majorHAnsi" w:eastAsiaTheme="majorEastAsia" w:hAnsiTheme="majorHAnsi" w:cstheme="majorBidi"/>
          <w:color w:val="2F5496" w:themeColor="accent1" w:themeShade="BF"/>
          <w:sz w:val="32"/>
          <w:szCs w:val="32"/>
          <w:u w:val="single"/>
        </w:rPr>
      </w:pPr>
    </w:p>
    <w:p w:rsidR="001D65CE" w:rsidRDefault="001D65CE">
      <w:pPr>
        <w:rPr>
          <w:rFonts w:asciiTheme="majorHAnsi" w:eastAsiaTheme="majorEastAsia" w:hAnsiTheme="majorHAnsi" w:cstheme="majorBidi"/>
          <w:color w:val="2F5496" w:themeColor="accent1" w:themeShade="BF"/>
          <w:sz w:val="32"/>
          <w:szCs w:val="32"/>
          <w:u w:val="single"/>
        </w:rPr>
      </w:pPr>
    </w:p>
    <w:p w:rsidR="00113915" w:rsidRPr="00113915" w:rsidRDefault="00113915" w:rsidP="005132A5">
      <w:pPr>
        <w:pStyle w:val="Heading1"/>
      </w:pPr>
      <w:bookmarkStart w:id="34" w:name="_Toc200619014"/>
      <w:r w:rsidRPr="00270FA0">
        <w:t>Annexures</w:t>
      </w:r>
      <w:bookmarkEnd w:id="34"/>
    </w:p>
    <w:p w:rsidR="00EA5F18" w:rsidRPr="00EA5F18" w:rsidRDefault="00F63FE3" w:rsidP="00AF4394">
      <w:pPr>
        <w:pStyle w:val="Heading3"/>
      </w:pPr>
      <w:bookmarkStart w:id="35" w:name="_Toc184383146"/>
      <w:bookmarkStart w:id="36" w:name="_Toc184383894"/>
      <w:bookmarkStart w:id="37" w:name="_Toc200619015"/>
      <w:bookmarkEnd w:id="35"/>
      <w:bookmarkEnd w:id="36"/>
      <w:r w:rsidRPr="00FE1792">
        <w:t xml:space="preserve">Annexure </w:t>
      </w:r>
      <w:r w:rsidR="00EA5F18" w:rsidRPr="00FE1792">
        <w:t>–</w:t>
      </w:r>
      <w:r w:rsidRPr="00FE1792">
        <w:t xml:space="preserve"> 1</w:t>
      </w:r>
      <w:r w:rsidR="00EA5F18" w:rsidRPr="00FE1792">
        <w:t xml:space="preserve"> – List of modules of Kaveri 2.0</w:t>
      </w:r>
      <w:bookmarkEnd w:id="37"/>
    </w:p>
    <w:tbl>
      <w:tblPr>
        <w:tblW w:w="8222" w:type="dxa"/>
        <w:tblInd w:w="-5" w:type="dxa"/>
        <w:tblLook w:val="04A0" w:firstRow="1" w:lastRow="0" w:firstColumn="1" w:lastColumn="0" w:noHBand="0" w:noVBand="1"/>
      </w:tblPr>
      <w:tblGrid>
        <w:gridCol w:w="954"/>
        <w:gridCol w:w="928"/>
        <w:gridCol w:w="2681"/>
        <w:gridCol w:w="3659"/>
      </w:tblGrid>
      <w:tr w:rsidR="00F63FE3" w:rsidRPr="0092722F" w:rsidTr="006461A4">
        <w:trPr>
          <w:trHeight w:val="600"/>
        </w:trPr>
        <w:tc>
          <w:tcPr>
            <w:tcW w:w="954" w:type="dxa"/>
            <w:tcBorders>
              <w:top w:val="single" w:sz="4" w:space="0" w:color="auto"/>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b/>
                <w:bCs/>
                <w:color w:val="000000"/>
                <w:lang w:eastAsia="en-IN"/>
              </w:rPr>
            </w:pPr>
            <w:proofErr w:type="spellStart"/>
            <w:r w:rsidRPr="0092722F">
              <w:rPr>
                <w:rFonts w:eastAsia="Times New Roman" w:cstheme="minorHAnsi"/>
                <w:b/>
                <w:bCs/>
                <w:color w:val="000000"/>
                <w:lang w:eastAsia="en-IN"/>
              </w:rPr>
              <w:t>Sl</w:t>
            </w:r>
            <w:proofErr w:type="spellEnd"/>
            <w:r w:rsidRPr="0092722F">
              <w:rPr>
                <w:rFonts w:eastAsia="Times New Roman" w:cstheme="minorHAnsi"/>
                <w:b/>
                <w:bCs/>
                <w:color w:val="000000"/>
                <w:lang w:eastAsia="en-IN"/>
              </w:rPr>
              <w:t xml:space="preserve"> No</w:t>
            </w:r>
          </w:p>
        </w:tc>
        <w:tc>
          <w:tcPr>
            <w:tcW w:w="928" w:type="dxa"/>
            <w:tcBorders>
              <w:top w:val="single" w:sz="4" w:space="0" w:color="auto"/>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Module No</w:t>
            </w:r>
          </w:p>
        </w:tc>
        <w:tc>
          <w:tcPr>
            <w:tcW w:w="2681" w:type="dxa"/>
            <w:tcBorders>
              <w:top w:val="single" w:sz="4" w:space="0" w:color="auto"/>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Main Module</w:t>
            </w:r>
          </w:p>
        </w:tc>
        <w:tc>
          <w:tcPr>
            <w:tcW w:w="3659" w:type="dxa"/>
            <w:tcBorders>
              <w:top w:val="single" w:sz="4" w:space="0" w:color="auto"/>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b/>
                <w:bCs/>
                <w:color w:val="000000"/>
                <w:lang w:eastAsia="en-IN"/>
              </w:rPr>
            </w:pPr>
            <w:r w:rsidRPr="0092722F">
              <w:rPr>
                <w:rFonts w:eastAsia="Times New Roman" w:cstheme="minorHAnsi"/>
                <w:b/>
                <w:bCs/>
                <w:color w:val="000000"/>
                <w:lang w:eastAsia="en-IN"/>
              </w:rPr>
              <w:t>Sub-Module</w:t>
            </w:r>
          </w:p>
        </w:tc>
      </w:tr>
      <w:tr w:rsidR="00F63FE3" w:rsidRPr="0092722F" w:rsidTr="00B3277D">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Registration</w:t>
            </w:r>
          </w:p>
        </w:tc>
        <w:tc>
          <w:tcPr>
            <w:tcW w:w="3659" w:type="dxa"/>
            <w:tcBorders>
              <w:top w:val="nil"/>
              <w:left w:val="nil"/>
              <w:bottom w:val="single" w:sz="4" w:space="0" w:color="auto"/>
              <w:right w:val="single" w:sz="4" w:space="0" w:color="auto"/>
            </w:tcBorders>
            <w:shd w:val="clear" w:color="auto" w:fill="D9E2F3" w:themeFill="accent1" w:themeFillTint="33"/>
            <w:vAlign w:val="bottom"/>
            <w:hideMark/>
          </w:tcPr>
          <w:p w:rsidR="00F63FE3" w:rsidRPr="004B3311" w:rsidRDefault="00F63FE3" w:rsidP="00F63FE3">
            <w:pPr>
              <w:spacing w:after="0" w:line="240" w:lineRule="auto"/>
              <w:rPr>
                <w:rFonts w:eastAsia="Times New Roman" w:cstheme="minorHAnsi"/>
                <w:color w:val="000000"/>
                <w:lang w:eastAsia="en-IN"/>
              </w:rPr>
            </w:pPr>
            <w:r w:rsidRPr="004B3311">
              <w:rPr>
                <w:rFonts w:eastAsia="Times New Roman" w:cstheme="minorHAnsi"/>
                <w:color w:val="2F5496" w:themeColor="accent1" w:themeShade="BF"/>
                <w:lang w:eastAsia="en-IN"/>
              </w:rPr>
              <w:t>Registration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Appointment</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module</w:t>
            </w:r>
          </w:p>
        </w:tc>
      </w:tr>
      <w:tr w:rsidR="00F63FE3" w:rsidRPr="0092722F" w:rsidTr="006461A4">
        <w:trPr>
          <w:trHeight w:val="258"/>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Stamp duty and Registration fee calculation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Guideline value </w:t>
            </w:r>
            <w:r w:rsidR="00EA5F18" w:rsidRPr="0092722F">
              <w:rPr>
                <w:rFonts w:eastAsia="Times New Roman" w:cstheme="minorHAnsi"/>
                <w:color w:val="000000"/>
                <w:lang w:eastAsia="en-IN"/>
              </w:rPr>
              <w:t>calculation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(2) filing</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Rule 17 (3) filing</w:t>
            </w:r>
          </w:p>
        </w:tc>
      </w:tr>
      <w:tr w:rsidR="00F63FE3" w:rsidRPr="0092722F" w:rsidTr="00B3277D">
        <w:trPr>
          <w:trHeight w:val="29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rsidR="00F63FE3" w:rsidRPr="00B3277D" w:rsidRDefault="00F63FE3" w:rsidP="00F63FE3">
            <w:pPr>
              <w:spacing w:after="0" w:line="240" w:lineRule="auto"/>
              <w:rPr>
                <w:rFonts w:eastAsia="Times New Roman" w:cstheme="minorHAnsi"/>
                <w:color w:val="000000"/>
                <w:lang w:eastAsia="en-IN"/>
              </w:rPr>
            </w:pPr>
            <w:r w:rsidRPr="00B3277D">
              <w:rPr>
                <w:rFonts w:eastAsia="Times New Roman" w:cstheme="minorHAnsi"/>
                <w:lang w:eastAsia="en-IN"/>
              </w:rPr>
              <w:t>Old pending release module</w:t>
            </w:r>
          </w:p>
        </w:tc>
      </w:tr>
      <w:tr w:rsidR="006461A4" w:rsidRPr="0092722F" w:rsidTr="004A1CD9">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9</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rsidR="00F63FE3" w:rsidRPr="0092722F" w:rsidRDefault="006461A4" w:rsidP="00F63FE3">
            <w:pPr>
              <w:spacing w:after="0" w:line="240" w:lineRule="auto"/>
              <w:rPr>
                <w:rFonts w:eastAsia="Times New Roman" w:cstheme="minorHAnsi"/>
                <w:lang w:eastAsia="en-IN"/>
              </w:rPr>
            </w:pPr>
            <w:r w:rsidRPr="0092722F">
              <w:rPr>
                <w:rFonts w:eastAsia="Times New Roman" w:cstheme="minorHAnsi"/>
                <w:lang w:eastAsia="en-IN"/>
              </w:rPr>
              <w:t>Re-Registration</w:t>
            </w:r>
            <w:r w:rsidR="00F63FE3" w:rsidRPr="0092722F">
              <w:rPr>
                <w:rFonts w:eastAsia="Times New Roman" w:cstheme="minorHAnsi"/>
                <w:lang w:eastAsia="en-IN"/>
              </w:rPr>
              <w:t xml:space="preserve"> module</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Will after Death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Filing documents (FRUITS)</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Scanning</w:t>
            </w:r>
          </w:p>
        </w:tc>
      </w:tr>
      <w:tr w:rsidR="00F63FE3" w:rsidRPr="0092722F" w:rsidTr="000C7430">
        <w:trPr>
          <w:trHeight w:val="213"/>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auto" w:fill="auto"/>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Memo </w:t>
            </w:r>
            <w:r w:rsidR="00EA5F18" w:rsidRPr="0092722F">
              <w:rPr>
                <w:rFonts w:eastAsia="Times New Roman" w:cstheme="minorHAnsi"/>
                <w:color w:val="000000"/>
                <w:lang w:eastAsia="en-IN"/>
              </w:rPr>
              <w:t>transmission</w:t>
            </w:r>
            <w:r w:rsidRPr="0092722F">
              <w:rPr>
                <w:rFonts w:eastAsia="Times New Roman" w:cstheme="minorHAnsi"/>
                <w:color w:val="000000"/>
                <w:lang w:eastAsia="en-IN"/>
              </w:rPr>
              <w:t xml:space="preserve"> and filing</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68(2) correction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Cross-reference Rule 123</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exemption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1.17</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Court entry</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18</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1.18</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Liability</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19</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1.19</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Status tracking</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20</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Investigation and Search</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21</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Valuation Module (CVC)</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22</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EC</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23</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CC</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24</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Verify Document</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587"/>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25</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5</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Power of attorney Authentication Module</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26</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6</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Refund Module</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27</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Marriage</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Hindu Marriage</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28</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Special Marriage</w:t>
            </w:r>
          </w:p>
        </w:tc>
      </w:tr>
      <w:tr w:rsidR="00F63FE3" w:rsidRPr="0092722F" w:rsidTr="00F3500E">
        <w:trPr>
          <w:trHeight w:val="12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29</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7.3</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Special Marriage in Other forms</w:t>
            </w:r>
          </w:p>
        </w:tc>
      </w:tr>
      <w:tr w:rsidR="00F63FE3" w:rsidRPr="0092722F" w:rsidTr="006461A4">
        <w:trPr>
          <w:trHeight w:val="247"/>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30</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8</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Legacy</w:t>
            </w:r>
            <w:r w:rsidR="00F63FE3" w:rsidRPr="0092722F">
              <w:rPr>
                <w:rFonts w:eastAsia="Times New Roman" w:cstheme="minorHAnsi"/>
                <w:color w:val="000000"/>
                <w:lang w:eastAsia="en-IN"/>
              </w:rPr>
              <w:t xml:space="preserve"> record digitisation</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31</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9</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Audit</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32</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10</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Accounts</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33</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MIS</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Statutory</w:t>
            </w:r>
            <w:r w:rsidR="00F63FE3" w:rsidRPr="0092722F">
              <w:rPr>
                <w:rFonts w:eastAsia="Times New Roman" w:cstheme="minorHAnsi"/>
                <w:color w:val="000000"/>
                <w:lang w:eastAsia="en-IN"/>
              </w:rPr>
              <w:t xml:space="preserve"> (44)</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34</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Statistical</w:t>
            </w:r>
            <w:r w:rsidR="00F63FE3" w:rsidRPr="0092722F">
              <w:rPr>
                <w:rFonts w:eastAsia="Times New Roman" w:cstheme="minorHAnsi"/>
                <w:color w:val="000000"/>
                <w:lang w:eastAsia="en-IN"/>
              </w:rPr>
              <w:t xml:space="preserve"> (54)</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35</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11.3</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Integration (15)</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36</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11.4</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Computer </w:t>
            </w:r>
            <w:r w:rsidR="00EA5F18" w:rsidRPr="0092722F">
              <w:rPr>
                <w:rFonts w:eastAsia="Times New Roman" w:cstheme="minorHAnsi"/>
                <w:color w:val="000000"/>
                <w:lang w:eastAsia="en-IN"/>
              </w:rPr>
              <w:t>related</w:t>
            </w:r>
            <w:r w:rsidRPr="0092722F">
              <w:rPr>
                <w:rFonts w:eastAsia="Times New Roman" w:cstheme="minorHAnsi"/>
                <w:color w:val="000000"/>
                <w:lang w:eastAsia="en-IN"/>
              </w:rPr>
              <w:t xml:space="preserve"> (4)</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37</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11.5</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EA5F18"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Reconciliation</w:t>
            </w:r>
            <w:r w:rsidR="00F63FE3" w:rsidRPr="0092722F">
              <w:rPr>
                <w:rFonts w:eastAsia="Times New Roman" w:cstheme="minorHAnsi"/>
                <w:color w:val="000000"/>
                <w:lang w:eastAsia="en-IN"/>
              </w:rPr>
              <w:t xml:space="preserve"> (5)</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38</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11.6</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HR (5)</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39</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12.1</w:t>
            </w:r>
          </w:p>
        </w:tc>
        <w:tc>
          <w:tcPr>
            <w:tcW w:w="2681" w:type="dxa"/>
            <w:vMerge w:val="restart"/>
            <w:tcBorders>
              <w:top w:val="nil"/>
              <w:left w:val="single" w:sz="4" w:space="0" w:color="auto"/>
              <w:bottom w:val="single" w:sz="4" w:space="0" w:color="000000"/>
              <w:right w:val="single" w:sz="4" w:space="0" w:color="auto"/>
            </w:tcBorders>
            <w:shd w:val="clear" w:color="000000" w:fill="FFFFFF"/>
            <w:vAlign w:val="center"/>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DRO</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Firm Registration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40</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12.2</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Undervaluation</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41</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12.3</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Deposit of will</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42</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12.4</w:t>
            </w:r>
          </w:p>
        </w:tc>
        <w:tc>
          <w:tcPr>
            <w:tcW w:w="2681" w:type="dxa"/>
            <w:vMerge/>
            <w:tcBorders>
              <w:top w:val="nil"/>
              <w:left w:val="single" w:sz="4" w:space="0" w:color="auto"/>
              <w:bottom w:val="single" w:sz="4" w:space="0" w:color="000000"/>
              <w:right w:val="single" w:sz="4" w:space="0" w:color="auto"/>
            </w:tcBorders>
            <w:vAlign w:val="center"/>
            <w:hideMark/>
          </w:tcPr>
          <w:p w:rsidR="00F63FE3" w:rsidRPr="0092722F" w:rsidRDefault="00F63FE3" w:rsidP="00F63FE3">
            <w:pPr>
              <w:spacing w:after="0" w:line="240" w:lineRule="auto"/>
              <w:rPr>
                <w:rFonts w:eastAsia="Times New Roman" w:cstheme="minorHAnsi"/>
                <w:color w:val="000000"/>
                <w:lang w:eastAsia="en-IN"/>
              </w:rPr>
            </w:pP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Adjudication of documents</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43</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13</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IGRO</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Appeal</w:t>
            </w:r>
          </w:p>
        </w:tc>
      </w:tr>
      <w:tr w:rsidR="00F63FE3" w:rsidRPr="0092722F" w:rsidTr="006461A4">
        <w:trPr>
          <w:trHeight w:val="271"/>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44</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14</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Data Management</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300"/>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45</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15</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xml:space="preserve">User </w:t>
            </w:r>
            <w:r w:rsidR="00EA5F18" w:rsidRPr="0092722F">
              <w:rPr>
                <w:rFonts w:eastAsia="Times New Roman" w:cstheme="minorHAnsi"/>
                <w:color w:val="000000"/>
                <w:lang w:eastAsia="en-IN"/>
              </w:rPr>
              <w:t>Management</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237"/>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46</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16</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Mobile application</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 </w:t>
            </w:r>
          </w:p>
        </w:tc>
      </w:tr>
      <w:tr w:rsidR="00F63FE3" w:rsidRPr="0092722F" w:rsidTr="006461A4">
        <w:trPr>
          <w:trHeight w:val="255"/>
        </w:trPr>
        <w:tc>
          <w:tcPr>
            <w:tcW w:w="954" w:type="dxa"/>
            <w:tcBorders>
              <w:top w:val="nil"/>
              <w:left w:val="single" w:sz="4" w:space="0" w:color="auto"/>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47</w:t>
            </w:r>
          </w:p>
        </w:tc>
        <w:tc>
          <w:tcPr>
            <w:tcW w:w="928"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jc w:val="center"/>
              <w:rPr>
                <w:rFonts w:eastAsia="Times New Roman" w:cstheme="minorHAnsi"/>
                <w:color w:val="000000"/>
                <w:lang w:eastAsia="en-IN"/>
              </w:rPr>
            </w:pPr>
            <w:r w:rsidRPr="0092722F">
              <w:rPr>
                <w:rFonts w:eastAsia="Times New Roman" w:cstheme="minorHAnsi"/>
                <w:color w:val="000000"/>
                <w:lang w:eastAsia="en-IN"/>
              </w:rPr>
              <w:t>17</w:t>
            </w:r>
          </w:p>
        </w:tc>
        <w:tc>
          <w:tcPr>
            <w:tcW w:w="2681"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Training Module</w:t>
            </w:r>
          </w:p>
        </w:tc>
        <w:tc>
          <w:tcPr>
            <w:tcW w:w="3659" w:type="dxa"/>
            <w:tcBorders>
              <w:top w:val="nil"/>
              <w:left w:val="nil"/>
              <w:bottom w:val="single" w:sz="4" w:space="0" w:color="auto"/>
              <w:right w:val="single" w:sz="4" w:space="0" w:color="auto"/>
            </w:tcBorders>
            <w:shd w:val="clear" w:color="000000" w:fill="FFFFFF"/>
            <w:vAlign w:val="bottom"/>
            <w:hideMark/>
          </w:tcPr>
          <w:p w:rsidR="00F63FE3" w:rsidRPr="0092722F" w:rsidRDefault="00F63FE3" w:rsidP="00F63FE3">
            <w:pPr>
              <w:spacing w:after="0" w:line="240" w:lineRule="auto"/>
              <w:rPr>
                <w:rFonts w:eastAsia="Times New Roman" w:cstheme="minorHAnsi"/>
                <w:color w:val="000000"/>
                <w:lang w:eastAsia="en-IN"/>
              </w:rPr>
            </w:pPr>
            <w:r w:rsidRPr="0092722F">
              <w:rPr>
                <w:rFonts w:eastAsia="Times New Roman" w:cstheme="minorHAnsi"/>
                <w:color w:val="000000"/>
                <w:lang w:eastAsia="en-IN"/>
              </w:rPr>
              <w:t>Master Trainer, Training Plan</w:t>
            </w:r>
          </w:p>
        </w:tc>
      </w:tr>
    </w:tbl>
    <w:p w:rsidR="00EA5F18" w:rsidRDefault="00EA5F18" w:rsidP="005477E1"/>
    <w:p w:rsidR="00F46E8C" w:rsidRDefault="004A01C5" w:rsidP="00EA5F18">
      <w:pPr>
        <w:pStyle w:val="Heading1"/>
      </w:pPr>
      <w:bookmarkStart w:id="38" w:name="_Toc200619016"/>
      <w:r w:rsidRPr="00FE1792">
        <w:t>Annexure</w:t>
      </w:r>
      <w:r w:rsidR="00F46E8C">
        <w:t>s</w:t>
      </w:r>
      <w:r w:rsidRPr="00FE1792">
        <w:t xml:space="preserve"> </w:t>
      </w:r>
    </w:p>
    <w:p w:rsidR="00EA5F18" w:rsidRDefault="0070690F" w:rsidP="00F46E8C">
      <w:pPr>
        <w:pStyle w:val="Heading2"/>
      </w:pPr>
      <w:r w:rsidRPr="00F46E8C">
        <w:t>Clarificatory</w:t>
      </w:r>
      <w:r>
        <w:t xml:space="preserve"> questionnaire</w:t>
      </w:r>
      <w:bookmarkEnd w:id="38"/>
    </w:p>
    <w:p w:rsidR="0063421B" w:rsidRDefault="005132A5" w:rsidP="0063421B">
      <w:pPr>
        <w:pStyle w:val="ListParagraph"/>
        <w:numPr>
          <w:ilvl w:val="0"/>
          <w:numId w:val="35"/>
        </w:numPr>
      </w:pPr>
      <w:r>
        <w:t>Can the car parking be mortgaged, gifted or partitioned after registration</w:t>
      </w:r>
      <w:r w:rsidR="004A01C5" w:rsidRPr="004A01C5">
        <w:t>?</w:t>
      </w:r>
    </w:p>
    <w:p w:rsidR="005132A5" w:rsidRDefault="005132A5">
      <w:r>
        <w:br w:type="page"/>
      </w:r>
    </w:p>
    <w:p w:rsidR="00A81144" w:rsidRDefault="005132A5" w:rsidP="005132A5">
      <w:pPr>
        <w:pStyle w:val="Heading1"/>
      </w:pPr>
      <w:bookmarkStart w:id="39" w:name="_Toc200619017"/>
      <w:r>
        <w:t>Sample XML</w:t>
      </w:r>
      <w:bookmarkEnd w:id="39"/>
    </w:p>
    <w:p w:rsidR="005132A5" w:rsidRDefault="005132A5" w:rsidP="005132A5">
      <w:pPr>
        <w:spacing w:after="0"/>
      </w:pPr>
      <w:r>
        <w:t>{</w:t>
      </w:r>
    </w:p>
    <w:p w:rsidR="005132A5" w:rsidRDefault="005132A5" w:rsidP="005132A5">
      <w:pPr>
        <w:spacing w:after="0"/>
      </w:pPr>
      <w:r>
        <w:t xml:space="preserve">    "</w:t>
      </w:r>
      <w:proofErr w:type="spellStart"/>
      <w:r>
        <w:t>responseData</w:t>
      </w:r>
      <w:proofErr w:type="spellEnd"/>
      <w:r>
        <w:t>": {</w:t>
      </w:r>
    </w:p>
    <w:p w:rsidR="005132A5" w:rsidRDefault="005132A5" w:rsidP="005132A5">
      <w:pPr>
        <w:spacing w:after="0"/>
      </w:pPr>
      <w:r>
        <w:t xml:space="preserve">        "</w:t>
      </w:r>
      <w:proofErr w:type="spellStart"/>
      <w:r>
        <w:t>generalInfo</w:t>
      </w:r>
      <w:proofErr w:type="spellEnd"/>
      <w:r>
        <w:t>": {</w:t>
      </w:r>
    </w:p>
    <w:p w:rsidR="005132A5" w:rsidRDefault="005132A5" w:rsidP="005132A5">
      <w:pPr>
        <w:spacing w:after="0"/>
      </w:pPr>
      <w:r>
        <w:t xml:space="preserve">            "</w:t>
      </w:r>
      <w:proofErr w:type="spellStart"/>
      <w:r>
        <w:t>dataSources</w:t>
      </w:r>
      <w:proofErr w:type="spellEnd"/>
      <w:r>
        <w:t xml:space="preserve">": "New </w:t>
      </w:r>
      <w:proofErr w:type="spellStart"/>
      <w:proofErr w:type="gramStart"/>
      <w:r>
        <w:t>Khata</w:t>
      </w:r>
      <w:proofErr w:type="spellEnd"/>
      <w:r>
        <w:t>,  Structure</w:t>
      </w:r>
      <w:proofErr w:type="gramEnd"/>
      <w:r>
        <w:t>",</w:t>
      </w:r>
    </w:p>
    <w:p w:rsidR="005132A5" w:rsidRDefault="005132A5" w:rsidP="005132A5">
      <w:pPr>
        <w:spacing w:after="0"/>
      </w:pPr>
      <w:r>
        <w:t xml:space="preserve">            "</w:t>
      </w:r>
      <w:proofErr w:type="spellStart"/>
      <w:r>
        <w:t>khataRequestId</w:t>
      </w:r>
      <w:proofErr w:type="spellEnd"/>
      <w:r>
        <w:t>": 120573</w:t>
      </w:r>
    </w:p>
    <w:p w:rsidR="005132A5" w:rsidRDefault="005132A5" w:rsidP="005132A5">
      <w:pPr>
        <w:spacing w:after="0"/>
      </w:pPr>
      <w:r>
        <w:t xml:space="preserve">        },</w:t>
      </w:r>
    </w:p>
    <w:p w:rsidR="005132A5" w:rsidRDefault="005132A5" w:rsidP="005132A5">
      <w:r>
        <w:t xml:space="preserve">        "</w:t>
      </w:r>
      <w:proofErr w:type="spellStart"/>
      <w:r>
        <w:t>ownerDetails</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propertyOwnerClassification</w:t>
      </w:r>
      <w:proofErr w:type="spellEnd"/>
      <w:r>
        <w:t>": "2",</w:t>
      </w:r>
    </w:p>
    <w:p w:rsidR="005132A5" w:rsidRDefault="005132A5" w:rsidP="005132A5">
      <w:pPr>
        <w:spacing w:after="0"/>
      </w:pPr>
      <w:r>
        <w:t xml:space="preserve">                "</w:t>
      </w:r>
      <w:proofErr w:type="spellStart"/>
      <w:r>
        <w:t>noOfJpointApplicants</w:t>
      </w:r>
      <w:proofErr w:type="spellEnd"/>
      <w:r>
        <w:t>": "",</w:t>
      </w:r>
    </w:p>
    <w:p w:rsidR="005132A5" w:rsidRDefault="005132A5" w:rsidP="005132A5">
      <w:pPr>
        <w:spacing w:after="0"/>
      </w:pPr>
      <w:r>
        <w:t xml:space="preserve">                "</w:t>
      </w:r>
      <w:proofErr w:type="spellStart"/>
      <w:r>
        <w:t>propertyOwnership</w:t>
      </w:r>
      <w:proofErr w:type="spellEnd"/>
      <w:r>
        <w:t>": "2",</w:t>
      </w:r>
    </w:p>
    <w:p w:rsidR="005132A5" w:rsidRDefault="005132A5" w:rsidP="005132A5">
      <w:pPr>
        <w:spacing w:after="0"/>
      </w:pPr>
      <w:r>
        <w:t xml:space="preserve">                "</w:t>
      </w:r>
      <w:proofErr w:type="spellStart"/>
      <w:r>
        <w:t>ownershipType</w:t>
      </w:r>
      <w:proofErr w:type="spellEnd"/>
      <w:r>
        <w:t>": "",</w:t>
      </w:r>
    </w:p>
    <w:p w:rsidR="005132A5" w:rsidRDefault="005132A5" w:rsidP="005132A5">
      <w:pPr>
        <w:spacing w:after="0"/>
      </w:pPr>
      <w:r>
        <w:t xml:space="preserve">                "</w:t>
      </w:r>
      <w:proofErr w:type="spellStart"/>
      <w:r>
        <w:t>ownerData</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ownerGivenName</w:t>
      </w:r>
      <w:proofErr w:type="spellEnd"/>
      <w:r>
        <w:t>": null,</w:t>
      </w:r>
    </w:p>
    <w:p w:rsidR="005132A5" w:rsidRDefault="005132A5" w:rsidP="005132A5">
      <w:pPr>
        <w:spacing w:after="0"/>
      </w:pPr>
      <w:r>
        <w:t xml:space="preserve">                        "</w:t>
      </w:r>
      <w:proofErr w:type="spellStart"/>
      <w:r>
        <w:t>nameOfRelation</w:t>
      </w:r>
      <w:proofErr w:type="spellEnd"/>
      <w:r>
        <w:t>": null,</w:t>
      </w:r>
    </w:p>
    <w:p w:rsidR="005132A5" w:rsidRDefault="005132A5" w:rsidP="005132A5">
      <w:pPr>
        <w:spacing w:after="0"/>
      </w:pPr>
      <w:r>
        <w:t xml:space="preserve">                        "</w:t>
      </w:r>
      <w:proofErr w:type="spellStart"/>
      <w:r>
        <w:t>relationType</w:t>
      </w:r>
      <w:proofErr w:type="spellEnd"/>
      <w:r>
        <w:t>": null,</w:t>
      </w:r>
    </w:p>
    <w:p w:rsidR="005132A5" w:rsidRDefault="005132A5" w:rsidP="005132A5">
      <w:pPr>
        <w:spacing w:after="0"/>
      </w:pPr>
      <w:r>
        <w:t xml:space="preserve">                        "</w:t>
      </w:r>
      <w:proofErr w:type="spellStart"/>
      <w:r>
        <w:t>panNumber</w:t>
      </w:r>
      <w:proofErr w:type="spellEnd"/>
      <w:r>
        <w:t>": null,</w:t>
      </w:r>
    </w:p>
    <w:p w:rsidR="005132A5" w:rsidRDefault="005132A5" w:rsidP="005132A5">
      <w:pPr>
        <w:spacing w:after="0"/>
      </w:pPr>
      <w:r>
        <w:t xml:space="preserve">                        "</w:t>
      </w:r>
      <w:proofErr w:type="spellStart"/>
      <w:r>
        <w:t>ownershipAcquiredType</w:t>
      </w:r>
      <w:proofErr w:type="spellEnd"/>
      <w:r>
        <w:t>": null,</w:t>
      </w:r>
    </w:p>
    <w:p w:rsidR="005132A5" w:rsidRDefault="005132A5" w:rsidP="005132A5">
      <w:pPr>
        <w:spacing w:after="0"/>
      </w:pPr>
      <w:r>
        <w:t xml:space="preserve">                        "</w:t>
      </w:r>
      <w:proofErr w:type="spellStart"/>
      <w:r>
        <w:t>otherIDForProofType</w:t>
      </w:r>
      <w:proofErr w:type="spellEnd"/>
      <w:r>
        <w:t>": null,</w:t>
      </w:r>
    </w:p>
    <w:p w:rsidR="005132A5" w:rsidRDefault="005132A5" w:rsidP="005132A5">
      <w:pPr>
        <w:spacing w:after="0"/>
      </w:pPr>
      <w:r>
        <w:t xml:space="preserve">                        "</w:t>
      </w:r>
      <w:proofErr w:type="spellStart"/>
      <w:r>
        <w:t>otherIDNo</w:t>
      </w:r>
      <w:proofErr w:type="spellEnd"/>
      <w:r>
        <w:t>": null,</w:t>
      </w:r>
    </w:p>
    <w:p w:rsidR="005132A5" w:rsidRDefault="005132A5" w:rsidP="005132A5">
      <w:pPr>
        <w:spacing w:after="0"/>
      </w:pPr>
      <w:r>
        <w:t xml:space="preserve">                        "</w:t>
      </w:r>
      <w:proofErr w:type="spellStart"/>
      <w:r>
        <w:t>ownerPermanentAddress</w:t>
      </w:r>
      <w:proofErr w:type="spellEnd"/>
      <w:r>
        <w:t>": null,</w:t>
      </w:r>
    </w:p>
    <w:p w:rsidR="005132A5" w:rsidRDefault="005132A5" w:rsidP="005132A5">
      <w:pPr>
        <w:spacing w:after="0"/>
      </w:pPr>
      <w:r>
        <w:t xml:space="preserve">                        "</w:t>
      </w:r>
      <w:proofErr w:type="spellStart"/>
      <w:r>
        <w:t>ownerPermanentPinCode</w:t>
      </w:r>
      <w:proofErr w:type="spellEnd"/>
      <w:r>
        <w:t>": null,</w:t>
      </w:r>
    </w:p>
    <w:p w:rsidR="005132A5" w:rsidRDefault="005132A5" w:rsidP="005132A5">
      <w:pPr>
        <w:spacing w:after="0"/>
      </w:pPr>
      <w:r>
        <w:t xml:space="preserve">                        "</w:t>
      </w:r>
      <w:proofErr w:type="spellStart"/>
      <w:r>
        <w:t>ownerCommunicationAddress</w:t>
      </w:r>
      <w:proofErr w:type="spellEnd"/>
      <w:r>
        <w:t>": null,</w:t>
      </w:r>
    </w:p>
    <w:p w:rsidR="005132A5" w:rsidRDefault="005132A5" w:rsidP="005132A5">
      <w:pPr>
        <w:spacing w:after="0"/>
      </w:pPr>
      <w:r>
        <w:t xml:space="preserve">                        "</w:t>
      </w:r>
      <w:proofErr w:type="spellStart"/>
      <w:r>
        <w:t>ownerCommunicationPincode</w:t>
      </w:r>
      <w:proofErr w:type="spellEnd"/>
      <w:r>
        <w:t>": null,</w:t>
      </w:r>
    </w:p>
    <w:p w:rsidR="005132A5" w:rsidRDefault="005132A5" w:rsidP="005132A5">
      <w:pPr>
        <w:spacing w:after="0"/>
      </w:pPr>
      <w:r>
        <w:t xml:space="preserve">                        "photo": null,</w:t>
      </w:r>
    </w:p>
    <w:p w:rsidR="005132A5" w:rsidRDefault="005132A5" w:rsidP="005132A5">
      <w:pPr>
        <w:spacing w:after="0"/>
      </w:pPr>
      <w:r>
        <w:t xml:space="preserve">                        "</w:t>
      </w:r>
      <w:proofErr w:type="spellStart"/>
      <w:r>
        <w:t>mobileNo</w:t>
      </w:r>
      <w:proofErr w:type="spellEnd"/>
      <w:r>
        <w:t>": null,</w:t>
      </w:r>
    </w:p>
    <w:p w:rsidR="005132A5" w:rsidRDefault="005132A5" w:rsidP="005132A5">
      <w:pPr>
        <w:spacing w:after="0"/>
      </w:pPr>
      <w:r>
        <w:t xml:space="preserve">                        "</w:t>
      </w:r>
      <w:proofErr w:type="spellStart"/>
      <w:r>
        <w:t>emailID</w:t>
      </w:r>
      <w:proofErr w:type="spellEnd"/>
      <w:r>
        <w:t>": null,</w:t>
      </w:r>
    </w:p>
    <w:p w:rsidR="005132A5" w:rsidRDefault="005132A5" w:rsidP="005132A5">
      <w:pPr>
        <w:spacing w:after="0"/>
      </w:pPr>
      <w:r>
        <w:t xml:space="preserve">                        "</w:t>
      </w:r>
      <w:proofErr w:type="spellStart"/>
      <w:r>
        <w:t>jointAlloteeList</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ownerGivenName</w:t>
      </w:r>
      <w:proofErr w:type="spellEnd"/>
      <w:r>
        <w:t>": null,</w:t>
      </w:r>
    </w:p>
    <w:p w:rsidR="005132A5" w:rsidRDefault="005132A5" w:rsidP="005132A5">
      <w:pPr>
        <w:spacing w:after="0"/>
      </w:pPr>
      <w:r>
        <w:t xml:space="preserve">                                "</w:t>
      </w:r>
      <w:proofErr w:type="spellStart"/>
      <w:r>
        <w:t>otherIDForProofType</w:t>
      </w:r>
      <w:proofErr w:type="spellEnd"/>
      <w:r>
        <w:t>": null,</w:t>
      </w:r>
    </w:p>
    <w:p w:rsidR="005132A5" w:rsidRDefault="005132A5" w:rsidP="005132A5">
      <w:pPr>
        <w:spacing w:after="0"/>
      </w:pPr>
      <w:r>
        <w:t xml:space="preserve">                                "</w:t>
      </w:r>
      <w:proofErr w:type="spellStart"/>
      <w:r>
        <w:t>otherIDNo</w:t>
      </w:r>
      <w:proofErr w:type="spellEnd"/>
      <w:r>
        <w:t>": null,</w:t>
      </w:r>
    </w:p>
    <w:p w:rsidR="005132A5" w:rsidRDefault="005132A5" w:rsidP="005132A5">
      <w:pPr>
        <w:spacing w:after="0"/>
      </w:pPr>
      <w:r>
        <w:t xml:space="preserve">                                "</w:t>
      </w:r>
      <w:proofErr w:type="spellStart"/>
      <w:r>
        <w:t>ownerPermanentAddress</w:t>
      </w:r>
      <w:proofErr w:type="spellEnd"/>
      <w:r>
        <w:t>": null,</w:t>
      </w:r>
    </w:p>
    <w:p w:rsidR="005132A5" w:rsidRDefault="005132A5" w:rsidP="005132A5">
      <w:pPr>
        <w:spacing w:after="0"/>
      </w:pPr>
      <w:r>
        <w:t xml:space="preserve">                                "</w:t>
      </w:r>
      <w:proofErr w:type="spellStart"/>
      <w:r>
        <w:t>ownerPermanentPinCode</w:t>
      </w:r>
      <w:proofErr w:type="spellEnd"/>
      <w:r>
        <w:t>": null,</w:t>
      </w:r>
    </w:p>
    <w:p w:rsidR="005132A5" w:rsidRDefault="005132A5" w:rsidP="005132A5">
      <w:pPr>
        <w:spacing w:after="0"/>
      </w:pPr>
      <w:r>
        <w:t xml:space="preserve">                                "</w:t>
      </w:r>
      <w:proofErr w:type="spellStart"/>
      <w:r>
        <w:t>ownerCommunicationAddress</w:t>
      </w:r>
      <w:proofErr w:type="spellEnd"/>
      <w:r>
        <w:t>": null,</w:t>
      </w:r>
    </w:p>
    <w:p w:rsidR="005132A5" w:rsidRDefault="005132A5" w:rsidP="005132A5">
      <w:pPr>
        <w:spacing w:after="0"/>
      </w:pPr>
      <w:r>
        <w:t xml:space="preserve">                                "</w:t>
      </w:r>
      <w:proofErr w:type="spellStart"/>
      <w:r>
        <w:t>ownerCommunicationPincode</w:t>
      </w:r>
      <w:proofErr w:type="spellEnd"/>
      <w:r>
        <w:t>": null,</w:t>
      </w:r>
    </w:p>
    <w:p w:rsidR="005132A5" w:rsidRDefault="005132A5" w:rsidP="005132A5">
      <w:pPr>
        <w:spacing w:after="0"/>
      </w:pPr>
      <w:r>
        <w:t xml:space="preserve">                                "photo": null,</w:t>
      </w:r>
    </w:p>
    <w:p w:rsidR="005132A5" w:rsidRDefault="005132A5" w:rsidP="005132A5">
      <w:pPr>
        <w:spacing w:after="0"/>
      </w:pPr>
      <w:r>
        <w:t xml:space="preserve">                                "</w:t>
      </w:r>
      <w:proofErr w:type="spellStart"/>
      <w:r>
        <w:t>mobileNo</w:t>
      </w:r>
      <w:proofErr w:type="spellEnd"/>
      <w:r>
        <w:t>": null,</w:t>
      </w:r>
    </w:p>
    <w:p w:rsidR="005132A5" w:rsidRDefault="005132A5" w:rsidP="005132A5">
      <w:pPr>
        <w:spacing w:after="0"/>
      </w:pPr>
      <w:r>
        <w:t xml:space="preserve">                                "</w:t>
      </w:r>
      <w:proofErr w:type="spellStart"/>
      <w:r>
        <w:t>emailID</w:t>
      </w:r>
      <w:proofErr w:type="spellEnd"/>
      <w:r>
        <w:t>": null,</w:t>
      </w:r>
    </w:p>
    <w:p w:rsidR="005132A5" w:rsidRDefault="005132A5" w:rsidP="005132A5">
      <w:pPr>
        <w:spacing w:after="0"/>
      </w:pPr>
      <w:r>
        <w:t xml:space="preserve">                                "</w:t>
      </w:r>
      <w:proofErr w:type="spellStart"/>
      <w:r>
        <w:t>relationType</w:t>
      </w:r>
      <w:proofErr w:type="spellEnd"/>
      <w:r>
        <w:t>": null,</w:t>
      </w:r>
    </w:p>
    <w:p w:rsidR="005132A5" w:rsidRDefault="005132A5" w:rsidP="005132A5">
      <w:pPr>
        <w:spacing w:after="0"/>
      </w:pPr>
      <w:r>
        <w:t xml:space="preserve">                                "</w:t>
      </w:r>
      <w:proofErr w:type="spellStart"/>
      <w:r>
        <w:t>nameOfRelation</w:t>
      </w:r>
      <w:proofErr w:type="spellEnd"/>
      <w:r>
        <w:t>": null,</w:t>
      </w:r>
    </w:p>
    <w:p w:rsidR="005132A5" w:rsidRDefault="005132A5" w:rsidP="005132A5">
      <w:pPr>
        <w:spacing w:after="0"/>
      </w:pPr>
      <w:r>
        <w:t xml:space="preserve">                                "</w:t>
      </w:r>
      <w:proofErr w:type="spellStart"/>
      <w:r>
        <w:t>panNumber</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"organisations": [</w:t>
      </w:r>
    </w:p>
    <w:p w:rsidR="005132A5" w:rsidRDefault="005132A5" w:rsidP="005132A5">
      <w:pPr>
        <w:spacing w:after="0"/>
      </w:pPr>
      <w:r>
        <w:t xml:space="preserve">            {</w:t>
      </w:r>
    </w:p>
    <w:p w:rsidR="005132A5" w:rsidRDefault="005132A5" w:rsidP="005132A5">
      <w:pPr>
        <w:spacing w:after="0"/>
      </w:pPr>
      <w:r>
        <w:t xml:space="preserve">                "</w:t>
      </w:r>
      <w:proofErr w:type="spellStart"/>
      <w:r>
        <w:t>organisationName</w:t>
      </w:r>
      <w:proofErr w:type="spellEnd"/>
      <w:r>
        <w:t>": "Bangalore Development Authority",</w:t>
      </w:r>
    </w:p>
    <w:p w:rsidR="005132A5" w:rsidRDefault="005132A5" w:rsidP="005132A5">
      <w:pPr>
        <w:spacing w:after="0"/>
      </w:pPr>
      <w:r>
        <w:t xml:space="preserve">                "</w:t>
      </w:r>
      <w:proofErr w:type="spellStart"/>
      <w:r>
        <w:t>otherIDForProofType</w:t>
      </w:r>
      <w:proofErr w:type="spellEnd"/>
      <w:r>
        <w:t>": null,</w:t>
      </w:r>
    </w:p>
    <w:p w:rsidR="005132A5" w:rsidRDefault="005132A5" w:rsidP="005132A5">
      <w:pPr>
        <w:spacing w:after="0"/>
      </w:pPr>
      <w:r>
        <w:t xml:space="preserve">                "</w:t>
      </w:r>
      <w:proofErr w:type="spellStart"/>
      <w:r>
        <w:t>otherIDNo</w:t>
      </w:r>
      <w:proofErr w:type="spellEnd"/>
      <w:r>
        <w:t>": null,</w:t>
      </w:r>
    </w:p>
    <w:p w:rsidR="005132A5" w:rsidRDefault="005132A5" w:rsidP="005132A5">
      <w:pPr>
        <w:spacing w:after="0"/>
      </w:pPr>
      <w:r>
        <w:t xml:space="preserve">                "</w:t>
      </w:r>
      <w:proofErr w:type="spellStart"/>
      <w:r>
        <w:t>ownershipAcquiredType</w:t>
      </w:r>
      <w:proofErr w:type="spellEnd"/>
      <w:r>
        <w:t>": null,</w:t>
      </w:r>
    </w:p>
    <w:p w:rsidR="005132A5" w:rsidRDefault="005132A5" w:rsidP="005132A5">
      <w:pPr>
        <w:spacing w:after="0"/>
      </w:pPr>
      <w:r>
        <w:t xml:space="preserve">                "</w:t>
      </w:r>
      <w:proofErr w:type="spellStart"/>
      <w:r>
        <w:t>panNumber</w:t>
      </w:r>
      <w:proofErr w:type="spellEnd"/>
      <w:r>
        <w:t>": null,</w:t>
      </w:r>
    </w:p>
    <w:p w:rsidR="005132A5" w:rsidRDefault="005132A5" w:rsidP="005132A5">
      <w:pPr>
        <w:spacing w:after="0"/>
      </w:pPr>
      <w:r>
        <w:t xml:space="preserve">                "</w:t>
      </w:r>
      <w:proofErr w:type="spellStart"/>
      <w:r>
        <w:t>permanentAddress</w:t>
      </w:r>
      <w:proofErr w:type="spellEnd"/>
      <w:r>
        <w:t>": null,</w:t>
      </w:r>
    </w:p>
    <w:p w:rsidR="005132A5" w:rsidRDefault="005132A5" w:rsidP="005132A5">
      <w:pPr>
        <w:spacing w:after="0"/>
      </w:pPr>
      <w:r>
        <w:t xml:space="preserve">                "</w:t>
      </w:r>
      <w:proofErr w:type="spellStart"/>
      <w:r>
        <w:t>permanentPinCode</w:t>
      </w:r>
      <w:proofErr w:type="spellEnd"/>
      <w:r>
        <w:t>": null,</w:t>
      </w:r>
    </w:p>
    <w:p w:rsidR="005132A5" w:rsidRDefault="005132A5" w:rsidP="005132A5">
      <w:pPr>
        <w:spacing w:after="0"/>
      </w:pPr>
      <w:r>
        <w:t xml:space="preserve">                "</w:t>
      </w:r>
      <w:proofErr w:type="spellStart"/>
      <w:r>
        <w:t>communicationAddress</w:t>
      </w:r>
      <w:proofErr w:type="spellEnd"/>
      <w:r>
        <w:t>": null,</w:t>
      </w:r>
    </w:p>
    <w:p w:rsidR="005132A5" w:rsidRDefault="005132A5" w:rsidP="005132A5">
      <w:pPr>
        <w:spacing w:after="0"/>
      </w:pPr>
      <w:r>
        <w:t xml:space="preserve">                "</w:t>
      </w:r>
      <w:proofErr w:type="spellStart"/>
      <w:r>
        <w:t>communicationPinCode</w:t>
      </w:r>
      <w:proofErr w:type="spellEnd"/>
      <w:r>
        <w:t>": "560020",</w:t>
      </w:r>
    </w:p>
    <w:p w:rsidR="005132A5" w:rsidRDefault="005132A5" w:rsidP="005132A5">
      <w:pPr>
        <w:spacing w:after="0"/>
      </w:pPr>
      <w:r>
        <w:t xml:space="preserve">                "</w:t>
      </w:r>
      <w:proofErr w:type="spellStart"/>
      <w:r>
        <w:t>mobileNo</w:t>
      </w:r>
      <w:proofErr w:type="spellEnd"/>
      <w:r>
        <w:t>": null,</w:t>
      </w:r>
    </w:p>
    <w:p w:rsidR="005132A5" w:rsidRDefault="005132A5" w:rsidP="005132A5">
      <w:pPr>
        <w:spacing w:after="0"/>
      </w:pPr>
      <w:r>
        <w:t xml:space="preserve">                "</w:t>
      </w:r>
      <w:proofErr w:type="spellStart"/>
      <w:r>
        <w:t>emailID</w:t>
      </w:r>
      <w:proofErr w:type="spellEnd"/>
      <w:r>
        <w:t>": "commissioner-bda@ka.gov.in",</w:t>
      </w:r>
    </w:p>
    <w:p w:rsidR="005132A5" w:rsidRDefault="005132A5" w:rsidP="005132A5">
      <w:pPr>
        <w:spacing w:after="0"/>
      </w:pPr>
      <w:r>
        <w:t xml:space="preserve">                "</w:t>
      </w:r>
      <w:proofErr w:type="spellStart"/>
      <w:r>
        <w:t>representativeDetails</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organisationsAuthorisedRepresentativeName</w:t>
      </w:r>
      <w:proofErr w:type="spellEnd"/>
      <w:r>
        <w:t>": "Commissioner",</w:t>
      </w:r>
    </w:p>
    <w:p w:rsidR="005132A5" w:rsidRDefault="005132A5" w:rsidP="005132A5">
      <w:pPr>
        <w:spacing w:after="0"/>
      </w:pPr>
      <w:r>
        <w:t xml:space="preserve">                        "</w:t>
      </w:r>
      <w:proofErr w:type="spellStart"/>
      <w:r>
        <w:t>organisationsAuthorisedRepresentativeRelationName</w:t>
      </w:r>
      <w:proofErr w:type="spellEnd"/>
      <w:r>
        <w:t>": null,</w:t>
      </w:r>
    </w:p>
    <w:p w:rsidR="005132A5" w:rsidRDefault="005132A5" w:rsidP="005132A5">
      <w:pPr>
        <w:spacing w:after="0"/>
      </w:pPr>
      <w:r>
        <w:t xml:space="preserve">                        "</w:t>
      </w:r>
      <w:proofErr w:type="spellStart"/>
      <w:r>
        <w:t>organisationsAuthorizedRepresentativeDesignation</w:t>
      </w:r>
      <w:proofErr w:type="spellEnd"/>
      <w:r>
        <w:t>": null,</w:t>
      </w:r>
    </w:p>
    <w:p w:rsidR="005132A5" w:rsidRDefault="005132A5" w:rsidP="005132A5">
      <w:pPr>
        <w:spacing w:after="0"/>
      </w:pPr>
      <w:r>
        <w:t xml:space="preserve">                        "</w:t>
      </w:r>
      <w:proofErr w:type="spellStart"/>
      <w:r>
        <w:t>organisationsAuthorizedRepresentativePhoto</w:t>
      </w:r>
      <w:proofErr w:type="spellEnd"/>
      <w:r>
        <w:t>": null,</w:t>
      </w:r>
    </w:p>
    <w:p w:rsidR="005132A5" w:rsidRDefault="005132A5" w:rsidP="005132A5">
      <w:pPr>
        <w:spacing w:after="0"/>
      </w:pPr>
      <w:r>
        <w:t xml:space="preserve">                        "</w:t>
      </w:r>
      <w:proofErr w:type="spellStart"/>
      <w:r>
        <w:t>repRelationship</w:t>
      </w:r>
      <w:proofErr w:type="spellEnd"/>
      <w:r>
        <w:t>": null,</w:t>
      </w:r>
    </w:p>
    <w:p w:rsidR="005132A5" w:rsidRDefault="005132A5" w:rsidP="005132A5">
      <w:pPr>
        <w:spacing w:after="0"/>
      </w:pPr>
      <w:r>
        <w:t xml:space="preserve">                        "</w:t>
      </w:r>
      <w:proofErr w:type="spellStart"/>
      <w:r>
        <w:t>otherIDForProofType</w:t>
      </w:r>
      <w:proofErr w:type="spellEnd"/>
      <w:r>
        <w:t>": null,</w:t>
      </w:r>
    </w:p>
    <w:p w:rsidR="005132A5" w:rsidRDefault="005132A5" w:rsidP="005132A5">
      <w:pPr>
        <w:spacing w:after="0"/>
      </w:pPr>
      <w:r>
        <w:t xml:space="preserve">                        "</w:t>
      </w:r>
      <w:proofErr w:type="spellStart"/>
      <w:r>
        <w:t>otherIDNo</w:t>
      </w:r>
      <w:proofErr w:type="spellEnd"/>
      <w:r>
        <w:t>": null,</w:t>
      </w:r>
    </w:p>
    <w:p w:rsidR="005132A5" w:rsidRDefault="005132A5" w:rsidP="005132A5">
      <w:pPr>
        <w:spacing w:after="0"/>
      </w:pPr>
      <w:r>
        <w:t xml:space="preserve">                        "</w:t>
      </w:r>
      <w:proofErr w:type="spellStart"/>
      <w:r>
        <w:t>panNumber</w:t>
      </w:r>
      <w:proofErr w:type="spellEnd"/>
      <w:r>
        <w:t>": null,</w:t>
      </w:r>
    </w:p>
    <w:p w:rsidR="005132A5" w:rsidRDefault="005132A5" w:rsidP="005132A5">
      <w:pPr>
        <w:spacing w:after="0"/>
      </w:pPr>
      <w:r>
        <w:t xml:space="preserve">                        "</w:t>
      </w:r>
      <w:proofErr w:type="spellStart"/>
      <w:r>
        <w:t>repPermanentAddress</w:t>
      </w:r>
      <w:proofErr w:type="spellEnd"/>
      <w:r>
        <w:t>": null,</w:t>
      </w:r>
    </w:p>
    <w:p w:rsidR="005132A5" w:rsidRDefault="005132A5" w:rsidP="005132A5">
      <w:pPr>
        <w:spacing w:after="0"/>
      </w:pPr>
      <w:r>
        <w:t xml:space="preserve">                        "</w:t>
      </w:r>
      <w:proofErr w:type="spellStart"/>
      <w:r>
        <w:t>repPermanentPinCode</w:t>
      </w:r>
      <w:proofErr w:type="spellEnd"/>
      <w:r>
        <w:t>": null,</w:t>
      </w:r>
    </w:p>
    <w:p w:rsidR="005132A5" w:rsidRDefault="005132A5" w:rsidP="005132A5">
      <w:pPr>
        <w:spacing w:after="0"/>
      </w:pPr>
      <w:r>
        <w:t xml:space="preserve">                        "</w:t>
      </w:r>
      <w:proofErr w:type="spellStart"/>
      <w:r>
        <w:t>repCommunicationAddress</w:t>
      </w:r>
      <w:proofErr w:type="spellEnd"/>
      <w:r>
        <w:t>": null,</w:t>
      </w:r>
    </w:p>
    <w:p w:rsidR="005132A5" w:rsidRDefault="005132A5" w:rsidP="005132A5">
      <w:pPr>
        <w:spacing w:after="0"/>
      </w:pPr>
      <w:r>
        <w:t xml:space="preserve">                        "</w:t>
      </w:r>
      <w:proofErr w:type="spellStart"/>
      <w:r>
        <w:t>repCommunicationPinCode</w:t>
      </w:r>
      <w:proofErr w:type="spellEnd"/>
      <w:r>
        <w:t>": null,</w:t>
      </w:r>
    </w:p>
    <w:p w:rsidR="005132A5" w:rsidRDefault="005132A5" w:rsidP="005132A5">
      <w:pPr>
        <w:spacing w:after="0"/>
      </w:pPr>
      <w:r>
        <w:t xml:space="preserve">                        "photo": null,</w:t>
      </w:r>
    </w:p>
    <w:p w:rsidR="005132A5" w:rsidRDefault="005132A5" w:rsidP="005132A5">
      <w:pPr>
        <w:spacing w:after="0"/>
      </w:pPr>
      <w:r>
        <w:t xml:space="preserve">                        "</w:t>
      </w:r>
      <w:proofErr w:type="spellStart"/>
      <w:r>
        <w:t>mobileNo</w:t>
      </w:r>
      <w:proofErr w:type="spellEnd"/>
      <w:r>
        <w:t>": null,</w:t>
      </w:r>
    </w:p>
    <w:p w:rsidR="005132A5" w:rsidRDefault="005132A5" w:rsidP="005132A5">
      <w:pPr>
        <w:spacing w:after="0"/>
      </w:pPr>
      <w:r>
        <w:t xml:space="preserve">                        "</w:t>
      </w:r>
      <w:proofErr w:type="spellStart"/>
      <w:r>
        <w:t>emailID</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propertyDetails</w:t>
      </w:r>
      <w:proofErr w:type="spellEnd"/>
      <w:r>
        <w:t>": {</w:t>
      </w:r>
    </w:p>
    <w:p w:rsidR="005132A5" w:rsidRDefault="005132A5" w:rsidP="005132A5">
      <w:pPr>
        <w:spacing w:after="0"/>
      </w:pPr>
      <w:r>
        <w:t xml:space="preserve">            "</w:t>
      </w:r>
      <w:proofErr w:type="spellStart"/>
      <w:r>
        <w:t>propertyIndentification</w:t>
      </w:r>
      <w:proofErr w:type="spellEnd"/>
      <w:r>
        <w:t>": {</w:t>
      </w:r>
    </w:p>
    <w:p w:rsidR="005132A5" w:rsidRDefault="005132A5" w:rsidP="005132A5">
      <w:pPr>
        <w:spacing w:after="0"/>
      </w:pPr>
      <w:r>
        <w:t xml:space="preserve">                "</w:t>
      </w:r>
      <w:proofErr w:type="spellStart"/>
      <w:r>
        <w:t>bdaPID</w:t>
      </w:r>
      <w:proofErr w:type="spellEnd"/>
      <w:r>
        <w:t>": "T000062584",</w:t>
      </w:r>
    </w:p>
    <w:p w:rsidR="005132A5" w:rsidRDefault="005132A5" w:rsidP="005132A5">
      <w:pPr>
        <w:spacing w:after="0"/>
      </w:pPr>
      <w:r>
        <w:t xml:space="preserve">                "</w:t>
      </w:r>
      <w:proofErr w:type="spellStart"/>
      <w:r>
        <w:t>ulmsOfficeCode</w:t>
      </w:r>
      <w:proofErr w:type="spellEnd"/>
      <w:r>
        <w:t>": null,</w:t>
      </w:r>
    </w:p>
    <w:p w:rsidR="005132A5" w:rsidRDefault="005132A5" w:rsidP="005132A5">
      <w:pPr>
        <w:spacing w:after="0"/>
      </w:pPr>
      <w:r>
        <w:t xml:space="preserve">                "</w:t>
      </w:r>
      <w:proofErr w:type="spellStart"/>
      <w:r>
        <w:t>ulmspin</w:t>
      </w:r>
      <w:proofErr w:type="spellEnd"/>
      <w:r>
        <w:t>": null,</w:t>
      </w:r>
    </w:p>
    <w:p w:rsidR="005132A5" w:rsidRDefault="005132A5" w:rsidP="005132A5">
      <w:pPr>
        <w:spacing w:after="0"/>
      </w:pPr>
      <w:r>
        <w:t xml:space="preserve">                "</w:t>
      </w:r>
      <w:proofErr w:type="spellStart"/>
      <w:r>
        <w:t>propertyOldNumber</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propertyCharacterstics</w:t>
      </w:r>
      <w:proofErr w:type="spellEnd"/>
      <w:r>
        <w:t>": {</w:t>
      </w:r>
    </w:p>
    <w:p w:rsidR="005132A5" w:rsidRDefault="005132A5" w:rsidP="005132A5">
      <w:pPr>
        <w:spacing w:after="0"/>
      </w:pPr>
      <w:r>
        <w:t xml:space="preserve">                "</w:t>
      </w:r>
      <w:proofErr w:type="spellStart"/>
      <w:r>
        <w:t>depatmentPropertyClassification</w:t>
      </w:r>
      <w:proofErr w:type="spellEnd"/>
      <w:r>
        <w:t>": "1",</w:t>
      </w:r>
    </w:p>
    <w:p w:rsidR="005132A5" w:rsidRDefault="005132A5" w:rsidP="005132A5">
      <w:pPr>
        <w:spacing w:after="0"/>
      </w:pPr>
      <w:r>
        <w:t xml:space="preserve">                "</w:t>
      </w:r>
      <w:proofErr w:type="spellStart"/>
      <w:r>
        <w:t>developmentSubType</w:t>
      </w:r>
      <w:proofErr w:type="spellEnd"/>
      <w:r>
        <w:t>": "2",</w:t>
      </w:r>
    </w:p>
    <w:p w:rsidR="005132A5" w:rsidRDefault="005132A5" w:rsidP="005132A5">
      <w:pPr>
        <w:spacing w:after="0"/>
      </w:pPr>
      <w:r>
        <w:t xml:space="preserve">                "</w:t>
      </w:r>
      <w:proofErr w:type="spellStart"/>
      <w:r>
        <w:t>propertyType</w:t>
      </w:r>
      <w:proofErr w:type="spellEnd"/>
      <w:r>
        <w:t>": "3",</w:t>
      </w:r>
    </w:p>
    <w:p w:rsidR="005132A5" w:rsidRDefault="005132A5" w:rsidP="005132A5">
      <w:pPr>
        <w:spacing w:after="0"/>
      </w:pPr>
      <w:r>
        <w:t xml:space="preserve">                "</w:t>
      </w:r>
      <w:proofErr w:type="spellStart"/>
      <w:r>
        <w:t>propertyClassification</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khataDetail</w:t>
      </w:r>
      <w:proofErr w:type="spellEnd"/>
      <w:r>
        <w:t>": {</w:t>
      </w:r>
    </w:p>
    <w:p w:rsidR="005132A5" w:rsidRDefault="005132A5" w:rsidP="005132A5">
      <w:pPr>
        <w:spacing w:after="0"/>
      </w:pPr>
      <w:r>
        <w:t xml:space="preserve">                "</w:t>
      </w:r>
      <w:proofErr w:type="spellStart"/>
      <w:r>
        <w:t>khataNo</w:t>
      </w:r>
      <w:proofErr w:type="spellEnd"/>
      <w:r>
        <w:t>": null,</w:t>
      </w:r>
    </w:p>
    <w:p w:rsidR="005132A5" w:rsidRDefault="005132A5" w:rsidP="005132A5">
      <w:pPr>
        <w:spacing w:after="0"/>
      </w:pPr>
      <w:r>
        <w:t xml:space="preserve">                "</w:t>
      </w:r>
      <w:proofErr w:type="spellStart"/>
      <w:r>
        <w:t>khata_Approval_Date</w:t>
      </w:r>
      <w:proofErr w:type="spellEnd"/>
      <w:r>
        <w:t>": "2025-03-20T13:50:56.853667"</w:t>
      </w:r>
    </w:p>
    <w:p w:rsidR="005132A5" w:rsidRDefault="005132A5" w:rsidP="005132A5">
      <w:pPr>
        <w:spacing w:after="0"/>
      </w:pPr>
      <w:r>
        <w:t xml:space="preserve">            },</w:t>
      </w:r>
    </w:p>
    <w:p w:rsidR="005132A5" w:rsidRDefault="005132A5" w:rsidP="005132A5">
      <w:pPr>
        <w:spacing w:after="0"/>
      </w:pPr>
      <w:r>
        <w:t xml:space="preserve">            "site": {</w:t>
      </w:r>
    </w:p>
    <w:p w:rsidR="005132A5" w:rsidRDefault="005132A5" w:rsidP="005132A5">
      <w:pPr>
        <w:spacing w:after="0"/>
      </w:pPr>
      <w:r>
        <w:t xml:space="preserve">                "</w:t>
      </w:r>
      <w:proofErr w:type="spellStart"/>
      <w:r>
        <w:t>siteNo</w:t>
      </w:r>
      <w:proofErr w:type="spellEnd"/>
      <w:r>
        <w:t>": null,</w:t>
      </w:r>
    </w:p>
    <w:p w:rsidR="005132A5" w:rsidRDefault="005132A5" w:rsidP="005132A5">
      <w:pPr>
        <w:spacing w:after="0"/>
      </w:pPr>
      <w:r>
        <w:t xml:space="preserve">                "</w:t>
      </w:r>
      <w:proofErr w:type="spellStart"/>
      <w:r>
        <w:t>surveyNo</w:t>
      </w:r>
      <w:proofErr w:type="spellEnd"/>
      <w:r>
        <w:t>": null,</w:t>
      </w:r>
    </w:p>
    <w:p w:rsidR="005132A5" w:rsidRDefault="005132A5" w:rsidP="005132A5">
      <w:pPr>
        <w:spacing w:after="0"/>
      </w:pPr>
      <w:r>
        <w:t xml:space="preserve">                "</w:t>
      </w:r>
      <w:proofErr w:type="spellStart"/>
      <w:r>
        <w:t>landusepropertyCategory</w:t>
      </w:r>
      <w:proofErr w:type="spellEnd"/>
      <w:r>
        <w:t>": "",</w:t>
      </w:r>
    </w:p>
    <w:p w:rsidR="005132A5" w:rsidRDefault="005132A5" w:rsidP="005132A5">
      <w:pPr>
        <w:spacing w:after="0"/>
      </w:pPr>
      <w:r>
        <w:t xml:space="preserve">                "</w:t>
      </w:r>
      <w:proofErr w:type="spellStart"/>
      <w:r>
        <w:t>cornerSite</w:t>
      </w:r>
      <w:proofErr w:type="spellEnd"/>
      <w:r>
        <w:t>": "2",</w:t>
      </w:r>
    </w:p>
    <w:p w:rsidR="005132A5" w:rsidRDefault="005132A5" w:rsidP="005132A5">
      <w:pPr>
        <w:spacing w:after="0"/>
      </w:pPr>
      <w:r>
        <w:t xml:space="preserve">                "</w:t>
      </w:r>
      <w:proofErr w:type="spellStart"/>
      <w:r>
        <w:t>dimensionUoM</w:t>
      </w:r>
      <w:proofErr w:type="spellEnd"/>
      <w:r>
        <w:t>": "",</w:t>
      </w:r>
    </w:p>
    <w:p w:rsidR="005132A5" w:rsidRDefault="005132A5" w:rsidP="005132A5">
      <w:pPr>
        <w:spacing w:after="0"/>
      </w:pPr>
      <w:r>
        <w:t xml:space="preserve">                "</w:t>
      </w:r>
      <w:proofErr w:type="spellStart"/>
      <w:r>
        <w:t>siteMeasurementN</w:t>
      </w:r>
      <w:proofErr w:type="spellEnd"/>
      <w:r>
        <w:t>": null,</w:t>
      </w:r>
    </w:p>
    <w:p w:rsidR="005132A5" w:rsidRDefault="005132A5" w:rsidP="005132A5">
      <w:pPr>
        <w:spacing w:after="0"/>
      </w:pPr>
      <w:r>
        <w:t xml:space="preserve">                "</w:t>
      </w:r>
      <w:proofErr w:type="spellStart"/>
      <w:r>
        <w:t>siteMeasurementE</w:t>
      </w:r>
      <w:proofErr w:type="spellEnd"/>
      <w:r>
        <w:t>": null,</w:t>
      </w:r>
    </w:p>
    <w:p w:rsidR="005132A5" w:rsidRDefault="005132A5" w:rsidP="005132A5">
      <w:pPr>
        <w:spacing w:after="0"/>
      </w:pPr>
      <w:r>
        <w:t xml:space="preserve">                "</w:t>
      </w:r>
      <w:proofErr w:type="spellStart"/>
      <w:r>
        <w:t>sitelandExtentUoM</w:t>
      </w:r>
      <w:proofErr w:type="spellEnd"/>
      <w:r>
        <w:t>": "",</w:t>
      </w:r>
    </w:p>
    <w:p w:rsidR="005132A5" w:rsidRDefault="005132A5" w:rsidP="005132A5">
      <w:pPr>
        <w:spacing w:after="0"/>
      </w:pPr>
      <w:r>
        <w:t xml:space="preserve">                "</w:t>
      </w:r>
      <w:proofErr w:type="spellStart"/>
      <w:r>
        <w:t>siteLandExtent</w:t>
      </w:r>
      <w:proofErr w:type="spellEnd"/>
      <w:r>
        <w:t>": null,</w:t>
      </w:r>
    </w:p>
    <w:p w:rsidR="005132A5" w:rsidRDefault="005132A5" w:rsidP="005132A5">
      <w:pPr>
        <w:spacing w:after="0"/>
      </w:pPr>
      <w:r>
        <w:t xml:space="preserve">                "</w:t>
      </w:r>
      <w:proofErr w:type="spellStart"/>
      <w:r>
        <w:t>oddSite</w:t>
      </w:r>
      <w:proofErr w:type="spellEnd"/>
      <w:r>
        <w:t>": "",</w:t>
      </w:r>
    </w:p>
    <w:p w:rsidR="005132A5" w:rsidRDefault="005132A5" w:rsidP="005132A5">
      <w:pPr>
        <w:spacing w:after="0"/>
      </w:pPr>
      <w:r>
        <w:t xml:space="preserve">                "doestheoddsitehavea1anda2categories": "",</w:t>
      </w:r>
    </w:p>
    <w:p w:rsidR="005132A5" w:rsidRDefault="005132A5" w:rsidP="005132A5">
      <w:pPr>
        <w:spacing w:after="0"/>
      </w:pPr>
      <w:r>
        <w:t xml:space="preserve">                "</w:t>
      </w:r>
      <w:proofErr w:type="spellStart"/>
      <w:r>
        <w:t>dimensions_of_odd_site_eastwest</w:t>
      </w:r>
      <w:proofErr w:type="spellEnd"/>
      <w:r>
        <w:t>": null,</w:t>
      </w:r>
    </w:p>
    <w:p w:rsidR="005132A5" w:rsidRDefault="005132A5" w:rsidP="005132A5">
      <w:pPr>
        <w:spacing w:after="0"/>
      </w:pPr>
      <w:r>
        <w:t xml:space="preserve">                "</w:t>
      </w:r>
      <w:proofErr w:type="spellStart"/>
      <w:r>
        <w:t>dimensions_of_odd_site_northsouth</w:t>
      </w:r>
      <w:proofErr w:type="spellEnd"/>
      <w:r>
        <w:t>": null,</w:t>
      </w:r>
    </w:p>
    <w:p w:rsidR="005132A5" w:rsidRDefault="005132A5" w:rsidP="005132A5">
      <w:pPr>
        <w:spacing w:after="0"/>
      </w:pPr>
      <w:r>
        <w:t xml:space="preserve">                "a1": null,</w:t>
      </w:r>
    </w:p>
    <w:p w:rsidR="005132A5" w:rsidRDefault="005132A5" w:rsidP="005132A5">
      <w:pPr>
        <w:spacing w:after="0"/>
      </w:pPr>
      <w:r>
        <w:t xml:space="preserve">                "a2": null,</w:t>
      </w:r>
    </w:p>
    <w:p w:rsidR="005132A5" w:rsidRDefault="005132A5" w:rsidP="005132A5">
      <w:pPr>
        <w:spacing w:after="0"/>
      </w:pPr>
      <w:r>
        <w:t xml:space="preserve">                "totalofa1anda2": null,</w:t>
      </w:r>
    </w:p>
    <w:p w:rsidR="005132A5" w:rsidRDefault="005132A5" w:rsidP="005132A5">
      <w:pPr>
        <w:spacing w:after="0"/>
      </w:pPr>
      <w:r>
        <w:t xml:space="preserve">                "</w:t>
      </w:r>
      <w:proofErr w:type="spellStart"/>
      <w:r>
        <w:t>coordinateType</w:t>
      </w:r>
      <w:proofErr w:type="spellEnd"/>
      <w:r>
        <w:t>": null,</w:t>
      </w:r>
    </w:p>
    <w:p w:rsidR="005132A5" w:rsidRDefault="005132A5" w:rsidP="005132A5">
      <w:pPr>
        <w:spacing w:after="0"/>
      </w:pPr>
      <w:r>
        <w:t xml:space="preserve">                "latitude": 0,</w:t>
      </w:r>
    </w:p>
    <w:p w:rsidR="005132A5" w:rsidRDefault="005132A5" w:rsidP="005132A5">
      <w:pPr>
        <w:spacing w:after="0"/>
      </w:pPr>
      <w:r>
        <w:t xml:space="preserve">                "longitude": 0,</w:t>
      </w:r>
    </w:p>
    <w:p w:rsidR="005132A5" w:rsidRDefault="005132A5" w:rsidP="005132A5">
      <w:pPr>
        <w:spacing w:after="0"/>
      </w:pPr>
      <w:r>
        <w:t xml:space="preserve">                "</w:t>
      </w:r>
      <w:proofErr w:type="spellStart"/>
      <w:r>
        <w:t>checkbandiDetail</w:t>
      </w:r>
      <w:proofErr w:type="spellEnd"/>
      <w:r>
        <w:t>": {</w:t>
      </w:r>
    </w:p>
    <w:p w:rsidR="005132A5" w:rsidRDefault="005132A5" w:rsidP="005132A5">
      <w:pPr>
        <w:spacing w:after="0"/>
      </w:pPr>
      <w:r>
        <w:t xml:space="preserve">                    "</w:t>
      </w:r>
      <w:proofErr w:type="spellStart"/>
      <w:r>
        <w:t>landCheckbandiE</w:t>
      </w:r>
      <w:proofErr w:type="spellEnd"/>
      <w:r>
        <w:t>": null,</w:t>
      </w:r>
    </w:p>
    <w:p w:rsidR="005132A5" w:rsidRDefault="005132A5" w:rsidP="005132A5">
      <w:pPr>
        <w:spacing w:after="0"/>
      </w:pPr>
      <w:r>
        <w:t xml:space="preserve">                    "</w:t>
      </w:r>
      <w:proofErr w:type="spellStart"/>
      <w:r>
        <w:t>landCheckbandiW</w:t>
      </w:r>
      <w:proofErr w:type="spellEnd"/>
      <w:r>
        <w:t>": null,</w:t>
      </w:r>
    </w:p>
    <w:p w:rsidR="005132A5" w:rsidRDefault="005132A5" w:rsidP="005132A5">
      <w:pPr>
        <w:spacing w:after="0"/>
      </w:pPr>
      <w:r>
        <w:t xml:space="preserve">                    "</w:t>
      </w:r>
      <w:proofErr w:type="spellStart"/>
      <w:r>
        <w:t>landCheckbandiN</w:t>
      </w:r>
      <w:proofErr w:type="spellEnd"/>
      <w:r>
        <w:t>": null,</w:t>
      </w:r>
    </w:p>
    <w:p w:rsidR="005132A5" w:rsidRDefault="005132A5" w:rsidP="005132A5">
      <w:pPr>
        <w:spacing w:after="0"/>
      </w:pPr>
      <w:r>
        <w:t xml:space="preserve">                    "</w:t>
      </w:r>
      <w:proofErr w:type="spellStart"/>
      <w:r>
        <w:t>landCheckbandiS</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landParcels</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parcelType</w:t>
      </w:r>
      <w:proofErr w:type="spellEnd"/>
      <w:r>
        <w:t>": null,</w:t>
      </w:r>
    </w:p>
    <w:p w:rsidR="005132A5" w:rsidRDefault="005132A5" w:rsidP="005132A5">
      <w:pPr>
        <w:spacing w:after="0"/>
      </w:pPr>
      <w:r>
        <w:t xml:space="preserve">                        "</w:t>
      </w:r>
      <w:proofErr w:type="spellStart"/>
      <w:r>
        <w:t>dimensionUom</w:t>
      </w:r>
      <w:proofErr w:type="spellEnd"/>
      <w:r>
        <w:t>": null,</w:t>
      </w:r>
    </w:p>
    <w:p w:rsidR="005132A5" w:rsidRDefault="005132A5" w:rsidP="005132A5">
      <w:pPr>
        <w:spacing w:after="0"/>
      </w:pPr>
      <w:r>
        <w:t xml:space="preserve">                        "lengthOfSide1": null,</w:t>
      </w:r>
    </w:p>
    <w:p w:rsidR="005132A5" w:rsidRDefault="005132A5" w:rsidP="005132A5">
      <w:pPr>
        <w:spacing w:after="0"/>
      </w:pPr>
      <w:r>
        <w:t xml:space="preserve">                        "breadthOfSide1": null,</w:t>
      </w:r>
    </w:p>
    <w:p w:rsidR="005132A5" w:rsidRDefault="005132A5" w:rsidP="005132A5">
      <w:pPr>
        <w:spacing w:after="0"/>
      </w:pPr>
      <w:r>
        <w:t xml:space="preserve">                        "lengthOfSide2": null,</w:t>
      </w:r>
    </w:p>
    <w:p w:rsidR="005132A5" w:rsidRDefault="005132A5" w:rsidP="005132A5">
      <w:pPr>
        <w:spacing w:after="0"/>
      </w:pPr>
      <w:r>
        <w:t xml:space="preserve">                        "breadthOfSide2": null,</w:t>
      </w:r>
    </w:p>
    <w:p w:rsidR="005132A5" w:rsidRDefault="005132A5" w:rsidP="005132A5">
      <w:pPr>
        <w:spacing w:after="0"/>
      </w:pPr>
      <w:r>
        <w:t xml:space="preserve">                        "</w:t>
      </w:r>
      <w:proofErr w:type="spellStart"/>
      <w:r>
        <w:t>siteExtentUom</w:t>
      </w:r>
      <w:proofErr w:type="spellEnd"/>
      <w:r>
        <w:t>": null,</w:t>
      </w:r>
    </w:p>
    <w:p w:rsidR="005132A5" w:rsidRDefault="005132A5" w:rsidP="005132A5">
      <w:pPr>
        <w:spacing w:after="0"/>
      </w:pPr>
      <w:r>
        <w:t xml:space="preserve">                        "</w:t>
      </w:r>
      <w:proofErr w:type="spellStart"/>
      <w:r>
        <w:t>landParcelSiteExtent</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buildingApartment</w:t>
      </w:r>
      <w:proofErr w:type="spellEnd"/>
      <w:r>
        <w:t>": {</w:t>
      </w:r>
    </w:p>
    <w:p w:rsidR="005132A5" w:rsidRDefault="005132A5" w:rsidP="005132A5">
      <w:pPr>
        <w:spacing w:after="0"/>
      </w:pPr>
      <w:r>
        <w:t xml:space="preserve">                "</w:t>
      </w:r>
      <w:proofErr w:type="spellStart"/>
      <w:r>
        <w:t>basePID</w:t>
      </w:r>
      <w:proofErr w:type="spellEnd"/>
      <w:r>
        <w:t>": "T000062584",</w:t>
      </w:r>
    </w:p>
    <w:p w:rsidR="005132A5" w:rsidRDefault="005132A5" w:rsidP="005132A5">
      <w:pPr>
        <w:spacing w:after="0"/>
      </w:pPr>
      <w:r>
        <w:t xml:space="preserve">                "</w:t>
      </w:r>
      <w:proofErr w:type="spellStart"/>
      <w:r>
        <w:t>doorNo</w:t>
      </w:r>
      <w:proofErr w:type="spellEnd"/>
      <w:r>
        <w:t>": null,</w:t>
      </w:r>
    </w:p>
    <w:p w:rsidR="005132A5" w:rsidRDefault="005132A5" w:rsidP="005132A5">
      <w:pPr>
        <w:spacing w:after="0"/>
      </w:pPr>
      <w:r>
        <w:t xml:space="preserve">                "</w:t>
      </w:r>
      <w:proofErr w:type="spellStart"/>
      <w:r>
        <w:t>buildingExtentUOM</w:t>
      </w:r>
      <w:proofErr w:type="spellEnd"/>
      <w:r>
        <w:t>": "",</w:t>
      </w:r>
    </w:p>
    <w:p w:rsidR="005132A5" w:rsidRDefault="005132A5" w:rsidP="005132A5">
      <w:pPr>
        <w:spacing w:after="0"/>
      </w:pPr>
      <w:r>
        <w:t xml:space="preserve">                "</w:t>
      </w:r>
      <w:proofErr w:type="spellStart"/>
      <w:r>
        <w:t>plinthArea</w:t>
      </w:r>
      <w:proofErr w:type="spellEnd"/>
      <w:r>
        <w:t>": null,</w:t>
      </w:r>
    </w:p>
    <w:p w:rsidR="005132A5" w:rsidRDefault="005132A5" w:rsidP="005132A5">
      <w:pPr>
        <w:spacing w:after="0"/>
      </w:pPr>
      <w:r>
        <w:t xml:space="preserve">                "</w:t>
      </w:r>
      <w:proofErr w:type="spellStart"/>
      <w:r>
        <w:t>builtUpArea</w:t>
      </w:r>
      <w:proofErr w:type="spellEnd"/>
      <w:r>
        <w:t>": null,</w:t>
      </w:r>
    </w:p>
    <w:p w:rsidR="005132A5" w:rsidRDefault="005132A5" w:rsidP="005132A5">
      <w:pPr>
        <w:spacing w:after="0"/>
      </w:pPr>
      <w:r>
        <w:t xml:space="preserve">                "</w:t>
      </w:r>
      <w:proofErr w:type="spellStart"/>
      <w:r>
        <w:t>carpetArea</w:t>
      </w:r>
      <w:proofErr w:type="spellEnd"/>
      <w:r>
        <w:t>": null,</w:t>
      </w:r>
    </w:p>
    <w:p w:rsidR="005132A5" w:rsidRDefault="005132A5" w:rsidP="005132A5">
      <w:pPr>
        <w:spacing w:after="0"/>
      </w:pPr>
      <w:r>
        <w:t xml:space="preserve">                "</w:t>
      </w:r>
      <w:proofErr w:type="spellStart"/>
      <w:r>
        <w:t>buildingSaleableExtent</w:t>
      </w:r>
      <w:proofErr w:type="spellEnd"/>
      <w:r>
        <w:t>": null,</w:t>
      </w:r>
    </w:p>
    <w:p w:rsidR="005132A5" w:rsidRDefault="005132A5" w:rsidP="005132A5">
      <w:pPr>
        <w:spacing w:after="0"/>
      </w:pPr>
      <w:r>
        <w:t xml:space="preserve">                "</w:t>
      </w:r>
      <w:proofErr w:type="spellStart"/>
      <w:r>
        <w:t>restrictedOrAdditionalBuiltUpArea</w:t>
      </w:r>
      <w:proofErr w:type="spellEnd"/>
      <w:r>
        <w:t>": null,</w:t>
      </w:r>
    </w:p>
    <w:p w:rsidR="005132A5" w:rsidRDefault="005132A5" w:rsidP="005132A5">
      <w:pPr>
        <w:spacing w:after="0"/>
      </w:pPr>
      <w:r>
        <w:t xml:space="preserve">                "</w:t>
      </w:r>
      <w:proofErr w:type="spellStart"/>
      <w:r>
        <w:t>udrOrLandShareFraction</w:t>
      </w:r>
      <w:proofErr w:type="spellEnd"/>
      <w:r>
        <w:t>": null,</w:t>
      </w:r>
    </w:p>
    <w:p w:rsidR="005132A5" w:rsidRDefault="005132A5" w:rsidP="005132A5">
      <w:pPr>
        <w:spacing w:after="0"/>
      </w:pPr>
      <w:r>
        <w:t xml:space="preserve">                "</w:t>
      </w:r>
      <w:proofErr w:type="spellStart"/>
      <w:r>
        <w:t>udrUoM</w:t>
      </w:r>
      <w:proofErr w:type="spellEnd"/>
      <w:r>
        <w:t>": "",</w:t>
      </w:r>
    </w:p>
    <w:p w:rsidR="005132A5" w:rsidRDefault="005132A5" w:rsidP="005132A5">
      <w:pPr>
        <w:spacing w:after="0"/>
      </w:pPr>
      <w:r>
        <w:t xml:space="preserve">                "</w:t>
      </w:r>
      <w:proofErr w:type="spellStart"/>
      <w:r>
        <w:t>udrAreaOrLandShareArea</w:t>
      </w:r>
      <w:proofErr w:type="spellEnd"/>
      <w:r>
        <w:t>": null,</w:t>
      </w:r>
    </w:p>
    <w:p w:rsidR="005132A5" w:rsidRDefault="005132A5" w:rsidP="005132A5">
      <w:pPr>
        <w:spacing w:after="0"/>
      </w:pPr>
      <w:r>
        <w:t xml:space="preserve">                "</w:t>
      </w:r>
      <w:proofErr w:type="spellStart"/>
      <w:r>
        <w:t>buildingBlockuseOrPremiseUse</w:t>
      </w:r>
      <w:proofErr w:type="spellEnd"/>
      <w:r>
        <w:t>": null,</w:t>
      </w:r>
    </w:p>
    <w:p w:rsidR="005132A5" w:rsidRDefault="005132A5" w:rsidP="005132A5">
      <w:pPr>
        <w:spacing w:after="0"/>
      </w:pPr>
      <w:r>
        <w:t xml:space="preserve">                "</w:t>
      </w:r>
      <w:proofErr w:type="spellStart"/>
      <w:r>
        <w:t>buildingBlockSubUse</w:t>
      </w:r>
      <w:proofErr w:type="spellEnd"/>
      <w:r>
        <w:t>": null,</w:t>
      </w:r>
    </w:p>
    <w:p w:rsidR="005132A5" w:rsidRDefault="005132A5" w:rsidP="005132A5">
      <w:pPr>
        <w:spacing w:after="0"/>
      </w:pPr>
      <w:r>
        <w:t xml:space="preserve">                "</w:t>
      </w:r>
      <w:proofErr w:type="spellStart"/>
      <w:r>
        <w:t>totalNoOfFloors</w:t>
      </w:r>
      <w:proofErr w:type="spellEnd"/>
      <w:r>
        <w:t>": "",</w:t>
      </w:r>
    </w:p>
    <w:p w:rsidR="005132A5" w:rsidRDefault="005132A5" w:rsidP="005132A5">
      <w:pPr>
        <w:spacing w:after="0"/>
      </w:pPr>
      <w:r>
        <w:t xml:space="preserve">                "</w:t>
      </w:r>
      <w:proofErr w:type="spellStart"/>
      <w:r>
        <w:t>parkingdetails</w:t>
      </w:r>
      <w:proofErr w:type="spellEnd"/>
      <w:r>
        <w:t>": {</w:t>
      </w:r>
    </w:p>
    <w:p w:rsidR="005132A5" w:rsidRDefault="005132A5" w:rsidP="005132A5">
      <w:pPr>
        <w:spacing w:after="0"/>
      </w:pPr>
      <w:r>
        <w:t xml:space="preserve">                    "</w:t>
      </w:r>
      <w:proofErr w:type="spellStart"/>
      <w:r>
        <w:t>parkingAvailable</w:t>
      </w:r>
      <w:proofErr w:type="spellEnd"/>
      <w:r>
        <w:t>": null,</w:t>
      </w:r>
    </w:p>
    <w:p w:rsidR="005132A5" w:rsidRDefault="005132A5" w:rsidP="005132A5">
      <w:pPr>
        <w:spacing w:after="0"/>
      </w:pPr>
      <w:r>
        <w:t xml:space="preserve">                    "</w:t>
      </w:r>
      <w:proofErr w:type="spellStart"/>
      <w:r>
        <w:t>totalParkingUnits</w:t>
      </w:r>
      <w:proofErr w:type="spellEnd"/>
      <w:r>
        <w:t>": null,</w:t>
      </w:r>
    </w:p>
    <w:p w:rsidR="005132A5" w:rsidRDefault="005132A5" w:rsidP="005132A5">
      <w:pPr>
        <w:spacing w:after="0"/>
      </w:pPr>
      <w:r>
        <w:t xml:space="preserve">                    "</w:t>
      </w:r>
      <w:proofErr w:type="spellStart"/>
      <w:r>
        <w:t>parking_Extent_UoM</w:t>
      </w:r>
      <w:proofErr w:type="spellEnd"/>
      <w:r>
        <w:t>": "1",</w:t>
      </w:r>
    </w:p>
    <w:p w:rsidR="005132A5" w:rsidRDefault="005132A5" w:rsidP="005132A5">
      <w:pPr>
        <w:spacing w:after="0"/>
      </w:pPr>
      <w:r>
        <w:t xml:space="preserve">                    "</w:t>
      </w:r>
      <w:proofErr w:type="spellStart"/>
      <w:r>
        <w:t>totalParkingArea</w:t>
      </w:r>
      <w:proofErr w:type="spellEnd"/>
      <w:r>
        <w:t>": "13.75",</w:t>
      </w:r>
    </w:p>
    <w:p w:rsidR="005132A5" w:rsidRDefault="005132A5" w:rsidP="005132A5">
      <w:pPr>
        <w:spacing w:after="0"/>
      </w:pPr>
      <w:r>
        <w:t xml:space="preserve">                    "</w:t>
      </w:r>
      <w:proofErr w:type="spellStart"/>
      <w:r>
        <w:t>twoWheelerparkingUnits</w:t>
      </w:r>
      <w:proofErr w:type="spellEnd"/>
      <w:r>
        <w:t>": null,</w:t>
      </w:r>
    </w:p>
    <w:p w:rsidR="005132A5" w:rsidRDefault="005132A5" w:rsidP="005132A5">
      <w:pPr>
        <w:spacing w:after="0"/>
      </w:pPr>
      <w:r>
        <w:t xml:space="preserve">                    "</w:t>
      </w:r>
      <w:proofErr w:type="spellStart"/>
      <w:r>
        <w:t>fourWheelerparkingUnits</w:t>
      </w:r>
      <w:proofErr w:type="spellEnd"/>
      <w:r>
        <w:t>": null,</w:t>
      </w:r>
    </w:p>
    <w:p w:rsidR="005132A5" w:rsidRDefault="005132A5" w:rsidP="005132A5">
      <w:pPr>
        <w:spacing w:after="0"/>
      </w:pPr>
      <w:r>
        <w:t xml:space="preserve">                    "</w:t>
      </w:r>
      <w:proofErr w:type="spellStart"/>
      <w:r>
        <w:t>coveredCarParkingAreaUOM</w:t>
      </w:r>
      <w:proofErr w:type="spellEnd"/>
      <w:r>
        <w:t>": null,</w:t>
      </w:r>
    </w:p>
    <w:p w:rsidR="005132A5" w:rsidRDefault="005132A5" w:rsidP="005132A5">
      <w:pPr>
        <w:spacing w:after="0"/>
      </w:pPr>
      <w:r>
        <w:t xml:space="preserve">                    "</w:t>
      </w:r>
      <w:proofErr w:type="spellStart"/>
      <w:r>
        <w:t>coveredCarParkingArea</w:t>
      </w:r>
      <w:proofErr w:type="spellEnd"/>
      <w:r>
        <w:t>": null,</w:t>
      </w:r>
    </w:p>
    <w:p w:rsidR="005132A5" w:rsidRDefault="005132A5" w:rsidP="005132A5">
      <w:pPr>
        <w:spacing w:after="0"/>
      </w:pPr>
      <w:r>
        <w:t xml:space="preserve">                    "</w:t>
      </w:r>
      <w:proofErr w:type="spellStart"/>
      <w:r>
        <w:t>openCarParkingAreaUom</w:t>
      </w:r>
      <w:proofErr w:type="spellEnd"/>
      <w:r>
        <w:t>": null,</w:t>
      </w:r>
    </w:p>
    <w:p w:rsidR="005132A5" w:rsidRDefault="005132A5" w:rsidP="005132A5">
      <w:pPr>
        <w:spacing w:after="0"/>
      </w:pPr>
      <w:r>
        <w:t xml:space="preserve">                    "</w:t>
      </w:r>
      <w:proofErr w:type="spellStart"/>
      <w:r>
        <w:t>openCarParkingArea</w:t>
      </w:r>
      <w:proofErr w:type="spellEnd"/>
      <w:r>
        <w:t>": null,</w:t>
      </w:r>
    </w:p>
    <w:p w:rsidR="005132A5" w:rsidRDefault="005132A5" w:rsidP="005132A5">
      <w:pPr>
        <w:spacing w:after="0"/>
      </w:pPr>
      <w:r>
        <w:t xml:space="preserve">                    "</w:t>
      </w:r>
      <w:proofErr w:type="spellStart"/>
      <w:r>
        <w:t>twoWheelerParkingAreaUom</w:t>
      </w:r>
      <w:proofErr w:type="spellEnd"/>
      <w:r>
        <w:t>": null,</w:t>
      </w:r>
    </w:p>
    <w:p w:rsidR="005132A5" w:rsidRDefault="005132A5" w:rsidP="005132A5">
      <w:pPr>
        <w:spacing w:after="0"/>
      </w:pPr>
      <w:r>
        <w:t xml:space="preserve">                    "</w:t>
      </w:r>
      <w:proofErr w:type="spellStart"/>
      <w:r>
        <w:t>twoWheelerParkingArea</w:t>
      </w:r>
      <w:proofErr w:type="spellEnd"/>
      <w:r>
        <w:t>": null,</w:t>
      </w:r>
    </w:p>
    <w:p w:rsidR="005132A5" w:rsidRDefault="005132A5" w:rsidP="005132A5">
      <w:pPr>
        <w:spacing w:after="0"/>
      </w:pPr>
      <w:r>
        <w:t xml:space="preserve">                    "</w:t>
      </w:r>
      <w:proofErr w:type="spellStart"/>
      <w:r>
        <w:t>parkingSpecific</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base_bda_pid</w:t>
      </w:r>
      <w:proofErr w:type="spellEnd"/>
      <w:r>
        <w:t>": "T000062584",</w:t>
      </w:r>
    </w:p>
    <w:p w:rsidR="005132A5" w:rsidRDefault="005132A5" w:rsidP="005132A5">
      <w:pPr>
        <w:spacing w:after="0"/>
      </w:pPr>
      <w:r>
        <w:t xml:space="preserve">                            "</w:t>
      </w:r>
      <w:proofErr w:type="spellStart"/>
      <w:r>
        <w:t>parking_lot_no</w:t>
      </w:r>
      <w:proofErr w:type="spellEnd"/>
      <w:r>
        <w:t>": "141",</w:t>
      </w:r>
    </w:p>
    <w:p w:rsidR="005132A5" w:rsidRDefault="005132A5" w:rsidP="005132A5">
      <w:pPr>
        <w:spacing w:after="0"/>
      </w:pPr>
      <w:r>
        <w:t xml:space="preserve">                            "</w:t>
      </w:r>
      <w:proofErr w:type="spellStart"/>
      <w:r>
        <w:t>parking_type</w:t>
      </w:r>
      <w:proofErr w:type="spellEnd"/>
      <w:r>
        <w:t>": 2,</w:t>
      </w:r>
    </w:p>
    <w:p w:rsidR="005132A5" w:rsidRDefault="005132A5" w:rsidP="005132A5">
      <w:pPr>
        <w:spacing w:after="0"/>
      </w:pPr>
      <w:r>
        <w:t xml:space="preserve">                            "</w:t>
      </w:r>
      <w:proofErr w:type="spellStart"/>
      <w:r>
        <w:t>floor_no</w:t>
      </w:r>
      <w:proofErr w:type="spellEnd"/>
      <w:r>
        <w:t>": "BASEMENT",</w:t>
      </w:r>
    </w:p>
    <w:p w:rsidR="005132A5" w:rsidRDefault="005132A5" w:rsidP="005132A5">
      <w:pPr>
        <w:spacing w:after="0"/>
      </w:pPr>
      <w:r>
        <w:t xml:space="preserve">                            "</w:t>
      </w:r>
      <w:proofErr w:type="spellStart"/>
      <w:r>
        <w:t>parking_extent_uom</w:t>
      </w:r>
      <w:proofErr w:type="spellEnd"/>
      <w:r>
        <w:t>": 1,</w:t>
      </w:r>
    </w:p>
    <w:p w:rsidR="005132A5" w:rsidRDefault="005132A5" w:rsidP="005132A5">
      <w:pPr>
        <w:spacing w:after="0"/>
      </w:pPr>
      <w:r>
        <w:t xml:space="preserve">                            "</w:t>
      </w:r>
      <w:proofErr w:type="spellStart"/>
      <w:r>
        <w:t>total_parking_extent</w:t>
      </w:r>
      <w:proofErr w:type="spellEnd"/>
      <w:r>
        <w:t>": "13.75",</w:t>
      </w:r>
    </w:p>
    <w:p w:rsidR="005132A5" w:rsidRDefault="005132A5" w:rsidP="005132A5">
      <w:pPr>
        <w:spacing w:after="0"/>
      </w:pPr>
      <w:r>
        <w:t xml:space="preserve">                            "</w:t>
      </w:r>
      <w:proofErr w:type="spellStart"/>
      <w:r>
        <w:t>parking_dimension_uom</w:t>
      </w:r>
      <w:proofErr w:type="spellEnd"/>
      <w:r>
        <w:t>": 1,</w:t>
      </w:r>
    </w:p>
    <w:p w:rsidR="005132A5" w:rsidRDefault="005132A5" w:rsidP="005132A5">
      <w:pPr>
        <w:spacing w:after="0"/>
      </w:pPr>
      <w:r>
        <w:t xml:space="preserve">                            "</w:t>
      </w:r>
      <w:proofErr w:type="spellStart"/>
      <w:r>
        <w:t>parking_east_west</w:t>
      </w:r>
      <w:proofErr w:type="spellEnd"/>
      <w:r>
        <w:t>": "3.66",</w:t>
      </w:r>
    </w:p>
    <w:p w:rsidR="005132A5" w:rsidRDefault="005132A5" w:rsidP="005132A5">
      <w:pPr>
        <w:spacing w:after="0"/>
      </w:pPr>
      <w:r>
        <w:t xml:space="preserve">                            "</w:t>
      </w:r>
      <w:proofErr w:type="spellStart"/>
      <w:r>
        <w:t>parking_north_south</w:t>
      </w:r>
      <w:proofErr w:type="spellEnd"/>
      <w:r>
        <w:t>": "6.94",</w:t>
      </w:r>
    </w:p>
    <w:p w:rsidR="005132A5" w:rsidRDefault="005132A5" w:rsidP="005132A5">
      <w:pPr>
        <w:spacing w:after="0"/>
      </w:pPr>
      <w:r>
        <w:t xml:space="preserve">                            "</w:t>
      </w:r>
      <w:proofErr w:type="spellStart"/>
      <w:r>
        <w:t>parkingCheckbandiDetails</w:t>
      </w:r>
      <w:proofErr w:type="spellEnd"/>
      <w:r>
        <w:t>": {</w:t>
      </w:r>
    </w:p>
    <w:p w:rsidR="005132A5" w:rsidRDefault="005132A5" w:rsidP="005132A5">
      <w:pPr>
        <w:spacing w:after="0"/>
      </w:pPr>
      <w:r>
        <w:t xml:space="preserve">                                "</w:t>
      </w:r>
      <w:proofErr w:type="spellStart"/>
      <w:r>
        <w:t>parkingCheckbandiE</w:t>
      </w:r>
      <w:proofErr w:type="spellEnd"/>
      <w:r>
        <w:t>": "C P 140",</w:t>
      </w:r>
    </w:p>
    <w:p w:rsidR="005132A5" w:rsidRDefault="005132A5" w:rsidP="005132A5">
      <w:pPr>
        <w:spacing w:after="0"/>
      </w:pPr>
      <w:r>
        <w:t xml:space="preserve">                                "</w:t>
      </w:r>
      <w:proofErr w:type="spellStart"/>
      <w:r>
        <w:t>parkingCheckbandiW</w:t>
      </w:r>
      <w:proofErr w:type="spellEnd"/>
      <w:r>
        <w:t>": "C P 142",</w:t>
      </w:r>
    </w:p>
    <w:p w:rsidR="005132A5" w:rsidRDefault="005132A5" w:rsidP="005132A5">
      <w:pPr>
        <w:spacing w:after="0"/>
      </w:pPr>
      <w:r>
        <w:t xml:space="preserve">                                "</w:t>
      </w:r>
      <w:proofErr w:type="spellStart"/>
      <w:r>
        <w:t>parkingCheckbandiN</w:t>
      </w:r>
      <w:proofErr w:type="spellEnd"/>
      <w:r>
        <w:t>": "DRIVEWAY",</w:t>
      </w:r>
    </w:p>
    <w:p w:rsidR="005132A5" w:rsidRDefault="005132A5" w:rsidP="005132A5">
      <w:pPr>
        <w:spacing w:after="0"/>
      </w:pPr>
      <w:r>
        <w:t xml:space="preserve">                                "</w:t>
      </w:r>
      <w:proofErr w:type="spellStart"/>
      <w:r>
        <w:t>parkingCheckbandiS</w:t>
      </w:r>
      <w:proofErr w:type="spellEnd"/>
      <w:r>
        <w:t>": "WALL"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apartmentadditionalinfo</w:t>
      </w:r>
      <w:proofErr w:type="spellEnd"/>
      <w:r>
        <w:t>": {</w:t>
      </w:r>
    </w:p>
    <w:p w:rsidR="005132A5" w:rsidRDefault="005132A5" w:rsidP="005132A5">
      <w:pPr>
        <w:spacing w:after="0"/>
      </w:pPr>
      <w:r>
        <w:t xml:space="preserve">                    "</w:t>
      </w:r>
      <w:proofErr w:type="spellStart"/>
      <w:r>
        <w:t>nameOfTheProjectComplex</w:t>
      </w:r>
      <w:proofErr w:type="spellEnd"/>
      <w:r>
        <w:t>": null,</w:t>
      </w:r>
    </w:p>
    <w:p w:rsidR="005132A5" w:rsidRDefault="005132A5" w:rsidP="005132A5">
      <w:pPr>
        <w:spacing w:after="0"/>
      </w:pPr>
      <w:r>
        <w:t xml:space="preserve">                    "</w:t>
      </w:r>
      <w:proofErr w:type="spellStart"/>
      <w:r>
        <w:t>phaseNo</w:t>
      </w:r>
      <w:proofErr w:type="spellEnd"/>
      <w:r>
        <w:t>": null,</w:t>
      </w:r>
    </w:p>
    <w:p w:rsidR="005132A5" w:rsidRDefault="005132A5" w:rsidP="005132A5">
      <w:pPr>
        <w:spacing w:after="0"/>
      </w:pPr>
      <w:r>
        <w:t xml:space="preserve">                    "</w:t>
      </w:r>
      <w:proofErr w:type="spellStart"/>
      <w:r>
        <w:t>floorNo</w:t>
      </w:r>
      <w:proofErr w:type="spellEnd"/>
      <w:r>
        <w:t>": null,</w:t>
      </w:r>
    </w:p>
    <w:p w:rsidR="005132A5" w:rsidRDefault="005132A5" w:rsidP="005132A5">
      <w:pPr>
        <w:spacing w:after="0"/>
      </w:pPr>
      <w:r>
        <w:t xml:space="preserve">                    "</w:t>
      </w:r>
      <w:proofErr w:type="spellStart"/>
      <w:r>
        <w:t>premiseNoOrFlatNo</w:t>
      </w:r>
      <w:proofErr w:type="spellEnd"/>
      <w:r>
        <w:t>": null,</w:t>
      </w:r>
    </w:p>
    <w:p w:rsidR="005132A5" w:rsidRDefault="005132A5" w:rsidP="005132A5">
      <w:pPr>
        <w:spacing w:after="0"/>
      </w:pPr>
      <w:r>
        <w:t xml:space="preserve">                    "</w:t>
      </w:r>
      <w:proofErr w:type="spellStart"/>
      <w:r>
        <w:t>flatExtentUOM</w:t>
      </w:r>
      <w:proofErr w:type="spellEnd"/>
      <w:r>
        <w:t>": "",</w:t>
      </w:r>
    </w:p>
    <w:p w:rsidR="005132A5" w:rsidRDefault="005132A5" w:rsidP="005132A5">
      <w:pPr>
        <w:spacing w:after="0"/>
      </w:pPr>
      <w:r>
        <w:t xml:space="preserve">                    "</w:t>
      </w:r>
      <w:proofErr w:type="spellStart"/>
      <w:r>
        <w:t>flatBuiltupArea</w:t>
      </w:r>
      <w:proofErr w:type="spellEnd"/>
      <w:r>
        <w:t>": null,</w:t>
      </w:r>
    </w:p>
    <w:p w:rsidR="005132A5" w:rsidRDefault="005132A5" w:rsidP="005132A5">
      <w:pPr>
        <w:spacing w:after="0"/>
      </w:pPr>
      <w:r>
        <w:t xml:space="preserve">                    "</w:t>
      </w:r>
      <w:proofErr w:type="spellStart"/>
      <w:r>
        <w:t>flatCarpetArea</w:t>
      </w:r>
      <w:proofErr w:type="spellEnd"/>
      <w:r>
        <w:t>": null,</w:t>
      </w:r>
    </w:p>
    <w:p w:rsidR="005132A5" w:rsidRDefault="005132A5" w:rsidP="005132A5">
      <w:pPr>
        <w:spacing w:after="0"/>
      </w:pPr>
      <w:r>
        <w:t xml:space="preserve">                    "</w:t>
      </w:r>
      <w:proofErr w:type="spellStart"/>
      <w:r>
        <w:t>flatSaleableExtent</w:t>
      </w:r>
      <w:proofErr w:type="spellEnd"/>
      <w:r>
        <w:t>": null,</w:t>
      </w:r>
    </w:p>
    <w:p w:rsidR="005132A5" w:rsidRDefault="005132A5" w:rsidP="005132A5">
      <w:pPr>
        <w:spacing w:after="0"/>
      </w:pPr>
      <w:r>
        <w:t xml:space="preserve">                    "</w:t>
      </w:r>
      <w:proofErr w:type="spellStart"/>
      <w:r>
        <w:t>additionalBuiltupArea</w:t>
      </w:r>
      <w:proofErr w:type="spellEnd"/>
      <w:r>
        <w:t>": null,</w:t>
      </w:r>
    </w:p>
    <w:p w:rsidR="005132A5" w:rsidRDefault="005132A5" w:rsidP="005132A5">
      <w:pPr>
        <w:spacing w:after="0"/>
      </w:pPr>
      <w:r>
        <w:t xml:space="preserve">                    "</w:t>
      </w:r>
      <w:proofErr w:type="spellStart"/>
      <w:r>
        <w:t>bhk</w:t>
      </w:r>
      <w:proofErr w:type="spellEnd"/>
      <w:r>
        <w:t>": "",</w:t>
      </w:r>
    </w:p>
    <w:p w:rsidR="005132A5" w:rsidRDefault="005132A5" w:rsidP="005132A5">
      <w:pPr>
        <w:spacing w:after="0"/>
      </w:pPr>
      <w:r>
        <w:t xml:space="preserve">                    "</w:t>
      </w:r>
      <w:proofErr w:type="spellStart"/>
      <w:r>
        <w:t>apartmentBlockNo</w:t>
      </w:r>
      <w:proofErr w:type="spellEnd"/>
      <w:r>
        <w:t>": null,</w:t>
      </w:r>
    </w:p>
    <w:p w:rsidR="005132A5" w:rsidRDefault="005132A5" w:rsidP="005132A5">
      <w:pPr>
        <w:spacing w:after="0"/>
      </w:pPr>
      <w:r>
        <w:t xml:space="preserve">                    "</w:t>
      </w:r>
      <w:proofErr w:type="spellStart"/>
      <w:r>
        <w:t>buildingBlockName</w:t>
      </w:r>
      <w:proofErr w:type="spellEnd"/>
      <w:r>
        <w:t>": null,</w:t>
      </w:r>
    </w:p>
    <w:p w:rsidR="005132A5" w:rsidRDefault="005132A5" w:rsidP="005132A5">
      <w:pPr>
        <w:spacing w:after="0"/>
      </w:pPr>
      <w:r>
        <w:t xml:space="preserve">                    "</w:t>
      </w:r>
      <w:proofErr w:type="spellStart"/>
      <w:r>
        <w:t>ownersAssociationName</w:t>
      </w:r>
      <w:proofErr w:type="spellEnd"/>
      <w:r>
        <w:t>": "",</w:t>
      </w:r>
    </w:p>
    <w:p w:rsidR="005132A5" w:rsidRDefault="005132A5" w:rsidP="005132A5">
      <w:pPr>
        <w:spacing w:after="0"/>
      </w:pPr>
      <w:r>
        <w:t xml:space="preserve">                    "</w:t>
      </w:r>
      <w:proofErr w:type="spellStart"/>
      <w:r>
        <w:t>ownersAsscociationCode</w:t>
      </w:r>
      <w:proofErr w:type="spellEnd"/>
      <w:r>
        <w:t>": "",</w:t>
      </w:r>
    </w:p>
    <w:p w:rsidR="005132A5" w:rsidRDefault="005132A5" w:rsidP="005132A5">
      <w:pPr>
        <w:spacing w:after="0"/>
      </w:pPr>
      <w:r>
        <w:t xml:space="preserve">                    "</w:t>
      </w:r>
      <w:proofErr w:type="spellStart"/>
      <w:r>
        <w:t>checkbandidetail</w:t>
      </w:r>
      <w:proofErr w:type="spellEnd"/>
      <w:r>
        <w:t>": {</w:t>
      </w:r>
    </w:p>
    <w:p w:rsidR="005132A5" w:rsidRDefault="005132A5" w:rsidP="005132A5">
      <w:pPr>
        <w:spacing w:after="0"/>
      </w:pPr>
      <w:r>
        <w:t xml:space="preserve">                        "</w:t>
      </w:r>
      <w:proofErr w:type="spellStart"/>
      <w:r>
        <w:t>flatCheckbandiE</w:t>
      </w:r>
      <w:proofErr w:type="spellEnd"/>
      <w:r>
        <w:t>": null,</w:t>
      </w:r>
    </w:p>
    <w:p w:rsidR="005132A5" w:rsidRDefault="005132A5" w:rsidP="005132A5">
      <w:pPr>
        <w:spacing w:after="0"/>
      </w:pPr>
      <w:r>
        <w:t xml:space="preserve">                        "</w:t>
      </w:r>
      <w:proofErr w:type="spellStart"/>
      <w:r>
        <w:t>flatCheckbandiW</w:t>
      </w:r>
      <w:proofErr w:type="spellEnd"/>
      <w:r>
        <w:t>": null,</w:t>
      </w:r>
    </w:p>
    <w:p w:rsidR="005132A5" w:rsidRDefault="005132A5" w:rsidP="005132A5">
      <w:pPr>
        <w:spacing w:after="0"/>
      </w:pPr>
      <w:r>
        <w:t xml:space="preserve">                        "</w:t>
      </w:r>
      <w:proofErr w:type="spellStart"/>
      <w:r>
        <w:t>flatCheckbandiN</w:t>
      </w:r>
      <w:proofErr w:type="spellEnd"/>
      <w:r>
        <w:t>": null,</w:t>
      </w:r>
    </w:p>
    <w:p w:rsidR="005132A5" w:rsidRDefault="005132A5" w:rsidP="005132A5">
      <w:pPr>
        <w:spacing w:after="0"/>
      </w:pPr>
      <w:r>
        <w:t xml:space="preserve">                        "</w:t>
      </w:r>
      <w:proofErr w:type="spellStart"/>
      <w:r>
        <w:t>flatCheckbandiS</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floordetails</w:t>
      </w:r>
      <w:proofErr w:type="spellEnd"/>
      <w:r>
        <w:t>": [</w:t>
      </w:r>
    </w:p>
    <w:p w:rsidR="005132A5" w:rsidRDefault="005132A5" w:rsidP="005132A5">
      <w:pPr>
        <w:spacing w:after="0"/>
      </w:pPr>
      <w:r>
        <w:t xml:space="preserve">                    {</w:t>
      </w:r>
    </w:p>
    <w:p w:rsidR="005132A5" w:rsidRDefault="005132A5" w:rsidP="005132A5">
      <w:pPr>
        <w:spacing w:after="0"/>
      </w:pPr>
      <w:r>
        <w:t xml:space="preserve">                        "</w:t>
      </w:r>
      <w:proofErr w:type="spellStart"/>
      <w:r>
        <w:t>floorNo</w:t>
      </w:r>
      <w:proofErr w:type="spellEnd"/>
      <w:r>
        <w:t>": null,</w:t>
      </w:r>
    </w:p>
    <w:p w:rsidR="005132A5" w:rsidRDefault="005132A5" w:rsidP="005132A5">
      <w:pPr>
        <w:spacing w:after="0"/>
      </w:pPr>
      <w:r>
        <w:t xml:space="preserve">                        "</w:t>
      </w:r>
      <w:proofErr w:type="spellStart"/>
      <w:r>
        <w:t>floor_Area_UoM</w:t>
      </w:r>
      <w:proofErr w:type="spellEnd"/>
      <w:r>
        <w:t>": null,</w:t>
      </w:r>
    </w:p>
    <w:p w:rsidR="005132A5" w:rsidRDefault="005132A5" w:rsidP="005132A5">
      <w:pPr>
        <w:spacing w:after="0"/>
      </w:pPr>
      <w:r>
        <w:t xml:space="preserve">                        "</w:t>
      </w:r>
      <w:proofErr w:type="spellStart"/>
      <w:r>
        <w:t>floor_BuiltupArea</w:t>
      </w:r>
      <w:proofErr w:type="spellEnd"/>
      <w:r>
        <w:t>": null,</w:t>
      </w:r>
    </w:p>
    <w:p w:rsidR="005132A5" w:rsidRDefault="005132A5" w:rsidP="005132A5">
      <w:pPr>
        <w:spacing w:after="0"/>
      </w:pPr>
      <w:r>
        <w:t xml:space="preserve">                        "</w:t>
      </w:r>
      <w:proofErr w:type="spellStart"/>
      <w:r>
        <w:t>floor_CarpetArea</w:t>
      </w:r>
      <w:proofErr w:type="spellEnd"/>
      <w:r>
        <w:t>": null,</w:t>
      </w:r>
    </w:p>
    <w:p w:rsidR="005132A5" w:rsidRDefault="005132A5" w:rsidP="005132A5">
      <w:pPr>
        <w:spacing w:after="0"/>
      </w:pPr>
      <w:r>
        <w:t xml:space="preserve">                        "</w:t>
      </w:r>
      <w:proofErr w:type="spellStart"/>
      <w:r>
        <w:t>floor_additionalBuiltupArea</w:t>
      </w:r>
      <w:proofErr w:type="spellEnd"/>
      <w:r>
        <w:t>": null,</w:t>
      </w:r>
    </w:p>
    <w:p w:rsidR="005132A5" w:rsidRDefault="005132A5" w:rsidP="005132A5">
      <w:pPr>
        <w:spacing w:after="0"/>
      </w:pPr>
      <w:r>
        <w:t xml:space="preserve">                        "</w:t>
      </w:r>
      <w:proofErr w:type="spellStart"/>
      <w:r>
        <w:t>year_of_Construction</w:t>
      </w:r>
      <w:proofErr w:type="spellEnd"/>
      <w:r>
        <w:t>": null,</w:t>
      </w:r>
    </w:p>
    <w:p w:rsidR="005132A5" w:rsidRDefault="005132A5" w:rsidP="005132A5">
      <w:pPr>
        <w:spacing w:after="0"/>
      </w:pPr>
      <w:r>
        <w:t xml:space="preserve">                        "</w:t>
      </w:r>
      <w:proofErr w:type="spellStart"/>
      <w:r>
        <w:t>occupancyStatus</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"utilities": {</w:t>
      </w:r>
    </w:p>
    <w:p w:rsidR="005132A5" w:rsidRDefault="005132A5" w:rsidP="005132A5">
      <w:pPr>
        <w:spacing w:after="0"/>
      </w:pPr>
      <w:r>
        <w:t xml:space="preserve">                "</w:t>
      </w:r>
      <w:proofErr w:type="spellStart"/>
      <w:r>
        <w:t>escomCustID</w:t>
      </w:r>
      <w:proofErr w:type="spellEnd"/>
      <w:r>
        <w:t>": null,</w:t>
      </w:r>
    </w:p>
    <w:p w:rsidR="005132A5" w:rsidRDefault="005132A5" w:rsidP="005132A5">
      <w:pPr>
        <w:spacing w:after="0"/>
      </w:pPr>
      <w:r>
        <w:t xml:space="preserve">                "</w:t>
      </w:r>
      <w:proofErr w:type="spellStart"/>
      <w:r>
        <w:t>waterID</w:t>
      </w:r>
      <w:proofErr w:type="spellEnd"/>
      <w:r>
        <w:t>": null,</w:t>
      </w:r>
    </w:p>
    <w:p w:rsidR="005132A5" w:rsidRDefault="005132A5" w:rsidP="005132A5">
      <w:pPr>
        <w:spacing w:after="0"/>
      </w:pPr>
      <w:r>
        <w:t xml:space="preserve">                "</w:t>
      </w:r>
      <w:proofErr w:type="spellStart"/>
      <w:r>
        <w:t>gasConnectionAccountNo</w:t>
      </w:r>
      <w:proofErr w:type="spellEnd"/>
      <w:r>
        <w:t>": null,</w:t>
      </w:r>
    </w:p>
    <w:p w:rsidR="005132A5" w:rsidRDefault="005132A5" w:rsidP="005132A5">
      <w:pPr>
        <w:spacing w:after="0"/>
      </w:pPr>
      <w:r>
        <w:t xml:space="preserve">                "</w:t>
      </w:r>
      <w:proofErr w:type="spellStart"/>
      <w:r>
        <w:t>ugdConnectionNo</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otherDetails</w:t>
      </w:r>
      <w:proofErr w:type="spellEnd"/>
      <w:r>
        <w:t>": {</w:t>
      </w:r>
    </w:p>
    <w:p w:rsidR="005132A5" w:rsidRDefault="005132A5" w:rsidP="005132A5">
      <w:pPr>
        <w:spacing w:after="0"/>
      </w:pPr>
      <w:r>
        <w:t xml:space="preserve">                "</w:t>
      </w:r>
      <w:proofErr w:type="spellStart"/>
      <w:r>
        <w:t>appl_ref_no</w:t>
      </w:r>
      <w:proofErr w:type="spellEnd"/>
      <w:r>
        <w:t>": "ULBD01019002108",</w:t>
      </w:r>
    </w:p>
    <w:p w:rsidR="005132A5" w:rsidRDefault="005132A5" w:rsidP="005132A5">
      <w:pPr>
        <w:spacing w:after="0"/>
      </w:pPr>
      <w:r>
        <w:t xml:space="preserve">                "</w:t>
      </w:r>
      <w:proofErr w:type="spellStart"/>
      <w:r>
        <w:t>isLeasePeriodInForce</w:t>
      </w:r>
      <w:proofErr w:type="spellEnd"/>
      <w:r>
        <w:t>": "2",</w:t>
      </w:r>
    </w:p>
    <w:p w:rsidR="005132A5" w:rsidRDefault="005132A5" w:rsidP="005132A5">
      <w:pPr>
        <w:spacing w:after="0"/>
      </w:pPr>
      <w:r>
        <w:t xml:space="preserve">                "</w:t>
      </w:r>
      <w:proofErr w:type="spellStart"/>
      <w:r>
        <w:t>isLoanAvailedOnProperty</w:t>
      </w:r>
      <w:proofErr w:type="spellEnd"/>
      <w:r>
        <w:t>": "",</w:t>
      </w:r>
    </w:p>
    <w:p w:rsidR="005132A5" w:rsidRDefault="005132A5" w:rsidP="005132A5">
      <w:pPr>
        <w:spacing w:after="0"/>
      </w:pPr>
      <w:r>
        <w:t xml:space="preserve">                "</w:t>
      </w:r>
      <w:proofErr w:type="spellStart"/>
      <w:r>
        <w:t>masterPlanRef</w:t>
      </w:r>
      <w:proofErr w:type="spellEnd"/>
      <w:r>
        <w:t>": null,</w:t>
      </w:r>
    </w:p>
    <w:p w:rsidR="005132A5" w:rsidRDefault="005132A5" w:rsidP="005132A5">
      <w:pPr>
        <w:spacing w:after="0"/>
      </w:pPr>
      <w:r>
        <w:t xml:space="preserve">                "</w:t>
      </w:r>
      <w:proofErr w:type="spellStart"/>
      <w:r>
        <w:t>possessionCertificateNo</w:t>
      </w:r>
      <w:proofErr w:type="spellEnd"/>
      <w:r>
        <w:t>": null,</w:t>
      </w:r>
    </w:p>
    <w:p w:rsidR="005132A5" w:rsidRDefault="005132A5" w:rsidP="005132A5">
      <w:pPr>
        <w:spacing w:after="0"/>
      </w:pPr>
      <w:r>
        <w:t xml:space="preserve">                "</w:t>
      </w:r>
      <w:proofErr w:type="spellStart"/>
      <w:r>
        <w:t>possessionCertificateIssuedDate</w:t>
      </w:r>
      <w:proofErr w:type="spellEnd"/>
      <w:r>
        <w:t>": null,</w:t>
      </w:r>
    </w:p>
    <w:p w:rsidR="005132A5" w:rsidRDefault="005132A5" w:rsidP="005132A5">
      <w:pPr>
        <w:spacing w:after="0"/>
      </w:pPr>
      <w:r>
        <w:t xml:space="preserve">                "</w:t>
      </w:r>
      <w:proofErr w:type="spellStart"/>
      <w:r>
        <w:t>planapprovalordernunber</w:t>
      </w:r>
      <w:proofErr w:type="spellEnd"/>
      <w:r>
        <w:t>": null,</w:t>
      </w:r>
    </w:p>
    <w:p w:rsidR="005132A5" w:rsidRDefault="005132A5" w:rsidP="005132A5">
      <w:pPr>
        <w:spacing w:after="0"/>
      </w:pPr>
      <w:r>
        <w:t xml:space="preserve">                "</w:t>
      </w:r>
      <w:proofErr w:type="spellStart"/>
      <w:r>
        <w:t>planapprovalorderdate</w:t>
      </w:r>
      <w:proofErr w:type="spellEnd"/>
      <w:r>
        <w:t>": null,</w:t>
      </w:r>
    </w:p>
    <w:p w:rsidR="005132A5" w:rsidRDefault="005132A5" w:rsidP="005132A5">
      <w:pPr>
        <w:spacing w:after="0"/>
      </w:pPr>
      <w:r>
        <w:t xml:space="preserve">                "</w:t>
      </w:r>
      <w:proofErr w:type="spellStart"/>
      <w:r>
        <w:t>releaseorderno</w:t>
      </w:r>
      <w:proofErr w:type="spellEnd"/>
      <w:r>
        <w:t>": null,</w:t>
      </w:r>
    </w:p>
    <w:p w:rsidR="005132A5" w:rsidRDefault="005132A5" w:rsidP="005132A5">
      <w:pPr>
        <w:spacing w:after="0"/>
      </w:pPr>
      <w:r>
        <w:t xml:space="preserve">                "</w:t>
      </w:r>
      <w:proofErr w:type="spellStart"/>
      <w:r>
        <w:t>releaseorderdate</w:t>
      </w:r>
      <w:proofErr w:type="spellEnd"/>
      <w:r>
        <w:t>": null,</w:t>
      </w:r>
    </w:p>
    <w:p w:rsidR="005132A5" w:rsidRDefault="005132A5" w:rsidP="005132A5">
      <w:pPr>
        <w:spacing w:after="0"/>
      </w:pPr>
      <w:r>
        <w:t xml:space="preserve">                "</w:t>
      </w:r>
      <w:proofErr w:type="spellStart"/>
      <w:r>
        <w:t>allotmentLetterReferenceNo</w:t>
      </w:r>
      <w:proofErr w:type="spellEnd"/>
      <w:r>
        <w:t>": null,</w:t>
      </w:r>
    </w:p>
    <w:p w:rsidR="005132A5" w:rsidRDefault="005132A5" w:rsidP="005132A5">
      <w:pPr>
        <w:spacing w:after="0"/>
      </w:pPr>
      <w:r>
        <w:t xml:space="preserve">                "</w:t>
      </w:r>
      <w:proofErr w:type="spellStart"/>
      <w:r>
        <w:t>allotmentLetterReferenceDate</w:t>
      </w:r>
      <w:proofErr w:type="spellEnd"/>
      <w:r>
        <w:t>": null,</w:t>
      </w:r>
    </w:p>
    <w:p w:rsidR="005132A5" w:rsidRDefault="005132A5" w:rsidP="005132A5">
      <w:pPr>
        <w:spacing w:after="0"/>
      </w:pPr>
      <w:r>
        <w:t xml:space="preserve">                "</w:t>
      </w:r>
      <w:proofErr w:type="spellStart"/>
      <w:r>
        <w:t>landapprovalnumber</w:t>
      </w:r>
      <w:proofErr w:type="spellEnd"/>
      <w:r>
        <w:t>": null,</w:t>
      </w:r>
    </w:p>
    <w:p w:rsidR="005132A5" w:rsidRDefault="005132A5" w:rsidP="005132A5">
      <w:pPr>
        <w:spacing w:after="0"/>
      </w:pPr>
      <w:r>
        <w:t xml:space="preserve">                "</w:t>
      </w:r>
      <w:proofErr w:type="spellStart"/>
      <w:r>
        <w:t>landapprovalDate</w:t>
      </w:r>
      <w:proofErr w:type="spellEnd"/>
      <w:r>
        <w:t>": null,</w:t>
      </w:r>
    </w:p>
    <w:p w:rsidR="005132A5" w:rsidRDefault="005132A5" w:rsidP="005132A5">
      <w:pPr>
        <w:spacing w:after="0"/>
      </w:pPr>
      <w:r>
        <w:t xml:space="preserve">                "</w:t>
      </w:r>
      <w:proofErr w:type="spellStart"/>
      <w:r>
        <w:t>buildingLicenseNumber</w:t>
      </w:r>
      <w:proofErr w:type="spellEnd"/>
      <w:r>
        <w:t>": null,</w:t>
      </w:r>
    </w:p>
    <w:p w:rsidR="005132A5" w:rsidRDefault="005132A5" w:rsidP="005132A5">
      <w:pPr>
        <w:spacing w:after="0"/>
      </w:pPr>
      <w:r>
        <w:t xml:space="preserve">                "</w:t>
      </w:r>
      <w:proofErr w:type="spellStart"/>
      <w:r>
        <w:t>buildingLicenseDate</w:t>
      </w:r>
      <w:proofErr w:type="spellEnd"/>
      <w:r>
        <w:t>": null,</w:t>
      </w:r>
    </w:p>
    <w:p w:rsidR="005132A5" w:rsidRDefault="005132A5" w:rsidP="005132A5">
      <w:pPr>
        <w:spacing w:after="0"/>
      </w:pPr>
      <w:r>
        <w:t xml:space="preserve">                "</w:t>
      </w:r>
      <w:proofErr w:type="spellStart"/>
      <w:r>
        <w:t>occupancyCertificateNumber</w:t>
      </w:r>
      <w:proofErr w:type="spellEnd"/>
      <w:r>
        <w:t>": null,</w:t>
      </w:r>
    </w:p>
    <w:p w:rsidR="005132A5" w:rsidRDefault="005132A5" w:rsidP="005132A5">
      <w:pPr>
        <w:spacing w:after="0"/>
      </w:pPr>
      <w:r>
        <w:t xml:space="preserve">                "</w:t>
      </w:r>
      <w:proofErr w:type="spellStart"/>
      <w:r>
        <w:t>occupancyCertificateDate</w:t>
      </w:r>
      <w:proofErr w:type="spellEnd"/>
      <w:r>
        <w:t>": null,</w:t>
      </w:r>
    </w:p>
    <w:p w:rsidR="005132A5" w:rsidRDefault="005132A5" w:rsidP="005132A5">
      <w:pPr>
        <w:spacing w:after="0"/>
      </w:pPr>
      <w:r>
        <w:t xml:space="preserve">                "</w:t>
      </w:r>
      <w:proofErr w:type="spellStart"/>
      <w:r>
        <w:t>deedreferenceNumber</w:t>
      </w:r>
      <w:proofErr w:type="spellEnd"/>
      <w:r>
        <w:t>": null,</w:t>
      </w:r>
    </w:p>
    <w:p w:rsidR="005132A5" w:rsidRDefault="005132A5" w:rsidP="005132A5">
      <w:pPr>
        <w:spacing w:after="0"/>
      </w:pPr>
      <w:r>
        <w:t xml:space="preserve">                "</w:t>
      </w:r>
      <w:proofErr w:type="spellStart"/>
      <w:r>
        <w:t>deedreferenceDate</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propertyTax</w:t>
      </w:r>
      <w:proofErr w:type="spellEnd"/>
      <w:r>
        <w:t>": {</w:t>
      </w:r>
    </w:p>
    <w:p w:rsidR="005132A5" w:rsidRDefault="005132A5" w:rsidP="005132A5">
      <w:pPr>
        <w:spacing w:after="0"/>
      </w:pPr>
      <w:r>
        <w:t xml:space="preserve">                "</w:t>
      </w:r>
      <w:proofErr w:type="spellStart"/>
      <w:r>
        <w:t>assessmentNo</w:t>
      </w:r>
      <w:proofErr w:type="spellEnd"/>
      <w:r>
        <w:t>": null,</w:t>
      </w:r>
    </w:p>
    <w:p w:rsidR="005132A5" w:rsidRDefault="005132A5" w:rsidP="005132A5">
      <w:pPr>
        <w:spacing w:after="0"/>
      </w:pPr>
      <w:r>
        <w:t xml:space="preserve">                "</w:t>
      </w:r>
      <w:proofErr w:type="spellStart"/>
      <w:r>
        <w:t>taxpaymentdate</w:t>
      </w:r>
      <w:proofErr w:type="spellEnd"/>
      <w:r>
        <w:t>": null,</w:t>
      </w:r>
    </w:p>
    <w:p w:rsidR="005132A5" w:rsidRDefault="005132A5" w:rsidP="005132A5">
      <w:pPr>
        <w:spacing w:after="0"/>
      </w:pPr>
      <w:r>
        <w:t xml:space="preserve">                "</w:t>
      </w:r>
      <w:proofErr w:type="spellStart"/>
      <w:r>
        <w:t>challanNo</w:t>
      </w:r>
      <w:proofErr w:type="spellEnd"/>
      <w:r>
        <w:t>": null,</w:t>
      </w:r>
    </w:p>
    <w:p w:rsidR="005132A5" w:rsidRDefault="005132A5" w:rsidP="005132A5">
      <w:pPr>
        <w:spacing w:after="0"/>
      </w:pPr>
      <w:r>
        <w:t xml:space="preserve">                "</w:t>
      </w:r>
      <w:proofErr w:type="spellStart"/>
      <w:r>
        <w:t>totalAmount</w:t>
      </w:r>
      <w:proofErr w:type="spellEnd"/>
      <w:r>
        <w:t>": null,</w:t>
      </w:r>
    </w:p>
    <w:p w:rsidR="005132A5" w:rsidRDefault="005132A5" w:rsidP="005132A5">
      <w:pPr>
        <w:spacing w:after="0"/>
      </w:pPr>
      <w:r>
        <w:t xml:space="preserve">                "</w:t>
      </w:r>
      <w:proofErr w:type="spellStart"/>
      <w:r>
        <w:t>taxAssessmentYear</w:t>
      </w:r>
      <w:proofErr w:type="spellEnd"/>
      <w:r>
        <w:t>": null,</w:t>
      </w:r>
    </w:p>
    <w:p w:rsidR="005132A5" w:rsidRDefault="005132A5" w:rsidP="005132A5">
      <w:pPr>
        <w:spacing w:after="0"/>
      </w:pPr>
      <w:r>
        <w:t xml:space="preserve">                "</w:t>
      </w:r>
      <w:proofErr w:type="spellStart"/>
      <w:r>
        <w:t>paidStatus</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additioninfo</w:t>
      </w:r>
      <w:proofErr w:type="spellEnd"/>
      <w:r>
        <w:t>": {</w:t>
      </w:r>
    </w:p>
    <w:p w:rsidR="005132A5" w:rsidRDefault="005132A5" w:rsidP="005132A5">
      <w:pPr>
        <w:spacing w:after="0"/>
      </w:pPr>
      <w:r>
        <w:t xml:space="preserve">                "remarks": ""</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"rights": [</w:t>
      </w:r>
    </w:p>
    <w:p w:rsidR="005132A5" w:rsidRDefault="005132A5" w:rsidP="005132A5">
      <w:pPr>
        <w:spacing w:after="0"/>
      </w:pPr>
      <w:r>
        <w:t xml:space="preserve">            {</w:t>
      </w:r>
    </w:p>
    <w:p w:rsidR="005132A5" w:rsidRDefault="005132A5" w:rsidP="005132A5">
      <w:pPr>
        <w:spacing w:after="0"/>
      </w:pPr>
      <w:r>
        <w:t xml:space="preserve">                "</w:t>
      </w:r>
      <w:proofErr w:type="spellStart"/>
      <w:r>
        <w:t>rightsType</w:t>
      </w:r>
      <w:proofErr w:type="spellEnd"/>
      <w:r>
        <w:t>": null,</w:t>
      </w:r>
    </w:p>
    <w:p w:rsidR="005132A5" w:rsidRDefault="005132A5" w:rsidP="005132A5">
      <w:pPr>
        <w:spacing w:after="0"/>
      </w:pPr>
      <w:r>
        <w:t xml:space="preserve">                "</w:t>
      </w:r>
      <w:proofErr w:type="spellStart"/>
      <w:r>
        <w:t>rightsDescription</w:t>
      </w:r>
      <w:proofErr w:type="spellEnd"/>
      <w:r>
        <w:t>": null,</w:t>
      </w:r>
    </w:p>
    <w:p w:rsidR="005132A5" w:rsidRDefault="005132A5" w:rsidP="005132A5">
      <w:pPr>
        <w:spacing w:after="0"/>
      </w:pPr>
      <w:r>
        <w:t xml:space="preserve">                "</w:t>
      </w:r>
      <w:proofErr w:type="spellStart"/>
      <w:r>
        <w:t>enteredby</w:t>
      </w:r>
      <w:proofErr w:type="spellEnd"/>
      <w:r>
        <w:t>": null,</w:t>
      </w:r>
    </w:p>
    <w:p w:rsidR="005132A5" w:rsidRDefault="005132A5" w:rsidP="005132A5">
      <w:pPr>
        <w:spacing w:after="0"/>
      </w:pPr>
      <w:r>
        <w:t xml:space="preserve">                "</w:t>
      </w:r>
      <w:proofErr w:type="spellStart"/>
      <w:r>
        <w:t>enterdate</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"liabilities": [</w:t>
      </w:r>
    </w:p>
    <w:p w:rsidR="005132A5" w:rsidRDefault="005132A5" w:rsidP="005132A5">
      <w:pPr>
        <w:spacing w:after="0"/>
      </w:pPr>
      <w:r>
        <w:t xml:space="preserve">            {</w:t>
      </w:r>
    </w:p>
    <w:p w:rsidR="005132A5" w:rsidRDefault="005132A5" w:rsidP="005132A5">
      <w:pPr>
        <w:spacing w:after="0"/>
      </w:pPr>
      <w:r>
        <w:t xml:space="preserve">                "</w:t>
      </w:r>
      <w:proofErr w:type="spellStart"/>
      <w:r>
        <w:t>liabilitiesType</w:t>
      </w:r>
      <w:proofErr w:type="spellEnd"/>
      <w:r>
        <w:t>": null,</w:t>
      </w:r>
    </w:p>
    <w:p w:rsidR="005132A5" w:rsidRDefault="005132A5" w:rsidP="005132A5">
      <w:pPr>
        <w:spacing w:after="0"/>
      </w:pPr>
      <w:r>
        <w:t xml:space="preserve">                "</w:t>
      </w:r>
      <w:proofErr w:type="spellStart"/>
      <w:r>
        <w:t>liabilitiesDescription</w:t>
      </w:r>
      <w:proofErr w:type="spellEnd"/>
      <w:r>
        <w:t>": null,</w:t>
      </w:r>
    </w:p>
    <w:p w:rsidR="005132A5" w:rsidRDefault="005132A5" w:rsidP="005132A5">
      <w:pPr>
        <w:spacing w:after="0"/>
      </w:pPr>
      <w:r>
        <w:t xml:space="preserve">                "</w:t>
      </w:r>
      <w:proofErr w:type="spellStart"/>
      <w:r>
        <w:t>enteredby</w:t>
      </w:r>
      <w:proofErr w:type="spellEnd"/>
      <w:r>
        <w:t>": null,</w:t>
      </w:r>
    </w:p>
    <w:p w:rsidR="005132A5" w:rsidRDefault="005132A5" w:rsidP="005132A5">
      <w:pPr>
        <w:spacing w:after="0"/>
      </w:pPr>
      <w:r>
        <w:t xml:space="preserve">                "</w:t>
      </w:r>
      <w:proofErr w:type="spellStart"/>
      <w:r>
        <w:t>enterdate</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propertyRecordDetails</w:t>
      </w:r>
      <w:proofErr w:type="spellEnd"/>
      <w:r>
        <w:t>": {</w:t>
      </w:r>
    </w:p>
    <w:p w:rsidR="005132A5" w:rsidRDefault="005132A5" w:rsidP="005132A5">
      <w:pPr>
        <w:spacing w:after="0"/>
      </w:pPr>
      <w:r>
        <w:t xml:space="preserve">            "</w:t>
      </w:r>
      <w:proofErr w:type="spellStart"/>
      <w:r>
        <w:t>pRApplicationNo</w:t>
      </w:r>
      <w:proofErr w:type="spellEnd"/>
      <w:r>
        <w:t>": null,</w:t>
      </w:r>
    </w:p>
    <w:p w:rsidR="005132A5" w:rsidRDefault="005132A5" w:rsidP="005132A5">
      <w:pPr>
        <w:spacing w:after="0"/>
      </w:pPr>
      <w:r>
        <w:t xml:space="preserve">            "</w:t>
      </w:r>
      <w:proofErr w:type="spellStart"/>
      <w:r>
        <w:t>pRApplicationDate</w:t>
      </w:r>
      <w:proofErr w:type="spellEnd"/>
      <w:r>
        <w:t>": null,</w:t>
      </w:r>
    </w:p>
    <w:p w:rsidR="005132A5" w:rsidRDefault="005132A5" w:rsidP="005132A5">
      <w:pPr>
        <w:spacing w:after="0"/>
      </w:pPr>
      <w:r>
        <w:t xml:space="preserve">            "</w:t>
      </w:r>
      <w:proofErr w:type="spellStart"/>
      <w:r>
        <w:t>appliedAt</w:t>
      </w:r>
      <w:proofErr w:type="spellEnd"/>
      <w:r>
        <w:t>": null,</w:t>
      </w:r>
    </w:p>
    <w:p w:rsidR="005132A5" w:rsidRDefault="005132A5" w:rsidP="005132A5">
      <w:pPr>
        <w:spacing w:after="0"/>
      </w:pPr>
      <w:r>
        <w:t xml:space="preserve">            "</w:t>
      </w:r>
      <w:proofErr w:type="spellStart"/>
      <w:r>
        <w:t>scCode</w:t>
      </w:r>
      <w:proofErr w:type="spellEnd"/>
      <w:r>
        <w:t>": null,</w:t>
      </w:r>
    </w:p>
    <w:p w:rsidR="005132A5" w:rsidRDefault="005132A5" w:rsidP="005132A5">
      <w:pPr>
        <w:spacing w:after="0"/>
      </w:pPr>
      <w:r>
        <w:t xml:space="preserve">            "</w:t>
      </w:r>
      <w:proofErr w:type="spellStart"/>
      <w:r>
        <w:t>approvedDate</w:t>
      </w:r>
      <w:proofErr w:type="spellEnd"/>
      <w:r>
        <w:t>": null,</w:t>
      </w:r>
    </w:p>
    <w:p w:rsidR="005132A5" w:rsidRDefault="005132A5" w:rsidP="005132A5">
      <w:pPr>
        <w:spacing w:after="0"/>
      </w:pPr>
      <w:r>
        <w:t xml:space="preserve">            "</w:t>
      </w:r>
      <w:proofErr w:type="spellStart"/>
      <w:r>
        <w:t>paymentDetails</w:t>
      </w:r>
      <w:proofErr w:type="spellEnd"/>
      <w:r>
        <w:t>": {</w:t>
      </w:r>
    </w:p>
    <w:p w:rsidR="005132A5" w:rsidRDefault="005132A5" w:rsidP="005132A5">
      <w:pPr>
        <w:spacing w:after="0"/>
      </w:pPr>
      <w:r>
        <w:t xml:space="preserve">                "</w:t>
      </w:r>
      <w:proofErr w:type="spellStart"/>
      <w:r>
        <w:t>receiptNo</w:t>
      </w:r>
      <w:proofErr w:type="spellEnd"/>
      <w:r>
        <w:t>": null,</w:t>
      </w:r>
    </w:p>
    <w:p w:rsidR="005132A5" w:rsidRDefault="005132A5" w:rsidP="005132A5">
      <w:pPr>
        <w:spacing w:after="0"/>
      </w:pPr>
      <w:r>
        <w:t xml:space="preserve">                "</w:t>
      </w:r>
      <w:proofErr w:type="spellStart"/>
      <w:r>
        <w:t>prFee</w:t>
      </w:r>
      <w:proofErr w:type="spellEnd"/>
      <w:r>
        <w:t>": null,</w:t>
      </w:r>
    </w:p>
    <w:p w:rsidR="005132A5" w:rsidRDefault="005132A5" w:rsidP="005132A5">
      <w:pPr>
        <w:spacing w:after="0"/>
      </w:pPr>
      <w:r>
        <w:t xml:space="preserve">                "</w:t>
      </w:r>
      <w:proofErr w:type="spellStart"/>
      <w:r>
        <w:t>prPaymentDate</w:t>
      </w:r>
      <w:proofErr w:type="spellEnd"/>
      <w:r>
        <w:t>": null,</w:t>
      </w:r>
    </w:p>
    <w:p w:rsidR="005132A5" w:rsidRDefault="005132A5" w:rsidP="005132A5">
      <w:pPr>
        <w:spacing w:after="0"/>
      </w:pPr>
      <w:r>
        <w:t xml:space="preserve">                "</w:t>
      </w:r>
      <w:proofErr w:type="spellStart"/>
      <w:r>
        <w:t>modePaymentBank</w:t>
      </w:r>
      <w:proofErr w:type="spellEnd"/>
      <w:r>
        <w:t>": null,</w:t>
      </w:r>
    </w:p>
    <w:p w:rsidR="005132A5" w:rsidRDefault="005132A5" w:rsidP="005132A5">
      <w:pPr>
        <w:spacing w:after="0"/>
      </w:pPr>
      <w:r>
        <w:t xml:space="preserve">                "</w:t>
      </w:r>
      <w:proofErr w:type="spellStart"/>
      <w:r>
        <w:t>transactionRefNo</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landLocation</w:t>
      </w:r>
      <w:proofErr w:type="spellEnd"/>
      <w:r>
        <w:t>": {</w:t>
      </w:r>
    </w:p>
    <w:p w:rsidR="005132A5" w:rsidRDefault="005132A5" w:rsidP="005132A5">
      <w:pPr>
        <w:spacing w:after="0"/>
      </w:pPr>
      <w:r>
        <w:t xml:space="preserve">            "</w:t>
      </w:r>
      <w:proofErr w:type="spellStart"/>
      <w:r>
        <w:t>locationClassification</w:t>
      </w:r>
      <w:proofErr w:type="spellEnd"/>
      <w:r>
        <w:t>": null,</w:t>
      </w:r>
    </w:p>
    <w:p w:rsidR="005132A5" w:rsidRDefault="005132A5" w:rsidP="005132A5">
      <w:pPr>
        <w:spacing w:after="0"/>
      </w:pPr>
      <w:r>
        <w:t xml:space="preserve">            "</w:t>
      </w:r>
      <w:proofErr w:type="spellStart"/>
      <w:r>
        <w:t>stateDivision</w:t>
      </w:r>
      <w:proofErr w:type="spellEnd"/>
      <w:r>
        <w:t>": null,</w:t>
      </w:r>
    </w:p>
    <w:p w:rsidR="005132A5" w:rsidRDefault="005132A5" w:rsidP="005132A5">
      <w:pPr>
        <w:spacing w:after="0"/>
      </w:pPr>
      <w:r>
        <w:t xml:space="preserve">            "</w:t>
      </w:r>
      <w:proofErr w:type="spellStart"/>
      <w:r>
        <w:t>localDivision</w:t>
      </w:r>
      <w:proofErr w:type="spellEnd"/>
      <w:r>
        <w:t>": null,</w:t>
      </w:r>
    </w:p>
    <w:p w:rsidR="005132A5" w:rsidRDefault="005132A5" w:rsidP="005132A5">
      <w:pPr>
        <w:spacing w:after="0"/>
      </w:pPr>
      <w:r>
        <w:t xml:space="preserve">            "</w:t>
      </w:r>
      <w:proofErr w:type="spellStart"/>
      <w:r>
        <w:t>cityTown</w:t>
      </w:r>
      <w:proofErr w:type="spellEnd"/>
      <w:r>
        <w:t>": null,</w:t>
      </w:r>
    </w:p>
    <w:p w:rsidR="005132A5" w:rsidRDefault="005132A5" w:rsidP="005132A5">
      <w:pPr>
        <w:spacing w:after="0"/>
      </w:pPr>
      <w:r>
        <w:t xml:space="preserve">            "</w:t>
      </w:r>
      <w:proofErr w:type="spellStart"/>
      <w:r>
        <w:t>districtName</w:t>
      </w:r>
      <w:proofErr w:type="spellEnd"/>
      <w:r>
        <w:t>": null,</w:t>
      </w:r>
    </w:p>
    <w:p w:rsidR="005132A5" w:rsidRDefault="005132A5" w:rsidP="005132A5">
      <w:pPr>
        <w:spacing w:after="0"/>
      </w:pPr>
      <w:r>
        <w:t xml:space="preserve">            "</w:t>
      </w:r>
      <w:proofErr w:type="spellStart"/>
      <w:r>
        <w:t>districtLGDCode</w:t>
      </w:r>
      <w:proofErr w:type="spellEnd"/>
      <w:r>
        <w:t>": null,</w:t>
      </w:r>
    </w:p>
    <w:p w:rsidR="005132A5" w:rsidRDefault="005132A5" w:rsidP="005132A5">
      <w:pPr>
        <w:spacing w:after="0"/>
      </w:pPr>
      <w:r>
        <w:t xml:space="preserve">            "</w:t>
      </w:r>
      <w:proofErr w:type="spellStart"/>
      <w:r>
        <w:t>talukName</w:t>
      </w:r>
      <w:proofErr w:type="spellEnd"/>
      <w:r>
        <w:t>": "",</w:t>
      </w:r>
    </w:p>
    <w:p w:rsidR="005132A5" w:rsidRDefault="005132A5" w:rsidP="005132A5">
      <w:pPr>
        <w:spacing w:after="0"/>
      </w:pPr>
      <w:r>
        <w:t xml:space="preserve">            "</w:t>
      </w:r>
      <w:proofErr w:type="spellStart"/>
      <w:r>
        <w:t>hobliName</w:t>
      </w:r>
      <w:proofErr w:type="spellEnd"/>
      <w:r>
        <w:t>": null,</w:t>
      </w:r>
    </w:p>
    <w:p w:rsidR="005132A5" w:rsidRDefault="005132A5" w:rsidP="005132A5">
      <w:pPr>
        <w:spacing w:after="0"/>
      </w:pPr>
      <w:r>
        <w:t xml:space="preserve">            "</w:t>
      </w:r>
      <w:proofErr w:type="spellStart"/>
      <w:r>
        <w:t>layoutName</w:t>
      </w:r>
      <w:proofErr w:type="spellEnd"/>
      <w:r>
        <w:t>": null,</w:t>
      </w:r>
    </w:p>
    <w:p w:rsidR="005132A5" w:rsidRDefault="005132A5" w:rsidP="005132A5">
      <w:pPr>
        <w:spacing w:after="0"/>
      </w:pPr>
      <w:r>
        <w:t xml:space="preserve">            "</w:t>
      </w:r>
      <w:proofErr w:type="spellStart"/>
      <w:r>
        <w:t>subLayoutName</w:t>
      </w:r>
      <w:proofErr w:type="spellEnd"/>
      <w:r>
        <w:t>": null,</w:t>
      </w:r>
    </w:p>
    <w:p w:rsidR="005132A5" w:rsidRDefault="005132A5" w:rsidP="005132A5">
      <w:pPr>
        <w:spacing w:after="0"/>
      </w:pPr>
      <w:r>
        <w:t xml:space="preserve">            "</w:t>
      </w:r>
      <w:proofErr w:type="spellStart"/>
      <w:r>
        <w:t>villageName</w:t>
      </w:r>
      <w:proofErr w:type="spellEnd"/>
      <w:r>
        <w:t>": null,</w:t>
      </w:r>
    </w:p>
    <w:p w:rsidR="005132A5" w:rsidRDefault="005132A5" w:rsidP="005132A5">
      <w:pPr>
        <w:spacing w:after="0"/>
      </w:pPr>
      <w:r>
        <w:t xml:space="preserve">            "stage": null,</w:t>
      </w:r>
    </w:p>
    <w:p w:rsidR="005132A5" w:rsidRDefault="005132A5" w:rsidP="005132A5">
      <w:pPr>
        <w:spacing w:after="0"/>
      </w:pPr>
      <w:r>
        <w:t xml:space="preserve">            "phase": null,</w:t>
      </w:r>
    </w:p>
    <w:p w:rsidR="005132A5" w:rsidRDefault="005132A5" w:rsidP="005132A5">
      <w:pPr>
        <w:spacing w:after="0"/>
      </w:pPr>
      <w:r>
        <w:t xml:space="preserve">            "block": null,</w:t>
      </w:r>
    </w:p>
    <w:p w:rsidR="005132A5" w:rsidRDefault="005132A5" w:rsidP="005132A5">
      <w:pPr>
        <w:spacing w:after="0"/>
      </w:pPr>
      <w:r>
        <w:t xml:space="preserve">            "sector": null,</w:t>
      </w:r>
    </w:p>
    <w:p w:rsidR="005132A5" w:rsidRDefault="005132A5" w:rsidP="005132A5">
      <w:pPr>
        <w:spacing w:after="0"/>
      </w:pPr>
      <w:r>
        <w:t xml:space="preserve">            "circle": null,</w:t>
      </w:r>
    </w:p>
    <w:p w:rsidR="005132A5" w:rsidRDefault="005132A5" w:rsidP="005132A5">
      <w:pPr>
        <w:spacing w:after="0"/>
      </w:pPr>
      <w:r>
        <w:t xml:space="preserve">            "department": "Urban Development (ACS)",</w:t>
      </w:r>
    </w:p>
    <w:p w:rsidR="005132A5" w:rsidRDefault="005132A5" w:rsidP="005132A5">
      <w:pPr>
        <w:spacing w:after="0"/>
      </w:pPr>
      <w:r>
        <w:t xml:space="preserve">            "</w:t>
      </w:r>
      <w:proofErr w:type="spellStart"/>
      <w:r>
        <w:t>departmentcode</w:t>
      </w:r>
      <w:proofErr w:type="spellEnd"/>
      <w:r>
        <w:t>": "03",</w:t>
      </w:r>
    </w:p>
    <w:p w:rsidR="005132A5" w:rsidRDefault="005132A5" w:rsidP="005132A5">
      <w:pPr>
        <w:spacing w:after="0"/>
      </w:pPr>
      <w:r>
        <w:t xml:space="preserve">            "</w:t>
      </w:r>
      <w:proofErr w:type="spellStart"/>
      <w:r>
        <w:t>developmentauthority</w:t>
      </w:r>
      <w:proofErr w:type="spellEnd"/>
      <w:r>
        <w:t>": "BDA",</w:t>
      </w:r>
    </w:p>
    <w:p w:rsidR="005132A5" w:rsidRDefault="005132A5" w:rsidP="005132A5">
      <w:pPr>
        <w:spacing w:after="0"/>
      </w:pPr>
      <w:r>
        <w:t xml:space="preserve">            "</w:t>
      </w:r>
      <w:proofErr w:type="spellStart"/>
      <w:r>
        <w:t>localBody</w:t>
      </w:r>
      <w:proofErr w:type="spellEnd"/>
      <w:r>
        <w:t>": null,</w:t>
      </w:r>
    </w:p>
    <w:p w:rsidR="005132A5" w:rsidRDefault="005132A5" w:rsidP="005132A5">
      <w:pPr>
        <w:spacing w:after="0"/>
      </w:pPr>
      <w:r>
        <w:t xml:space="preserve">            "</w:t>
      </w:r>
      <w:proofErr w:type="spellStart"/>
      <w:r>
        <w:t>officecode</w:t>
      </w:r>
      <w:proofErr w:type="spellEnd"/>
      <w:r>
        <w:t>": "0302010001",</w:t>
      </w:r>
    </w:p>
    <w:p w:rsidR="005132A5" w:rsidRDefault="005132A5" w:rsidP="005132A5">
      <w:pPr>
        <w:spacing w:after="0"/>
      </w:pPr>
      <w:r>
        <w:t xml:space="preserve">            "</w:t>
      </w:r>
      <w:proofErr w:type="spellStart"/>
      <w:r>
        <w:t>officename</w:t>
      </w:r>
      <w:proofErr w:type="spellEnd"/>
      <w:r>
        <w:t>": "BDA",</w:t>
      </w:r>
    </w:p>
    <w:p w:rsidR="005132A5" w:rsidRDefault="005132A5" w:rsidP="005132A5">
      <w:pPr>
        <w:spacing w:after="0"/>
      </w:pPr>
      <w:r>
        <w:t xml:space="preserve">            "</w:t>
      </w:r>
      <w:proofErr w:type="spellStart"/>
      <w:r>
        <w:t>revWardNo</w:t>
      </w:r>
      <w:proofErr w:type="spellEnd"/>
      <w:r>
        <w:t>": null,</w:t>
      </w:r>
    </w:p>
    <w:p w:rsidR="005132A5" w:rsidRDefault="005132A5" w:rsidP="005132A5">
      <w:pPr>
        <w:spacing w:after="0"/>
      </w:pPr>
      <w:r>
        <w:t xml:space="preserve">            "</w:t>
      </w:r>
      <w:proofErr w:type="spellStart"/>
      <w:r>
        <w:t>revWardName</w:t>
      </w:r>
      <w:proofErr w:type="spellEnd"/>
      <w:r>
        <w:t>": null,</w:t>
      </w:r>
    </w:p>
    <w:p w:rsidR="005132A5" w:rsidRDefault="005132A5" w:rsidP="005132A5">
      <w:pPr>
        <w:spacing w:after="0"/>
      </w:pPr>
      <w:r>
        <w:t xml:space="preserve">            "</w:t>
      </w:r>
      <w:proofErr w:type="spellStart"/>
      <w:r>
        <w:t>revWardBlockNo</w:t>
      </w:r>
      <w:proofErr w:type="spellEnd"/>
      <w:r>
        <w:t>": null,</w:t>
      </w:r>
    </w:p>
    <w:p w:rsidR="005132A5" w:rsidRDefault="005132A5" w:rsidP="005132A5">
      <w:pPr>
        <w:spacing w:after="0"/>
      </w:pPr>
      <w:r>
        <w:t xml:space="preserve">            "</w:t>
      </w:r>
      <w:proofErr w:type="spellStart"/>
      <w:r>
        <w:t>revWardBlockName</w:t>
      </w:r>
      <w:proofErr w:type="spellEnd"/>
      <w:r>
        <w:t>": null,</w:t>
      </w:r>
    </w:p>
    <w:p w:rsidR="005132A5" w:rsidRDefault="005132A5" w:rsidP="005132A5">
      <w:pPr>
        <w:spacing w:after="0"/>
      </w:pPr>
      <w:r>
        <w:t xml:space="preserve">            "</w:t>
      </w:r>
      <w:proofErr w:type="spellStart"/>
      <w:r>
        <w:t>roadStreetID</w:t>
      </w:r>
      <w:proofErr w:type="spellEnd"/>
      <w:r>
        <w:t>": null,</w:t>
      </w:r>
    </w:p>
    <w:p w:rsidR="005132A5" w:rsidRDefault="005132A5" w:rsidP="005132A5">
      <w:pPr>
        <w:spacing w:after="0"/>
      </w:pPr>
      <w:r>
        <w:t xml:space="preserve">            "</w:t>
      </w:r>
      <w:proofErr w:type="spellStart"/>
      <w:r>
        <w:t>roadStreetName</w:t>
      </w:r>
      <w:proofErr w:type="spellEnd"/>
      <w:r>
        <w:t>": null</w:t>
      </w:r>
    </w:p>
    <w:p w:rsidR="005132A5" w:rsidRDefault="005132A5" w:rsidP="005132A5">
      <w:pPr>
        <w:spacing w:after="0"/>
      </w:pPr>
      <w:r>
        <w:t xml:space="preserve">        },</w:t>
      </w:r>
    </w:p>
    <w:p w:rsidR="005132A5" w:rsidRDefault="005132A5" w:rsidP="005132A5">
      <w:pPr>
        <w:spacing w:after="0"/>
      </w:pPr>
      <w:r>
        <w:t xml:space="preserve">        "</w:t>
      </w:r>
      <w:proofErr w:type="spellStart"/>
      <w:r>
        <w:t>sdCalculation</w:t>
      </w:r>
      <w:proofErr w:type="spellEnd"/>
      <w:r>
        <w:t>": {</w:t>
      </w:r>
    </w:p>
    <w:p w:rsidR="005132A5" w:rsidRDefault="005132A5" w:rsidP="005132A5">
      <w:pPr>
        <w:spacing w:after="0"/>
      </w:pPr>
      <w:r>
        <w:t xml:space="preserve">            "</w:t>
      </w:r>
      <w:proofErr w:type="spellStart"/>
      <w:r>
        <w:t>sdExtentUoM</w:t>
      </w:r>
      <w:proofErr w:type="spellEnd"/>
      <w:r>
        <w:t>": "1",</w:t>
      </w:r>
    </w:p>
    <w:p w:rsidR="005132A5" w:rsidRDefault="005132A5" w:rsidP="005132A5">
      <w:pPr>
        <w:spacing w:after="0"/>
      </w:pPr>
      <w:r>
        <w:t xml:space="preserve">            "</w:t>
      </w:r>
      <w:proofErr w:type="spellStart"/>
      <w:r>
        <w:t>sdsiteLandExtent</w:t>
      </w:r>
      <w:proofErr w:type="spellEnd"/>
      <w:r>
        <w:t>": null,</w:t>
      </w:r>
    </w:p>
    <w:p w:rsidR="005132A5" w:rsidRDefault="005132A5" w:rsidP="005132A5">
      <w:pPr>
        <w:spacing w:after="0"/>
      </w:pPr>
      <w:r>
        <w:t xml:space="preserve">            "</w:t>
      </w:r>
      <w:proofErr w:type="spellStart"/>
      <w:r>
        <w:t>sdBuildingSaleableExtent</w:t>
      </w:r>
      <w:proofErr w:type="spellEnd"/>
      <w:r>
        <w:t>": null,</w:t>
      </w:r>
    </w:p>
    <w:p w:rsidR="005132A5" w:rsidRDefault="005132A5" w:rsidP="005132A5">
      <w:pPr>
        <w:spacing w:after="0"/>
      </w:pPr>
      <w:r>
        <w:t xml:space="preserve">            "</w:t>
      </w:r>
      <w:proofErr w:type="spellStart"/>
      <w:r>
        <w:t>sdFlatSaleableExtent</w:t>
      </w:r>
      <w:proofErr w:type="spellEnd"/>
      <w:r>
        <w:t>": null,</w:t>
      </w:r>
    </w:p>
    <w:p w:rsidR="005132A5" w:rsidRDefault="005132A5" w:rsidP="005132A5">
      <w:pPr>
        <w:spacing w:after="0"/>
      </w:pPr>
      <w:r>
        <w:t xml:space="preserve">            "</w:t>
      </w:r>
      <w:proofErr w:type="spellStart"/>
      <w:r>
        <w:t>sdParkingSaleableExtent</w:t>
      </w:r>
      <w:proofErr w:type="spellEnd"/>
      <w:r>
        <w:t>": "13.75",</w:t>
      </w:r>
    </w:p>
    <w:p w:rsidR="005132A5" w:rsidRDefault="005132A5" w:rsidP="005132A5">
      <w:pPr>
        <w:spacing w:after="0"/>
      </w:pPr>
      <w:r>
        <w:t xml:space="preserve">            "</w:t>
      </w:r>
      <w:proofErr w:type="spellStart"/>
      <w:r>
        <w:t>sdTdrSaleableExtent</w:t>
      </w:r>
      <w:proofErr w:type="spellEnd"/>
      <w:r>
        <w:t>": null</w:t>
      </w:r>
    </w:p>
    <w:p w:rsidR="005132A5" w:rsidRDefault="005132A5" w:rsidP="005132A5">
      <w:pPr>
        <w:spacing w:after="0"/>
      </w:pPr>
      <w:r>
        <w:t xml:space="preserve">        },</w:t>
      </w:r>
    </w:p>
    <w:p w:rsidR="005132A5" w:rsidRDefault="005132A5" w:rsidP="005132A5">
      <w:pPr>
        <w:spacing w:after="0"/>
      </w:pPr>
      <w:r>
        <w:t xml:space="preserve">        "document": {</w:t>
      </w:r>
    </w:p>
    <w:p w:rsidR="005132A5" w:rsidRDefault="005132A5" w:rsidP="005132A5">
      <w:pPr>
        <w:spacing w:after="0"/>
      </w:pPr>
      <w:r>
        <w:t xml:space="preserve">            "</w:t>
      </w:r>
      <w:proofErr w:type="spellStart"/>
      <w:r>
        <w:t>landapproval</w:t>
      </w:r>
      <w:proofErr w:type="spellEnd"/>
      <w:r>
        <w:t>": null,</w:t>
      </w:r>
    </w:p>
    <w:p w:rsidR="005132A5" w:rsidRDefault="005132A5" w:rsidP="005132A5">
      <w:pPr>
        <w:spacing w:after="0"/>
      </w:pPr>
      <w:r>
        <w:t xml:space="preserve">            "</w:t>
      </w:r>
      <w:proofErr w:type="spellStart"/>
      <w:r>
        <w:t>buildingLicense</w:t>
      </w:r>
      <w:proofErr w:type="spellEnd"/>
      <w:r>
        <w:t>": null,</w:t>
      </w:r>
    </w:p>
    <w:p w:rsidR="005132A5" w:rsidRDefault="005132A5" w:rsidP="005132A5">
      <w:pPr>
        <w:spacing w:after="0"/>
      </w:pPr>
      <w:r>
        <w:t xml:space="preserve">            "</w:t>
      </w:r>
      <w:proofErr w:type="spellStart"/>
      <w:r>
        <w:t>occupancyCertificate</w:t>
      </w:r>
      <w:proofErr w:type="spellEnd"/>
      <w:r>
        <w:t>": null,</w:t>
      </w:r>
    </w:p>
    <w:p w:rsidR="005132A5" w:rsidRDefault="005132A5" w:rsidP="005132A5">
      <w:pPr>
        <w:spacing w:after="0"/>
      </w:pPr>
      <w:r>
        <w:t xml:space="preserve">            "</w:t>
      </w:r>
      <w:proofErr w:type="spellStart"/>
      <w:r>
        <w:t>idProof</w:t>
      </w:r>
      <w:proofErr w:type="spellEnd"/>
      <w:r>
        <w:t>": null,</w:t>
      </w:r>
    </w:p>
    <w:p w:rsidR="005132A5" w:rsidRDefault="005132A5" w:rsidP="005132A5">
      <w:pPr>
        <w:spacing w:after="0"/>
      </w:pPr>
      <w:r>
        <w:t xml:space="preserve">            "</w:t>
      </w:r>
      <w:proofErr w:type="spellStart"/>
      <w:r>
        <w:t>addressProof</w:t>
      </w:r>
      <w:proofErr w:type="spellEnd"/>
      <w:r>
        <w:t>": null,</w:t>
      </w:r>
    </w:p>
    <w:p w:rsidR="005132A5" w:rsidRDefault="005132A5" w:rsidP="005132A5">
      <w:pPr>
        <w:spacing w:after="0"/>
      </w:pPr>
      <w:r>
        <w:t xml:space="preserve">            "</w:t>
      </w:r>
      <w:proofErr w:type="spellStart"/>
      <w:r>
        <w:t>saleDeed</w:t>
      </w:r>
      <w:proofErr w:type="spellEnd"/>
      <w:r>
        <w:t>": null,</w:t>
      </w:r>
    </w:p>
    <w:p w:rsidR="005132A5" w:rsidRDefault="005132A5" w:rsidP="005132A5">
      <w:pPr>
        <w:spacing w:after="0"/>
      </w:pPr>
      <w:r>
        <w:t xml:space="preserve">            "</w:t>
      </w:r>
      <w:proofErr w:type="spellStart"/>
      <w:r>
        <w:t>motherDeedOrPreviousSaleDeed</w:t>
      </w:r>
      <w:proofErr w:type="spellEnd"/>
      <w:r>
        <w:t>": null,</w:t>
      </w:r>
    </w:p>
    <w:p w:rsidR="005132A5" w:rsidRDefault="005132A5" w:rsidP="005132A5">
      <w:pPr>
        <w:spacing w:after="0"/>
      </w:pPr>
      <w:r>
        <w:t xml:space="preserve">            "</w:t>
      </w:r>
      <w:proofErr w:type="spellStart"/>
      <w:r>
        <w:t>encumbranceCertificate</w:t>
      </w:r>
      <w:proofErr w:type="spellEnd"/>
      <w:r>
        <w:t>": null,</w:t>
      </w:r>
    </w:p>
    <w:p w:rsidR="005132A5" w:rsidRDefault="005132A5" w:rsidP="005132A5">
      <w:pPr>
        <w:spacing w:after="0"/>
      </w:pPr>
      <w:r>
        <w:t xml:space="preserve">            "</w:t>
      </w:r>
      <w:proofErr w:type="spellStart"/>
      <w:r>
        <w:t>taxPaidReceiptCurrentYear</w:t>
      </w:r>
      <w:proofErr w:type="spellEnd"/>
      <w:r>
        <w:t>": null,</w:t>
      </w:r>
    </w:p>
    <w:p w:rsidR="005132A5" w:rsidRDefault="005132A5" w:rsidP="005132A5">
      <w:pPr>
        <w:spacing w:after="0"/>
      </w:pPr>
      <w:r>
        <w:t xml:space="preserve">            "</w:t>
      </w:r>
      <w:proofErr w:type="spellStart"/>
      <w:r>
        <w:t>possessionCertificate</w:t>
      </w:r>
      <w:proofErr w:type="spellEnd"/>
      <w:r>
        <w:t>": null,</w:t>
      </w:r>
    </w:p>
    <w:p w:rsidR="005132A5" w:rsidRDefault="005132A5" w:rsidP="005132A5">
      <w:pPr>
        <w:spacing w:after="0"/>
      </w:pPr>
      <w:r>
        <w:t xml:space="preserve">            "</w:t>
      </w:r>
      <w:proofErr w:type="spellStart"/>
      <w:r>
        <w:t>allotmentLetter</w:t>
      </w:r>
      <w:proofErr w:type="spellEnd"/>
      <w:r>
        <w:t>": null,</w:t>
      </w:r>
    </w:p>
    <w:p w:rsidR="005132A5" w:rsidRDefault="005132A5" w:rsidP="005132A5">
      <w:pPr>
        <w:spacing w:after="0"/>
      </w:pPr>
      <w:r>
        <w:t xml:space="preserve">            "</w:t>
      </w:r>
      <w:proofErr w:type="spellStart"/>
      <w:r>
        <w:t>leaseCumSaleDeed</w:t>
      </w:r>
      <w:proofErr w:type="spellEnd"/>
      <w:r>
        <w:t>": null,</w:t>
      </w:r>
    </w:p>
    <w:p w:rsidR="005132A5" w:rsidRDefault="005132A5" w:rsidP="005132A5">
      <w:pPr>
        <w:spacing w:after="0"/>
      </w:pPr>
      <w:r>
        <w:t xml:space="preserve">            "</w:t>
      </w:r>
      <w:proofErr w:type="spellStart"/>
      <w:r>
        <w:t>correctDimensionCertificate</w:t>
      </w:r>
      <w:proofErr w:type="spellEnd"/>
      <w:r>
        <w:t>": null</w:t>
      </w:r>
    </w:p>
    <w:p w:rsidR="005132A5" w:rsidRDefault="005132A5" w:rsidP="005132A5">
      <w:pPr>
        <w:spacing w:after="0"/>
      </w:pPr>
      <w:r>
        <w:t xml:space="preserve">        }</w:t>
      </w:r>
    </w:p>
    <w:p w:rsidR="005132A5" w:rsidRDefault="005132A5" w:rsidP="005132A5">
      <w:pPr>
        <w:spacing w:after="0"/>
      </w:pPr>
      <w:r>
        <w:t xml:space="preserve">    },</w:t>
      </w:r>
    </w:p>
    <w:p w:rsidR="005132A5" w:rsidRDefault="005132A5" w:rsidP="005132A5">
      <w:pPr>
        <w:spacing w:after="0"/>
      </w:pPr>
      <w:r>
        <w:t xml:space="preserve">    "</w:t>
      </w:r>
      <w:proofErr w:type="spellStart"/>
      <w:r>
        <w:t>responseCode</w:t>
      </w:r>
      <w:proofErr w:type="spellEnd"/>
      <w:r>
        <w:t>": "200",</w:t>
      </w:r>
    </w:p>
    <w:p w:rsidR="005132A5" w:rsidRDefault="005132A5" w:rsidP="005132A5">
      <w:pPr>
        <w:spacing w:after="0"/>
      </w:pPr>
      <w:r>
        <w:t xml:space="preserve">    "message": "Successful"</w:t>
      </w:r>
    </w:p>
    <w:p w:rsidR="005132A5" w:rsidRDefault="005132A5" w:rsidP="005132A5">
      <w:pPr>
        <w:spacing w:after="0"/>
      </w:pPr>
      <w:r>
        <w:t>}</w:t>
      </w:r>
    </w:p>
    <w:sectPr w:rsidR="005132A5" w:rsidSect="00472883">
      <w:headerReference w:type="default" r:id="rId18"/>
      <w:footerReference w:type="default" r:id="rId19"/>
      <w:pgSz w:w="11906" w:h="16838"/>
      <w:pgMar w:top="1440" w:right="170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7F5C" w:rsidRDefault="00AB7F5C" w:rsidP="008F36B1">
      <w:pPr>
        <w:spacing w:after="0" w:line="240" w:lineRule="auto"/>
      </w:pPr>
      <w:r>
        <w:separator/>
      </w:r>
    </w:p>
  </w:endnote>
  <w:endnote w:type="continuationSeparator" w:id="0">
    <w:p w:rsidR="00AB7F5C" w:rsidRDefault="00AB7F5C" w:rsidP="008F3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0517" w:rsidRDefault="009E0517">
    <w:pPr>
      <w:pStyle w:val="Footer"/>
    </w:pPr>
  </w:p>
  <w:p w:rsidR="009E0517" w:rsidRDefault="009E0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7F5C" w:rsidRDefault="00AB7F5C" w:rsidP="008F36B1">
      <w:pPr>
        <w:spacing w:after="0" w:line="240" w:lineRule="auto"/>
      </w:pPr>
      <w:r>
        <w:separator/>
      </w:r>
    </w:p>
  </w:footnote>
  <w:footnote w:type="continuationSeparator" w:id="0">
    <w:p w:rsidR="00AB7F5C" w:rsidRDefault="00AB7F5C" w:rsidP="008F36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0517" w:rsidRDefault="009E0517" w:rsidP="00D06059">
    <w:pPr>
      <w:pStyle w:val="Header"/>
      <w:jc w:val="center"/>
    </w:pPr>
    <w:r>
      <w:rPr>
        <w:noProof/>
      </w:rPr>
      <w:drawing>
        <wp:anchor distT="0" distB="0" distL="114300" distR="114300" simplePos="0" relativeHeight="251659264" behindDoc="0" locked="0" layoutInCell="1" allowOverlap="1" wp14:anchorId="2CF794FC" wp14:editId="648B58EE">
          <wp:simplePos x="0" y="0"/>
          <wp:positionH relativeFrom="column">
            <wp:posOffset>5902960</wp:posOffset>
          </wp:positionH>
          <wp:positionV relativeFrom="page">
            <wp:posOffset>396875</wp:posOffset>
          </wp:positionV>
          <wp:extent cx="349250" cy="28194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rsidR="009E0517" w:rsidRDefault="009E05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D37CE"/>
    <w:multiLevelType w:val="hybridMultilevel"/>
    <w:tmpl w:val="159C46BA"/>
    <w:lvl w:ilvl="0" w:tplc="40090005">
      <w:start w:val="1"/>
      <w:numFmt w:val="bullet"/>
      <w:lvlText w:val=""/>
      <w:lvlJc w:val="left"/>
      <w:pPr>
        <w:ind w:left="3402" w:hanging="360"/>
      </w:pPr>
      <w:rPr>
        <w:rFonts w:ascii="Wingdings" w:hAnsi="Wingdings" w:hint="default"/>
      </w:rPr>
    </w:lvl>
    <w:lvl w:ilvl="1" w:tplc="40090003" w:tentative="1">
      <w:start w:val="1"/>
      <w:numFmt w:val="bullet"/>
      <w:lvlText w:val="o"/>
      <w:lvlJc w:val="left"/>
      <w:pPr>
        <w:ind w:left="4122" w:hanging="360"/>
      </w:pPr>
      <w:rPr>
        <w:rFonts w:ascii="Courier New" w:hAnsi="Courier New" w:cs="Courier New" w:hint="default"/>
      </w:rPr>
    </w:lvl>
    <w:lvl w:ilvl="2" w:tplc="40090005" w:tentative="1">
      <w:start w:val="1"/>
      <w:numFmt w:val="bullet"/>
      <w:lvlText w:val=""/>
      <w:lvlJc w:val="left"/>
      <w:pPr>
        <w:ind w:left="4842" w:hanging="360"/>
      </w:pPr>
      <w:rPr>
        <w:rFonts w:ascii="Wingdings" w:hAnsi="Wingdings" w:hint="default"/>
      </w:rPr>
    </w:lvl>
    <w:lvl w:ilvl="3" w:tplc="40090001" w:tentative="1">
      <w:start w:val="1"/>
      <w:numFmt w:val="bullet"/>
      <w:lvlText w:val=""/>
      <w:lvlJc w:val="left"/>
      <w:pPr>
        <w:ind w:left="5562" w:hanging="360"/>
      </w:pPr>
      <w:rPr>
        <w:rFonts w:ascii="Symbol" w:hAnsi="Symbol" w:hint="default"/>
      </w:rPr>
    </w:lvl>
    <w:lvl w:ilvl="4" w:tplc="40090003" w:tentative="1">
      <w:start w:val="1"/>
      <w:numFmt w:val="bullet"/>
      <w:lvlText w:val="o"/>
      <w:lvlJc w:val="left"/>
      <w:pPr>
        <w:ind w:left="6282" w:hanging="360"/>
      </w:pPr>
      <w:rPr>
        <w:rFonts w:ascii="Courier New" w:hAnsi="Courier New" w:cs="Courier New" w:hint="default"/>
      </w:rPr>
    </w:lvl>
    <w:lvl w:ilvl="5" w:tplc="40090005" w:tentative="1">
      <w:start w:val="1"/>
      <w:numFmt w:val="bullet"/>
      <w:lvlText w:val=""/>
      <w:lvlJc w:val="left"/>
      <w:pPr>
        <w:ind w:left="7002" w:hanging="360"/>
      </w:pPr>
      <w:rPr>
        <w:rFonts w:ascii="Wingdings" w:hAnsi="Wingdings" w:hint="default"/>
      </w:rPr>
    </w:lvl>
    <w:lvl w:ilvl="6" w:tplc="40090001" w:tentative="1">
      <w:start w:val="1"/>
      <w:numFmt w:val="bullet"/>
      <w:lvlText w:val=""/>
      <w:lvlJc w:val="left"/>
      <w:pPr>
        <w:ind w:left="7722" w:hanging="360"/>
      </w:pPr>
      <w:rPr>
        <w:rFonts w:ascii="Symbol" w:hAnsi="Symbol" w:hint="default"/>
      </w:rPr>
    </w:lvl>
    <w:lvl w:ilvl="7" w:tplc="40090003" w:tentative="1">
      <w:start w:val="1"/>
      <w:numFmt w:val="bullet"/>
      <w:lvlText w:val="o"/>
      <w:lvlJc w:val="left"/>
      <w:pPr>
        <w:ind w:left="8442" w:hanging="360"/>
      </w:pPr>
      <w:rPr>
        <w:rFonts w:ascii="Courier New" w:hAnsi="Courier New" w:cs="Courier New" w:hint="default"/>
      </w:rPr>
    </w:lvl>
    <w:lvl w:ilvl="8" w:tplc="40090005" w:tentative="1">
      <w:start w:val="1"/>
      <w:numFmt w:val="bullet"/>
      <w:lvlText w:val=""/>
      <w:lvlJc w:val="left"/>
      <w:pPr>
        <w:ind w:left="9162" w:hanging="360"/>
      </w:pPr>
      <w:rPr>
        <w:rFonts w:ascii="Wingdings" w:hAnsi="Wingdings" w:hint="default"/>
      </w:rPr>
    </w:lvl>
  </w:abstractNum>
  <w:abstractNum w:abstractNumId="1" w15:restartNumberingAfterBreak="0">
    <w:nsid w:val="02EF28DA"/>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5F7082"/>
    <w:multiLevelType w:val="hybridMultilevel"/>
    <w:tmpl w:val="A1AE1F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4662E59"/>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86E9B"/>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500389"/>
    <w:multiLevelType w:val="hybridMultilevel"/>
    <w:tmpl w:val="072C95AA"/>
    <w:lvl w:ilvl="0" w:tplc="CE8A1A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29902E8"/>
    <w:multiLevelType w:val="hybridMultilevel"/>
    <w:tmpl w:val="E278C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8C5A7B"/>
    <w:multiLevelType w:val="hybridMultilevel"/>
    <w:tmpl w:val="E15E68F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471484A"/>
    <w:multiLevelType w:val="hybridMultilevel"/>
    <w:tmpl w:val="13422E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C50425"/>
    <w:multiLevelType w:val="hybridMultilevel"/>
    <w:tmpl w:val="431AA338"/>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26E67627"/>
    <w:multiLevelType w:val="multilevel"/>
    <w:tmpl w:val="BD2CD2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712134F"/>
    <w:multiLevelType w:val="multilevel"/>
    <w:tmpl w:val="9BBC2AE6"/>
    <w:lvl w:ilvl="0">
      <w:start w:val="14"/>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90673"/>
    <w:multiLevelType w:val="hybridMultilevel"/>
    <w:tmpl w:val="38B2702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7F32C8"/>
    <w:multiLevelType w:val="hybridMultilevel"/>
    <w:tmpl w:val="ACC6AD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68740A"/>
    <w:multiLevelType w:val="multilevel"/>
    <w:tmpl w:val="68284FB6"/>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1247BFC"/>
    <w:multiLevelType w:val="multilevel"/>
    <w:tmpl w:val="6E645E88"/>
    <w:lvl w:ilvl="0">
      <w:start w:val="1"/>
      <w:numFmt w:val="lowerLetter"/>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r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4BE217C"/>
    <w:multiLevelType w:val="hybridMultilevel"/>
    <w:tmpl w:val="3FB22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7882882"/>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75027A"/>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0658C6"/>
    <w:multiLevelType w:val="multilevel"/>
    <w:tmpl w:val="BF4C6C7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A2671B"/>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01EA6"/>
    <w:multiLevelType w:val="multilevel"/>
    <w:tmpl w:val="1FE86A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48982B74"/>
    <w:multiLevelType w:val="hybridMultilevel"/>
    <w:tmpl w:val="28CC74D2"/>
    <w:lvl w:ilvl="0" w:tplc="40090019">
      <w:start w:val="1"/>
      <w:numFmt w:val="lowerLetter"/>
      <w:lvlText w:val="%1."/>
      <w:lvlJc w:val="left"/>
      <w:pPr>
        <w:ind w:left="1080" w:hanging="360"/>
      </w:pPr>
    </w:lvl>
    <w:lvl w:ilvl="1" w:tplc="1F94E906">
      <w:start w:val="1"/>
      <w:numFmt w:val="decimal"/>
      <w:lvlText w:val="%2."/>
      <w:lvlJc w:val="right"/>
      <w:pPr>
        <w:ind w:left="1800" w:hanging="360"/>
      </w:pPr>
      <w:rPr>
        <w:rFonts w:asciiTheme="minorHAnsi" w:eastAsiaTheme="minorHAnsi" w:hAnsiTheme="minorHAnsi" w:cstheme="minorBidi"/>
      </w:r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3" w15:restartNumberingAfterBreak="0">
    <w:nsid w:val="49F8788E"/>
    <w:multiLevelType w:val="hybridMultilevel"/>
    <w:tmpl w:val="5DD8C3F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3B45B3E"/>
    <w:multiLevelType w:val="multilevel"/>
    <w:tmpl w:val="3D10FB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876B88"/>
    <w:multiLevelType w:val="hybridMultilevel"/>
    <w:tmpl w:val="CBBA1FA2"/>
    <w:lvl w:ilvl="0" w:tplc="11020052">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0A96C47"/>
    <w:multiLevelType w:val="hybridMultilevel"/>
    <w:tmpl w:val="A2307CEC"/>
    <w:lvl w:ilvl="0" w:tplc="94C84590">
      <w:start w:val="1"/>
      <w:numFmt w:val="decimal"/>
      <w:lvlText w:val="%1."/>
      <w:lvlJc w:val="left"/>
      <w:pPr>
        <w:ind w:left="720" w:hanging="360"/>
      </w:pPr>
      <w:rPr>
        <w:rFonts w:asciiTheme="minorHAnsi" w:eastAsiaTheme="minorHAnsi" w:hAnsiTheme="minorHAnsi" w:cstheme="minorBidi"/>
        <w:b w:val="0"/>
      </w:rPr>
    </w:lvl>
    <w:lvl w:ilvl="1" w:tplc="01E4D076">
      <w:start w:val="1"/>
      <w:numFmt w:val="lowerLetter"/>
      <w:lvlText w:val="%2."/>
      <w:lvlJc w:val="left"/>
      <w:pPr>
        <w:ind w:left="1440" w:hanging="360"/>
      </w:pPr>
      <w:rPr>
        <w:b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2A21CDA"/>
    <w:multiLevelType w:val="hybridMultilevel"/>
    <w:tmpl w:val="FCB4456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AFC04FE"/>
    <w:multiLevelType w:val="hybridMultilevel"/>
    <w:tmpl w:val="4814A4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CCC25FF"/>
    <w:multiLevelType w:val="hybridMultilevel"/>
    <w:tmpl w:val="9E0C9A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2BD200D"/>
    <w:multiLevelType w:val="multilevel"/>
    <w:tmpl w:val="A732954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B21E49"/>
    <w:multiLevelType w:val="hybridMultilevel"/>
    <w:tmpl w:val="27D8F5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BD546C"/>
    <w:multiLevelType w:val="hybridMultilevel"/>
    <w:tmpl w:val="959C0920"/>
    <w:lvl w:ilvl="0" w:tplc="40090019">
      <w:start w:val="1"/>
      <w:numFmt w:val="lowerLetter"/>
      <w:lvlText w:val="%1."/>
      <w:lvlJc w:val="left"/>
      <w:pPr>
        <w:ind w:left="842" w:hanging="360"/>
      </w:pPr>
    </w:lvl>
    <w:lvl w:ilvl="1" w:tplc="40090019">
      <w:start w:val="1"/>
      <w:numFmt w:val="lowerLetter"/>
      <w:lvlText w:val="%2."/>
      <w:lvlJc w:val="left"/>
      <w:pPr>
        <w:ind w:left="1562" w:hanging="360"/>
      </w:pPr>
    </w:lvl>
    <w:lvl w:ilvl="2" w:tplc="4009001B" w:tentative="1">
      <w:start w:val="1"/>
      <w:numFmt w:val="lowerRoman"/>
      <w:lvlText w:val="%3."/>
      <w:lvlJc w:val="right"/>
      <w:pPr>
        <w:ind w:left="2282" w:hanging="180"/>
      </w:pPr>
    </w:lvl>
    <w:lvl w:ilvl="3" w:tplc="4009000F" w:tentative="1">
      <w:start w:val="1"/>
      <w:numFmt w:val="decimal"/>
      <w:lvlText w:val="%4."/>
      <w:lvlJc w:val="left"/>
      <w:pPr>
        <w:ind w:left="3002" w:hanging="360"/>
      </w:pPr>
    </w:lvl>
    <w:lvl w:ilvl="4" w:tplc="40090019" w:tentative="1">
      <w:start w:val="1"/>
      <w:numFmt w:val="lowerLetter"/>
      <w:lvlText w:val="%5."/>
      <w:lvlJc w:val="left"/>
      <w:pPr>
        <w:ind w:left="3722" w:hanging="360"/>
      </w:pPr>
    </w:lvl>
    <w:lvl w:ilvl="5" w:tplc="4009001B" w:tentative="1">
      <w:start w:val="1"/>
      <w:numFmt w:val="lowerRoman"/>
      <w:lvlText w:val="%6."/>
      <w:lvlJc w:val="right"/>
      <w:pPr>
        <w:ind w:left="4442" w:hanging="180"/>
      </w:pPr>
    </w:lvl>
    <w:lvl w:ilvl="6" w:tplc="4009000F" w:tentative="1">
      <w:start w:val="1"/>
      <w:numFmt w:val="decimal"/>
      <w:lvlText w:val="%7."/>
      <w:lvlJc w:val="left"/>
      <w:pPr>
        <w:ind w:left="5162" w:hanging="360"/>
      </w:pPr>
    </w:lvl>
    <w:lvl w:ilvl="7" w:tplc="40090019" w:tentative="1">
      <w:start w:val="1"/>
      <w:numFmt w:val="lowerLetter"/>
      <w:lvlText w:val="%8."/>
      <w:lvlJc w:val="left"/>
      <w:pPr>
        <w:ind w:left="5882" w:hanging="360"/>
      </w:pPr>
    </w:lvl>
    <w:lvl w:ilvl="8" w:tplc="4009001B" w:tentative="1">
      <w:start w:val="1"/>
      <w:numFmt w:val="lowerRoman"/>
      <w:lvlText w:val="%9."/>
      <w:lvlJc w:val="right"/>
      <w:pPr>
        <w:ind w:left="6602" w:hanging="180"/>
      </w:pPr>
    </w:lvl>
  </w:abstractNum>
  <w:abstractNum w:abstractNumId="33" w15:restartNumberingAfterBreak="0">
    <w:nsid w:val="77EF5BD4"/>
    <w:multiLevelType w:val="hybridMultilevel"/>
    <w:tmpl w:val="1CA40ACE"/>
    <w:lvl w:ilvl="0" w:tplc="4009000F">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7D061ED1"/>
    <w:multiLevelType w:val="hybridMultilevel"/>
    <w:tmpl w:val="30081E02"/>
    <w:lvl w:ilvl="0" w:tplc="7328664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BD543F"/>
    <w:multiLevelType w:val="multilevel"/>
    <w:tmpl w:val="C7EE6FDC"/>
    <w:lvl w:ilvl="0">
      <w:start w:val="18"/>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28"/>
  </w:num>
  <w:num w:numId="3">
    <w:abstractNumId w:val="8"/>
  </w:num>
  <w:num w:numId="4">
    <w:abstractNumId w:val="23"/>
  </w:num>
  <w:num w:numId="5">
    <w:abstractNumId w:val="31"/>
  </w:num>
  <w:num w:numId="6">
    <w:abstractNumId w:val="27"/>
  </w:num>
  <w:num w:numId="7">
    <w:abstractNumId w:val="2"/>
  </w:num>
  <w:num w:numId="8">
    <w:abstractNumId w:val="0"/>
  </w:num>
  <w:num w:numId="9">
    <w:abstractNumId w:val="15"/>
  </w:num>
  <w:num w:numId="10">
    <w:abstractNumId w:val="14"/>
  </w:num>
  <w:num w:numId="11">
    <w:abstractNumId w:val="21"/>
  </w:num>
  <w:num w:numId="12">
    <w:abstractNumId w:val="10"/>
  </w:num>
  <w:num w:numId="13">
    <w:abstractNumId w:val="18"/>
  </w:num>
  <w:num w:numId="14">
    <w:abstractNumId w:val="30"/>
  </w:num>
  <w:num w:numId="15">
    <w:abstractNumId w:val="11"/>
  </w:num>
  <w:num w:numId="16">
    <w:abstractNumId w:val="17"/>
  </w:num>
  <w:num w:numId="17">
    <w:abstractNumId w:val="34"/>
  </w:num>
  <w:num w:numId="18">
    <w:abstractNumId w:val="4"/>
  </w:num>
  <w:num w:numId="19">
    <w:abstractNumId w:val="24"/>
  </w:num>
  <w:num w:numId="20">
    <w:abstractNumId w:val="20"/>
  </w:num>
  <w:num w:numId="21">
    <w:abstractNumId w:val="3"/>
  </w:num>
  <w:num w:numId="22">
    <w:abstractNumId w:val="35"/>
  </w:num>
  <w:num w:numId="23">
    <w:abstractNumId w:val="6"/>
  </w:num>
  <w:num w:numId="24">
    <w:abstractNumId w:val="10"/>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3"/>
  </w:num>
  <w:num w:numId="27">
    <w:abstractNumId w:val="1"/>
  </w:num>
  <w:num w:numId="28">
    <w:abstractNumId w:val="29"/>
  </w:num>
  <w:num w:numId="29">
    <w:abstractNumId w:val="26"/>
  </w:num>
  <w:num w:numId="30">
    <w:abstractNumId w:val="9"/>
  </w:num>
  <w:num w:numId="31">
    <w:abstractNumId w:val="12"/>
  </w:num>
  <w:num w:numId="32">
    <w:abstractNumId w:val="10"/>
  </w:num>
  <w:num w:numId="33">
    <w:abstractNumId w:val="25"/>
  </w:num>
  <w:num w:numId="34">
    <w:abstractNumId w:val="10"/>
  </w:num>
  <w:num w:numId="35">
    <w:abstractNumId w:val="13"/>
  </w:num>
  <w:num w:numId="36">
    <w:abstractNumId w:val="16"/>
  </w:num>
  <w:num w:numId="37">
    <w:abstractNumId w:val="7"/>
  </w:num>
  <w:num w:numId="38">
    <w:abstractNumId w:val="10"/>
  </w:num>
  <w:num w:numId="39">
    <w:abstractNumId w:val="5"/>
  </w:num>
  <w:num w:numId="40">
    <w:abstractNumId w:val="32"/>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jesh Hanbal">
    <w15:presenceInfo w15:providerId="None" w15:userId="Rajesh Hanb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76"/>
    <w:rsid w:val="00000448"/>
    <w:rsid w:val="00000861"/>
    <w:rsid w:val="00001CA0"/>
    <w:rsid w:val="00002328"/>
    <w:rsid w:val="00002547"/>
    <w:rsid w:val="00002887"/>
    <w:rsid w:val="000033BB"/>
    <w:rsid w:val="00003D8D"/>
    <w:rsid w:val="00003F3E"/>
    <w:rsid w:val="00005539"/>
    <w:rsid w:val="000067DF"/>
    <w:rsid w:val="00010EC7"/>
    <w:rsid w:val="00013744"/>
    <w:rsid w:val="00014B2A"/>
    <w:rsid w:val="00014E44"/>
    <w:rsid w:val="00015ADE"/>
    <w:rsid w:val="00016692"/>
    <w:rsid w:val="000171D6"/>
    <w:rsid w:val="00023813"/>
    <w:rsid w:val="00024310"/>
    <w:rsid w:val="00026A36"/>
    <w:rsid w:val="0003043E"/>
    <w:rsid w:val="00030C07"/>
    <w:rsid w:val="00031757"/>
    <w:rsid w:val="00031BCC"/>
    <w:rsid w:val="00032152"/>
    <w:rsid w:val="000326B0"/>
    <w:rsid w:val="000335FA"/>
    <w:rsid w:val="00034AA9"/>
    <w:rsid w:val="00034C7B"/>
    <w:rsid w:val="00035477"/>
    <w:rsid w:val="00036B80"/>
    <w:rsid w:val="00041686"/>
    <w:rsid w:val="00041B1C"/>
    <w:rsid w:val="0005007B"/>
    <w:rsid w:val="000511E8"/>
    <w:rsid w:val="000527B3"/>
    <w:rsid w:val="00052E8A"/>
    <w:rsid w:val="00053FDA"/>
    <w:rsid w:val="00054422"/>
    <w:rsid w:val="000558B2"/>
    <w:rsid w:val="00056EFD"/>
    <w:rsid w:val="00057066"/>
    <w:rsid w:val="0006053D"/>
    <w:rsid w:val="00060A68"/>
    <w:rsid w:val="00062519"/>
    <w:rsid w:val="000634D2"/>
    <w:rsid w:val="000663B8"/>
    <w:rsid w:val="00070567"/>
    <w:rsid w:val="000707D4"/>
    <w:rsid w:val="00070B27"/>
    <w:rsid w:val="00070C86"/>
    <w:rsid w:val="00073035"/>
    <w:rsid w:val="0007499D"/>
    <w:rsid w:val="00075F8D"/>
    <w:rsid w:val="00080304"/>
    <w:rsid w:val="00080EBF"/>
    <w:rsid w:val="00081C44"/>
    <w:rsid w:val="00084A39"/>
    <w:rsid w:val="0008577F"/>
    <w:rsid w:val="00092526"/>
    <w:rsid w:val="000939B3"/>
    <w:rsid w:val="00093B91"/>
    <w:rsid w:val="000951B3"/>
    <w:rsid w:val="00095433"/>
    <w:rsid w:val="00096F69"/>
    <w:rsid w:val="00096F7D"/>
    <w:rsid w:val="000A3FD9"/>
    <w:rsid w:val="000A4C7E"/>
    <w:rsid w:val="000A5A4D"/>
    <w:rsid w:val="000A6FE4"/>
    <w:rsid w:val="000A7C95"/>
    <w:rsid w:val="000B20AC"/>
    <w:rsid w:val="000B50D5"/>
    <w:rsid w:val="000B546C"/>
    <w:rsid w:val="000B6FC2"/>
    <w:rsid w:val="000B714D"/>
    <w:rsid w:val="000B7724"/>
    <w:rsid w:val="000B7C61"/>
    <w:rsid w:val="000B7FDF"/>
    <w:rsid w:val="000C0028"/>
    <w:rsid w:val="000C189B"/>
    <w:rsid w:val="000C23CE"/>
    <w:rsid w:val="000C378D"/>
    <w:rsid w:val="000C48BD"/>
    <w:rsid w:val="000C6B6F"/>
    <w:rsid w:val="000C7430"/>
    <w:rsid w:val="000D0452"/>
    <w:rsid w:val="000D4524"/>
    <w:rsid w:val="000D46A7"/>
    <w:rsid w:val="000D5393"/>
    <w:rsid w:val="000D5CD3"/>
    <w:rsid w:val="000D6CB2"/>
    <w:rsid w:val="000D7D5A"/>
    <w:rsid w:val="000E248D"/>
    <w:rsid w:val="000E554C"/>
    <w:rsid w:val="000E7E52"/>
    <w:rsid w:val="000F0F9A"/>
    <w:rsid w:val="000F26ED"/>
    <w:rsid w:val="000F3F8B"/>
    <w:rsid w:val="000F4908"/>
    <w:rsid w:val="000F5AF9"/>
    <w:rsid w:val="0010045E"/>
    <w:rsid w:val="00100C94"/>
    <w:rsid w:val="00100F8C"/>
    <w:rsid w:val="00101C71"/>
    <w:rsid w:val="00101D18"/>
    <w:rsid w:val="00101DAE"/>
    <w:rsid w:val="001023A1"/>
    <w:rsid w:val="00104996"/>
    <w:rsid w:val="001077B0"/>
    <w:rsid w:val="00107D92"/>
    <w:rsid w:val="001104F8"/>
    <w:rsid w:val="00111480"/>
    <w:rsid w:val="00112BA4"/>
    <w:rsid w:val="001135E5"/>
    <w:rsid w:val="001138F4"/>
    <w:rsid w:val="00113915"/>
    <w:rsid w:val="001141D6"/>
    <w:rsid w:val="0011564A"/>
    <w:rsid w:val="00116881"/>
    <w:rsid w:val="00117CCF"/>
    <w:rsid w:val="00117EB1"/>
    <w:rsid w:val="00120340"/>
    <w:rsid w:val="001217F6"/>
    <w:rsid w:val="00123DFD"/>
    <w:rsid w:val="00124B53"/>
    <w:rsid w:val="001257E9"/>
    <w:rsid w:val="00125EAA"/>
    <w:rsid w:val="0012717B"/>
    <w:rsid w:val="001273B2"/>
    <w:rsid w:val="00127B7C"/>
    <w:rsid w:val="00130AA0"/>
    <w:rsid w:val="0013103C"/>
    <w:rsid w:val="0013334B"/>
    <w:rsid w:val="0013449C"/>
    <w:rsid w:val="0013488D"/>
    <w:rsid w:val="001356A4"/>
    <w:rsid w:val="00135D4E"/>
    <w:rsid w:val="00137485"/>
    <w:rsid w:val="00137754"/>
    <w:rsid w:val="001401DA"/>
    <w:rsid w:val="0014059D"/>
    <w:rsid w:val="00140BAD"/>
    <w:rsid w:val="0014148B"/>
    <w:rsid w:val="00141690"/>
    <w:rsid w:val="00141F7A"/>
    <w:rsid w:val="00141FCA"/>
    <w:rsid w:val="00144C1E"/>
    <w:rsid w:val="0014514E"/>
    <w:rsid w:val="00146E19"/>
    <w:rsid w:val="00147406"/>
    <w:rsid w:val="0015248D"/>
    <w:rsid w:val="00153596"/>
    <w:rsid w:val="0015395C"/>
    <w:rsid w:val="00156D78"/>
    <w:rsid w:val="00160B81"/>
    <w:rsid w:val="00160BC5"/>
    <w:rsid w:val="00160C07"/>
    <w:rsid w:val="00161B2D"/>
    <w:rsid w:val="00161BDA"/>
    <w:rsid w:val="00164832"/>
    <w:rsid w:val="00165427"/>
    <w:rsid w:val="00165471"/>
    <w:rsid w:val="0016640D"/>
    <w:rsid w:val="00166BC7"/>
    <w:rsid w:val="00170588"/>
    <w:rsid w:val="00171897"/>
    <w:rsid w:val="0017296D"/>
    <w:rsid w:val="00172CF3"/>
    <w:rsid w:val="00173C60"/>
    <w:rsid w:val="001755FA"/>
    <w:rsid w:val="001807CA"/>
    <w:rsid w:val="001808A5"/>
    <w:rsid w:val="00181E4A"/>
    <w:rsid w:val="00182EBD"/>
    <w:rsid w:val="001846AD"/>
    <w:rsid w:val="00184B73"/>
    <w:rsid w:val="001852BA"/>
    <w:rsid w:val="0018702C"/>
    <w:rsid w:val="00190E09"/>
    <w:rsid w:val="00194027"/>
    <w:rsid w:val="0019517D"/>
    <w:rsid w:val="00195EF7"/>
    <w:rsid w:val="00196278"/>
    <w:rsid w:val="001A1DC3"/>
    <w:rsid w:val="001A35E0"/>
    <w:rsid w:val="001A37BF"/>
    <w:rsid w:val="001A6908"/>
    <w:rsid w:val="001A7CC7"/>
    <w:rsid w:val="001B01AC"/>
    <w:rsid w:val="001B05E1"/>
    <w:rsid w:val="001B0A72"/>
    <w:rsid w:val="001B3B6C"/>
    <w:rsid w:val="001B4490"/>
    <w:rsid w:val="001B4604"/>
    <w:rsid w:val="001B6CD1"/>
    <w:rsid w:val="001B6F4B"/>
    <w:rsid w:val="001C0621"/>
    <w:rsid w:val="001C0F70"/>
    <w:rsid w:val="001C22D4"/>
    <w:rsid w:val="001C4D4F"/>
    <w:rsid w:val="001C5D7A"/>
    <w:rsid w:val="001C7361"/>
    <w:rsid w:val="001C76D0"/>
    <w:rsid w:val="001C7F7E"/>
    <w:rsid w:val="001D3165"/>
    <w:rsid w:val="001D4307"/>
    <w:rsid w:val="001D4E2B"/>
    <w:rsid w:val="001D4E5F"/>
    <w:rsid w:val="001D5262"/>
    <w:rsid w:val="001D5882"/>
    <w:rsid w:val="001D5DB2"/>
    <w:rsid w:val="001D65CE"/>
    <w:rsid w:val="001D7A9A"/>
    <w:rsid w:val="001E009A"/>
    <w:rsid w:val="001E3889"/>
    <w:rsid w:val="001E3FDB"/>
    <w:rsid w:val="001E7D33"/>
    <w:rsid w:val="001F0112"/>
    <w:rsid w:val="001F03A2"/>
    <w:rsid w:val="001F06AF"/>
    <w:rsid w:val="001F316B"/>
    <w:rsid w:val="001F536C"/>
    <w:rsid w:val="001F5460"/>
    <w:rsid w:val="001F5D56"/>
    <w:rsid w:val="001F61C6"/>
    <w:rsid w:val="001F665E"/>
    <w:rsid w:val="00200CC6"/>
    <w:rsid w:val="0020331C"/>
    <w:rsid w:val="002038BC"/>
    <w:rsid w:val="00203C5C"/>
    <w:rsid w:val="002047DF"/>
    <w:rsid w:val="00204E35"/>
    <w:rsid w:val="00205A59"/>
    <w:rsid w:val="00206CEC"/>
    <w:rsid w:val="00206D43"/>
    <w:rsid w:val="0020766A"/>
    <w:rsid w:val="00210A95"/>
    <w:rsid w:val="00211604"/>
    <w:rsid w:val="00213CE9"/>
    <w:rsid w:val="00213F18"/>
    <w:rsid w:val="00214255"/>
    <w:rsid w:val="00214426"/>
    <w:rsid w:val="0021544E"/>
    <w:rsid w:val="002161A0"/>
    <w:rsid w:val="00216AEE"/>
    <w:rsid w:val="0022065A"/>
    <w:rsid w:val="00222682"/>
    <w:rsid w:val="00223E34"/>
    <w:rsid w:val="002245C5"/>
    <w:rsid w:val="00226602"/>
    <w:rsid w:val="00227B2A"/>
    <w:rsid w:val="002324D0"/>
    <w:rsid w:val="002331FB"/>
    <w:rsid w:val="00233273"/>
    <w:rsid w:val="00234264"/>
    <w:rsid w:val="002352CF"/>
    <w:rsid w:val="0023555C"/>
    <w:rsid w:val="0023629E"/>
    <w:rsid w:val="00237061"/>
    <w:rsid w:val="002372F0"/>
    <w:rsid w:val="002379B2"/>
    <w:rsid w:val="00241BF0"/>
    <w:rsid w:val="00242B96"/>
    <w:rsid w:val="00243DCE"/>
    <w:rsid w:val="002443F7"/>
    <w:rsid w:val="00244EC9"/>
    <w:rsid w:val="00246188"/>
    <w:rsid w:val="00246DD6"/>
    <w:rsid w:val="002511EE"/>
    <w:rsid w:val="00251894"/>
    <w:rsid w:val="00251DD3"/>
    <w:rsid w:val="0025231D"/>
    <w:rsid w:val="00253909"/>
    <w:rsid w:val="00254496"/>
    <w:rsid w:val="002545C2"/>
    <w:rsid w:val="00257FB1"/>
    <w:rsid w:val="002606AF"/>
    <w:rsid w:val="00261CE9"/>
    <w:rsid w:val="0026220C"/>
    <w:rsid w:val="00262EAA"/>
    <w:rsid w:val="00262ED9"/>
    <w:rsid w:val="002654F6"/>
    <w:rsid w:val="00265A69"/>
    <w:rsid w:val="00266306"/>
    <w:rsid w:val="0026737C"/>
    <w:rsid w:val="00267937"/>
    <w:rsid w:val="002679DB"/>
    <w:rsid w:val="00270FA0"/>
    <w:rsid w:val="00271072"/>
    <w:rsid w:val="0027326A"/>
    <w:rsid w:val="002736CE"/>
    <w:rsid w:val="00273B73"/>
    <w:rsid w:val="00277576"/>
    <w:rsid w:val="00280C0A"/>
    <w:rsid w:val="00283704"/>
    <w:rsid w:val="00286979"/>
    <w:rsid w:val="00290377"/>
    <w:rsid w:val="00290804"/>
    <w:rsid w:val="0029088D"/>
    <w:rsid w:val="00291043"/>
    <w:rsid w:val="0029186C"/>
    <w:rsid w:val="00294096"/>
    <w:rsid w:val="0029763A"/>
    <w:rsid w:val="002A27F2"/>
    <w:rsid w:val="002A3680"/>
    <w:rsid w:val="002A3D6E"/>
    <w:rsid w:val="002A496F"/>
    <w:rsid w:val="002A7F0F"/>
    <w:rsid w:val="002B1082"/>
    <w:rsid w:val="002B127C"/>
    <w:rsid w:val="002B29FE"/>
    <w:rsid w:val="002B3345"/>
    <w:rsid w:val="002B4B41"/>
    <w:rsid w:val="002B5C48"/>
    <w:rsid w:val="002C08E8"/>
    <w:rsid w:val="002C25E2"/>
    <w:rsid w:val="002C27EC"/>
    <w:rsid w:val="002C35E4"/>
    <w:rsid w:val="002C38CF"/>
    <w:rsid w:val="002C64D6"/>
    <w:rsid w:val="002C6B9F"/>
    <w:rsid w:val="002D104D"/>
    <w:rsid w:val="002D4F63"/>
    <w:rsid w:val="002D5E51"/>
    <w:rsid w:val="002D7DCB"/>
    <w:rsid w:val="002E2CE5"/>
    <w:rsid w:val="002E3DBA"/>
    <w:rsid w:val="002E3E07"/>
    <w:rsid w:val="002E4278"/>
    <w:rsid w:val="002E5469"/>
    <w:rsid w:val="002E66D8"/>
    <w:rsid w:val="002E6B7B"/>
    <w:rsid w:val="002F0619"/>
    <w:rsid w:val="002F1418"/>
    <w:rsid w:val="002F1BC4"/>
    <w:rsid w:val="002F28A7"/>
    <w:rsid w:val="002F43FC"/>
    <w:rsid w:val="002F5FC6"/>
    <w:rsid w:val="00301464"/>
    <w:rsid w:val="00302644"/>
    <w:rsid w:val="00303993"/>
    <w:rsid w:val="00304173"/>
    <w:rsid w:val="0030420C"/>
    <w:rsid w:val="003044B9"/>
    <w:rsid w:val="00304C64"/>
    <w:rsid w:val="00304FC8"/>
    <w:rsid w:val="00305A89"/>
    <w:rsid w:val="00306052"/>
    <w:rsid w:val="003077F9"/>
    <w:rsid w:val="00307A61"/>
    <w:rsid w:val="00313B38"/>
    <w:rsid w:val="003150B0"/>
    <w:rsid w:val="00316A61"/>
    <w:rsid w:val="0032174E"/>
    <w:rsid w:val="0032274D"/>
    <w:rsid w:val="00322CF8"/>
    <w:rsid w:val="00323DAE"/>
    <w:rsid w:val="003248DE"/>
    <w:rsid w:val="00324B22"/>
    <w:rsid w:val="00325187"/>
    <w:rsid w:val="00327468"/>
    <w:rsid w:val="00327515"/>
    <w:rsid w:val="00331DD0"/>
    <w:rsid w:val="00331E86"/>
    <w:rsid w:val="0033247B"/>
    <w:rsid w:val="003336BA"/>
    <w:rsid w:val="00333F3D"/>
    <w:rsid w:val="00334E99"/>
    <w:rsid w:val="00336922"/>
    <w:rsid w:val="00336CBD"/>
    <w:rsid w:val="0033761B"/>
    <w:rsid w:val="00340942"/>
    <w:rsid w:val="00344CBC"/>
    <w:rsid w:val="00345020"/>
    <w:rsid w:val="0034599C"/>
    <w:rsid w:val="00345C97"/>
    <w:rsid w:val="00347617"/>
    <w:rsid w:val="0035058F"/>
    <w:rsid w:val="00350ED5"/>
    <w:rsid w:val="00351D0E"/>
    <w:rsid w:val="00351E1B"/>
    <w:rsid w:val="00353E29"/>
    <w:rsid w:val="00354BF3"/>
    <w:rsid w:val="00355253"/>
    <w:rsid w:val="003561EF"/>
    <w:rsid w:val="00356CA4"/>
    <w:rsid w:val="003622F7"/>
    <w:rsid w:val="00364467"/>
    <w:rsid w:val="00370FD9"/>
    <w:rsid w:val="00371053"/>
    <w:rsid w:val="0037116A"/>
    <w:rsid w:val="00371BFF"/>
    <w:rsid w:val="00372AB5"/>
    <w:rsid w:val="00373F14"/>
    <w:rsid w:val="00377C07"/>
    <w:rsid w:val="00377E40"/>
    <w:rsid w:val="00383D90"/>
    <w:rsid w:val="00384238"/>
    <w:rsid w:val="0038576F"/>
    <w:rsid w:val="00385E4F"/>
    <w:rsid w:val="00386A6D"/>
    <w:rsid w:val="00386BC7"/>
    <w:rsid w:val="00390B0B"/>
    <w:rsid w:val="00391CA7"/>
    <w:rsid w:val="00393D75"/>
    <w:rsid w:val="00394D63"/>
    <w:rsid w:val="00396590"/>
    <w:rsid w:val="003A1F36"/>
    <w:rsid w:val="003A37E4"/>
    <w:rsid w:val="003A3C9E"/>
    <w:rsid w:val="003A3E91"/>
    <w:rsid w:val="003A4245"/>
    <w:rsid w:val="003A477B"/>
    <w:rsid w:val="003A7C33"/>
    <w:rsid w:val="003B031D"/>
    <w:rsid w:val="003B1B93"/>
    <w:rsid w:val="003B1CF8"/>
    <w:rsid w:val="003B1EB2"/>
    <w:rsid w:val="003B2374"/>
    <w:rsid w:val="003B34D6"/>
    <w:rsid w:val="003B384F"/>
    <w:rsid w:val="003B4D55"/>
    <w:rsid w:val="003B709F"/>
    <w:rsid w:val="003B72A6"/>
    <w:rsid w:val="003B7E2F"/>
    <w:rsid w:val="003C275C"/>
    <w:rsid w:val="003C2CE0"/>
    <w:rsid w:val="003C3177"/>
    <w:rsid w:val="003C4EF0"/>
    <w:rsid w:val="003C51E4"/>
    <w:rsid w:val="003C681C"/>
    <w:rsid w:val="003D03E9"/>
    <w:rsid w:val="003D1316"/>
    <w:rsid w:val="003D1A02"/>
    <w:rsid w:val="003D3113"/>
    <w:rsid w:val="003D4374"/>
    <w:rsid w:val="003D4769"/>
    <w:rsid w:val="003D65AE"/>
    <w:rsid w:val="003D6B98"/>
    <w:rsid w:val="003D7306"/>
    <w:rsid w:val="003D7D0F"/>
    <w:rsid w:val="003E002A"/>
    <w:rsid w:val="003E00D4"/>
    <w:rsid w:val="003E013E"/>
    <w:rsid w:val="003E1548"/>
    <w:rsid w:val="003E210F"/>
    <w:rsid w:val="003E37B7"/>
    <w:rsid w:val="003E3B87"/>
    <w:rsid w:val="003E5460"/>
    <w:rsid w:val="003E575F"/>
    <w:rsid w:val="003E75B9"/>
    <w:rsid w:val="003F169E"/>
    <w:rsid w:val="003F1707"/>
    <w:rsid w:val="003F1947"/>
    <w:rsid w:val="003F4064"/>
    <w:rsid w:val="003F4B98"/>
    <w:rsid w:val="003F5274"/>
    <w:rsid w:val="004025C4"/>
    <w:rsid w:val="0040361B"/>
    <w:rsid w:val="00404629"/>
    <w:rsid w:val="00406253"/>
    <w:rsid w:val="004075F7"/>
    <w:rsid w:val="0041017B"/>
    <w:rsid w:val="00410831"/>
    <w:rsid w:val="00413715"/>
    <w:rsid w:val="00414549"/>
    <w:rsid w:val="00414654"/>
    <w:rsid w:val="00417B0B"/>
    <w:rsid w:val="0042011B"/>
    <w:rsid w:val="004220E8"/>
    <w:rsid w:val="00422438"/>
    <w:rsid w:val="00424603"/>
    <w:rsid w:val="00426B9D"/>
    <w:rsid w:val="00427025"/>
    <w:rsid w:val="00430AB4"/>
    <w:rsid w:val="0043160A"/>
    <w:rsid w:val="00431F84"/>
    <w:rsid w:val="00432B5E"/>
    <w:rsid w:val="00432E6A"/>
    <w:rsid w:val="00433225"/>
    <w:rsid w:val="0043339D"/>
    <w:rsid w:val="0043350D"/>
    <w:rsid w:val="00434EB5"/>
    <w:rsid w:val="0043669A"/>
    <w:rsid w:val="004368BB"/>
    <w:rsid w:val="00440BE7"/>
    <w:rsid w:val="00442797"/>
    <w:rsid w:val="00442E92"/>
    <w:rsid w:val="00443B08"/>
    <w:rsid w:val="004464BB"/>
    <w:rsid w:val="004507E1"/>
    <w:rsid w:val="00451C80"/>
    <w:rsid w:val="004531C7"/>
    <w:rsid w:val="00453926"/>
    <w:rsid w:val="004548CB"/>
    <w:rsid w:val="00455AAA"/>
    <w:rsid w:val="00456EF8"/>
    <w:rsid w:val="004618F7"/>
    <w:rsid w:val="00464695"/>
    <w:rsid w:val="00465110"/>
    <w:rsid w:val="00470D1E"/>
    <w:rsid w:val="00471CF5"/>
    <w:rsid w:val="00472883"/>
    <w:rsid w:val="004747F2"/>
    <w:rsid w:val="00475DA6"/>
    <w:rsid w:val="00477C6A"/>
    <w:rsid w:val="004811FD"/>
    <w:rsid w:val="00481713"/>
    <w:rsid w:val="0048437D"/>
    <w:rsid w:val="004849EF"/>
    <w:rsid w:val="0048753E"/>
    <w:rsid w:val="004878B8"/>
    <w:rsid w:val="00491D33"/>
    <w:rsid w:val="00491EFB"/>
    <w:rsid w:val="004929C2"/>
    <w:rsid w:val="004930A9"/>
    <w:rsid w:val="00493794"/>
    <w:rsid w:val="00494253"/>
    <w:rsid w:val="00494426"/>
    <w:rsid w:val="004A01C5"/>
    <w:rsid w:val="004A1A41"/>
    <w:rsid w:val="004A1CD9"/>
    <w:rsid w:val="004A24E7"/>
    <w:rsid w:val="004A2634"/>
    <w:rsid w:val="004A5618"/>
    <w:rsid w:val="004A5E5A"/>
    <w:rsid w:val="004A612A"/>
    <w:rsid w:val="004A62E8"/>
    <w:rsid w:val="004A641F"/>
    <w:rsid w:val="004A686D"/>
    <w:rsid w:val="004B14D0"/>
    <w:rsid w:val="004B16E9"/>
    <w:rsid w:val="004B2B22"/>
    <w:rsid w:val="004B3311"/>
    <w:rsid w:val="004B3565"/>
    <w:rsid w:val="004B5957"/>
    <w:rsid w:val="004B5EF0"/>
    <w:rsid w:val="004B5F17"/>
    <w:rsid w:val="004B735F"/>
    <w:rsid w:val="004B7396"/>
    <w:rsid w:val="004C1B87"/>
    <w:rsid w:val="004C6469"/>
    <w:rsid w:val="004C6D31"/>
    <w:rsid w:val="004C7B5E"/>
    <w:rsid w:val="004C7C6D"/>
    <w:rsid w:val="004D1284"/>
    <w:rsid w:val="004D28BD"/>
    <w:rsid w:val="004D3A79"/>
    <w:rsid w:val="004D51F3"/>
    <w:rsid w:val="004D6133"/>
    <w:rsid w:val="004E0B8D"/>
    <w:rsid w:val="004E37CB"/>
    <w:rsid w:val="004E42E3"/>
    <w:rsid w:val="004E51AA"/>
    <w:rsid w:val="004E55F6"/>
    <w:rsid w:val="004E5BC2"/>
    <w:rsid w:val="004E654C"/>
    <w:rsid w:val="004E7D8E"/>
    <w:rsid w:val="004F2B97"/>
    <w:rsid w:val="004F330B"/>
    <w:rsid w:val="004F3E41"/>
    <w:rsid w:val="004F7082"/>
    <w:rsid w:val="00500965"/>
    <w:rsid w:val="005016DC"/>
    <w:rsid w:val="00501719"/>
    <w:rsid w:val="0050225F"/>
    <w:rsid w:val="005026D3"/>
    <w:rsid w:val="0050434C"/>
    <w:rsid w:val="0050485D"/>
    <w:rsid w:val="00504893"/>
    <w:rsid w:val="00506D04"/>
    <w:rsid w:val="0050704E"/>
    <w:rsid w:val="0050756E"/>
    <w:rsid w:val="00507C78"/>
    <w:rsid w:val="00511F01"/>
    <w:rsid w:val="005132A5"/>
    <w:rsid w:val="005138EA"/>
    <w:rsid w:val="005143D0"/>
    <w:rsid w:val="005165D0"/>
    <w:rsid w:val="00521719"/>
    <w:rsid w:val="0052212D"/>
    <w:rsid w:val="005236EB"/>
    <w:rsid w:val="00524068"/>
    <w:rsid w:val="00524AF6"/>
    <w:rsid w:val="00525F5E"/>
    <w:rsid w:val="0052670B"/>
    <w:rsid w:val="005273A5"/>
    <w:rsid w:val="00530564"/>
    <w:rsid w:val="005351C6"/>
    <w:rsid w:val="005365A2"/>
    <w:rsid w:val="00536B01"/>
    <w:rsid w:val="00537DA0"/>
    <w:rsid w:val="00540799"/>
    <w:rsid w:val="00540E04"/>
    <w:rsid w:val="00541AC2"/>
    <w:rsid w:val="005428A9"/>
    <w:rsid w:val="005436B6"/>
    <w:rsid w:val="00543AC2"/>
    <w:rsid w:val="00544455"/>
    <w:rsid w:val="00545324"/>
    <w:rsid w:val="00545FC7"/>
    <w:rsid w:val="005477E1"/>
    <w:rsid w:val="00551025"/>
    <w:rsid w:val="005553B8"/>
    <w:rsid w:val="0055730A"/>
    <w:rsid w:val="005602D4"/>
    <w:rsid w:val="00561743"/>
    <w:rsid w:val="00561B09"/>
    <w:rsid w:val="00561C91"/>
    <w:rsid w:val="00561F6B"/>
    <w:rsid w:val="00561FC4"/>
    <w:rsid w:val="005641A4"/>
    <w:rsid w:val="00564E67"/>
    <w:rsid w:val="0056651F"/>
    <w:rsid w:val="00570BA5"/>
    <w:rsid w:val="005712C0"/>
    <w:rsid w:val="005729F0"/>
    <w:rsid w:val="00574053"/>
    <w:rsid w:val="005743C9"/>
    <w:rsid w:val="00574404"/>
    <w:rsid w:val="005753CC"/>
    <w:rsid w:val="00577703"/>
    <w:rsid w:val="005816EF"/>
    <w:rsid w:val="005839B8"/>
    <w:rsid w:val="00583D48"/>
    <w:rsid w:val="00584A9F"/>
    <w:rsid w:val="00584BBD"/>
    <w:rsid w:val="00585236"/>
    <w:rsid w:val="005852C9"/>
    <w:rsid w:val="00585DBE"/>
    <w:rsid w:val="0058658A"/>
    <w:rsid w:val="005869BA"/>
    <w:rsid w:val="00592BDC"/>
    <w:rsid w:val="00594379"/>
    <w:rsid w:val="00595FE9"/>
    <w:rsid w:val="005A0C06"/>
    <w:rsid w:val="005A200D"/>
    <w:rsid w:val="005A2020"/>
    <w:rsid w:val="005A2646"/>
    <w:rsid w:val="005A2985"/>
    <w:rsid w:val="005A2EE5"/>
    <w:rsid w:val="005A3336"/>
    <w:rsid w:val="005A6EA4"/>
    <w:rsid w:val="005A7B7F"/>
    <w:rsid w:val="005B01CE"/>
    <w:rsid w:val="005B0B05"/>
    <w:rsid w:val="005B0ED2"/>
    <w:rsid w:val="005B24B8"/>
    <w:rsid w:val="005B36EA"/>
    <w:rsid w:val="005B4525"/>
    <w:rsid w:val="005B5FBA"/>
    <w:rsid w:val="005B7EBC"/>
    <w:rsid w:val="005B7F2B"/>
    <w:rsid w:val="005C041B"/>
    <w:rsid w:val="005C1D4F"/>
    <w:rsid w:val="005C3979"/>
    <w:rsid w:val="005C6A3A"/>
    <w:rsid w:val="005D1D81"/>
    <w:rsid w:val="005D1E14"/>
    <w:rsid w:val="005D2250"/>
    <w:rsid w:val="005D278D"/>
    <w:rsid w:val="005D597E"/>
    <w:rsid w:val="005D5E19"/>
    <w:rsid w:val="005D6127"/>
    <w:rsid w:val="005E0CF3"/>
    <w:rsid w:val="005E0F06"/>
    <w:rsid w:val="005E27FD"/>
    <w:rsid w:val="005E3A6A"/>
    <w:rsid w:val="005E4032"/>
    <w:rsid w:val="005E42E0"/>
    <w:rsid w:val="005E4AA7"/>
    <w:rsid w:val="005E556B"/>
    <w:rsid w:val="005E595D"/>
    <w:rsid w:val="005F1144"/>
    <w:rsid w:val="005F3C65"/>
    <w:rsid w:val="005F5640"/>
    <w:rsid w:val="00600CF9"/>
    <w:rsid w:val="00601927"/>
    <w:rsid w:val="00602991"/>
    <w:rsid w:val="00603368"/>
    <w:rsid w:val="00603A1C"/>
    <w:rsid w:val="00604633"/>
    <w:rsid w:val="006052A1"/>
    <w:rsid w:val="00605475"/>
    <w:rsid w:val="00605A1C"/>
    <w:rsid w:val="006069BC"/>
    <w:rsid w:val="00607669"/>
    <w:rsid w:val="00611D64"/>
    <w:rsid w:val="00614507"/>
    <w:rsid w:val="00615DDA"/>
    <w:rsid w:val="00616447"/>
    <w:rsid w:val="00617558"/>
    <w:rsid w:val="006200B0"/>
    <w:rsid w:val="00621C50"/>
    <w:rsid w:val="006231C3"/>
    <w:rsid w:val="00623E89"/>
    <w:rsid w:val="00630D35"/>
    <w:rsid w:val="00630D3D"/>
    <w:rsid w:val="006314A5"/>
    <w:rsid w:val="00633C98"/>
    <w:rsid w:val="00634032"/>
    <w:rsid w:val="0063421B"/>
    <w:rsid w:val="00634842"/>
    <w:rsid w:val="00635A2D"/>
    <w:rsid w:val="0063617D"/>
    <w:rsid w:val="00640FBF"/>
    <w:rsid w:val="00641830"/>
    <w:rsid w:val="00641BFD"/>
    <w:rsid w:val="00642186"/>
    <w:rsid w:val="006449DE"/>
    <w:rsid w:val="006461A4"/>
    <w:rsid w:val="00647959"/>
    <w:rsid w:val="006517A4"/>
    <w:rsid w:val="00651B7C"/>
    <w:rsid w:val="0065273A"/>
    <w:rsid w:val="00654569"/>
    <w:rsid w:val="00655063"/>
    <w:rsid w:val="006552B8"/>
    <w:rsid w:val="00660844"/>
    <w:rsid w:val="006609E7"/>
    <w:rsid w:val="00660BE1"/>
    <w:rsid w:val="00661A76"/>
    <w:rsid w:val="006625A8"/>
    <w:rsid w:val="00663B2D"/>
    <w:rsid w:val="00663B77"/>
    <w:rsid w:val="00664533"/>
    <w:rsid w:val="00665364"/>
    <w:rsid w:val="00665D11"/>
    <w:rsid w:val="00667207"/>
    <w:rsid w:val="006710D4"/>
    <w:rsid w:val="006714D5"/>
    <w:rsid w:val="006721F1"/>
    <w:rsid w:val="00674F68"/>
    <w:rsid w:val="006757FB"/>
    <w:rsid w:val="00675823"/>
    <w:rsid w:val="00675D49"/>
    <w:rsid w:val="00676622"/>
    <w:rsid w:val="00676DE2"/>
    <w:rsid w:val="0067712F"/>
    <w:rsid w:val="006776E4"/>
    <w:rsid w:val="00677FE0"/>
    <w:rsid w:val="0068176C"/>
    <w:rsid w:val="00682EB1"/>
    <w:rsid w:val="00683094"/>
    <w:rsid w:val="00683137"/>
    <w:rsid w:val="00683845"/>
    <w:rsid w:val="0068440B"/>
    <w:rsid w:val="006850F5"/>
    <w:rsid w:val="006900D0"/>
    <w:rsid w:val="00690943"/>
    <w:rsid w:val="00690A5A"/>
    <w:rsid w:val="0069122F"/>
    <w:rsid w:val="006921AD"/>
    <w:rsid w:val="00692660"/>
    <w:rsid w:val="00692FBE"/>
    <w:rsid w:val="006954A9"/>
    <w:rsid w:val="00695AC6"/>
    <w:rsid w:val="006A18B9"/>
    <w:rsid w:val="006A2F4A"/>
    <w:rsid w:val="006A3C9B"/>
    <w:rsid w:val="006A6A45"/>
    <w:rsid w:val="006A6B9A"/>
    <w:rsid w:val="006A6C3D"/>
    <w:rsid w:val="006A70E8"/>
    <w:rsid w:val="006A79FA"/>
    <w:rsid w:val="006A7D3A"/>
    <w:rsid w:val="006B0241"/>
    <w:rsid w:val="006B06EF"/>
    <w:rsid w:val="006B0DCF"/>
    <w:rsid w:val="006B1711"/>
    <w:rsid w:val="006B5900"/>
    <w:rsid w:val="006B673F"/>
    <w:rsid w:val="006B71BF"/>
    <w:rsid w:val="006B72DD"/>
    <w:rsid w:val="006C2A28"/>
    <w:rsid w:val="006C38BF"/>
    <w:rsid w:val="006C43CB"/>
    <w:rsid w:val="006C4E7C"/>
    <w:rsid w:val="006D060B"/>
    <w:rsid w:val="006D0846"/>
    <w:rsid w:val="006D0B16"/>
    <w:rsid w:val="006D1E8D"/>
    <w:rsid w:val="006D2567"/>
    <w:rsid w:val="006D2B9F"/>
    <w:rsid w:val="006D2D27"/>
    <w:rsid w:val="006D30A9"/>
    <w:rsid w:val="006D3D2E"/>
    <w:rsid w:val="006D4092"/>
    <w:rsid w:val="006D5A04"/>
    <w:rsid w:val="006D5C11"/>
    <w:rsid w:val="006D6208"/>
    <w:rsid w:val="006D6DEF"/>
    <w:rsid w:val="006D7D87"/>
    <w:rsid w:val="006E02DE"/>
    <w:rsid w:val="006E0B2E"/>
    <w:rsid w:val="006E1674"/>
    <w:rsid w:val="006E251C"/>
    <w:rsid w:val="006E363F"/>
    <w:rsid w:val="006E7193"/>
    <w:rsid w:val="006F2ACD"/>
    <w:rsid w:val="006F54AA"/>
    <w:rsid w:val="006F58C7"/>
    <w:rsid w:val="00700D87"/>
    <w:rsid w:val="0070176A"/>
    <w:rsid w:val="007021ED"/>
    <w:rsid w:val="007036AA"/>
    <w:rsid w:val="0070449B"/>
    <w:rsid w:val="00704C69"/>
    <w:rsid w:val="00705BA2"/>
    <w:rsid w:val="0070690F"/>
    <w:rsid w:val="007078F3"/>
    <w:rsid w:val="00710B49"/>
    <w:rsid w:val="00712193"/>
    <w:rsid w:val="00712898"/>
    <w:rsid w:val="007151A0"/>
    <w:rsid w:val="007152A0"/>
    <w:rsid w:val="00716AF8"/>
    <w:rsid w:val="007176DC"/>
    <w:rsid w:val="00717BDF"/>
    <w:rsid w:val="00717FEA"/>
    <w:rsid w:val="00721F97"/>
    <w:rsid w:val="007221DF"/>
    <w:rsid w:val="00722BAE"/>
    <w:rsid w:val="0072372B"/>
    <w:rsid w:val="00724547"/>
    <w:rsid w:val="00725C35"/>
    <w:rsid w:val="00725D74"/>
    <w:rsid w:val="00735EB2"/>
    <w:rsid w:val="007365A1"/>
    <w:rsid w:val="00736B82"/>
    <w:rsid w:val="00743429"/>
    <w:rsid w:val="00743694"/>
    <w:rsid w:val="00743B3C"/>
    <w:rsid w:val="00744107"/>
    <w:rsid w:val="00744515"/>
    <w:rsid w:val="0074634B"/>
    <w:rsid w:val="007474B9"/>
    <w:rsid w:val="00747D08"/>
    <w:rsid w:val="00750CBC"/>
    <w:rsid w:val="007520CC"/>
    <w:rsid w:val="00752365"/>
    <w:rsid w:val="007527E5"/>
    <w:rsid w:val="00752F2A"/>
    <w:rsid w:val="0075323A"/>
    <w:rsid w:val="007555BB"/>
    <w:rsid w:val="00755F65"/>
    <w:rsid w:val="00756433"/>
    <w:rsid w:val="007571D8"/>
    <w:rsid w:val="00757E27"/>
    <w:rsid w:val="00761ABE"/>
    <w:rsid w:val="00764DE1"/>
    <w:rsid w:val="00765EDF"/>
    <w:rsid w:val="007670C4"/>
    <w:rsid w:val="00770BF1"/>
    <w:rsid w:val="00775E7D"/>
    <w:rsid w:val="00776967"/>
    <w:rsid w:val="0077769F"/>
    <w:rsid w:val="0077782A"/>
    <w:rsid w:val="00780F9A"/>
    <w:rsid w:val="00781E2A"/>
    <w:rsid w:val="00784346"/>
    <w:rsid w:val="00784864"/>
    <w:rsid w:val="0078525E"/>
    <w:rsid w:val="0078552D"/>
    <w:rsid w:val="00785631"/>
    <w:rsid w:val="00785834"/>
    <w:rsid w:val="00786231"/>
    <w:rsid w:val="00786AAD"/>
    <w:rsid w:val="00786ECC"/>
    <w:rsid w:val="00786FF4"/>
    <w:rsid w:val="007870ED"/>
    <w:rsid w:val="007905F7"/>
    <w:rsid w:val="0079168A"/>
    <w:rsid w:val="00791B43"/>
    <w:rsid w:val="007939DE"/>
    <w:rsid w:val="00794E7A"/>
    <w:rsid w:val="007952EA"/>
    <w:rsid w:val="0079583E"/>
    <w:rsid w:val="00797153"/>
    <w:rsid w:val="00797EA7"/>
    <w:rsid w:val="007A0D78"/>
    <w:rsid w:val="007A1C04"/>
    <w:rsid w:val="007A29AA"/>
    <w:rsid w:val="007A2EEB"/>
    <w:rsid w:val="007A3357"/>
    <w:rsid w:val="007A49BA"/>
    <w:rsid w:val="007A5A6F"/>
    <w:rsid w:val="007A6152"/>
    <w:rsid w:val="007A670D"/>
    <w:rsid w:val="007A74B1"/>
    <w:rsid w:val="007A77E6"/>
    <w:rsid w:val="007A7CC9"/>
    <w:rsid w:val="007B416B"/>
    <w:rsid w:val="007B45DE"/>
    <w:rsid w:val="007B7BFF"/>
    <w:rsid w:val="007C3C64"/>
    <w:rsid w:val="007C4C14"/>
    <w:rsid w:val="007C5533"/>
    <w:rsid w:val="007C559F"/>
    <w:rsid w:val="007C56D2"/>
    <w:rsid w:val="007C5879"/>
    <w:rsid w:val="007C5CF6"/>
    <w:rsid w:val="007D2689"/>
    <w:rsid w:val="007D6DDC"/>
    <w:rsid w:val="007D7324"/>
    <w:rsid w:val="007E09AF"/>
    <w:rsid w:val="007E30E5"/>
    <w:rsid w:val="007E5819"/>
    <w:rsid w:val="007E5C81"/>
    <w:rsid w:val="007E69FC"/>
    <w:rsid w:val="007E77F9"/>
    <w:rsid w:val="007F03CA"/>
    <w:rsid w:val="007F1308"/>
    <w:rsid w:val="007F2E75"/>
    <w:rsid w:val="007F35E4"/>
    <w:rsid w:val="007F4387"/>
    <w:rsid w:val="007F56F2"/>
    <w:rsid w:val="007F5BF0"/>
    <w:rsid w:val="007F7739"/>
    <w:rsid w:val="008001F7"/>
    <w:rsid w:val="0080046D"/>
    <w:rsid w:val="00801F5C"/>
    <w:rsid w:val="00802876"/>
    <w:rsid w:val="008050D4"/>
    <w:rsid w:val="008055D5"/>
    <w:rsid w:val="00806431"/>
    <w:rsid w:val="0080748D"/>
    <w:rsid w:val="00807F99"/>
    <w:rsid w:val="0081054B"/>
    <w:rsid w:val="00810829"/>
    <w:rsid w:val="00810DB3"/>
    <w:rsid w:val="0081124A"/>
    <w:rsid w:val="008114A1"/>
    <w:rsid w:val="008122D5"/>
    <w:rsid w:val="00812998"/>
    <w:rsid w:val="0081468B"/>
    <w:rsid w:val="00814709"/>
    <w:rsid w:val="00814E40"/>
    <w:rsid w:val="008170D1"/>
    <w:rsid w:val="00817469"/>
    <w:rsid w:val="0081775D"/>
    <w:rsid w:val="00820472"/>
    <w:rsid w:val="008236B3"/>
    <w:rsid w:val="0082462C"/>
    <w:rsid w:val="008254F5"/>
    <w:rsid w:val="00826154"/>
    <w:rsid w:val="00826C1B"/>
    <w:rsid w:val="0082747A"/>
    <w:rsid w:val="00827C94"/>
    <w:rsid w:val="008300DC"/>
    <w:rsid w:val="0083111A"/>
    <w:rsid w:val="00832707"/>
    <w:rsid w:val="00832E72"/>
    <w:rsid w:val="00842070"/>
    <w:rsid w:val="00843446"/>
    <w:rsid w:val="008443AE"/>
    <w:rsid w:val="00845801"/>
    <w:rsid w:val="00845F4C"/>
    <w:rsid w:val="00850E06"/>
    <w:rsid w:val="00850EC0"/>
    <w:rsid w:val="008518BF"/>
    <w:rsid w:val="00851C94"/>
    <w:rsid w:val="008531A4"/>
    <w:rsid w:val="0085364F"/>
    <w:rsid w:val="00854233"/>
    <w:rsid w:val="00855D0D"/>
    <w:rsid w:val="00856219"/>
    <w:rsid w:val="00860E8E"/>
    <w:rsid w:val="00861F39"/>
    <w:rsid w:val="00863804"/>
    <w:rsid w:val="00863AFB"/>
    <w:rsid w:val="00863CEA"/>
    <w:rsid w:val="0086445E"/>
    <w:rsid w:val="008659E5"/>
    <w:rsid w:val="00865AFD"/>
    <w:rsid w:val="00866167"/>
    <w:rsid w:val="00867285"/>
    <w:rsid w:val="0087029C"/>
    <w:rsid w:val="008715F0"/>
    <w:rsid w:val="00871655"/>
    <w:rsid w:val="00871B30"/>
    <w:rsid w:val="00871DF9"/>
    <w:rsid w:val="00872153"/>
    <w:rsid w:val="00874895"/>
    <w:rsid w:val="00874B17"/>
    <w:rsid w:val="008768C5"/>
    <w:rsid w:val="00881955"/>
    <w:rsid w:val="00881B45"/>
    <w:rsid w:val="00881C14"/>
    <w:rsid w:val="00882024"/>
    <w:rsid w:val="00882D7E"/>
    <w:rsid w:val="0088388F"/>
    <w:rsid w:val="00883FF6"/>
    <w:rsid w:val="00884066"/>
    <w:rsid w:val="00884AAB"/>
    <w:rsid w:val="0088587C"/>
    <w:rsid w:val="00890F21"/>
    <w:rsid w:val="00891D8B"/>
    <w:rsid w:val="0089204B"/>
    <w:rsid w:val="00892318"/>
    <w:rsid w:val="008A0217"/>
    <w:rsid w:val="008A1211"/>
    <w:rsid w:val="008A2015"/>
    <w:rsid w:val="008A4C30"/>
    <w:rsid w:val="008A5142"/>
    <w:rsid w:val="008A51AD"/>
    <w:rsid w:val="008A5D78"/>
    <w:rsid w:val="008A78BF"/>
    <w:rsid w:val="008B0912"/>
    <w:rsid w:val="008B0FF8"/>
    <w:rsid w:val="008B1351"/>
    <w:rsid w:val="008B1BE6"/>
    <w:rsid w:val="008B6D0D"/>
    <w:rsid w:val="008B6F30"/>
    <w:rsid w:val="008B7A20"/>
    <w:rsid w:val="008C11E3"/>
    <w:rsid w:val="008C15F1"/>
    <w:rsid w:val="008C1972"/>
    <w:rsid w:val="008C4DAA"/>
    <w:rsid w:val="008C6A19"/>
    <w:rsid w:val="008D2665"/>
    <w:rsid w:val="008D404A"/>
    <w:rsid w:val="008D76CE"/>
    <w:rsid w:val="008E2101"/>
    <w:rsid w:val="008E24CD"/>
    <w:rsid w:val="008E2E56"/>
    <w:rsid w:val="008E353C"/>
    <w:rsid w:val="008F222A"/>
    <w:rsid w:val="008F36B1"/>
    <w:rsid w:val="008F433E"/>
    <w:rsid w:val="008F7C8F"/>
    <w:rsid w:val="0090068C"/>
    <w:rsid w:val="00901CEE"/>
    <w:rsid w:val="0090321D"/>
    <w:rsid w:val="00904191"/>
    <w:rsid w:val="009041AD"/>
    <w:rsid w:val="0090580F"/>
    <w:rsid w:val="009104C3"/>
    <w:rsid w:val="00911716"/>
    <w:rsid w:val="009139B0"/>
    <w:rsid w:val="00915688"/>
    <w:rsid w:val="00915717"/>
    <w:rsid w:val="00916580"/>
    <w:rsid w:val="00917E4E"/>
    <w:rsid w:val="00920D94"/>
    <w:rsid w:val="00922E8E"/>
    <w:rsid w:val="0092722F"/>
    <w:rsid w:val="009273EA"/>
    <w:rsid w:val="00931663"/>
    <w:rsid w:val="00933F1A"/>
    <w:rsid w:val="00934D55"/>
    <w:rsid w:val="00937DE7"/>
    <w:rsid w:val="009410BA"/>
    <w:rsid w:val="009440A4"/>
    <w:rsid w:val="009473F9"/>
    <w:rsid w:val="00950C6C"/>
    <w:rsid w:val="0095184A"/>
    <w:rsid w:val="009523FD"/>
    <w:rsid w:val="00953529"/>
    <w:rsid w:val="00954E6E"/>
    <w:rsid w:val="009602C6"/>
    <w:rsid w:val="009608DE"/>
    <w:rsid w:val="00961623"/>
    <w:rsid w:val="009616CD"/>
    <w:rsid w:val="00961C66"/>
    <w:rsid w:val="00962F6E"/>
    <w:rsid w:val="0096336A"/>
    <w:rsid w:val="00963E19"/>
    <w:rsid w:val="009651DC"/>
    <w:rsid w:val="009658D3"/>
    <w:rsid w:val="009676A9"/>
    <w:rsid w:val="009678DB"/>
    <w:rsid w:val="0097093F"/>
    <w:rsid w:val="00971058"/>
    <w:rsid w:val="00972926"/>
    <w:rsid w:val="0097294E"/>
    <w:rsid w:val="0097336F"/>
    <w:rsid w:val="00975F05"/>
    <w:rsid w:val="00977925"/>
    <w:rsid w:val="0098461D"/>
    <w:rsid w:val="00984D88"/>
    <w:rsid w:val="009856FD"/>
    <w:rsid w:val="00986F3E"/>
    <w:rsid w:val="0098733A"/>
    <w:rsid w:val="00991448"/>
    <w:rsid w:val="009920F5"/>
    <w:rsid w:val="00993696"/>
    <w:rsid w:val="00995B3C"/>
    <w:rsid w:val="009A0F66"/>
    <w:rsid w:val="009A1448"/>
    <w:rsid w:val="009A1DDB"/>
    <w:rsid w:val="009A5764"/>
    <w:rsid w:val="009A6127"/>
    <w:rsid w:val="009A63CB"/>
    <w:rsid w:val="009A6C19"/>
    <w:rsid w:val="009A7061"/>
    <w:rsid w:val="009A7B0A"/>
    <w:rsid w:val="009B4517"/>
    <w:rsid w:val="009B4D63"/>
    <w:rsid w:val="009B5D37"/>
    <w:rsid w:val="009B6CBD"/>
    <w:rsid w:val="009B703B"/>
    <w:rsid w:val="009B75F1"/>
    <w:rsid w:val="009B7E3C"/>
    <w:rsid w:val="009C09D1"/>
    <w:rsid w:val="009C46BF"/>
    <w:rsid w:val="009C50DA"/>
    <w:rsid w:val="009C7121"/>
    <w:rsid w:val="009D053B"/>
    <w:rsid w:val="009D1D53"/>
    <w:rsid w:val="009D1E22"/>
    <w:rsid w:val="009D2926"/>
    <w:rsid w:val="009D2B72"/>
    <w:rsid w:val="009D2C10"/>
    <w:rsid w:val="009D2E29"/>
    <w:rsid w:val="009D4025"/>
    <w:rsid w:val="009D4425"/>
    <w:rsid w:val="009D4C99"/>
    <w:rsid w:val="009D5C09"/>
    <w:rsid w:val="009E0517"/>
    <w:rsid w:val="009E1126"/>
    <w:rsid w:val="009E1561"/>
    <w:rsid w:val="009E1D40"/>
    <w:rsid w:val="009E3ADF"/>
    <w:rsid w:val="009E41BC"/>
    <w:rsid w:val="009E4742"/>
    <w:rsid w:val="009E4B93"/>
    <w:rsid w:val="009E4C41"/>
    <w:rsid w:val="009E6066"/>
    <w:rsid w:val="009F01BF"/>
    <w:rsid w:val="009F0F9B"/>
    <w:rsid w:val="009F1D99"/>
    <w:rsid w:val="009F1EC2"/>
    <w:rsid w:val="009F219A"/>
    <w:rsid w:val="009F4662"/>
    <w:rsid w:val="009F52BF"/>
    <w:rsid w:val="009F53CC"/>
    <w:rsid w:val="009F6FD7"/>
    <w:rsid w:val="00A00943"/>
    <w:rsid w:val="00A01C00"/>
    <w:rsid w:val="00A02329"/>
    <w:rsid w:val="00A027D6"/>
    <w:rsid w:val="00A03668"/>
    <w:rsid w:val="00A0461B"/>
    <w:rsid w:val="00A06F73"/>
    <w:rsid w:val="00A072E1"/>
    <w:rsid w:val="00A073EF"/>
    <w:rsid w:val="00A07861"/>
    <w:rsid w:val="00A10414"/>
    <w:rsid w:val="00A11647"/>
    <w:rsid w:val="00A12547"/>
    <w:rsid w:val="00A13853"/>
    <w:rsid w:val="00A13A28"/>
    <w:rsid w:val="00A13B83"/>
    <w:rsid w:val="00A20EF0"/>
    <w:rsid w:val="00A2137E"/>
    <w:rsid w:val="00A229A4"/>
    <w:rsid w:val="00A22FF2"/>
    <w:rsid w:val="00A23969"/>
    <w:rsid w:val="00A24597"/>
    <w:rsid w:val="00A275C4"/>
    <w:rsid w:val="00A30A1D"/>
    <w:rsid w:val="00A31742"/>
    <w:rsid w:val="00A31C11"/>
    <w:rsid w:val="00A32207"/>
    <w:rsid w:val="00A32541"/>
    <w:rsid w:val="00A32A1F"/>
    <w:rsid w:val="00A3374F"/>
    <w:rsid w:val="00A3404A"/>
    <w:rsid w:val="00A35433"/>
    <w:rsid w:val="00A36E8E"/>
    <w:rsid w:val="00A3772E"/>
    <w:rsid w:val="00A37F8E"/>
    <w:rsid w:val="00A40F3F"/>
    <w:rsid w:val="00A4182F"/>
    <w:rsid w:val="00A427FA"/>
    <w:rsid w:val="00A43514"/>
    <w:rsid w:val="00A4483F"/>
    <w:rsid w:val="00A45BCF"/>
    <w:rsid w:val="00A46E5B"/>
    <w:rsid w:val="00A47775"/>
    <w:rsid w:val="00A47856"/>
    <w:rsid w:val="00A529C3"/>
    <w:rsid w:val="00A52CD4"/>
    <w:rsid w:val="00A5485F"/>
    <w:rsid w:val="00A54A71"/>
    <w:rsid w:val="00A55195"/>
    <w:rsid w:val="00A55B2F"/>
    <w:rsid w:val="00A56C4E"/>
    <w:rsid w:val="00A57B67"/>
    <w:rsid w:val="00A600C1"/>
    <w:rsid w:val="00A60A6A"/>
    <w:rsid w:val="00A60FFC"/>
    <w:rsid w:val="00A70857"/>
    <w:rsid w:val="00A71B94"/>
    <w:rsid w:val="00A764A5"/>
    <w:rsid w:val="00A7672C"/>
    <w:rsid w:val="00A768C0"/>
    <w:rsid w:val="00A77271"/>
    <w:rsid w:val="00A810BD"/>
    <w:rsid w:val="00A81144"/>
    <w:rsid w:val="00A8225A"/>
    <w:rsid w:val="00A82C4A"/>
    <w:rsid w:val="00A82EE1"/>
    <w:rsid w:val="00A84294"/>
    <w:rsid w:val="00A84725"/>
    <w:rsid w:val="00A84D1D"/>
    <w:rsid w:val="00A86BC2"/>
    <w:rsid w:val="00A86EA3"/>
    <w:rsid w:val="00A87083"/>
    <w:rsid w:val="00A8720C"/>
    <w:rsid w:val="00A92D3B"/>
    <w:rsid w:val="00A94552"/>
    <w:rsid w:val="00A94D56"/>
    <w:rsid w:val="00A963AA"/>
    <w:rsid w:val="00A971B6"/>
    <w:rsid w:val="00AA306E"/>
    <w:rsid w:val="00AA35EB"/>
    <w:rsid w:val="00AA3611"/>
    <w:rsid w:val="00AA5E18"/>
    <w:rsid w:val="00AA5E3E"/>
    <w:rsid w:val="00AA7EC4"/>
    <w:rsid w:val="00AB058B"/>
    <w:rsid w:val="00AB0BC7"/>
    <w:rsid w:val="00AB0CB5"/>
    <w:rsid w:val="00AB0E22"/>
    <w:rsid w:val="00AB1B62"/>
    <w:rsid w:val="00AB2921"/>
    <w:rsid w:val="00AB3C58"/>
    <w:rsid w:val="00AB56CA"/>
    <w:rsid w:val="00AB5B86"/>
    <w:rsid w:val="00AB5C83"/>
    <w:rsid w:val="00AB78CC"/>
    <w:rsid w:val="00AB7F5C"/>
    <w:rsid w:val="00AC0AF1"/>
    <w:rsid w:val="00AC0BF7"/>
    <w:rsid w:val="00AC2B94"/>
    <w:rsid w:val="00AC3009"/>
    <w:rsid w:val="00AC48A9"/>
    <w:rsid w:val="00AC50BC"/>
    <w:rsid w:val="00AC7BD4"/>
    <w:rsid w:val="00AD074F"/>
    <w:rsid w:val="00AD1A29"/>
    <w:rsid w:val="00AD36CE"/>
    <w:rsid w:val="00AD4363"/>
    <w:rsid w:val="00AD4A52"/>
    <w:rsid w:val="00AD6FF3"/>
    <w:rsid w:val="00AD7C7E"/>
    <w:rsid w:val="00AE0175"/>
    <w:rsid w:val="00AE038A"/>
    <w:rsid w:val="00AE3307"/>
    <w:rsid w:val="00AE38E3"/>
    <w:rsid w:val="00AE48B9"/>
    <w:rsid w:val="00AE518A"/>
    <w:rsid w:val="00AE5413"/>
    <w:rsid w:val="00AE6085"/>
    <w:rsid w:val="00AE60E9"/>
    <w:rsid w:val="00AE69A6"/>
    <w:rsid w:val="00AE71BB"/>
    <w:rsid w:val="00AF00B6"/>
    <w:rsid w:val="00AF25FD"/>
    <w:rsid w:val="00AF2875"/>
    <w:rsid w:val="00AF3644"/>
    <w:rsid w:val="00AF4394"/>
    <w:rsid w:val="00AF4D7C"/>
    <w:rsid w:val="00B00BA0"/>
    <w:rsid w:val="00B01BDE"/>
    <w:rsid w:val="00B063CC"/>
    <w:rsid w:val="00B1084E"/>
    <w:rsid w:val="00B11A4E"/>
    <w:rsid w:val="00B11C80"/>
    <w:rsid w:val="00B14EC3"/>
    <w:rsid w:val="00B16484"/>
    <w:rsid w:val="00B1691A"/>
    <w:rsid w:val="00B17FCB"/>
    <w:rsid w:val="00B20D97"/>
    <w:rsid w:val="00B22873"/>
    <w:rsid w:val="00B22F92"/>
    <w:rsid w:val="00B23FB1"/>
    <w:rsid w:val="00B2713E"/>
    <w:rsid w:val="00B27B93"/>
    <w:rsid w:val="00B30178"/>
    <w:rsid w:val="00B315AC"/>
    <w:rsid w:val="00B3277D"/>
    <w:rsid w:val="00B33004"/>
    <w:rsid w:val="00B360C7"/>
    <w:rsid w:val="00B36278"/>
    <w:rsid w:val="00B374A5"/>
    <w:rsid w:val="00B375F2"/>
    <w:rsid w:val="00B37792"/>
    <w:rsid w:val="00B41180"/>
    <w:rsid w:val="00B41A00"/>
    <w:rsid w:val="00B41EE7"/>
    <w:rsid w:val="00B42EB9"/>
    <w:rsid w:val="00B44752"/>
    <w:rsid w:val="00B45690"/>
    <w:rsid w:val="00B45B61"/>
    <w:rsid w:val="00B46698"/>
    <w:rsid w:val="00B47610"/>
    <w:rsid w:val="00B50985"/>
    <w:rsid w:val="00B51A6A"/>
    <w:rsid w:val="00B52628"/>
    <w:rsid w:val="00B52897"/>
    <w:rsid w:val="00B5378C"/>
    <w:rsid w:val="00B53926"/>
    <w:rsid w:val="00B54244"/>
    <w:rsid w:val="00B557A1"/>
    <w:rsid w:val="00B62EB3"/>
    <w:rsid w:val="00B63779"/>
    <w:rsid w:val="00B637A3"/>
    <w:rsid w:val="00B64F21"/>
    <w:rsid w:val="00B65C06"/>
    <w:rsid w:val="00B66767"/>
    <w:rsid w:val="00B66E78"/>
    <w:rsid w:val="00B67346"/>
    <w:rsid w:val="00B67DFA"/>
    <w:rsid w:val="00B70570"/>
    <w:rsid w:val="00B70744"/>
    <w:rsid w:val="00B70B1E"/>
    <w:rsid w:val="00B72410"/>
    <w:rsid w:val="00B72552"/>
    <w:rsid w:val="00B72630"/>
    <w:rsid w:val="00B74D49"/>
    <w:rsid w:val="00B76289"/>
    <w:rsid w:val="00B77529"/>
    <w:rsid w:val="00B82FFD"/>
    <w:rsid w:val="00B8363C"/>
    <w:rsid w:val="00B8368A"/>
    <w:rsid w:val="00B86307"/>
    <w:rsid w:val="00B8761F"/>
    <w:rsid w:val="00B92212"/>
    <w:rsid w:val="00B9277C"/>
    <w:rsid w:val="00B94F29"/>
    <w:rsid w:val="00BA0905"/>
    <w:rsid w:val="00BA09CC"/>
    <w:rsid w:val="00BA2C30"/>
    <w:rsid w:val="00BA4660"/>
    <w:rsid w:val="00BA6191"/>
    <w:rsid w:val="00BB1962"/>
    <w:rsid w:val="00BB2774"/>
    <w:rsid w:val="00BB3019"/>
    <w:rsid w:val="00BB3CAE"/>
    <w:rsid w:val="00BB6378"/>
    <w:rsid w:val="00BB7733"/>
    <w:rsid w:val="00BB7B6D"/>
    <w:rsid w:val="00BB7D2A"/>
    <w:rsid w:val="00BC0F0B"/>
    <w:rsid w:val="00BC1CE4"/>
    <w:rsid w:val="00BC2978"/>
    <w:rsid w:val="00BC3540"/>
    <w:rsid w:val="00BC3F44"/>
    <w:rsid w:val="00BC4D22"/>
    <w:rsid w:val="00BC5433"/>
    <w:rsid w:val="00BC563E"/>
    <w:rsid w:val="00BC5B81"/>
    <w:rsid w:val="00BC5F7B"/>
    <w:rsid w:val="00BC6174"/>
    <w:rsid w:val="00BC6C1A"/>
    <w:rsid w:val="00BD03C7"/>
    <w:rsid w:val="00BD1FF4"/>
    <w:rsid w:val="00BD36FB"/>
    <w:rsid w:val="00BD47B9"/>
    <w:rsid w:val="00BD4DC2"/>
    <w:rsid w:val="00BD60DC"/>
    <w:rsid w:val="00BD6C9A"/>
    <w:rsid w:val="00BD7FD7"/>
    <w:rsid w:val="00BE0825"/>
    <w:rsid w:val="00BE0A8D"/>
    <w:rsid w:val="00BE2160"/>
    <w:rsid w:val="00BE346F"/>
    <w:rsid w:val="00BE3C1C"/>
    <w:rsid w:val="00BE7FD0"/>
    <w:rsid w:val="00BF261D"/>
    <w:rsid w:val="00BF2D4F"/>
    <w:rsid w:val="00BF3103"/>
    <w:rsid w:val="00BF3EAB"/>
    <w:rsid w:val="00BF548A"/>
    <w:rsid w:val="00BF56E8"/>
    <w:rsid w:val="00BF5A8F"/>
    <w:rsid w:val="00BF62B9"/>
    <w:rsid w:val="00BF7660"/>
    <w:rsid w:val="00C038C9"/>
    <w:rsid w:val="00C04CF5"/>
    <w:rsid w:val="00C05B67"/>
    <w:rsid w:val="00C065D3"/>
    <w:rsid w:val="00C100F8"/>
    <w:rsid w:val="00C10B02"/>
    <w:rsid w:val="00C10E95"/>
    <w:rsid w:val="00C16A29"/>
    <w:rsid w:val="00C17068"/>
    <w:rsid w:val="00C1744E"/>
    <w:rsid w:val="00C20A28"/>
    <w:rsid w:val="00C20CD7"/>
    <w:rsid w:val="00C20E3A"/>
    <w:rsid w:val="00C212D0"/>
    <w:rsid w:val="00C233A7"/>
    <w:rsid w:val="00C23584"/>
    <w:rsid w:val="00C2365A"/>
    <w:rsid w:val="00C244F1"/>
    <w:rsid w:val="00C25DA8"/>
    <w:rsid w:val="00C2797B"/>
    <w:rsid w:val="00C300FB"/>
    <w:rsid w:val="00C30370"/>
    <w:rsid w:val="00C31C52"/>
    <w:rsid w:val="00C320A0"/>
    <w:rsid w:val="00C3245E"/>
    <w:rsid w:val="00C3435A"/>
    <w:rsid w:val="00C34E4C"/>
    <w:rsid w:val="00C41B3E"/>
    <w:rsid w:val="00C43633"/>
    <w:rsid w:val="00C43DDA"/>
    <w:rsid w:val="00C44B34"/>
    <w:rsid w:val="00C44B8E"/>
    <w:rsid w:val="00C464AD"/>
    <w:rsid w:val="00C4668F"/>
    <w:rsid w:val="00C50A33"/>
    <w:rsid w:val="00C51064"/>
    <w:rsid w:val="00C52BA0"/>
    <w:rsid w:val="00C55AE4"/>
    <w:rsid w:val="00C57455"/>
    <w:rsid w:val="00C62A4E"/>
    <w:rsid w:val="00C63838"/>
    <w:rsid w:val="00C63A1B"/>
    <w:rsid w:val="00C64172"/>
    <w:rsid w:val="00C642EE"/>
    <w:rsid w:val="00C66879"/>
    <w:rsid w:val="00C66C71"/>
    <w:rsid w:val="00C66F1C"/>
    <w:rsid w:val="00C674DD"/>
    <w:rsid w:val="00C674FF"/>
    <w:rsid w:val="00C67803"/>
    <w:rsid w:val="00C73D30"/>
    <w:rsid w:val="00C7729E"/>
    <w:rsid w:val="00C77483"/>
    <w:rsid w:val="00C8058D"/>
    <w:rsid w:val="00C812BF"/>
    <w:rsid w:val="00C82DD3"/>
    <w:rsid w:val="00C82F21"/>
    <w:rsid w:val="00C85237"/>
    <w:rsid w:val="00C858FD"/>
    <w:rsid w:val="00C86AA2"/>
    <w:rsid w:val="00C8758F"/>
    <w:rsid w:val="00C87C95"/>
    <w:rsid w:val="00C90C29"/>
    <w:rsid w:val="00C91F42"/>
    <w:rsid w:val="00C9251D"/>
    <w:rsid w:val="00C93981"/>
    <w:rsid w:val="00C94D65"/>
    <w:rsid w:val="00C955FF"/>
    <w:rsid w:val="00C96470"/>
    <w:rsid w:val="00C96693"/>
    <w:rsid w:val="00C97CBF"/>
    <w:rsid w:val="00CA00EE"/>
    <w:rsid w:val="00CA2048"/>
    <w:rsid w:val="00CA25AD"/>
    <w:rsid w:val="00CA3473"/>
    <w:rsid w:val="00CA39B1"/>
    <w:rsid w:val="00CA3A93"/>
    <w:rsid w:val="00CA428D"/>
    <w:rsid w:val="00CA5F41"/>
    <w:rsid w:val="00CA722C"/>
    <w:rsid w:val="00CB1BF0"/>
    <w:rsid w:val="00CB22DE"/>
    <w:rsid w:val="00CB3F1E"/>
    <w:rsid w:val="00CB40FA"/>
    <w:rsid w:val="00CB4573"/>
    <w:rsid w:val="00CB4DDA"/>
    <w:rsid w:val="00CB5F22"/>
    <w:rsid w:val="00CB5F34"/>
    <w:rsid w:val="00CB6B65"/>
    <w:rsid w:val="00CC127C"/>
    <w:rsid w:val="00CC2B20"/>
    <w:rsid w:val="00CC43BC"/>
    <w:rsid w:val="00CC4618"/>
    <w:rsid w:val="00CC7C8C"/>
    <w:rsid w:val="00CD1616"/>
    <w:rsid w:val="00CD166C"/>
    <w:rsid w:val="00CD73B1"/>
    <w:rsid w:val="00CD7D65"/>
    <w:rsid w:val="00CE204E"/>
    <w:rsid w:val="00CE2341"/>
    <w:rsid w:val="00CE3A0E"/>
    <w:rsid w:val="00CE4A63"/>
    <w:rsid w:val="00CE60C7"/>
    <w:rsid w:val="00CE729F"/>
    <w:rsid w:val="00CE762A"/>
    <w:rsid w:val="00CE79DB"/>
    <w:rsid w:val="00CF074D"/>
    <w:rsid w:val="00CF11DF"/>
    <w:rsid w:val="00CF1211"/>
    <w:rsid w:val="00CF2C54"/>
    <w:rsid w:val="00CF337A"/>
    <w:rsid w:val="00CF4ACD"/>
    <w:rsid w:val="00CF4AD4"/>
    <w:rsid w:val="00D01008"/>
    <w:rsid w:val="00D01A83"/>
    <w:rsid w:val="00D01ADC"/>
    <w:rsid w:val="00D02413"/>
    <w:rsid w:val="00D0319B"/>
    <w:rsid w:val="00D03F12"/>
    <w:rsid w:val="00D0400D"/>
    <w:rsid w:val="00D045F2"/>
    <w:rsid w:val="00D056E0"/>
    <w:rsid w:val="00D056FD"/>
    <w:rsid w:val="00D06059"/>
    <w:rsid w:val="00D06D08"/>
    <w:rsid w:val="00D06D51"/>
    <w:rsid w:val="00D07E20"/>
    <w:rsid w:val="00D07ECB"/>
    <w:rsid w:val="00D12B5F"/>
    <w:rsid w:val="00D12F31"/>
    <w:rsid w:val="00D13C5D"/>
    <w:rsid w:val="00D14EDE"/>
    <w:rsid w:val="00D17817"/>
    <w:rsid w:val="00D17F6F"/>
    <w:rsid w:val="00D22439"/>
    <w:rsid w:val="00D22C7E"/>
    <w:rsid w:val="00D24BE8"/>
    <w:rsid w:val="00D24D18"/>
    <w:rsid w:val="00D25388"/>
    <w:rsid w:val="00D26B1E"/>
    <w:rsid w:val="00D303E5"/>
    <w:rsid w:val="00D30823"/>
    <w:rsid w:val="00D308DC"/>
    <w:rsid w:val="00D313A4"/>
    <w:rsid w:val="00D32CE3"/>
    <w:rsid w:val="00D33FE2"/>
    <w:rsid w:val="00D36EA7"/>
    <w:rsid w:val="00D37A91"/>
    <w:rsid w:val="00D403E7"/>
    <w:rsid w:val="00D422E2"/>
    <w:rsid w:val="00D45187"/>
    <w:rsid w:val="00D4631F"/>
    <w:rsid w:val="00D4658F"/>
    <w:rsid w:val="00D47A9F"/>
    <w:rsid w:val="00D5058B"/>
    <w:rsid w:val="00D50984"/>
    <w:rsid w:val="00D516CB"/>
    <w:rsid w:val="00D519BB"/>
    <w:rsid w:val="00D55C27"/>
    <w:rsid w:val="00D56763"/>
    <w:rsid w:val="00D57A01"/>
    <w:rsid w:val="00D625AA"/>
    <w:rsid w:val="00D63B92"/>
    <w:rsid w:val="00D63DBE"/>
    <w:rsid w:val="00D640AF"/>
    <w:rsid w:val="00D6458A"/>
    <w:rsid w:val="00D6578D"/>
    <w:rsid w:val="00D6600E"/>
    <w:rsid w:val="00D661F0"/>
    <w:rsid w:val="00D66A21"/>
    <w:rsid w:val="00D67B24"/>
    <w:rsid w:val="00D707D7"/>
    <w:rsid w:val="00D71723"/>
    <w:rsid w:val="00D7176A"/>
    <w:rsid w:val="00D7252F"/>
    <w:rsid w:val="00D80976"/>
    <w:rsid w:val="00D80BEB"/>
    <w:rsid w:val="00D81C5C"/>
    <w:rsid w:val="00D82E84"/>
    <w:rsid w:val="00D8415F"/>
    <w:rsid w:val="00D85723"/>
    <w:rsid w:val="00D87C66"/>
    <w:rsid w:val="00D94F1D"/>
    <w:rsid w:val="00DA100E"/>
    <w:rsid w:val="00DA47D2"/>
    <w:rsid w:val="00DA490B"/>
    <w:rsid w:val="00DA6550"/>
    <w:rsid w:val="00DA6AC0"/>
    <w:rsid w:val="00DA7420"/>
    <w:rsid w:val="00DB15B8"/>
    <w:rsid w:val="00DB29C0"/>
    <w:rsid w:val="00DB3590"/>
    <w:rsid w:val="00DB389D"/>
    <w:rsid w:val="00DB530D"/>
    <w:rsid w:val="00DB5610"/>
    <w:rsid w:val="00DB63DA"/>
    <w:rsid w:val="00DB63E2"/>
    <w:rsid w:val="00DB6782"/>
    <w:rsid w:val="00DB6D0A"/>
    <w:rsid w:val="00DB7B59"/>
    <w:rsid w:val="00DB7D04"/>
    <w:rsid w:val="00DC00FA"/>
    <w:rsid w:val="00DC1221"/>
    <w:rsid w:val="00DC13A5"/>
    <w:rsid w:val="00DC1931"/>
    <w:rsid w:val="00DC356E"/>
    <w:rsid w:val="00DC514E"/>
    <w:rsid w:val="00DC5709"/>
    <w:rsid w:val="00DD1921"/>
    <w:rsid w:val="00DD21C9"/>
    <w:rsid w:val="00DD65ED"/>
    <w:rsid w:val="00DD6F04"/>
    <w:rsid w:val="00DE1662"/>
    <w:rsid w:val="00DE1EFA"/>
    <w:rsid w:val="00DE3260"/>
    <w:rsid w:val="00DE33F9"/>
    <w:rsid w:val="00DE45B1"/>
    <w:rsid w:val="00DE4854"/>
    <w:rsid w:val="00DE4EB2"/>
    <w:rsid w:val="00DE60D6"/>
    <w:rsid w:val="00DE6371"/>
    <w:rsid w:val="00DF0260"/>
    <w:rsid w:val="00DF0693"/>
    <w:rsid w:val="00DF08AF"/>
    <w:rsid w:val="00DF2124"/>
    <w:rsid w:val="00DF57ED"/>
    <w:rsid w:val="00DF6EC7"/>
    <w:rsid w:val="00DF73B0"/>
    <w:rsid w:val="00E01930"/>
    <w:rsid w:val="00E01A7A"/>
    <w:rsid w:val="00E02054"/>
    <w:rsid w:val="00E02739"/>
    <w:rsid w:val="00E05CFF"/>
    <w:rsid w:val="00E06843"/>
    <w:rsid w:val="00E07076"/>
    <w:rsid w:val="00E1296F"/>
    <w:rsid w:val="00E148C0"/>
    <w:rsid w:val="00E14BC8"/>
    <w:rsid w:val="00E17B53"/>
    <w:rsid w:val="00E200E5"/>
    <w:rsid w:val="00E21648"/>
    <w:rsid w:val="00E21F79"/>
    <w:rsid w:val="00E23D8F"/>
    <w:rsid w:val="00E2474C"/>
    <w:rsid w:val="00E250B6"/>
    <w:rsid w:val="00E25768"/>
    <w:rsid w:val="00E25CBA"/>
    <w:rsid w:val="00E25E37"/>
    <w:rsid w:val="00E26613"/>
    <w:rsid w:val="00E26EC7"/>
    <w:rsid w:val="00E303C5"/>
    <w:rsid w:val="00E308C5"/>
    <w:rsid w:val="00E31427"/>
    <w:rsid w:val="00E31AC6"/>
    <w:rsid w:val="00E3294D"/>
    <w:rsid w:val="00E40205"/>
    <w:rsid w:val="00E414B1"/>
    <w:rsid w:val="00E42155"/>
    <w:rsid w:val="00E42692"/>
    <w:rsid w:val="00E43287"/>
    <w:rsid w:val="00E437B0"/>
    <w:rsid w:val="00E45434"/>
    <w:rsid w:val="00E45C44"/>
    <w:rsid w:val="00E45C88"/>
    <w:rsid w:val="00E46053"/>
    <w:rsid w:val="00E46A18"/>
    <w:rsid w:val="00E50A8B"/>
    <w:rsid w:val="00E5245C"/>
    <w:rsid w:val="00E536DB"/>
    <w:rsid w:val="00E53E7A"/>
    <w:rsid w:val="00E53EEF"/>
    <w:rsid w:val="00E547CF"/>
    <w:rsid w:val="00E54C23"/>
    <w:rsid w:val="00E566ED"/>
    <w:rsid w:val="00E61169"/>
    <w:rsid w:val="00E6234F"/>
    <w:rsid w:val="00E62585"/>
    <w:rsid w:val="00E62EED"/>
    <w:rsid w:val="00E6333B"/>
    <w:rsid w:val="00E63ADD"/>
    <w:rsid w:val="00E6414A"/>
    <w:rsid w:val="00E64715"/>
    <w:rsid w:val="00E653C6"/>
    <w:rsid w:val="00E66425"/>
    <w:rsid w:val="00E6653B"/>
    <w:rsid w:val="00E70D3D"/>
    <w:rsid w:val="00E7154E"/>
    <w:rsid w:val="00E7322F"/>
    <w:rsid w:val="00E74C36"/>
    <w:rsid w:val="00E74C58"/>
    <w:rsid w:val="00E751AC"/>
    <w:rsid w:val="00E828F2"/>
    <w:rsid w:val="00E8340E"/>
    <w:rsid w:val="00E842C3"/>
    <w:rsid w:val="00E84560"/>
    <w:rsid w:val="00E865B2"/>
    <w:rsid w:val="00E86AD1"/>
    <w:rsid w:val="00E86C4F"/>
    <w:rsid w:val="00E87443"/>
    <w:rsid w:val="00E91512"/>
    <w:rsid w:val="00E93981"/>
    <w:rsid w:val="00E94376"/>
    <w:rsid w:val="00E94542"/>
    <w:rsid w:val="00E94E17"/>
    <w:rsid w:val="00E95630"/>
    <w:rsid w:val="00E97857"/>
    <w:rsid w:val="00EA0367"/>
    <w:rsid w:val="00EA0C82"/>
    <w:rsid w:val="00EA108D"/>
    <w:rsid w:val="00EA1101"/>
    <w:rsid w:val="00EA140A"/>
    <w:rsid w:val="00EA1EB6"/>
    <w:rsid w:val="00EA4EB5"/>
    <w:rsid w:val="00EA4FB6"/>
    <w:rsid w:val="00EA55C1"/>
    <w:rsid w:val="00EA5F18"/>
    <w:rsid w:val="00EB0D81"/>
    <w:rsid w:val="00EB51D5"/>
    <w:rsid w:val="00EB52FD"/>
    <w:rsid w:val="00EB6CFB"/>
    <w:rsid w:val="00EB7582"/>
    <w:rsid w:val="00EC0032"/>
    <w:rsid w:val="00EC2AB6"/>
    <w:rsid w:val="00EC3E81"/>
    <w:rsid w:val="00EC52EF"/>
    <w:rsid w:val="00EC5506"/>
    <w:rsid w:val="00EC76B6"/>
    <w:rsid w:val="00EC7D34"/>
    <w:rsid w:val="00EC7ED0"/>
    <w:rsid w:val="00ED2047"/>
    <w:rsid w:val="00ED2950"/>
    <w:rsid w:val="00ED528A"/>
    <w:rsid w:val="00ED56DB"/>
    <w:rsid w:val="00ED640B"/>
    <w:rsid w:val="00EE0086"/>
    <w:rsid w:val="00EE2B82"/>
    <w:rsid w:val="00EE2E92"/>
    <w:rsid w:val="00EE6473"/>
    <w:rsid w:val="00EE69B8"/>
    <w:rsid w:val="00EF2404"/>
    <w:rsid w:val="00EF3664"/>
    <w:rsid w:val="00EF5797"/>
    <w:rsid w:val="00EF5C08"/>
    <w:rsid w:val="00EF69B7"/>
    <w:rsid w:val="00F0195C"/>
    <w:rsid w:val="00F02060"/>
    <w:rsid w:val="00F02308"/>
    <w:rsid w:val="00F0244E"/>
    <w:rsid w:val="00F02E4A"/>
    <w:rsid w:val="00F03465"/>
    <w:rsid w:val="00F03D06"/>
    <w:rsid w:val="00F11D5E"/>
    <w:rsid w:val="00F13E5C"/>
    <w:rsid w:val="00F14983"/>
    <w:rsid w:val="00F14C71"/>
    <w:rsid w:val="00F15364"/>
    <w:rsid w:val="00F2058E"/>
    <w:rsid w:val="00F21BFA"/>
    <w:rsid w:val="00F21EF8"/>
    <w:rsid w:val="00F23136"/>
    <w:rsid w:val="00F2400B"/>
    <w:rsid w:val="00F27AEC"/>
    <w:rsid w:val="00F332C1"/>
    <w:rsid w:val="00F344E6"/>
    <w:rsid w:val="00F3500E"/>
    <w:rsid w:val="00F36358"/>
    <w:rsid w:val="00F378C7"/>
    <w:rsid w:val="00F37959"/>
    <w:rsid w:val="00F41F7F"/>
    <w:rsid w:val="00F42051"/>
    <w:rsid w:val="00F42CC6"/>
    <w:rsid w:val="00F44386"/>
    <w:rsid w:val="00F4636A"/>
    <w:rsid w:val="00F46E8C"/>
    <w:rsid w:val="00F47390"/>
    <w:rsid w:val="00F4744A"/>
    <w:rsid w:val="00F47CCC"/>
    <w:rsid w:val="00F5180C"/>
    <w:rsid w:val="00F51D4C"/>
    <w:rsid w:val="00F54D52"/>
    <w:rsid w:val="00F54FD0"/>
    <w:rsid w:val="00F5579C"/>
    <w:rsid w:val="00F56A64"/>
    <w:rsid w:val="00F56B92"/>
    <w:rsid w:val="00F56F02"/>
    <w:rsid w:val="00F609A2"/>
    <w:rsid w:val="00F60BAF"/>
    <w:rsid w:val="00F61AFF"/>
    <w:rsid w:val="00F62F2A"/>
    <w:rsid w:val="00F631AF"/>
    <w:rsid w:val="00F63E2B"/>
    <w:rsid w:val="00F63FE3"/>
    <w:rsid w:val="00F64A72"/>
    <w:rsid w:val="00F64EB0"/>
    <w:rsid w:val="00F6622F"/>
    <w:rsid w:val="00F666F8"/>
    <w:rsid w:val="00F66831"/>
    <w:rsid w:val="00F66C8B"/>
    <w:rsid w:val="00F66CE4"/>
    <w:rsid w:val="00F66F33"/>
    <w:rsid w:val="00F706BD"/>
    <w:rsid w:val="00F71B4D"/>
    <w:rsid w:val="00F72A06"/>
    <w:rsid w:val="00F762B7"/>
    <w:rsid w:val="00F82CD9"/>
    <w:rsid w:val="00F840DB"/>
    <w:rsid w:val="00F849BC"/>
    <w:rsid w:val="00F87342"/>
    <w:rsid w:val="00F908AB"/>
    <w:rsid w:val="00F90C2E"/>
    <w:rsid w:val="00F92D3A"/>
    <w:rsid w:val="00F93576"/>
    <w:rsid w:val="00F94006"/>
    <w:rsid w:val="00F951AB"/>
    <w:rsid w:val="00F95A8E"/>
    <w:rsid w:val="00F96204"/>
    <w:rsid w:val="00F9725D"/>
    <w:rsid w:val="00F975CD"/>
    <w:rsid w:val="00FA2B1C"/>
    <w:rsid w:val="00FA2C2B"/>
    <w:rsid w:val="00FA2D82"/>
    <w:rsid w:val="00FA349F"/>
    <w:rsid w:val="00FA4BFD"/>
    <w:rsid w:val="00FB0177"/>
    <w:rsid w:val="00FB0CF0"/>
    <w:rsid w:val="00FB1F68"/>
    <w:rsid w:val="00FB4D67"/>
    <w:rsid w:val="00FB536B"/>
    <w:rsid w:val="00FB640D"/>
    <w:rsid w:val="00FB6649"/>
    <w:rsid w:val="00FC0B46"/>
    <w:rsid w:val="00FC0F0C"/>
    <w:rsid w:val="00FC0F48"/>
    <w:rsid w:val="00FC1FAB"/>
    <w:rsid w:val="00FC2221"/>
    <w:rsid w:val="00FC3918"/>
    <w:rsid w:val="00FC7395"/>
    <w:rsid w:val="00FD0BEA"/>
    <w:rsid w:val="00FD3A7A"/>
    <w:rsid w:val="00FD4187"/>
    <w:rsid w:val="00FE1792"/>
    <w:rsid w:val="00FE488A"/>
    <w:rsid w:val="00FE5074"/>
    <w:rsid w:val="00FE5351"/>
    <w:rsid w:val="00FE5B61"/>
    <w:rsid w:val="00FE5DF8"/>
    <w:rsid w:val="00FE628D"/>
    <w:rsid w:val="00FF00F9"/>
    <w:rsid w:val="00FF0E30"/>
    <w:rsid w:val="00FF119F"/>
    <w:rsid w:val="00FF1C5A"/>
    <w:rsid w:val="00FF40FF"/>
    <w:rsid w:val="00FF57D8"/>
    <w:rsid w:val="00FF6CDF"/>
    <w:rsid w:val="00FF7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F914D0"/>
  <w14:defaultImageDpi w14:val="32767"/>
  <w15:chartTrackingRefBased/>
  <w15:docId w15:val="{2AC268F0-AABD-419B-AF41-4B80259A4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76DE2"/>
  </w:style>
  <w:style w:type="paragraph" w:styleId="Heading1">
    <w:name w:val="heading 1"/>
    <w:basedOn w:val="Normal"/>
    <w:next w:val="Normal"/>
    <w:link w:val="Heading1Char"/>
    <w:autoRedefine/>
    <w:uiPriority w:val="9"/>
    <w:qFormat/>
    <w:rsid w:val="005132A5"/>
    <w:pPr>
      <w:keepNext/>
      <w:keepLines/>
      <w:numPr>
        <w:numId w:val="12"/>
      </w:numPr>
      <w:spacing w:before="240" w:after="0"/>
      <w:outlineLvl w:val="0"/>
    </w:pPr>
    <w:rPr>
      <w:rFonts w:eastAsiaTheme="majorEastAsia" w:cstheme="minorHAnsi"/>
      <w:color w:val="2F5496" w:themeColor="accent1" w:themeShade="BF"/>
      <w:sz w:val="32"/>
      <w:szCs w:val="28"/>
      <w:u w:val="single"/>
    </w:rPr>
  </w:style>
  <w:style w:type="paragraph" w:styleId="Heading2">
    <w:name w:val="heading 2"/>
    <w:basedOn w:val="Normal"/>
    <w:next w:val="Normal"/>
    <w:link w:val="Heading2Char"/>
    <w:autoRedefine/>
    <w:uiPriority w:val="9"/>
    <w:unhideWhenUsed/>
    <w:qFormat/>
    <w:rsid w:val="00F46E8C"/>
    <w:pPr>
      <w:keepNext/>
      <w:keepLines/>
      <w:numPr>
        <w:ilvl w:val="1"/>
        <w:numId w:val="12"/>
      </w:numPr>
      <w:spacing w:before="40" w:after="240"/>
      <w:outlineLvl w:val="1"/>
    </w:pPr>
    <w:rPr>
      <w:rFonts w:eastAsiaTheme="majorEastAsia" w:cstheme="majorBidi"/>
      <w:color w:val="2F5496" w:themeColor="accent1" w:themeShade="BF"/>
      <w:sz w:val="28"/>
      <w:szCs w:val="26"/>
      <w:u w:val="single"/>
    </w:rPr>
  </w:style>
  <w:style w:type="paragraph" w:styleId="Heading3">
    <w:name w:val="heading 3"/>
    <w:basedOn w:val="Normal"/>
    <w:next w:val="Normal"/>
    <w:link w:val="Heading3Char"/>
    <w:uiPriority w:val="9"/>
    <w:unhideWhenUsed/>
    <w:qFormat/>
    <w:rsid w:val="00E46A18"/>
    <w:pPr>
      <w:keepNext/>
      <w:keepLines/>
      <w:numPr>
        <w:ilvl w:val="2"/>
        <w:numId w:val="12"/>
      </w:numPr>
      <w:spacing w:before="40" w:after="0"/>
      <w:outlineLvl w:val="2"/>
    </w:pPr>
    <w:rPr>
      <w:rFonts w:asciiTheme="majorHAnsi" w:eastAsiaTheme="majorEastAsia" w:hAnsiTheme="majorHAnsi" w:cstheme="majorBidi"/>
      <w:color w:val="1F3763" w:themeColor="accent1" w:themeShade="7F"/>
      <w:sz w:val="24"/>
      <w:szCs w:val="24"/>
      <w:u w:val="single"/>
    </w:rPr>
  </w:style>
  <w:style w:type="paragraph" w:styleId="Heading4">
    <w:name w:val="heading 4"/>
    <w:basedOn w:val="Normal"/>
    <w:next w:val="Normal"/>
    <w:link w:val="Heading4Char"/>
    <w:uiPriority w:val="9"/>
    <w:unhideWhenUsed/>
    <w:qFormat/>
    <w:rsid w:val="002F43FC"/>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u w:val="single"/>
    </w:rPr>
  </w:style>
  <w:style w:type="paragraph" w:styleId="Heading5">
    <w:name w:val="heading 5"/>
    <w:basedOn w:val="Normal"/>
    <w:next w:val="Normal"/>
    <w:link w:val="Heading5Char"/>
    <w:uiPriority w:val="9"/>
    <w:unhideWhenUsed/>
    <w:qFormat/>
    <w:rsid w:val="00385E4F"/>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85E4F"/>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85E4F"/>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85E4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85E4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Char Char,Bullet 1,List Paragraph1,b1,Number_1,SGLText List Paragraph,new,List Paragraph11,List Paragraph2,Colorful List - Accent 11,Normal Sentence,First level bullet,Bullit,Citation List,Graphic,normal,Equipment,Paragraph"/>
    <w:basedOn w:val="Normal"/>
    <w:link w:val="ListParagraphChar"/>
    <w:uiPriority w:val="34"/>
    <w:qFormat/>
    <w:rsid w:val="00661A76"/>
    <w:pPr>
      <w:ind w:left="720"/>
      <w:contextualSpacing/>
    </w:pPr>
  </w:style>
  <w:style w:type="character" w:customStyle="1" w:styleId="Heading1Char">
    <w:name w:val="Heading 1 Char"/>
    <w:basedOn w:val="DefaultParagraphFont"/>
    <w:link w:val="Heading1"/>
    <w:uiPriority w:val="9"/>
    <w:rsid w:val="005132A5"/>
    <w:rPr>
      <w:rFonts w:eastAsiaTheme="majorEastAsia" w:cstheme="minorHAnsi"/>
      <w:color w:val="2F5496" w:themeColor="accent1" w:themeShade="BF"/>
      <w:sz w:val="32"/>
      <w:szCs w:val="28"/>
      <w:u w:val="single"/>
    </w:rPr>
  </w:style>
  <w:style w:type="character" w:customStyle="1" w:styleId="Heading2Char">
    <w:name w:val="Heading 2 Char"/>
    <w:basedOn w:val="DefaultParagraphFont"/>
    <w:link w:val="Heading2"/>
    <w:uiPriority w:val="9"/>
    <w:rsid w:val="00F46E8C"/>
    <w:rPr>
      <w:rFonts w:eastAsiaTheme="majorEastAsia" w:cstheme="majorBidi"/>
      <w:color w:val="2F5496" w:themeColor="accent1" w:themeShade="BF"/>
      <w:sz w:val="28"/>
      <w:szCs w:val="26"/>
      <w:u w:val="single"/>
    </w:rPr>
  </w:style>
  <w:style w:type="character" w:customStyle="1" w:styleId="Heading3Char">
    <w:name w:val="Heading 3 Char"/>
    <w:basedOn w:val="DefaultParagraphFont"/>
    <w:link w:val="Heading3"/>
    <w:uiPriority w:val="9"/>
    <w:rsid w:val="00E46A18"/>
    <w:rPr>
      <w:rFonts w:asciiTheme="majorHAnsi" w:eastAsiaTheme="majorEastAsia" w:hAnsiTheme="majorHAnsi" w:cstheme="majorBidi"/>
      <w:color w:val="1F3763" w:themeColor="accent1" w:themeShade="7F"/>
      <w:sz w:val="24"/>
      <w:szCs w:val="24"/>
      <w:u w:val="single"/>
    </w:rPr>
  </w:style>
  <w:style w:type="table" w:styleId="TableGrid">
    <w:name w:val="Table Grid"/>
    <w:basedOn w:val="TableNormal"/>
    <w:uiPriority w:val="39"/>
    <w:rsid w:val="003274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65EDF"/>
    <w:pPr>
      <w:spacing w:after="0" w:line="240" w:lineRule="auto"/>
    </w:pPr>
    <w:rPr>
      <w:sz w:val="20"/>
      <w:szCs w:val="20"/>
    </w:rPr>
  </w:style>
  <w:style w:type="character" w:customStyle="1" w:styleId="FootnoteTextChar">
    <w:name w:val="Footnote Text Char"/>
    <w:basedOn w:val="DefaultParagraphFont"/>
    <w:link w:val="FootnoteText"/>
    <w:uiPriority w:val="99"/>
    <w:rsid w:val="00765EDF"/>
    <w:rPr>
      <w:sz w:val="20"/>
      <w:szCs w:val="20"/>
    </w:rPr>
  </w:style>
  <w:style w:type="character" w:styleId="FootnoteReference">
    <w:name w:val="footnote reference"/>
    <w:basedOn w:val="DefaultParagraphFont"/>
    <w:uiPriority w:val="99"/>
    <w:semiHidden/>
    <w:unhideWhenUsed/>
    <w:rsid w:val="008F36B1"/>
    <w:rPr>
      <w:vertAlign w:val="superscript"/>
    </w:rPr>
  </w:style>
  <w:style w:type="table" w:styleId="GridTable4-Accent5">
    <w:name w:val="Grid Table 4 Accent 5"/>
    <w:basedOn w:val="TableNormal"/>
    <w:uiPriority w:val="49"/>
    <w:rsid w:val="00543AC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543AC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CD73B1"/>
    <w:rPr>
      <w:sz w:val="16"/>
      <w:szCs w:val="16"/>
    </w:rPr>
  </w:style>
  <w:style w:type="paragraph" w:styleId="CommentText">
    <w:name w:val="annotation text"/>
    <w:basedOn w:val="Normal"/>
    <w:link w:val="CommentTextChar"/>
    <w:uiPriority w:val="99"/>
    <w:semiHidden/>
    <w:unhideWhenUsed/>
    <w:rsid w:val="00CD73B1"/>
    <w:pPr>
      <w:spacing w:line="240" w:lineRule="auto"/>
    </w:pPr>
    <w:rPr>
      <w:sz w:val="20"/>
      <w:szCs w:val="20"/>
    </w:rPr>
  </w:style>
  <w:style w:type="character" w:customStyle="1" w:styleId="CommentTextChar">
    <w:name w:val="Comment Text Char"/>
    <w:basedOn w:val="DefaultParagraphFont"/>
    <w:link w:val="CommentText"/>
    <w:uiPriority w:val="99"/>
    <w:semiHidden/>
    <w:rsid w:val="00CD73B1"/>
    <w:rPr>
      <w:sz w:val="20"/>
      <w:szCs w:val="20"/>
    </w:rPr>
  </w:style>
  <w:style w:type="paragraph" w:styleId="CommentSubject">
    <w:name w:val="annotation subject"/>
    <w:basedOn w:val="CommentText"/>
    <w:next w:val="CommentText"/>
    <w:link w:val="CommentSubjectChar"/>
    <w:uiPriority w:val="99"/>
    <w:semiHidden/>
    <w:unhideWhenUsed/>
    <w:rsid w:val="00CD73B1"/>
    <w:rPr>
      <w:b/>
      <w:bCs/>
    </w:rPr>
  </w:style>
  <w:style w:type="character" w:customStyle="1" w:styleId="CommentSubjectChar">
    <w:name w:val="Comment Subject Char"/>
    <w:basedOn w:val="CommentTextChar"/>
    <w:link w:val="CommentSubject"/>
    <w:uiPriority w:val="99"/>
    <w:semiHidden/>
    <w:rsid w:val="00CD73B1"/>
    <w:rPr>
      <w:b/>
      <w:bCs/>
      <w:sz w:val="20"/>
      <w:szCs w:val="20"/>
    </w:rPr>
  </w:style>
  <w:style w:type="paragraph" w:styleId="BalloonText">
    <w:name w:val="Balloon Text"/>
    <w:basedOn w:val="Normal"/>
    <w:link w:val="BalloonTextChar"/>
    <w:uiPriority w:val="99"/>
    <w:semiHidden/>
    <w:unhideWhenUsed/>
    <w:rsid w:val="00CD73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3B1"/>
    <w:rPr>
      <w:rFonts w:ascii="Segoe UI" w:hAnsi="Segoe UI" w:cs="Segoe UI"/>
      <w:sz w:val="18"/>
      <w:szCs w:val="18"/>
    </w:rPr>
  </w:style>
  <w:style w:type="paragraph" w:styleId="Header">
    <w:name w:val="header"/>
    <w:basedOn w:val="Normal"/>
    <w:link w:val="HeaderChar"/>
    <w:uiPriority w:val="99"/>
    <w:unhideWhenUsed/>
    <w:rsid w:val="001C76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6D0"/>
  </w:style>
  <w:style w:type="paragraph" w:styleId="Footer">
    <w:name w:val="footer"/>
    <w:basedOn w:val="Normal"/>
    <w:link w:val="FooterChar"/>
    <w:uiPriority w:val="99"/>
    <w:unhideWhenUsed/>
    <w:rsid w:val="001C76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6D0"/>
  </w:style>
  <w:style w:type="paragraph" w:styleId="TOCHeading">
    <w:name w:val="TOC Heading"/>
    <w:basedOn w:val="Heading1"/>
    <w:next w:val="Normal"/>
    <w:uiPriority w:val="39"/>
    <w:unhideWhenUsed/>
    <w:qFormat/>
    <w:rsid w:val="00E148C0"/>
    <w:pPr>
      <w:outlineLvl w:val="9"/>
    </w:pPr>
    <w:rPr>
      <w:lang w:val="en-US"/>
    </w:rPr>
  </w:style>
  <w:style w:type="paragraph" w:styleId="TOC1">
    <w:name w:val="toc 1"/>
    <w:basedOn w:val="Normal"/>
    <w:next w:val="Normal"/>
    <w:autoRedefine/>
    <w:uiPriority w:val="39"/>
    <w:unhideWhenUsed/>
    <w:rsid w:val="00E148C0"/>
    <w:pPr>
      <w:spacing w:after="100"/>
    </w:pPr>
  </w:style>
  <w:style w:type="paragraph" w:styleId="TOC2">
    <w:name w:val="toc 2"/>
    <w:basedOn w:val="Normal"/>
    <w:next w:val="Normal"/>
    <w:autoRedefine/>
    <w:uiPriority w:val="39"/>
    <w:unhideWhenUsed/>
    <w:rsid w:val="00E148C0"/>
    <w:pPr>
      <w:spacing w:after="100"/>
      <w:ind w:left="220"/>
    </w:pPr>
  </w:style>
  <w:style w:type="paragraph" w:styleId="TOC3">
    <w:name w:val="toc 3"/>
    <w:basedOn w:val="Normal"/>
    <w:next w:val="Normal"/>
    <w:autoRedefine/>
    <w:uiPriority w:val="39"/>
    <w:unhideWhenUsed/>
    <w:rsid w:val="00E148C0"/>
    <w:pPr>
      <w:spacing w:after="100"/>
      <w:ind w:left="440"/>
    </w:pPr>
  </w:style>
  <w:style w:type="character" w:styleId="Hyperlink">
    <w:name w:val="Hyperlink"/>
    <w:basedOn w:val="DefaultParagraphFont"/>
    <w:uiPriority w:val="99"/>
    <w:unhideWhenUsed/>
    <w:rsid w:val="00E148C0"/>
    <w:rPr>
      <w:color w:val="0563C1" w:themeColor="hyperlink"/>
      <w:u w:val="single"/>
    </w:rPr>
  </w:style>
  <w:style w:type="paragraph" w:styleId="NoSpacing">
    <w:name w:val="No Spacing"/>
    <w:uiPriority w:val="1"/>
    <w:qFormat/>
    <w:rsid w:val="00602991"/>
    <w:pPr>
      <w:spacing w:after="0" w:line="240" w:lineRule="auto"/>
    </w:pPr>
  </w:style>
  <w:style w:type="character" w:customStyle="1" w:styleId="ui-provider">
    <w:name w:val="ui-provider"/>
    <w:basedOn w:val="DefaultParagraphFont"/>
    <w:rsid w:val="00BF7660"/>
  </w:style>
  <w:style w:type="character" w:customStyle="1" w:styleId="Heading4Char">
    <w:name w:val="Heading 4 Char"/>
    <w:basedOn w:val="DefaultParagraphFont"/>
    <w:link w:val="Heading4"/>
    <w:uiPriority w:val="9"/>
    <w:rsid w:val="002F43FC"/>
    <w:rPr>
      <w:rFonts w:asciiTheme="majorHAnsi" w:eastAsiaTheme="majorEastAsia" w:hAnsiTheme="majorHAnsi" w:cstheme="majorBidi"/>
      <w:i/>
      <w:iCs/>
      <w:color w:val="2F5496" w:themeColor="accent1" w:themeShade="BF"/>
      <w:u w:val="single"/>
    </w:rPr>
  </w:style>
  <w:style w:type="character" w:customStyle="1" w:styleId="Heading5Char">
    <w:name w:val="Heading 5 Char"/>
    <w:basedOn w:val="DefaultParagraphFont"/>
    <w:link w:val="Heading5"/>
    <w:uiPriority w:val="9"/>
    <w:rsid w:val="00385E4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85E4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85E4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85E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85E4F"/>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87165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655"/>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807F99"/>
    <w:pPr>
      <w:spacing w:after="200" w:line="240" w:lineRule="auto"/>
    </w:pPr>
    <w:rPr>
      <w:i/>
      <w:iCs/>
      <w:color w:val="44546A" w:themeColor="text2"/>
      <w:sz w:val="18"/>
      <w:szCs w:val="18"/>
    </w:rPr>
  </w:style>
  <w:style w:type="character" w:customStyle="1" w:styleId="ListParagraphChar">
    <w:name w:val="List Paragraph Char"/>
    <w:aliases w:val="List Paragraph Char Char Char,Bullet 1 Char,List Paragraph1 Char,b1 Char,Number_1 Char,SGLText List Paragraph Char,new Char,List Paragraph11 Char,List Paragraph2 Char,Colorful List - Accent 11 Char,Normal Sentence Char,Bullit Char"/>
    <w:basedOn w:val="DefaultParagraphFont"/>
    <w:link w:val="ListParagraph"/>
    <w:uiPriority w:val="34"/>
    <w:qFormat/>
    <w:rsid w:val="004B7396"/>
  </w:style>
  <w:style w:type="paragraph" w:styleId="NormalWeb">
    <w:name w:val="Normal (Web)"/>
    <w:basedOn w:val="Normal"/>
    <w:uiPriority w:val="99"/>
    <w:unhideWhenUsed/>
    <w:rsid w:val="000028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02887"/>
    <w:rPr>
      <w:b/>
      <w:bCs/>
    </w:rPr>
  </w:style>
  <w:style w:type="character" w:styleId="UnresolvedMention">
    <w:name w:val="Unresolved Mention"/>
    <w:basedOn w:val="DefaultParagraphFont"/>
    <w:uiPriority w:val="99"/>
    <w:semiHidden/>
    <w:unhideWhenUsed/>
    <w:rsid w:val="00785631"/>
    <w:rPr>
      <w:color w:val="605E5C"/>
      <w:shd w:val="clear" w:color="auto" w:fill="E1DFDD"/>
    </w:rPr>
  </w:style>
  <w:style w:type="character" w:styleId="FollowedHyperlink">
    <w:name w:val="FollowedHyperlink"/>
    <w:basedOn w:val="DefaultParagraphFont"/>
    <w:uiPriority w:val="99"/>
    <w:semiHidden/>
    <w:unhideWhenUsed/>
    <w:rsid w:val="00785631"/>
    <w:rPr>
      <w:color w:val="954F72" w:themeColor="followedHyperlink"/>
      <w:u w:val="single"/>
    </w:rPr>
  </w:style>
  <w:style w:type="paragraph" w:styleId="EndnoteText">
    <w:name w:val="endnote text"/>
    <w:basedOn w:val="Normal"/>
    <w:link w:val="EndnoteTextChar"/>
    <w:uiPriority w:val="99"/>
    <w:semiHidden/>
    <w:unhideWhenUsed/>
    <w:rsid w:val="00C97C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7CBF"/>
    <w:rPr>
      <w:sz w:val="20"/>
      <w:szCs w:val="20"/>
    </w:rPr>
  </w:style>
  <w:style w:type="character" w:styleId="EndnoteReference">
    <w:name w:val="endnote reference"/>
    <w:basedOn w:val="DefaultParagraphFont"/>
    <w:uiPriority w:val="99"/>
    <w:semiHidden/>
    <w:unhideWhenUsed/>
    <w:rsid w:val="00C97C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62033">
      <w:bodyDiv w:val="1"/>
      <w:marLeft w:val="0"/>
      <w:marRight w:val="0"/>
      <w:marTop w:val="0"/>
      <w:marBottom w:val="0"/>
      <w:divBdr>
        <w:top w:val="none" w:sz="0" w:space="0" w:color="auto"/>
        <w:left w:val="none" w:sz="0" w:space="0" w:color="auto"/>
        <w:bottom w:val="none" w:sz="0" w:space="0" w:color="auto"/>
        <w:right w:val="none" w:sz="0" w:space="0" w:color="auto"/>
      </w:divBdr>
    </w:div>
    <w:div w:id="109788055">
      <w:bodyDiv w:val="1"/>
      <w:marLeft w:val="0"/>
      <w:marRight w:val="0"/>
      <w:marTop w:val="0"/>
      <w:marBottom w:val="0"/>
      <w:divBdr>
        <w:top w:val="none" w:sz="0" w:space="0" w:color="auto"/>
        <w:left w:val="none" w:sz="0" w:space="0" w:color="auto"/>
        <w:bottom w:val="none" w:sz="0" w:space="0" w:color="auto"/>
        <w:right w:val="none" w:sz="0" w:space="0" w:color="auto"/>
      </w:divBdr>
    </w:div>
    <w:div w:id="172578468">
      <w:bodyDiv w:val="1"/>
      <w:marLeft w:val="0"/>
      <w:marRight w:val="0"/>
      <w:marTop w:val="0"/>
      <w:marBottom w:val="0"/>
      <w:divBdr>
        <w:top w:val="none" w:sz="0" w:space="0" w:color="auto"/>
        <w:left w:val="none" w:sz="0" w:space="0" w:color="auto"/>
        <w:bottom w:val="none" w:sz="0" w:space="0" w:color="auto"/>
        <w:right w:val="none" w:sz="0" w:space="0" w:color="auto"/>
      </w:divBdr>
    </w:div>
    <w:div w:id="192618298">
      <w:bodyDiv w:val="1"/>
      <w:marLeft w:val="0"/>
      <w:marRight w:val="0"/>
      <w:marTop w:val="0"/>
      <w:marBottom w:val="0"/>
      <w:divBdr>
        <w:top w:val="none" w:sz="0" w:space="0" w:color="auto"/>
        <w:left w:val="none" w:sz="0" w:space="0" w:color="auto"/>
        <w:bottom w:val="none" w:sz="0" w:space="0" w:color="auto"/>
        <w:right w:val="none" w:sz="0" w:space="0" w:color="auto"/>
      </w:divBdr>
    </w:div>
    <w:div w:id="515970832">
      <w:bodyDiv w:val="1"/>
      <w:marLeft w:val="0"/>
      <w:marRight w:val="0"/>
      <w:marTop w:val="0"/>
      <w:marBottom w:val="0"/>
      <w:divBdr>
        <w:top w:val="none" w:sz="0" w:space="0" w:color="auto"/>
        <w:left w:val="none" w:sz="0" w:space="0" w:color="auto"/>
        <w:bottom w:val="none" w:sz="0" w:space="0" w:color="auto"/>
        <w:right w:val="none" w:sz="0" w:space="0" w:color="auto"/>
      </w:divBdr>
    </w:div>
    <w:div w:id="525755144">
      <w:bodyDiv w:val="1"/>
      <w:marLeft w:val="0"/>
      <w:marRight w:val="0"/>
      <w:marTop w:val="0"/>
      <w:marBottom w:val="0"/>
      <w:divBdr>
        <w:top w:val="none" w:sz="0" w:space="0" w:color="auto"/>
        <w:left w:val="none" w:sz="0" w:space="0" w:color="auto"/>
        <w:bottom w:val="none" w:sz="0" w:space="0" w:color="auto"/>
        <w:right w:val="none" w:sz="0" w:space="0" w:color="auto"/>
      </w:divBdr>
    </w:div>
    <w:div w:id="530072576">
      <w:bodyDiv w:val="1"/>
      <w:marLeft w:val="0"/>
      <w:marRight w:val="0"/>
      <w:marTop w:val="0"/>
      <w:marBottom w:val="0"/>
      <w:divBdr>
        <w:top w:val="none" w:sz="0" w:space="0" w:color="auto"/>
        <w:left w:val="none" w:sz="0" w:space="0" w:color="auto"/>
        <w:bottom w:val="none" w:sz="0" w:space="0" w:color="auto"/>
        <w:right w:val="none" w:sz="0" w:space="0" w:color="auto"/>
      </w:divBdr>
    </w:div>
    <w:div w:id="538737025">
      <w:bodyDiv w:val="1"/>
      <w:marLeft w:val="0"/>
      <w:marRight w:val="0"/>
      <w:marTop w:val="0"/>
      <w:marBottom w:val="0"/>
      <w:divBdr>
        <w:top w:val="none" w:sz="0" w:space="0" w:color="auto"/>
        <w:left w:val="none" w:sz="0" w:space="0" w:color="auto"/>
        <w:bottom w:val="none" w:sz="0" w:space="0" w:color="auto"/>
        <w:right w:val="none" w:sz="0" w:space="0" w:color="auto"/>
      </w:divBdr>
    </w:div>
    <w:div w:id="562108212">
      <w:bodyDiv w:val="1"/>
      <w:marLeft w:val="0"/>
      <w:marRight w:val="0"/>
      <w:marTop w:val="0"/>
      <w:marBottom w:val="0"/>
      <w:divBdr>
        <w:top w:val="none" w:sz="0" w:space="0" w:color="auto"/>
        <w:left w:val="none" w:sz="0" w:space="0" w:color="auto"/>
        <w:bottom w:val="none" w:sz="0" w:space="0" w:color="auto"/>
        <w:right w:val="none" w:sz="0" w:space="0" w:color="auto"/>
      </w:divBdr>
    </w:div>
    <w:div w:id="679427299">
      <w:bodyDiv w:val="1"/>
      <w:marLeft w:val="0"/>
      <w:marRight w:val="0"/>
      <w:marTop w:val="0"/>
      <w:marBottom w:val="0"/>
      <w:divBdr>
        <w:top w:val="none" w:sz="0" w:space="0" w:color="auto"/>
        <w:left w:val="none" w:sz="0" w:space="0" w:color="auto"/>
        <w:bottom w:val="none" w:sz="0" w:space="0" w:color="auto"/>
        <w:right w:val="none" w:sz="0" w:space="0" w:color="auto"/>
      </w:divBdr>
    </w:div>
    <w:div w:id="681861662">
      <w:bodyDiv w:val="1"/>
      <w:marLeft w:val="0"/>
      <w:marRight w:val="0"/>
      <w:marTop w:val="0"/>
      <w:marBottom w:val="0"/>
      <w:divBdr>
        <w:top w:val="none" w:sz="0" w:space="0" w:color="auto"/>
        <w:left w:val="none" w:sz="0" w:space="0" w:color="auto"/>
        <w:bottom w:val="none" w:sz="0" w:space="0" w:color="auto"/>
        <w:right w:val="none" w:sz="0" w:space="0" w:color="auto"/>
      </w:divBdr>
    </w:div>
    <w:div w:id="847059095">
      <w:bodyDiv w:val="1"/>
      <w:marLeft w:val="0"/>
      <w:marRight w:val="0"/>
      <w:marTop w:val="0"/>
      <w:marBottom w:val="0"/>
      <w:divBdr>
        <w:top w:val="none" w:sz="0" w:space="0" w:color="auto"/>
        <w:left w:val="none" w:sz="0" w:space="0" w:color="auto"/>
        <w:bottom w:val="none" w:sz="0" w:space="0" w:color="auto"/>
        <w:right w:val="none" w:sz="0" w:space="0" w:color="auto"/>
      </w:divBdr>
    </w:div>
    <w:div w:id="908619183">
      <w:bodyDiv w:val="1"/>
      <w:marLeft w:val="0"/>
      <w:marRight w:val="0"/>
      <w:marTop w:val="0"/>
      <w:marBottom w:val="0"/>
      <w:divBdr>
        <w:top w:val="none" w:sz="0" w:space="0" w:color="auto"/>
        <w:left w:val="none" w:sz="0" w:space="0" w:color="auto"/>
        <w:bottom w:val="none" w:sz="0" w:space="0" w:color="auto"/>
        <w:right w:val="none" w:sz="0" w:space="0" w:color="auto"/>
      </w:divBdr>
    </w:div>
    <w:div w:id="987366063">
      <w:bodyDiv w:val="1"/>
      <w:marLeft w:val="0"/>
      <w:marRight w:val="0"/>
      <w:marTop w:val="0"/>
      <w:marBottom w:val="0"/>
      <w:divBdr>
        <w:top w:val="none" w:sz="0" w:space="0" w:color="auto"/>
        <w:left w:val="none" w:sz="0" w:space="0" w:color="auto"/>
        <w:bottom w:val="none" w:sz="0" w:space="0" w:color="auto"/>
        <w:right w:val="none" w:sz="0" w:space="0" w:color="auto"/>
      </w:divBdr>
    </w:div>
    <w:div w:id="1045178431">
      <w:bodyDiv w:val="1"/>
      <w:marLeft w:val="0"/>
      <w:marRight w:val="0"/>
      <w:marTop w:val="0"/>
      <w:marBottom w:val="0"/>
      <w:divBdr>
        <w:top w:val="none" w:sz="0" w:space="0" w:color="auto"/>
        <w:left w:val="none" w:sz="0" w:space="0" w:color="auto"/>
        <w:bottom w:val="none" w:sz="0" w:space="0" w:color="auto"/>
        <w:right w:val="none" w:sz="0" w:space="0" w:color="auto"/>
      </w:divBdr>
    </w:div>
    <w:div w:id="1158961546">
      <w:bodyDiv w:val="1"/>
      <w:marLeft w:val="0"/>
      <w:marRight w:val="0"/>
      <w:marTop w:val="0"/>
      <w:marBottom w:val="0"/>
      <w:divBdr>
        <w:top w:val="none" w:sz="0" w:space="0" w:color="auto"/>
        <w:left w:val="none" w:sz="0" w:space="0" w:color="auto"/>
        <w:bottom w:val="none" w:sz="0" w:space="0" w:color="auto"/>
        <w:right w:val="none" w:sz="0" w:space="0" w:color="auto"/>
      </w:divBdr>
    </w:div>
    <w:div w:id="1163738948">
      <w:bodyDiv w:val="1"/>
      <w:marLeft w:val="0"/>
      <w:marRight w:val="0"/>
      <w:marTop w:val="0"/>
      <w:marBottom w:val="0"/>
      <w:divBdr>
        <w:top w:val="none" w:sz="0" w:space="0" w:color="auto"/>
        <w:left w:val="none" w:sz="0" w:space="0" w:color="auto"/>
        <w:bottom w:val="none" w:sz="0" w:space="0" w:color="auto"/>
        <w:right w:val="none" w:sz="0" w:space="0" w:color="auto"/>
      </w:divBdr>
    </w:div>
    <w:div w:id="1238394183">
      <w:bodyDiv w:val="1"/>
      <w:marLeft w:val="0"/>
      <w:marRight w:val="0"/>
      <w:marTop w:val="0"/>
      <w:marBottom w:val="0"/>
      <w:divBdr>
        <w:top w:val="none" w:sz="0" w:space="0" w:color="auto"/>
        <w:left w:val="none" w:sz="0" w:space="0" w:color="auto"/>
        <w:bottom w:val="none" w:sz="0" w:space="0" w:color="auto"/>
        <w:right w:val="none" w:sz="0" w:space="0" w:color="auto"/>
      </w:divBdr>
    </w:div>
    <w:div w:id="1311128227">
      <w:bodyDiv w:val="1"/>
      <w:marLeft w:val="0"/>
      <w:marRight w:val="0"/>
      <w:marTop w:val="0"/>
      <w:marBottom w:val="0"/>
      <w:divBdr>
        <w:top w:val="none" w:sz="0" w:space="0" w:color="auto"/>
        <w:left w:val="none" w:sz="0" w:space="0" w:color="auto"/>
        <w:bottom w:val="none" w:sz="0" w:space="0" w:color="auto"/>
        <w:right w:val="none" w:sz="0" w:space="0" w:color="auto"/>
      </w:divBdr>
    </w:div>
    <w:div w:id="1324549797">
      <w:bodyDiv w:val="1"/>
      <w:marLeft w:val="0"/>
      <w:marRight w:val="0"/>
      <w:marTop w:val="0"/>
      <w:marBottom w:val="0"/>
      <w:divBdr>
        <w:top w:val="none" w:sz="0" w:space="0" w:color="auto"/>
        <w:left w:val="none" w:sz="0" w:space="0" w:color="auto"/>
        <w:bottom w:val="none" w:sz="0" w:space="0" w:color="auto"/>
        <w:right w:val="none" w:sz="0" w:space="0" w:color="auto"/>
      </w:divBdr>
    </w:div>
    <w:div w:id="1329363004">
      <w:bodyDiv w:val="1"/>
      <w:marLeft w:val="0"/>
      <w:marRight w:val="0"/>
      <w:marTop w:val="0"/>
      <w:marBottom w:val="0"/>
      <w:divBdr>
        <w:top w:val="none" w:sz="0" w:space="0" w:color="auto"/>
        <w:left w:val="none" w:sz="0" w:space="0" w:color="auto"/>
        <w:bottom w:val="none" w:sz="0" w:space="0" w:color="auto"/>
        <w:right w:val="none" w:sz="0" w:space="0" w:color="auto"/>
      </w:divBdr>
    </w:div>
    <w:div w:id="1338382942">
      <w:bodyDiv w:val="1"/>
      <w:marLeft w:val="0"/>
      <w:marRight w:val="0"/>
      <w:marTop w:val="0"/>
      <w:marBottom w:val="0"/>
      <w:divBdr>
        <w:top w:val="none" w:sz="0" w:space="0" w:color="auto"/>
        <w:left w:val="none" w:sz="0" w:space="0" w:color="auto"/>
        <w:bottom w:val="none" w:sz="0" w:space="0" w:color="auto"/>
        <w:right w:val="none" w:sz="0" w:space="0" w:color="auto"/>
      </w:divBdr>
    </w:div>
    <w:div w:id="1351447746">
      <w:bodyDiv w:val="1"/>
      <w:marLeft w:val="0"/>
      <w:marRight w:val="0"/>
      <w:marTop w:val="0"/>
      <w:marBottom w:val="0"/>
      <w:divBdr>
        <w:top w:val="none" w:sz="0" w:space="0" w:color="auto"/>
        <w:left w:val="none" w:sz="0" w:space="0" w:color="auto"/>
        <w:bottom w:val="none" w:sz="0" w:space="0" w:color="auto"/>
        <w:right w:val="none" w:sz="0" w:space="0" w:color="auto"/>
      </w:divBdr>
    </w:div>
    <w:div w:id="1366523690">
      <w:bodyDiv w:val="1"/>
      <w:marLeft w:val="0"/>
      <w:marRight w:val="0"/>
      <w:marTop w:val="0"/>
      <w:marBottom w:val="0"/>
      <w:divBdr>
        <w:top w:val="none" w:sz="0" w:space="0" w:color="auto"/>
        <w:left w:val="none" w:sz="0" w:space="0" w:color="auto"/>
        <w:bottom w:val="none" w:sz="0" w:space="0" w:color="auto"/>
        <w:right w:val="none" w:sz="0" w:space="0" w:color="auto"/>
      </w:divBdr>
    </w:div>
    <w:div w:id="1407142740">
      <w:bodyDiv w:val="1"/>
      <w:marLeft w:val="0"/>
      <w:marRight w:val="0"/>
      <w:marTop w:val="0"/>
      <w:marBottom w:val="0"/>
      <w:divBdr>
        <w:top w:val="none" w:sz="0" w:space="0" w:color="auto"/>
        <w:left w:val="none" w:sz="0" w:space="0" w:color="auto"/>
        <w:bottom w:val="none" w:sz="0" w:space="0" w:color="auto"/>
        <w:right w:val="none" w:sz="0" w:space="0" w:color="auto"/>
      </w:divBdr>
    </w:div>
    <w:div w:id="1417166967">
      <w:bodyDiv w:val="1"/>
      <w:marLeft w:val="0"/>
      <w:marRight w:val="0"/>
      <w:marTop w:val="0"/>
      <w:marBottom w:val="0"/>
      <w:divBdr>
        <w:top w:val="none" w:sz="0" w:space="0" w:color="auto"/>
        <w:left w:val="none" w:sz="0" w:space="0" w:color="auto"/>
        <w:bottom w:val="none" w:sz="0" w:space="0" w:color="auto"/>
        <w:right w:val="none" w:sz="0" w:space="0" w:color="auto"/>
      </w:divBdr>
    </w:div>
    <w:div w:id="1538662652">
      <w:bodyDiv w:val="1"/>
      <w:marLeft w:val="0"/>
      <w:marRight w:val="0"/>
      <w:marTop w:val="0"/>
      <w:marBottom w:val="0"/>
      <w:divBdr>
        <w:top w:val="none" w:sz="0" w:space="0" w:color="auto"/>
        <w:left w:val="none" w:sz="0" w:space="0" w:color="auto"/>
        <w:bottom w:val="none" w:sz="0" w:space="0" w:color="auto"/>
        <w:right w:val="none" w:sz="0" w:space="0" w:color="auto"/>
      </w:divBdr>
    </w:div>
    <w:div w:id="1636135697">
      <w:bodyDiv w:val="1"/>
      <w:marLeft w:val="0"/>
      <w:marRight w:val="0"/>
      <w:marTop w:val="0"/>
      <w:marBottom w:val="0"/>
      <w:divBdr>
        <w:top w:val="none" w:sz="0" w:space="0" w:color="auto"/>
        <w:left w:val="none" w:sz="0" w:space="0" w:color="auto"/>
        <w:bottom w:val="none" w:sz="0" w:space="0" w:color="auto"/>
        <w:right w:val="none" w:sz="0" w:space="0" w:color="auto"/>
      </w:divBdr>
    </w:div>
    <w:div w:id="1804229838">
      <w:bodyDiv w:val="1"/>
      <w:marLeft w:val="0"/>
      <w:marRight w:val="0"/>
      <w:marTop w:val="0"/>
      <w:marBottom w:val="0"/>
      <w:divBdr>
        <w:top w:val="none" w:sz="0" w:space="0" w:color="auto"/>
        <w:left w:val="none" w:sz="0" w:space="0" w:color="auto"/>
        <w:bottom w:val="none" w:sz="0" w:space="0" w:color="auto"/>
        <w:right w:val="none" w:sz="0" w:space="0" w:color="auto"/>
      </w:divBdr>
    </w:div>
    <w:div w:id="1912352000">
      <w:bodyDiv w:val="1"/>
      <w:marLeft w:val="0"/>
      <w:marRight w:val="0"/>
      <w:marTop w:val="0"/>
      <w:marBottom w:val="0"/>
      <w:divBdr>
        <w:top w:val="none" w:sz="0" w:space="0" w:color="auto"/>
        <w:left w:val="none" w:sz="0" w:space="0" w:color="auto"/>
        <w:bottom w:val="none" w:sz="0" w:space="0" w:color="auto"/>
        <w:right w:val="none" w:sz="0" w:space="0" w:color="auto"/>
      </w:divBdr>
    </w:div>
    <w:div w:id="191905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B0591E23-5024-4999-A96C-AB0EBD3AE6B5}">
      <dgm:prSet phldrT="[Text]" custT="1"/>
      <dgm:spPr/>
      <dgm:t>
        <a:bodyPr/>
        <a:lstStyle/>
        <a:p>
          <a:r>
            <a:rPr lang="en-IN" sz="900"/>
            <a:t>Execution</a:t>
          </a:r>
        </a:p>
      </dgm:t>
    </dgm:pt>
    <dgm:pt modelId="{C872BBBC-DFD4-4951-A2E2-8C8A7A0B4B34}" type="parTrans" cxnId="{F08EA2D8-B5AA-4B2D-948E-1F5263812DA6}">
      <dgm:prSet/>
      <dgm:spPr/>
      <dgm:t>
        <a:bodyPr/>
        <a:lstStyle/>
        <a:p>
          <a:endParaRPr lang="en-IN"/>
        </a:p>
      </dgm:t>
    </dgm:pt>
    <dgm:pt modelId="{C547B9EC-42CC-40F6-8167-1C0247737835}" type="sibTrans" cxnId="{F08EA2D8-B5AA-4B2D-948E-1F5263812DA6}">
      <dgm:prSet/>
      <dgm:spPr/>
      <dgm:t>
        <a:bodyPr/>
        <a:lstStyle/>
        <a:p>
          <a:endParaRPr lang="en-IN"/>
        </a:p>
      </dgm:t>
    </dgm:pt>
    <dgm:pt modelId="{537C67E3-265E-4F82-8291-C5A013366DBB}">
      <dgm:prSet phldrT="[Text]" custT="1"/>
      <dgm:spPr/>
      <dgm:t>
        <a:bodyPr/>
        <a:lstStyle/>
        <a:p>
          <a:r>
            <a:rPr lang="en-IN" sz="900"/>
            <a:t>Registration</a:t>
          </a:r>
        </a:p>
      </dgm:t>
    </dgm:pt>
    <dgm:pt modelId="{A257A2CD-D0D9-4B57-A549-482A8E0C97F6}" type="parTrans" cxnId="{84D691F3-70CC-47AA-A8AE-BA9BE6CD02C5}">
      <dgm:prSet/>
      <dgm:spPr/>
      <dgm:t>
        <a:bodyPr/>
        <a:lstStyle/>
        <a:p>
          <a:endParaRPr lang="en-IN"/>
        </a:p>
      </dgm:t>
    </dgm:pt>
    <dgm:pt modelId="{4D2DBB25-389C-4EE0-A0D5-8D5E32EC84FD}" type="sibTrans" cxnId="{84D691F3-70CC-47AA-A8AE-BA9BE6CD02C5}">
      <dgm:prSet/>
      <dgm:spPr/>
      <dgm:t>
        <a:bodyPr/>
        <a:lstStyle/>
        <a:p>
          <a:endParaRPr lang="en-IN"/>
        </a:p>
      </dgm:t>
    </dgm:pt>
    <dgm:pt modelId="{5E1BEA91-D0A3-40FF-92C5-48DD87DA3940}">
      <dgm:prSet phldrT="[Text]" custT="1"/>
      <dgm:spPr/>
      <dgm:t>
        <a:bodyPr/>
        <a:lstStyle/>
        <a:p>
          <a:r>
            <a:rPr lang="en-IN" sz="900"/>
            <a:t>Application </a:t>
          </a:r>
        </a:p>
        <a:p>
          <a:r>
            <a:rPr lang="en-IN" sz="900"/>
            <a:t>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821FDE42-6366-4B48-B579-D0D77C9E473B}">
      <dgm:prSet phldrT="[Text]" custT="1"/>
      <dgm:spPr/>
      <dgm:t>
        <a:bodyPr/>
        <a:lstStyle/>
        <a:p>
          <a:r>
            <a:rPr lang="en-IN" sz="900"/>
            <a:t>Presentation</a:t>
          </a:r>
        </a:p>
      </dgm:t>
    </dgm:pt>
    <dgm:pt modelId="{F1890903-53CD-4011-A830-51A872A33062}" type="parTrans" cxnId="{D24904D2-5D5E-4449-9CED-086C342DABD0}">
      <dgm:prSet/>
      <dgm:spPr/>
      <dgm:t>
        <a:bodyPr/>
        <a:lstStyle/>
        <a:p>
          <a:endParaRPr lang="en-IN"/>
        </a:p>
      </dgm:t>
    </dgm:pt>
    <dgm:pt modelId="{9436DFBE-8C89-4BDD-A346-BECD65C5193B}" type="sibTrans" cxnId="{D24904D2-5D5E-4449-9CED-086C342DABD0}">
      <dgm:prSet/>
      <dgm:spPr/>
      <dgm:t>
        <a:bodyPr/>
        <a:lstStyle/>
        <a:p>
          <a:endParaRPr lang="en-IN"/>
        </a:p>
      </dgm:t>
    </dgm:pt>
    <dgm:pt modelId="{7C0F52D9-87DD-4BA0-8BE9-299D6E262890}">
      <dgm:prSet phldrT="[Text]" custT="1"/>
      <dgm:spPr/>
      <dgm:t>
        <a:bodyPr/>
        <a:lstStyle/>
        <a:p>
          <a:r>
            <a:rPr lang="en-IN" sz="900"/>
            <a:t>Scrutiny</a:t>
          </a:r>
        </a:p>
      </dgm:t>
    </dgm:pt>
    <dgm:pt modelId="{3D251D80-68CC-4641-B782-275399E75409}" type="parTrans" cxnId="{2CA3E5D4-1043-4931-B89D-C9F94CD722FF}">
      <dgm:prSet/>
      <dgm:spPr/>
      <dgm:t>
        <a:bodyPr/>
        <a:lstStyle/>
        <a:p>
          <a:endParaRPr lang="en-IN"/>
        </a:p>
      </dgm:t>
    </dgm:pt>
    <dgm:pt modelId="{C6382459-02A4-4C9B-B912-581CE442EF82}" type="sibTrans" cxnId="{2CA3E5D4-1043-4931-B89D-C9F94CD722FF}">
      <dgm:prSet/>
      <dgm:spPr/>
      <dgm:t>
        <a:bodyPr/>
        <a:lstStyle/>
        <a:p>
          <a:endParaRPr lang="en-IN"/>
        </a:p>
      </dgm:t>
    </dgm:pt>
    <dgm:pt modelId="{ACB180F5-ACFF-4137-B6E0-8010A3990046}">
      <dgm:prSet phldrT="[Text]" custT="1"/>
      <dgm:spPr/>
      <dgm:t>
        <a:bodyPr/>
        <a:lstStyle/>
        <a:p>
          <a:r>
            <a:rPr lang="en-IN" sz="900"/>
            <a:t>Payment</a:t>
          </a:r>
        </a:p>
      </dgm:t>
    </dgm:pt>
    <dgm:pt modelId="{387C7486-9390-44F7-90C9-9DD3DD36D89A}" type="parTrans" cxnId="{36F49D2D-E8C5-4634-8F66-FCCABC6F94EA}">
      <dgm:prSet/>
      <dgm:spPr/>
      <dgm:t>
        <a:bodyPr/>
        <a:lstStyle/>
        <a:p>
          <a:endParaRPr lang="en-IN"/>
        </a:p>
      </dgm:t>
    </dgm:pt>
    <dgm:pt modelId="{0F633E2A-01B6-4488-B243-33C255762CE9}" type="sibTrans" cxnId="{36F49D2D-E8C5-4634-8F66-FCCABC6F94EA}">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691390C8-B73C-4B8F-9FF5-15C739824DFF}" type="pres">
      <dgm:prSet presAssocID="{B0591E23-5024-4999-A96C-AB0EBD3AE6B5}" presName="compositeA" presStyleCnt="0"/>
      <dgm:spPr/>
    </dgm:pt>
    <dgm:pt modelId="{C4753831-3B73-4205-98CC-63761C72D4FB}" type="pres">
      <dgm:prSet presAssocID="{B0591E23-5024-4999-A96C-AB0EBD3AE6B5}" presName="textA" presStyleLbl="revTx" presStyleIdx="0" presStyleCnt="6" custScaleX="220906">
        <dgm:presLayoutVars>
          <dgm:bulletEnabled val="1"/>
        </dgm:presLayoutVars>
      </dgm:prSet>
      <dgm:spPr/>
    </dgm:pt>
    <dgm:pt modelId="{3D53F8DC-19E4-4745-9CF9-DB8A53D580CD}" type="pres">
      <dgm:prSet presAssocID="{B0591E23-5024-4999-A96C-AB0EBD3AE6B5}" presName="circleA" presStyleLbl="node1" presStyleIdx="0" presStyleCnt="6" custLinFactNeighborX="16491" custLinFactNeighborY="-22">
        <dgm:style>
          <a:lnRef idx="2">
            <a:schemeClr val="accent1"/>
          </a:lnRef>
          <a:fillRef idx="1">
            <a:schemeClr val="lt1"/>
          </a:fillRef>
          <a:effectRef idx="0">
            <a:schemeClr val="accent1"/>
          </a:effectRef>
          <a:fontRef idx="minor">
            <a:schemeClr val="dk1"/>
          </a:fontRef>
        </dgm:style>
      </dgm:prSet>
      <dgm:spPr>
        <a:solidFill>
          <a:schemeClr val="bg1"/>
        </a:solidFill>
        <a:ln w="3175">
          <a:solidFill>
            <a:schemeClr val="accent1">
              <a:lumMod val="60000"/>
              <a:lumOff val="40000"/>
            </a:schemeClr>
          </a:solidFill>
        </a:ln>
      </dgm:spPr>
    </dgm:pt>
    <dgm:pt modelId="{4A81CACD-83D2-4917-AAF7-7D914853D20A}" type="pres">
      <dgm:prSet presAssocID="{B0591E23-5024-4999-A96C-AB0EBD3AE6B5}" presName="spaceA" presStyleCnt="0"/>
      <dgm:spPr/>
    </dgm:pt>
    <dgm:pt modelId="{111FD516-08B6-4AD9-8CDB-22C36389F53D}" type="pres">
      <dgm:prSet presAssocID="{C547B9EC-42CC-40F6-8167-1C0247737835}" presName="space" presStyleCnt="0"/>
      <dgm:spPr/>
    </dgm:pt>
    <dgm:pt modelId="{ABB3C5BE-0177-43CD-9C02-28A2497854C4}" type="pres">
      <dgm:prSet presAssocID="{5E1BEA91-D0A3-40FF-92C5-48DD87DA3940}" presName="compositeB" presStyleCnt="0"/>
      <dgm:spPr/>
    </dgm:pt>
    <dgm:pt modelId="{6E32C79C-FD26-403E-9E1E-4CFE96501CBE}" type="pres">
      <dgm:prSet presAssocID="{5E1BEA91-D0A3-40FF-92C5-48DD87DA3940}" presName="textB" presStyleLbl="revTx" presStyleIdx="1" presStyleCnt="6" custScaleX="134618" custLinFactNeighborX="-54934">
        <dgm:presLayoutVars>
          <dgm:bulletEnabled val="1"/>
        </dgm:presLayoutVars>
      </dgm:prSet>
      <dgm:spPr/>
    </dgm:pt>
    <dgm:pt modelId="{13A2FD2A-DA49-47A3-9917-C9E922600352}" type="pres">
      <dgm:prSet presAssocID="{5E1BEA91-D0A3-40FF-92C5-48DD87DA3940}" presName="circleB" presStyleLbl="node1" presStyleIdx="1" presStyleCnt="6" custLinFactX="-80940" custLinFactNeighborX="-100000" custLinFactNeighborY="-3379">
        <dgm:style>
          <a:lnRef idx="2">
            <a:schemeClr val="accent1"/>
          </a:lnRef>
          <a:fillRef idx="1">
            <a:schemeClr val="lt1"/>
          </a:fillRef>
          <a:effectRef idx="0">
            <a:schemeClr val="accent1"/>
          </a:effectRef>
          <a:fontRef idx="minor">
            <a:schemeClr val="dk1"/>
          </a:fontRef>
        </dgm:style>
      </dgm:prSet>
      <dgm:spPr>
        <a:solidFill>
          <a:schemeClr val="accent1">
            <a:lumMod val="75000"/>
          </a:schemeClr>
        </a:solidFill>
        <a:ln w="3175">
          <a:solidFill>
            <a:schemeClr val="bg1"/>
          </a:solidFill>
        </a:ln>
      </dgm:spPr>
    </dgm:pt>
    <dgm:pt modelId="{8C6E60FD-21C7-4DC6-9D24-D2532A9B6129}" type="pres">
      <dgm:prSet presAssocID="{5E1BEA91-D0A3-40FF-92C5-48DD87DA3940}" presName="spaceB" presStyleCnt="0"/>
      <dgm:spPr/>
    </dgm:pt>
    <dgm:pt modelId="{FAB63E0C-5D7D-4D73-A0F3-A961A6CCABB2}" type="pres">
      <dgm:prSet presAssocID="{84A19EB6-CE04-4CD3-8BFA-D64970B7F0B5}" presName="space" presStyleCnt="0"/>
      <dgm:spPr/>
    </dgm:pt>
    <dgm:pt modelId="{0D9E5172-2850-48D9-A0E6-704DC4D28640}" type="pres">
      <dgm:prSet presAssocID="{7C0F52D9-87DD-4BA0-8BE9-299D6E262890}" presName="compositeA" presStyleCnt="0"/>
      <dgm:spPr/>
    </dgm:pt>
    <dgm:pt modelId="{A93E9519-B027-4E27-B9EA-E4B657DAA0CE}" type="pres">
      <dgm:prSet presAssocID="{7C0F52D9-87DD-4BA0-8BE9-299D6E262890}" presName="textA" presStyleLbl="revTx" presStyleIdx="2" presStyleCnt="6" custLinFactNeighborX="-47060">
        <dgm:presLayoutVars>
          <dgm:bulletEnabled val="1"/>
        </dgm:presLayoutVars>
      </dgm:prSet>
      <dgm:spPr/>
    </dgm:pt>
    <dgm:pt modelId="{3B6A357C-E902-4081-BA14-971F62EAB75A}" type="pres">
      <dgm:prSet presAssocID="{7C0F52D9-87DD-4BA0-8BE9-299D6E262890}" presName="circleA" presStyleLbl="node1" presStyleIdx="2" presStyleCnt="6" custLinFactX="-76103" custLinFactNeighborX="-100000"/>
      <dgm:spPr>
        <a:solidFill>
          <a:schemeClr val="bg1"/>
        </a:solidFill>
        <a:ln w="3175">
          <a:solidFill>
            <a:schemeClr val="accent1">
              <a:lumMod val="60000"/>
              <a:lumOff val="40000"/>
            </a:schemeClr>
          </a:solidFill>
        </a:ln>
      </dgm:spPr>
    </dgm:pt>
    <dgm:pt modelId="{0F823FF8-4B8A-4AFA-8533-6AE4B5FF0ED7}" type="pres">
      <dgm:prSet presAssocID="{7C0F52D9-87DD-4BA0-8BE9-299D6E262890}" presName="spaceA" presStyleCnt="0"/>
      <dgm:spPr/>
    </dgm:pt>
    <dgm:pt modelId="{8CC56222-97FA-4712-A1AD-6919AB7CB6D7}" type="pres">
      <dgm:prSet presAssocID="{C6382459-02A4-4C9B-B912-581CE442EF82}" presName="space" presStyleCnt="0"/>
      <dgm:spPr/>
    </dgm:pt>
    <dgm:pt modelId="{D45C11F7-D118-438A-B0FE-7A2F39712370}" type="pres">
      <dgm:prSet presAssocID="{ACB180F5-ACFF-4137-B6E0-8010A3990046}" presName="compositeB" presStyleCnt="0"/>
      <dgm:spPr/>
    </dgm:pt>
    <dgm:pt modelId="{19DE94C3-D6CF-4D2F-B3EB-A5518E935844}" type="pres">
      <dgm:prSet presAssocID="{ACB180F5-ACFF-4137-B6E0-8010A3990046}" presName="textB" presStyleLbl="revTx" presStyleIdx="3" presStyleCnt="6">
        <dgm:presLayoutVars>
          <dgm:bulletEnabled val="1"/>
        </dgm:presLayoutVars>
      </dgm:prSet>
      <dgm:spPr/>
    </dgm:pt>
    <dgm:pt modelId="{3B1A5453-A4FD-46A3-B51E-B8CC116F8C27}" type="pres">
      <dgm:prSet presAssocID="{ACB180F5-ACFF-4137-B6E0-8010A3990046}" presName="circleB" presStyleLbl="node1" presStyleIdx="3" presStyleCnt="6" custLinFactNeighborX="-51482" custLinFactNeighborY="-4290"/>
      <dgm:spPr>
        <a:ln w="3175">
          <a:solidFill>
            <a:schemeClr val="accent1">
              <a:lumMod val="60000"/>
              <a:lumOff val="40000"/>
            </a:schemeClr>
          </a:solidFill>
        </a:ln>
      </dgm:spPr>
    </dgm:pt>
    <dgm:pt modelId="{2A4AADC0-304E-4854-8277-26B25E93E89C}" type="pres">
      <dgm:prSet presAssocID="{ACB180F5-ACFF-4137-B6E0-8010A3990046}" presName="spaceB" presStyleCnt="0"/>
      <dgm:spPr/>
    </dgm:pt>
    <dgm:pt modelId="{F5030B86-A035-4E0A-A702-9F69A382C187}" type="pres">
      <dgm:prSet presAssocID="{0F633E2A-01B6-4488-B243-33C255762CE9}" presName="space" presStyleCnt="0"/>
      <dgm:spPr/>
    </dgm:pt>
    <dgm:pt modelId="{7A891BBE-A0F9-4ACA-B72F-B3C2A8553A00}" type="pres">
      <dgm:prSet presAssocID="{821FDE42-6366-4B48-B579-D0D77C9E473B}" presName="compositeA" presStyleCnt="0"/>
      <dgm:spPr/>
    </dgm:pt>
    <dgm:pt modelId="{FCBA82B8-B2FB-4A7F-B999-869E3265B870}" type="pres">
      <dgm:prSet presAssocID="{821FDE42-6366-4B48-B579-D0D77C9E473B}" presName="textA" presStyleLbl="revTx" presStyleIdx="4" presStyleCnt="6" custScaleX="132340">
        <dgm:presLayoutVars>
          <dgm:bulletEnabled val="1"/>
        </dgm:presLayoutVars>
      </dgm:prSet>
      <dgm:spPr/>
    </dgm:pt>
    <dgm:pt modelId="{F524D793-FE34-49B1-881C-4918CDB0FE7E}" type="pres">
      <dgm:prSet presAssocID="{821FDE42-6366-4B48-B579-D0D77C9E473B}" presName="circleA" presStyleLbl="node1" presStyleIdx="4" presStyleCnt="6"/>
      <dgm:spPr>
        <a:solidFill>
          <a:schemeClr val="bg1"/>
        </a:solidFill>
        <a:ln w="3175">
          <a:solidFill>
            <a:schemeClr val="accent1">
              <a:lumMod val="60000"/>
              <a:lumOff val="40000"/>
            </a:schemeClr>
          </a:solidFill>
        </a:ln>
      </dgm:spPr>
    </dgm:pt>
    <dgm:pt modelId="{224FBB01-3BD0-43B5-9AA6-66FA39F1447E}" type="pres">
      <dgm:prSet presAssocID="{821FDE42-6366-4B48-B579-D0D77C9E473B}" presName="spaceA" presStyleCnt="0"/>
      <dgm:spPr/>
    </dgm:pt>
    <dgm:pt modelId="{380D1C74-1D64-4AC2-90C3-228EFCAE2112}" type="pres">
      <dgm:prSet presAssocID="{9436DFBE-8C89-4BDD-A346-BECD65C5193B}" presName="space" presStyleCnt="0"/>
      <dgm:spPr/>
    </dgm:pt>
    <dgm:pt modelId="{0258D62F-B2C4-4A55-8342-5192B2890F51}" type="pres">
      <dgm:prSet presAssocID="{537C67E3-265E-4F82-8291-C5A013366DBB}" presName="compositeB" presStyleCnt="0"/>
      <dgm:spPr/>
    </dgm:pt>
    <dgm:pt modelId="{440C41EC-F81F-476C-97BC-FC30012E7F9A}" type="pres">
      <dgm:prSet presAssocID="{537C67E3-265E-4F82-8291-C5A013366DBB}" presName="textB" presStyleLbl="revTx" presStyleIdx="5" presStyleCnt="6" custScaleX="129308" custLinFactNeighborX="11157">
        <dgm:presLayoutVars>
          <dgm:bulletEnabled val="1"/>
        </dgm:presLayoutVars>
      </dgm:prSet>
      <dgm:spPr/>
    </dgm:pt>
    <dgm:pt modelId="{FDD4D572-145F-4126-8C3F-E20EB529E524}" type="pres">
      <dgm:prSet presAssocID="{537C67E3-265E-4F82-8291-C5A013366DBB}" presName="circleB" presStyleLbl="node1" presStyleIdx="5" presStyleCnt="6" custLinFactNeighborY="4290"/>
      <dgm:spPr>
        <a:solidFill>
          <a:schemeClr val="bg1"/>
        </a:solidFill>
        <a:ln w="3175">
          <a:solidFill>
            <a:schemeClr val="accent1">
              <a:lumMod val="60000"/>
              <a:lumOff val="40000"/>
            </a:schemeClr>
          </a:solidFill>
        </a:ln>
      </dgm:spPr>
    </dgm:pt>
    <dgm:pt modelId="{8672FB05-C2E6-4E32-9AB7-7BE1C6464C9C}" type="pres">
      <dgm:prSet presAssocID="{537C67E3-265E-4F82-8291-C5A013366DBB}" presName="spaceB" presStyleCnt="0"/>
      <dgm:spPr/>
    </dgm:pt>
  </dgm:ptLst>
  <dgm:cxnLst>
    <dgm:cxn modelId="{36F49D2D-E8C5-4634-8F66-FCCABC6F94EA}" srcId="{E14B8209-DD96-45D3-86DE-E5D8CD79C20C}" destId="{ACB180F5-ACFF-4137-B6E0-8010A3990046}" srcOrd="3" destOrd="0" parTransId="{387C7486-9390-44F7-90C9-9DD3DD36D89A}" sibTransId="{0F633E2A-01B6-4488-B243-33C255762CE9}"/>
    <dgm:cxn modelId="{84357232-B2FE-4B40-B811-5751B03C57AD}" type="presOf" srcId="{537C67E3-265E-4F82-8291-C5A013366DBB}" destId="{440C41EC-F81F-476C-97BC-FC30012E7F9A}" srcOrd="0" destOrd="0" presId="urn:microsoft.com/office/officeart/2005/8/layout/hProcess11"/>
    <dgm:cxn modelId="{924D305E-FF95-469B-974B-12D8D5E7CF5C}" type="presOf" srcId="{821FDE42-6366-4B48-B579-D0D77C9E473B}" destId="{FCBA82B8-B2FB-4A7F-B999-869E3265B870}" srcOrd="0" destOrd="0" presId="urn:microsoft.com/office/officeart/2005/8/layout/hProcess11"/>
    <dgm:cxn modelId="{CDE2BC50-AF43-42F0-B003-96DA52BEDA75}" type="presOf" srcId="{ACB180F5-ACFF-4137-B6E0-8010A3990046}" destId="{19DE94C3-D6CF-4D2F-B3EB-A5518E935844}" srcOrd="0" destOrd="0" presId="urn:microsoft.com/office/officeart/2005/8/layout/hProcess11"/>
    <dgm:cxn modelId="{3739F3A2-E395-407F-9C52-64F305E5BB0B}" type="presOf" srcId="{E14B8209-DD96-45D3-86DE-E5D8CD79C20C}" destId="{EBE6EBDC-7A16-49D1-B815-42AFC3149451}" srcOrd="0" destOrd="0" presId="urn:microsoft.com/office/officeart/2005/8/layout/hProcess11"/>
    <dgm:cxn modelId="{1B3A12B8-0ED2-47E0-966A-C638F435610B}" type="presOf" srcId="{B0591E23-5024-4999-A96C-AB0EBD3AE6B5}" destId="{C4753831-3B73-4205-98CC-63761C72D4FB}" srcOrd="0" destOrd="0" presId="urn:microsoft.com/office/officeart/2005/8/layout/hProcess11"/>
    <dgm:cxn modelId="{D24904D2-5D5E-4449-9CED-086C342DABD0}" srcId="{E14B8209-DD96-45D3-86DE-E5D8CD79C20C}" destId="{821FDE42-6366-4B48-B579-D0D77C9E473B}" srcOrd="4" destOrd="0" parTransId="{F1890903-53CD-4011-A830-51A872A33062}" sibTransId="{9436DFBE-8C89-4BDD-A346-BECD65C5193B}"/>
    <dgm:cxn modelId="{2CA3E5D4-1043-4931-B89D-C9F94CD722FF}" srcId="{E14B8209-DD96-45D3-86DE-E5D8CD79C20C}" destId="{7C0F52D9-87DD-4BA0-8BE9-299D6E262890}" srcOrd="2" destOrd="0" parTransId="{3D251D80-68CC-4641-B782-275399E75409}" sibTransId="{C6382459-02A4-4C9B-B912-581CE442EF82}"/>
    <dgm:cxn modelId="{F08EA2D8-B5AA-4B2D-948E-1F5263812DA6}" srcId="{E14B8209-DD96-45D3-86DE-E5D8CD79C20C}" destId="{B0591E23-5024-4999-A96C-AB0EBD3AE6B5}" srcOrd="0" destOrd="0" parTransId="{C872BBBC-DFD4-4951-A2E2-8C8A7A0B4B34}" sibTransId="{C547B9EC-42CC-40F6-8167-1C0247737835}"/>
    <dgm:cxn modelId="{1216EAD8-634E-4420-8640-8C6C19471BF2}" srcId="{E14B8209-DD96-45D3-86DE-E5D8CD79C20C}" destId="{5E1BEA91-D0A3-40FF-92C5-48DD87DA3940}" srcOrd="1" destOrd="0" parTransId="{7D50A7B7-94BC-483E-943E-763F4D8EE398}" sibTransId="{84A19EB6-CE04-4CD3-8BFA-D64970B7F0B5}"/>
    <dgm:cxn modelId="{52BC9CE8-2342-4E1D-BA56-6CB854B7A7EB}" type="presOf" srcId="{7C0F52D9-87DD-4BA0-8BE9-299D6E262890}" destId="{A93E9519-B027-4E27-B9EA-E4B657DAA0CE}" srcOrd="0" destOrd="0" presId="urn:microsoft.com/office/officeart/2005/8/layout/hProcess11"/>
    <dgm:cxn modelId="{5A53BDEC-E8E7-484A-B89B-05230D216AE9}" type="presOf" srcId="{5E1BEA91-D0A3-40FF-92C5-48DD87DA3940}" destId="{6E32C79C-FD26-403E-9E1E-4CFE96501CBE}" srcOrd="0" destOrd="0" presId="urn:microsoft.com/office/officeart/2005/8/layout/hProcess11"/>
    <dgm:cxn modelId="{84D691F3-70CC-47AA-A8AE-BA9BE6CD02C5}" srcId="{E14B8209-DD96-45D3-86DE-E5D8CD79C20C}" destId="{537C67E3-265E-4F82-8291-C5A013366DBB}" srcOrd="5" destOrd="0" parTransId="{A257A2CD-D0D9-4B57-A549-482A8E0C97F6}" sibTransId="{4D2DBB25-389C-4EE0-A0D5-8D5E32EC84FD}"/>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69774694-5AF2-43A4-B091-25E88690ED9E}" type="presParOf" srcId="{680899A8-6ADD-4FFB-A1FA-7819A87BAB80}" destId="{691390C8-B73C-4B8F-9FF5-15C739824DFF}" srcOrd="0" destOrd="0" presId="urn:microsoft.com/office/officeart/2005/8/layout/hProcess11"/>
    <dgm:cxn modelId="{42945C03-6A79-4287-B31D-041A833DD577}" type="presParOf" srcId="{691390C8-B73C-4B8F-9FF5-15C739824DFF}" destId="{C4753831-3B73-4205-98CC-63761C72D4FB}" srcOrd="0" destOrd="0" presId="urn:microsoft.com/office/officeart/2005/8/layout/hProcess11"/>
    <dgm:cxn modelId="{3F86A762-2729-4D0C-A677-805EA1BDBEFF}" type="presParOf" srcId="{691390C8-B73C-4B8F-9FF5-15C739824DFF}" destId="{3D53F8DC-19E4-4745-9CF9-DB8A53D580CD}" srcOrd="1" destOrd="0" presId="urn:microsoft.com/office/officeart/2005/8/layout/hProcess11"/>
    <dgm:cxn modelId="{9C174B76-375C-449F-B1D3-29BA4857484B}" type="presParOf" srcId="{691390C8-B73C-4B8F-9FF5-15C739824DFF}" destId="{4A81CACD-83D2-4917-AAF7-7D914853D20A}" srcOrd="2" destOrd="0" presId="urn:microsoft.com/office/officeart/2005/8/layout/hProcess11"/>
    <dgm:cxn modelId="{BDFAC587-A5D9-4CE0-8D61-EA75265C3BE1}" type="presParOf" srcId="{680899A8-6ADD-4FFB-A1FA-7819A87BAB80}" destId="{111FD516-08B6-4AD9-8CDB-22C36389F53D}" srcOrd="1" destOrd="0" presId="urn:microsoft.com/office/officeart/2005/8/layout/hProcess11"/>
    <dgm:cxn modelId="{77A8863D-56D6-4F76-9E6E-4D1F6C846F27}" type="presParOf" srcId="{680899A8-6ADD-4FFB-A1FA-7819A87BAB80}" destId="{ABB3C5BE-0177-43CD-9C02-28A2497854C4}" srcOrd="2" destOrd="0" presId="urn:microsoft.com/office/officeart/2005/8/layout/hProcess11"/>
    <dgm:cxn modelId="{17FE088B-7B0A-456E-B735-1A8C99E079A5}" type="presParOf" srcId="{ABB3C5BE-0177-43CD-9C02-28A2497854C4}" destId="{6E32C79C-FD26-403E-9E1E-4CFE96501CBE}" srcOrd="0" destOrd="0" presId="urn:microsoft.com/office/officeart/2005/8/layout/hProcess11"/>
    <dgm:cxn modelId="{C699F155-B69E-4500-99F4-C8879D64C82C}" type="presParOf" srcId="{ABB3C5BE-0177-43CD-9C02-28A2497854C4}" destId="{13A2FD2A-DA49-47A3-9917-C9E922600352}" srcOrd="1" destOrd="0" presId="urn:microsoft.com/office/officeart/2005/8/layout/hProcess11"/>
    <dgm:cxn modelId="{AA172FB6-E7D7-4926-9BCE-1BA9C76DEBF0}" type="presParOf" srcId="{ABB3C5BE-0177-43CD-9C02-28A2497854C4}" destId="{8C6E60FD-21C7-4DC6-9D24-D2532A9B6129}" srcOrd="2" destOrd="0" presId="urn:microsoft.com/office/officeart/2005/8/layout/hProcess11"/>
    <dgm:cxn modelId="{672757E3-F7F4-44DD-9564-06F635F22EBD}" type="presParOf" srcId="{680899A8-6ADD-4FFB-A1FA-7819A87BAB80}" destId="{FAB63E0C-5D7D-4D73-A0F3-A961A6CCABB2}" srcOrd="3" destOrd="0" presId="urn:microsoft.com/office/officeart/2005/8/layout/hProcess11"/>
    <dgm:cxn modelId="{82594325-FE21-417C-9B95-13F9F10E8113}" type="presParOf" srcId="{680899A8-6ADD-4FFB-A1FA-7819A87BAB80}" destId="{0D9E5172-2850-48D9-A0E6-704DC4D28640}" srcOrd="4" destOrd="0" presId="urn:microsoft.com/office/officeart/2005/8/layout/hProcess11"/>
    <dgm:cxn modelId="{23E91C8A-8EBC-480F-9D97-2D3A706ABC69}" type="presParOf" srcId="{0D9E5172-2850-48D9-A0E6-704DC4D28640}" destId="{A93E9519-B027-4E27-B9EA-E4B657DAA0CE}" srcOrd="0" destOrd="0" presId="urn:microsoft.com/office/officeart/2005/8/layout/hProcess11"/>
    <dgm:cxn modelId="{7031A686-4D81-479F-A7DC-E2D0B0059E61}" type="presParOf" srcId="{0D9E5172-2850-48D9-A0E6-704DC4D28640}" destId="{3B6A357C-E902-4081-BA14-971F62EAB75A}" srcOrd="1" destOrd="0" presId="urn:microsoft.com/office/officeart/2005/8/layout/hProcess11"/>
    <dgm:cxn modelId="{11A31958-0EDE-47CA-AC8C-8C0D03AEDD7B}" type="presParOf" srcId="{0D9E5172-2850-48D9-A0E6-704DC4D28640}" destId="{0F823FF8-4B8A-4AFA-8533-6AE4B5FF0ED7}" srcOrd="2" destOrd="0" presId="urn:microsoft.com/office/officeart/2005/8/layout/hProcess11"/>
    <dgm:cxn modelId="{18AD4868-E6C5-4A87-A2C3-78B453962DBA}" type="presParOf" srcId="{680899A8-6ADD-4FFB-A1FA-7819A87BAB80}" destId="{8CC56222-97FA-4712-A1AD-6919AB7CB6D7}" srcOrd="5" destOrd="0" presId="urn:microsoft.com/office/officeart/2005/8/layout/hProcess11"/>
    <dgm:cxn modelId="{88C20F37-26AE-430F-A26A-BD3603B0049C}" type="presParOf" srcId="{680899A8-6ADD-4FFB-A1FA-7819A87BAB80}" destId="{D45C11F7-D118-438A-B0FE-7A2F39712370}" srcOrd="6" destOrd="0" presId="urn:microsoft.com/office/officeart/2005/8/layout/hProcess11"/>
    <dgm:cxn modelId="{3D7AB023-ACD6-4FA1-A37E-FE2D59641E84}" type="presParOf" srcId="{D45C11F7-D118-438A-B0FE-7A2F39712370}" destId="{19DE94C3-D6CF-4D2F-B3EB-A5518E935844}" srcOrd="0" destOrd="0" presId="urn:microsoft.com/office/officeart/2005/8/layout/hProcess11"/>
    <dgm:cxn modelId="{12E1AA32-3DCD-453A-B62F-834BD583F1B8}" type="presParOf" srcId="{D45C11F7-D118-438A-B0FE-7A2F39712370}" destId="{3B1A5453-A4FD-46A3-B51E-B8CC116F8C27}" srcOrd="1" destOrd="0" presId="urn:microsoft.com/office/officeart/2005/8/layout/hProcess11"/>
    <dgm:cxn modelId="{ECE2A86B-3A4B-47E0-803E-172FC9E5EA59}" type="presParOf" srcId="{D45C11F7-D118-438A-B0FE-7A2F39712370}" destId="{2A4AADC0-304E-4854-8277-26B25E93E89C}" srcOrd="2" destOrd="0" presId="urn:microsoft.com/office/officeart/2005/8/layout/hProcess11"/>
    <dgm:cxn modelId="{449D74EB-7F2D-4F6F-8578-E4D17FF482BB}" type="presParOf" srcId="{680899A8-6ADD-4FFB-A1FA-7819A87BAB80}" destId="{F5030B86-A035-4E0A-A702-9F69A382C187}" srcOrd="7" destOrd="0" presId="urn:microsoft.com/office/officeart/2005/8/layout/hProcess11"/>
    <dgm:cxn modelId="{52905586-3019-4A83-84AE-5D5F50037E5A}" type="presParOf" srcId="{680899A8-6ADD-4FFB-A1FA-7819A87BAB80}" destId="{7A891BBE-A0F9-4ACA-B72F-B3C2A8553A00}" srcOrd="8" destOrd="0" presId="urn:microsoft.com/office/officeart/2005/8/layout/hProcess11"/>
    <dgm:cxn modelId="{C82B41FC-ACE6-4CCD-8F90-63AE036EE0A6}" type="presParOf" srcId="{7A891BBE-A0F9-4ACA-B72F-B3C2A8553A00}" destId="{FCBA82B8-B2FB-4A7F-B999-869E3265B870}" srcOrd="0" destOrd="0" presId="urn:microsoft.com/office/officeart/2005/8/layout/hProcess11"/>
    <dgm:cxn modelId="{FC1C1A85-C09A-4D89-A48B-C52F3CF481AE}" type="presParOf" srcId="{7A891BBE-A0F9-4ACA-B72F-B3C2A8553A00}" destId="{F524D793-FE34-49B1-881C-4918CDB0FE7E}" srcOrd="1" destOrd="0" presId="urn:microsoft.com/office/officeart/2005/8/layout/hProcess11"/>
    <dgm:cxn modelId="{C533A591-32C3-4802-8B7D-CD5E80EA2A20}" type="presParOf" srcId="{7A891BBE-A0F9-4ACA-B72F-B3C2A8553A00}" destId="{224FBB01-3BD0-43B5-9AA6-66FA39F1447E}" srcOrd="2" destOrd="0" presId="urn:microsoft.com/office/officeart/2005/8/layout/hProcess11"/>
    <dgm:cxn modelId="{E273F457-5C90-41FB-B821-B61E7D2413A2}" type="presParOf" srcId="{680899A8-6ADD-4FFB-A1FA-7819A87BAB80}" destId="{380D1C74-1D64-4AC2-90C3-228EFCAE2112}" srcOrd="9" destOrd="0" presId="urn:microsoft.com/office/officeart/2005/8/layout/hProcess11"/>
    <dgm:cxn modelId="{BB102295-F76D-4637-AC5F-9B9238A8C80A}" type="presParOf" srcId="{680899A8-6ADD-4FFB-A1FA-7819A87BAB80}" destId="{0258D62F-B2C4-4A55-8342-5192B2890F51}" srcOrd="10" destOrd="0" presId="urn:microsoft.com/office/officeart/2005/8/layout/hProcess11"/>
    <dgm:cxn modelId="{857D8A34-D621-4AC9-8E8A-EF28EB0A5CB2}" type="presParOf" srcId="{0258D62F-B2C4-4A55-8342-5192B2890F51}" destId="{440C41EC-F81F-476C-97BC-FC30012E7F9A}" srcOrd="0" destOrd="0" presId="urn:microsoft.com/office/officeart/2005/8/layout/hProcess11"/>
    <dgm:cxn modelId="{924FE2C2-A827-4D6B-A1B0-C80BCFD6F01F}" type="presParOf" srcId="{0258D62F-B2C4-4A55-8342-5192B2890F51}" destId="{FDD4D572-145F-4126-8C3F-E20EB529E524}" srcOrd="1" destOrd="0" presId="urn:microsoft.com/office/officeart/2005/8/layout/hProcess11"/>
    <dgm:cxn modelId="{CA315428-72AE-4B6A-893C-B2EAAAA04B6C}" type="presParOf" srcId="{0258D62F-B2C4-4A55-8342-5192B2890F51}" destId="{8672FB05-C2E6-4E32-9AB7-7BE1C6464C9C}" srcOrd="2" destOrd="0" presId="urn:microsoft.com/office/officeart/2005/8/layout/hProcess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C4753831-3B73-4205-98CC-63761C72D4FB}">
      <dsp:nvSpPr>
        <dsp:cNvPr id="0" name=""/>
        <dsp:cNvSpPr/>
      </dsp:nvSpPr>
      <dsp:spPr>
        <a:xfrm>
          <a:off x="1783" y="0"/>
          <a:ext cx="1258285"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Execution</a:t>
          </a:r>
        </a:p>
      </dsp:txBody>
      <dsp:txXfrm>
        <a:off x="1783" y="0"/>
        <a:ext cx="1258285" cy="681990"/>
      </dsp:txXfrm>
    </dsp:sp>
    <dsp:sp modelId="{3D53F8DC-19E4-4745-9CF9-DB8A53D580CD}">
      <dsp:nvSpPr>
        <dsp:cNvPr id="0" name=""/>
        <dsp:cNvSpPr/>
      </dsp:nvSpPr>
      <dsp:spPr>
        <a:xfrm>
          <a:off x="573794" y="767201"/>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6E32C79C-FD26-403E-9E1E-4CFE96501CBE}">
      <dsp:nvSpPr>
        <dsp:cNvPr id="0" name=""/>
        <dsp:cNvSpPr/>
      </dsp:nvSpPr>
      <dsp:spPr>
        <a:xfrm>
          <a:off x="975644" y="1022985"/>
          <a:ext cx="766787"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Application </a:t>
          </a:r>
        </a:p>
        <a:p>
          <a:pPr marL="0" lvl="0" indent="0" algn="ctr" defTabSz="400050">
            <a:lnSpc>
              <a:spcPct val="90000"/>
            </a:lnSpc>
            <a:spcBef>
              <a:spcPct val="0"/>
            </a:spcBef>
            <a:spcAft>
              <a:spcPct val="35000"/>
            </a:spcAft>
            <a:buNone/>
          </a:pPr>
          <a:r>
            <a:rPr lang="en-IN" sz="900" kern="1200"/>
            <a:t>submission</a:t>
          </a:r>
        </a:p>
      </dsp:txBody>
      <dsp:txXfrm>
        <a:off x="975644" y="1022985"/>
        <a:ext cx="766787" cy="681990"/>
      </dsp:txXfrm>
    </dsp:sp>
    <dsp:sp modelId="{13A2FD2A-DA49-47A3-9917-C9E922600352}">
      <dsp:nvSpPr>
        <dsp:cNvPr id="0" name=""/>
        <dsp:cNvSpPr/>
      </dsp:nvSpPr>
      <dsp:spPr>
        <a:xfrm>
          <a:off x="1278196" y="761477"/>
          <a:ext cx="170497" cy="170497"/>
        </a:xfrm>
        <a:prstGeom prst="ellipse">
          <a:avLst/>
        </a:prstGeom>
        <a:solidFill>
          <a:schemeClr val="accent1">
            <a:lumMod val="75000"/>
          </a:schemeClr>
        </a:solidFill>
        <a:ln w="3175" cap="flat" cmpd="sng" algn="ctr">
          <a:solidFill>
            <a:schemeClr val="bg1"/>
          </a:solidFill>
          <a:prstDash val="solid"/>
          <a:miter lim="800000"/>
        </a:ln>
        <a:effectLst/>
      </dsp:spPr>
      <dsp:style>
        <a:lnRef idx="2">
          <a:schemeClr val="accent1"/>
        </a:lnRef>
        <a:fillRef idx="1">
          <a:schemeClr val="lt1"/>
        </a:fillRef>
        <a:effectRef idx="0">
          <a:schemeClr val="accent1"/>
        </a:effectRef>
        <a:fontRef idx="minor">
          <a:schemeClr val="dk1"/>
        </a:fontRef>
      </dsp:style>
    </dsp:sp>
    <dsp:sp modelId="{A93E9519-B027-4E27-B9EA-E4B657DAA0CE}">
      <dsp:nvSpPr>
        <dsp:cNvPr id="0" name=""/>
        <dsp:cNvSpPr/>
      </dsp:nvSpPr>
      <dsp:spPr>
        <a:xfrm>
          <a:off x="1815762" y="0"/>
          <a:ext cx="569602"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Scrutiny</a:t>
          </a:r>
        </a:p>
      </dsp:txBody>
      <dsp:txXfrm>
        <a:off x="1815762" y="0"/>
        <a:ext cx="569602" cy="681990"/>
      </dsp:txXfrm>
    </dsp:sp>
    <dsp:sp modelId="{3B6A357C-E902-4081-BA14-971F62EAB75A}">
      <dsp:nvSpPr>
        <dsp:cNvPr id="0" name=""/>
        <dsp:cNvSpPr/>
      </dsp:nvSpPr>
      <dsp:spPr>
        <a:xfrm>
          <a:off x="1983118" y="767238"/>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DE94C3-D6CF-4D2F-B3EB-A5518E935844}">
      <dsp:nvSpPr>
        <dsp:cNvPr id="0" name=""/>
        <dsp:cNvSpPr/>
      </dsp:nvSpPr>
      <dsp:spPr>
        <a:xfrm>
          <a:off x="2681900" y="1022985"/>
          <a:ext cx="569602"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Payment</a:t>
          </a:r>
        </a:p>
      </dsp:txBody>
      <dsp:txXfrm>
        <a:off x="2681900" y="1022985"/>
        <a:ext cx="569602" cy="681990"/>
      </dsp:txXfrm>
    </dsp:sp>
    <dsp:sp modelId="{3B1A5453-A4FD-46A3-B51E-B8CC116F8C27}">
      <dsp:nvSpPr>
        <dsp:cNvPr id="0" name=""/>
        <dsp:cNvSpPr/>
      </dsp:nvSpPr>
      <dsp:spPr>
        <a:xfrm>
          <a:off x="2793677" y="759924"/>
          <a:ext cx="170497" cy="170497"/>
        </a:xfrm>
        <a:prstGeom prst="ellipse">
          <a:avLst/>
        </a:prstGeom>
        <a:solidFill>
          <a:schemeClr val="lt1">
            <a:hueOff val="0"/>
            <a:satOff val="0"/>
            <a:lumOff val="0"/>
            <a:alphaOff val="0"/>
          </a:schemeClr>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A82B8-B2FB-4A7F-B999-869E3265B870}">
      <dsp:nvSpPr>
        <dsp:cNvPr id="0" name=""/>
        <dsp:cNvSpPr/>
      </dsp:nvSpPr>
      <dsp:spPr>
        <a:xfrm>
          <a:off x="3279982" y="0"/>
          <a:ext cx="75381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Presentation</a:t>
          </a:r>
        </a:p>
      </dsp:txBody>
      <dsp:txXfrm>
        <a:off x="3279982" y="0"/>
        <a:ext cx="753811" cy="681990"/>
      </dsp:txXfrm>
    </dsp:sp>
    <dsp:sp modelId="{F524D793-FE34-49B1-881C-4918CDB0FE7E}">
      <dsp:nvSpPr>
        <dsp:cNvPr id="0" name=""/>
        <dsp:cNvSpPr/>
      </dsp:nvSpPr>
      <dsp:spPr>
        <a:xfrm>
          <a:off x="3571639" y="767238"/>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40C41EC-F81F-476C-97BC-FC30012E7F9A}">
      <dsp:nvSpPr>
        <dsp:cNvPr id="0" name=""/>
        <dsp:cNvSpPr/>
      </dsp:nvSpPr>
      <dsp:spPr>
        <a:xfrm>
          <a:off x="4125825" y="1022985"/>
          <a:ext cx="736541"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Registration</a:t>
          </a:r>
        </a:p>
      </dsp:txBody>
      <dsp:txXfrm>
        <a:off x="4125825" y="1022985"/>
        <a:ext cx="736541" cy="681990"/>
      </dsp:txXfrm>
    </dsp:sp>
    <dsp:sp modelId="{FDD4D572-145F-4126-8C3F-E20EB529E524}">
      <dsp:nvSpPr>
        <dsp:cNvPr id="0" name=""/>
        <dsp:cNvSpPr/>
      </dsp:nvSpPr>
      <dsp:spPr>
        <a:xfrm>
          <a:off x="4345296" y="774553"/>
          <a:ext cx="170497" cy="170497"/>
        </a:xfrm>
        <a:prstGeom prst="ellipse">
          <a:avLst/>
        </a:prstGeom>
        <a:solidFill>
          <a:schemeClr val="bg1"/>
        </a:solidFill>
        <a:ln w="3175"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64CCE-AC37-41D5-8D7B-A9C944FD358C}">
  <ds:schemaRefs>
    <ds:schemaRef ds:uri="http://schemas.microsoft.com/office/2006/metadata/properties"/>
    <ds:schemaRef ds:uri="http://schemas.microsoft.com/office/infopath/2007/PartnerControls"/>
    <ds:schemaRef ds:uri="71af5581-53c0-4b9b-ae00-dfbf78b08d7f"/>
  </ds:schemaRefs>
</ds:datastoreItem>
</file>

<file path=customXml/itemProps2.xml><?xml version="1.0" encoding="utf-8"?>
<ds:datastoreItem xmlns:ds="http://schemas.openxmlformats.org/officeDocument/2006/customXml" ds:itemID="{7D931B0A-99EE-42D4-902A-4C777063EED7}">
  <ds:schemaRefs>
    <ds:schemaRef ds:uri="http://schemas.microsoft.com/sharepoint/v3/contenttype/forms"/>
  </ds:schemaRefs>
</ds:datastoreItem>
</file>

<file path=customXml/itemProps3.xml><?xml version="1.0" encoding="utf-8"?>
<ds:datastoreItem xmlns:ds="http://schemas.openxmlformats.org/officeDocument/2006/customXml" ds:itemID="{952178DE-00E5-4764-9F40-2F9DD13A299F}"/>
</file>

<file path=customXml/itemProps4.xml><?xml version="1.0" encoding="utf-8"?>
<ds:datastoreItem xmlns:ds="http://schemas.openxmlformats.org/officeDocument/2006/customXml" ds:itemID="{1BE80BA5-56E9-45E2-B118-0B7962E4E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2687</Words>
  <Characters>19941</Characters>
  <Application>Microsoft Office Word</Application>
  <DocSecurity>0</DocSecurity>
  <Lines>1107</Lines>
  <Paragraphs>1028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Hanbal</dc:creator>
  <cp:keywords/>
  <dc:description/>
  <cp:lastModifiedBy>Pavan Kumar Deshapande</cp:lastModifiedBy>
  <cp:revision>4</cp:revision>
  <dcterms:created xsi:type="dcterms:W3CDTF">2025-06-12T05:46:00Z</dcterms:created>
  <dcterms:modified xsi:type="dcterms:W3CDTF">2025-06-13T13:41:00Z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05d87a38-88f0-4355-9e6b-f47203bda283</vt:lpwstr>
  </property>
  <property fmtid="{D5CDD505-2E9C-101B-9397-08002B2CF9AE}" pid="3" name="ContentTypeId">
    <vt:lpwstr>0x0101009E122DC226B323479F380595590B6668</vt:lpwstr>
  </property>
  <property fmtid="{D5CDD505-2E9C-101B-9397-08002B2CF9AE}" pid="4" name="Order">
    <vt:r8>560500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