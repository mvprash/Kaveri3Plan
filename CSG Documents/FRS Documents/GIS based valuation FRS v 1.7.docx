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D5918" w14:textId="77777777" w:rsidR="00860E8E" w:rsidRDefault="00860E8E" w:rsidP="00860E8E">
      <w:pPr>
        <w:jc w:val="center"/>
        <w:rPr>
          <w:rFonts w:asciiTheme="majorHAnsi" w:hAnsiTheme="majorHAnsi" w:cs="Times New Roman"/>
          <w:b/>
          <w:bCs/>
          <w:sz w:val="32"/>
          <w:szCs w:val="32"/>
        </w:rPr>
      </w:pPr>
      <w:bookmarkStart w:id="0" w:name="_Hlk130487728"/>
      <w:r>
        <w:rPr>
          <w:rFonts w:asciiTheme="majorHAnsi" w:hAnsiTheme="majorHAnsi" w:cs="Times New Roman"/>
          <w:b/>
          <w:bCs/>
          <w:sz w:val="32"/>
          <w:szCs w:val="32"/>
        </w:rPr>
        <w:t>Karnataka Valuation &amp; E-Registration (KAVERI - 2.0)</w:t>
      </w:r>
    </w:p>
    <w:p w14:paraId="5A4FD844" w14:textId="77777777" w:rsidR="00860E8E" w:rsidRDefault="00860E8E" w:rsidP="00860E8E">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14:paraId="44288DC8" w14:textId="35CDBA02" w:rsidR="00860E8E" w:rsidRDefault="00860E8E" w:rsidP="00860E8E">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70528" behindDoc="0" locked="0" layoutInCell="1" allowOverlap="1" wp14:anchorId="3A8A5C22" wp14:editId="282530CC">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dgm="http://schemas.openxmlformats.org/drawingml/2006/diagram"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50E572B">
              <v:line id="Straight Connector 14"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13]" strokeweight=".5pt" from="0,.65pt" to="498.9pt,.65pt" w14:anchorId="34CB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v:stroke joinstyle="miter"/>
                <w10:wrap anchorx="margin"/>
              </v:line>
            </w:pict>
          </mc:Fallback>
        </mc:AlternateContent>
      </w:r>
    </w:p>
    <w:p w14:paraId="62D40CC4" w14:textId="77777777" w:rsidR="00860E8E" w:rsidRDefault="00860E8E" w:rsidP="00860E8E">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14:paraId="7BFAB69B" w14:textId="77777777" w:rsidR="00860E8E" w:rsidRDefault="00860E8E" w:rsidP="00860E8E">
      <w:pPr>
        <w:jc w:val="center"/>
        <w:rPr>
          <w:rFonts w:ascii="Times New Roman" w:hAnsi="Times New Roman" w:cs="Times New Roman"/>
          <w:b/>
          <w:bCs/>
          <w:sz w:val="32"/>
          <w:szCs w:val="32"/>
        </w:rPr>
      </w:pPr>
    </w:p>
    <w:p w14:paraId="5C3C5EBB"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For KAVERI 2.0</w:t>
      </w:r>
    </w:p>
    <w:p w14:paraId="130B00AE"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0"/>
    <w:p w14:paraId="2825D766" w14:textId="77777777"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14:paraId="0D3CC346" w14:textId="0538110B" w:rsidR="00584BBD" w:rsidRDefault="00584BBD" w:rsidP="00860E8E">
      <w:pPr>
        <w:jc w:val="center"/>
        <w:rPr>
          <w:rFonts w:asciiTheme="majorHAnsi" w:hAnsiTheme="majorHAnsi" w:cs="Times New Roman"/>
          <w:b/>
          <w:bCs/>
          <w:sz w:val="28"/>
          <w:szCs w:val="28"/>
        </w:rPr>
      </w:pPr>
    </w:p>
    <w:p w14:paraId="52F2892B" w14:textId="3D851CF9" w:rsidR="00460643" w:rsidRDefault="00460643" w:rsidP="00860E8E">
      <w:pPr>
        <w:jc w:val="center"/>
        <w:rPr>
          <w:rFonts w:asciiTheme="majorHAnsi" w:hAnsiTheme="majorHAnsi" w:cs="Times New Roman"/>
          <w:b/>
          <w:bCs/>
          <w:sz w:val="28"/>
          <w:szCs w:val="28"/>
        </w:rPr>
      </w:pPr>
    </w:p>
    <w:p w14:paraId="36B55AF1" w14:textId="77777777" w:rsidR="00460643" w:rsidRDefault="00460643" w:rsidP="00860E8E">
      <w:pPr>
        <w:jc w:val="center"/>
        <w:rPr>
          <w:rFonts w:asciiTheme="majorHAnsi" w:hAnsiTheme="majorHAnsi" w:cs="Times New Roman"/>
          <w:b/>
          <w:bCs/>
          <w:sz w:val="28"/>
          <w:szCs w:val="28"/>
        </w:rPr>
      </w:pPr>
    </w:p>
    <w:p w14:paraId="5EBB206D" w14:textId="19546687" w:rsidR="00C31EE4" w:rsidRDefault="00C31EE4" w:rsidP="000939B3">
      <w:pPr>
        <w:jc w:val="center"/>
        <w:rPr>
          <w:b/>
          <w:sz w:val="32"/>
          <w:szCs w:val="32"/>
        </w:rPr>
      </w:pPr>
      <w:r>
        <w:rPr>
          <w:b/>
          <w:sz w:val="32"/>
          <w:szCs w:val="32"/>
        </w:rPr>
        <w:t xml:space="preserve">GIS-Based Market Valuation of </w:t>
      </w:r>
      <w:r w:rsidR="00BE3068">
        <w:rPr>
          <w:b/>
          <w:sz w:val="32"/>
          <w:szCs w:val="32"/>
        </w:rPr>
        <w:t>Property</w:t>
      </w:r>
      <w:r>
        <w:rPr>
          <w:b/>
          <w:sz w:val="32"/>
          <w:szCs w:val="32"/>
        </w:rPr>
        <w:t xml:space="preserve"> </w:t>
      </w:r>
    </w:p>
    <w:p w14:paraId="151111DA" w14:textId="299242BC" w:rsidR="00CA5F41" w:rsidRPr="000939B3" w:rsidRDefault="00BE3068" w:rsidP="000939B3">
      <w:pPr>
        <w:jc w:val="center"/>
        <w:rPr>
          <w:b/>
          <w:sz w:val="32"/>
          <w:szCs w:val="32"/>
        </w:rPr>
      </w:pPr>
      <w:r>
        <w:rPr>
          <w:b/>
          <w:sz w:val="32"/>
          <w:szCs w:val="32"/>
        </w:rPr>
        <w:t>In</w:t>
      </w:r>
      <w:r w:rsidR="00C31EE4">
        <w:rPr>
          <w:b/>
          <w:sz w:val="32"/>
          <w:szCs w:val="32"/>
        </w:rPr>
        <w:t xml:space="preserve"> Document Registration</w:t>
      </w:r>
    </w:p>
    <w:p w14:paraId="12F54DF4" w14:textId="77777777" w:rsidR="00860E8E" w:rsidRDefault="00860E8E" w:rsidP="00860E8E">
      <w:pPr>
        <w:jc w:val="center"/>
        <w:rPr>
          <w:rFonts w:ascii="Times New Roman" w:hAnsi="Times New Roman" w:cs="Times New Roman"/>
          <w:b/>
          <w:bCs/>
          <w:color w:val="0070C0"/>
          <w:sz w:val="48"/>
          <w:szCs w:val="48"/>
        </w:rPr>
      </w:pPr>
    </w:p>
    <w:p w14:paraId="67BC3BC4" w14:textId="77777777" w:rsidR="00860E8E" w:rsidRDefault="00860E8E" w:rsidP="00860E8E">
      <w:pPr>
        <w:jc w:val="center"/>
        <w:rPr>
          <w:rFonts w:ascii="Times New Roman" w:hAnsi="Times New Roman" w:cs="Times New Roman"/>
          <w:b/>
          <w:bCs/>
          <w:color w:val="0070C0"/>
          <w:sz w:val="48"/>
          <w:szCs w:val="48"/>
        </w:rPr>
      </w:pPr>
    </w:p>
    <w:p w14:paraId="302E3D66" w14:textId="77777777" w:rsidR="00860E8E" w:rsidRDefault="00860E8E" w:rsidP="00E53E7A">
      <w:pPr>
        <w:rPr>
          <w:rFonts w:ascii="Times New Roman" w:hAnsi="Times New Roman" w:cs="Times New Roman"/>
          <w:b/>
          <w:bCs/>
          <w:color w:val="0070C0"/>
          <w:sz w:val="48"/>
          <w:szCs w:val="48"/>
        </w:rPr>
      </w:pPr>
    </w:p>
    <w:p w14:paraId="78F63988" w14:textId="77777777" w:rsidR="00860E8E" w:rsidRDefault="00860E8E" w:rsidP="00860E8E">
      <w:pPr>
        <w:jc w:val="center"/>
        <w:rPr>
          <w:rFonts w:ascii="Times New Roman" w:hAnsi="Times New Roman" w:cs="Times New Roman"/>
          <w:b/>
          <w:bCs/>
          <w:color w:val="0070C0"/>
          <w:sz w:val="48"/>
          <w:szCs w:val="48"/>
        </w:rPr>
      </w:pPr>
    </w:p>
    <w:p w14:paraId="190A218D" w14:textId="77777777" w:rsidR="00860E8E" w:rsidRDefault="00860E8E" w:rsidP="00860E8E">
      <w:pPr>
        <w:jc w:val="center"/>
        <w:rPr>
          <w:rFonts w:ascii="Times New Roman" w:hAnsi="Times New Roman" w:cs="Times New Roman"/>
          <w:b/>
          <w:bCs/>
          <w:color w:val="0070C0"/>
          <w:sz w:val="48"/>
          <w:szCs w:val="48"/>
        </w:rPr>
      </w:pPr>
    </w:p>
    <w:p w14:paraId="34B5DD8A" w14:textId="77777777" w:rsidR="00860E8E" w:rsidRDefault="00860E8E" w:rsidP="00860E8E">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4000BD44"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7769B4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2</w:t>
      </w:r>
      <w:r>
        <w:rPr>
          <w:rFonts w:ascii="Times New Roman" w:hAnsi="Times New Roman" w:cs="Times New Roman"/>
          <w:b/>
          <w:sz w:val="18"/>
          <w:szCs w:val="18"/>
          <w:vertAlign w:val="superscript"/>
        </w:rPr>
        <w:t>nd</w:t>
      </w:r>
      <w:r>
        <w:rPr>
          <w:rFonts w:ascii="Times New Roman" w:hAnsi="Times New Roman" w:cs="Times New Roman"/>
          <w:b/>
          <w:sz w:val="18"/>
          <w:szCs w:val="18"/>
        </w:rPr>
        <w:t xml:space="preserve"> Floor, TTMC Yeshwanthapura, BMTC Bus station</w:t>
      </w:r>
    </w:p>
    <w:p w14:paraId="2D30AC23" w14:textId="77777777"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Bangalore – 560022</w:t>
      </w:r>
    </w:p>
    <w:p w14:paraId="3F487349" w14:textId="409DF1F7" w:rsidR="00860E8E" w:rsidRDefault="00860E8E" w:rsidP="00860E8E">
      <w:pPr>
        <w:jc w:val="center"/>
        <w:rPr>
          <w:rFonts w:ascii="Times New Roman" w:hAnsi="Times New Roman" w:cs="Times New Roman"/>
          <w:b/>
          <w:sz w:val="18"/>
          <w:szCs w:val="18"/>
        </w:rPr>
      </w:pPr>
    </w:p>
    <w:p w14:paraId="06586F4B" w14:textId="09B24C91" w:rsidR="007E69FC" w:rsidRDefault="007E69FC" w:rsidP="00860E8E">
      <w:pPr>
        <w:jc w:val="center"/>
        <w:rPr>
          <w:rFonts w:ascii="Times New Roman" w:hAnsi="Times New Roman" w:cs="Times New Roman"/>
          <w:b/>
          <w:sz w:val="18"/>
          <w:szCs w:val="18"/>
        </w:rPr>
      </w:pPr>
    </w:p>
    <w:p w14:paraId="1830129F" w14:textId="07471D3B" w:rsidR="007E69FC" w:rsidRDefault="007E69FC" w:rsidP="00860E8E">
      <w:pPr>
        <w:jc w:val="center"/>
        <w:rPr>
          <w:rFonts w:ascii="Times New Roman" w:hAnsi="Times New Roman" w:cs="Times New Roman"/>
          <w:b/>
          <w:sz w:val="18"/>
          <w:szCs w:val="18"/>
        </w:rPr>
      </w:pPr>
    </w:p>
    <w:p w14:paraId="4E390E24" w14:textId="77777777" w:rsidR="007E69FC" w:rsidRDefault="007E69FC" w:rsidP="00860E8E">
      <w:pPr>
        <w:jc w:val="center"/>
        <w:rPr>
          <w:rFonts w:ascii="Times New Roman" w:hAnsi="Times New Roman" w:cs="Times New Roman"/>
          <w:b/>
          <w:sz w:val="18"/>
          <w:szCs w:val="18"/>
        </w:rPr>
      </w:pPr>
    </w:p>
    <w:p w14:paraId="7F448026" w14:textId="0EFA5FD7" w:rsidR="00E148C0" w:rsidRDefault="00E148C0" w:rsidP="00D313A4"/>
    <w:sdt>
      <w:sdtPr>
        <w:rPr>
          <w:rFonts w:eastAsiaTheme="minorEastAsia" w:cstheme="minorBidi"/>
          <w:color w:val="auto"/>
          <w:sz w:val="22"/>
          <w:szCs w:val="22"/>
          <w:u w:val="none"/>
          <w:lang w:val="en-IN"/>
        </w:rPr>
        <w:id w:val="-1355182377"/>
        <w:docPartObj>
          <w:docPartGallery w:val="Table of Contents"/>
          <w:docPartUnique/>
        </w:docPartObj>
      </w:sdtPr>
      <w:sdtEndPr>
        <w:rPr>
          <w:b/>
          <w:bCs/>
          <w:noProof/>
        </w:rPr>
      </w:sdtEndPr>
      <w:sdtContent>
        <w:p w14:paraId="3DBF6A3E" w14:textId="59E5954B" w:rsidR="008B6D0D" w:rsidRDefault="008B6D0D">
          <w:pPr>
            <w:pStyle w:val="TOCHeading"/>
          </w:pPr>
          <w:r>
            <w:t>Conte</w:t>
          </w:r>
          <w:bookmarkStart w:id="1" w:name="_GoBack"/>
          <w:bookmarkEnd w:id="1"/>
          <w:r>
            <w:t>nts</w:t>
          </w:r>
        </w:p>
        <w:p w14:paraId="1D426564" w14:textId="12B7F8F7" w:rsidR="00F46AE0" w:rsidRDefault="008B6D0D">
          <w:pPr>
            <w:pStyle w:val="TOC1"/>
            <w:tabs>
              <w:tab w:val="left" w:pos="440"/>
              <w:tab w:val="right" w:leader="dot" w:pos="9182"/>
            </w:tabs>
            <w:rPr>
              <w:rFonts w:eastAsiaTheme="minorEastAsia"/>
              <w:noProof/>
              <w:lang w:eastAsia="en-IN"/>
            </w:rPr>
          </w:pPr>
          <w:r>
            <w:fldChar w:fldCharType="begin"/>
          </w:r>
          <w:r>
            <w:instrText xml:space="preserve"> TOC \o "1-3" \h \z \u </w:instrText>
          </w:r>
          <w:r>
            <w:fldChar w:fldCharType="separate"/>
          </w:r>
          <w:hyperlink w:anchor="_Toc196743976" w:history="1">
            <w:r w:rsidR="00F46AE0" w:rsidRPr="009614FA">
              <w:rPr>
                <w:rStyle w:val="Hyperlink"/>
                <w:noProof/>
              </w:rPr>
              <w:t>1</w:t>
            </w:r>
            <w:r w:rsidR="00F46AE0">
              <w:rPr>
                <w:rFonts w:eastAsiaTheme="minorEastAsia"/>
                <w:noProof/>
                <w:lang w:eastAsia="en-IN"/>
              </w:rPr>
              <w:tab/>
            </w:r>
            <w:r w:rsidR="00F46AE0" w:rsidRPr="009614FA">
              <w:rPr>
                <w:rStyle w:val="Hyperlink"/>
                <w:noProof/>
              </w:rPr>
              <w:t>Introduction</w:t>
            </w:r>
            <w:r w:rsidR="00F46AE0">
              <w:rPr>
                <w:noProof/>
                <w:webHidden/>
              </w:rPr>
              <w:tab/>
            </w:r>
            <w:r w:rsidR="00F46AE0">
              <w:rPr>
                <w:noProof/>
                <w:webHidden/>
              </w:rPr>
              <w:fldChar w:fldCharType="begin"/>
            </w:r>
            <w:r w:rsidR="00F46AE0">
              <w:rPr>
                <w:noProof/>
                <w:webHidden/>
              </w:rPr>
              <w:instrText xml:space="preserve"> PAGEREF _Toc196743976 \h </w:instrText>
            </w:r>
            <w:r w:rsidR="00F46AE0">
              <w:rPr>
                <w:noProof/>
                <w:webHidden/>
              </w:rPr>
            </w:r>
            <w:r w:rsidR="00F46AE0">
              <w:rPr>
                <w:noProof/>
                <w:webHidden/>
              </w:rPr>
              <w:fldChar w:fldCharType="separate"/>
            </w:r>
            <w:r w:rsidR="00F46AE0">
              <w:rPr>
                <w:noProof/>
                <w:webHidden/>
              </w:rPr>
              <w:t>4</w:t>
            </w:r>
            <w:r w:rsidR="00F46AE0">
              <w:rPr>
                <w:noProof/>
                <w:webHidden/>
              </w:rPr>
              <w:fldChar w:fldCharType="end"/>
            </w:r>
          </w:hyperlink>
        </w:p>
        <w:p w14:paraId="17387EEE" w14:textId="3723B89F" w:rsidR="00F46AE0" w:rsidRDefault="00F46AE0">
          <w:pPr>
            <w:pStyle w:val="TOC1"/>
            <w:tabs>
              <w:tab w:val="left" w:pos="440"/>
              <w:tab w:val="right" w:leader="dot" w:pos="9182"/>
            </w:tabs>
            <w:rPr>
              <w:rFonts w:eastAsiaTheme="minorEastAsia"/>
              <w:noProof/>
              <w:lang w:eastAsia="en-IN"/>
            </w:rPr>
          </w:pPr>
          <w:hyperlink w:anchor="_Toc196743977" w:history="1">
            <w:r w:rsidRPr="009614FA">
              <w:rPr>
                <w:rStyle w:val="Hyperlink"/>
                <w:noProof/>
              </w:rPr>
              <w:t>2</w:t>
            </w:r>
            <w:r>
              <w:rPr>
                <w:rFonts w:eastAsiaTheme="minorEastAsia"/>
                <w:noProof/>
                <w:lang w:eastAsia="en-IN"/>
              </w:rPr>
              <w:tab/>
            </w:r>
            <w:r w:rsidRPr="009614FA">
              <w:rPr>
                <w:rStyle w:val="Hyperlink"/>
                <w:noProof/>
              </w:rPr>
              <w:t>Document scope</w:t>
            </w:r>
            <w:r>
              <w:rPr>
                <w:noProof/>
                <w:webHidden/>
              </w:rPr>
              <w:tab/>
            </w:r>
            <w:r>
              <w:rPr>
                <w:noProof/>
                <w:webHidden/>
              </w:rPr>
              <w:fldChar w:fldCharType="begin"/>
            </w:r>
            <w:r>
              <w:rPr>
                <w:noProof/>
                <w:webHidden/>
              </w:rPr>
              <w:instrText xml:space="preserve"> PAGEREF _Toc196743977 \h </w:instrText>
            </w:r>
            <w:r>
              <w:rPr>
                <w:noProof/>
                <w:webHidden/>
              </w:rPr>
            </w:r>
            <w:r>
              <w:rPr>
                <w:noProof/>
                <w:webHidden/>
              </w:rPr>
              <w:fldChar w:fldCharType="separate"/>
            </w:r>
            <w:r>
              <w:rPr>
                <w:noProof/>
                <w:webHidden/>
              </w:rPr>
              <w:t>4</w:t>
            </w:r>
            <w:r>
              <w:rPr>
                <w:noProof/>
                <w:webHidden/>
              </w:rPr>
              <w:fldChar w:fldCharType="end"/>
            </w:r>
          </w:hyperlink>
        </w:p>
        <w:p w14:paraId="6D6A1C84" w14:textId="4B26D569" w:rsidR="00F46AE0" w:rsidRDefault="00F46AE0">
          <w:pPr>
            <w:pStyle w:val="TOC1"/>
            <w:tabs>
              <w:tab w:val="left" w:pos="440"/>
              <w:tab w:val="right" w:leader="dot" w:pos="9182"/>
            </w:tabs>
            <w:rPr>
              <w:rFonts w:eastAsiaTheme="minorEastAsia"/>
              <w:noProof/>
              <w:lang w:eastAsia="en-IN"/>
            </w:rPr>
          </w:pPr>
          <w:hyperlink w:anchor="_Toc196743978" w:history="1">
            <w:r w:rsidRPr="009614FA">
              <w:rPr>
                <w:rStyle w:val="Hyperlink"/>
                <w:noProof/>
              </w:rPr>
              <w:t>3</w:t>
            </w:r>
            <w:r>
              <w:rPr>
                <w:rFonts w:eastAsiaTheme="minorEastAsia"/>
                <w:noProof/>
                <w:lang w:eastAsia="en-IN"/>
              </w:rPr>
              <w:tab/>
            </w:r>
            <w:r w:rsidRPr="009614FA">
              <w:rPr>
                <w:rStyle w:val="Hyperlink"/>
                <w:noProof/>
              </w:rPr>
              <w:t>Description of the functional requirement</w:t>
            </w:r>
            <w:r>
              <w:rPr>
                <w:noProof/>
                <w:webHidden/>
              </w:rPr>
              <w:tab/>
            </w:r>
            <w:r>
              <w:rPr>
                <w:noProof/>
                <w:webHidden/>
              </w:rPr>
              <w:fldChar w:fldCharType="begin"/>
            </w:r>
            <w:r>
              <w:rPr>
                <w:noProof/>
                <w:webHidden/>
              </w:rPr>
              <w:instrText xml:space="preserve"> PAGEREF _Toc196743978 \h </w:instrText>
            </w:r>
            <w:r>
              <w:rPr>
                <w:noProof/>
                <w:webHidden/>
              </w:rPr>
            </w:r>
            <w:r>
              <w:rPr>
                <w:noProof/>
                <w:webHidden/>
              </w:rPr>
              <w:fldChar w:fldCharType="separate"/>
            </w:r>
            <w:r>
              <w:rPr>
                <w:noProof/>
                <w:webHidden/>
              </w:rPr>
              <w:t>5</w:t>
            </w:r>
            <w:r>
              <w:rPr>
                <w:noProof/>
                <w:webHidden/>
              </w:rPr>
              <w:fldChar w:fldCharType="end"/>
            </w:r>
          </w:hyperlink>
        </w:p>
        <w:p w14:paraId="1AD4ECAA" w14:textId="027329D1" w:rsidR="00F46AE0" w:rsidRDefault="00F46AE0">
          <w:pPr>
            <w:pStyle w:val="TOC2"/>
            <w:rPr>
              <w:rFonts w:eastAsiaTheme="minorEastAsia"/>
              <w:noProof/>
              <w:lang w:eastAsia="en-IN"/>
            </w:rPr>
          </w:pPr>
          <w:hyperlink w:anchor="_Toc196743979" w:history="1">
            <w:r w:rsidRPr="009614FA">
              <w:rPr>
                <w:rStyle w:val="Hyperlink"/>
                <w:noProof/>
              </w:rPr>
              <w:t>3.1</w:t>
            </w:r>
            <w:r>
              <w:rPr>
                <w:rFonts w:eastAsiaTheme="minorEastAsia"/>
                <w:noProof/>
                <w:lang w:eastAsia="en-IN"/>
              </w:rPr>
              <w:tab/>
            </w:r>
            <w:r w:rsidRPr="009614FA">
              <w:rPr>
                <w:rStyle w:val="Hyperlink"/>
                <w:noProof/>
              </w:rPr>
              <w:t>AS-IS Process</w:t>
            </w:r>
            <w:r>
              <w:rPr>
                <w:noProof/>
                <w:webHidden/>
              </w:rPr>
              <w:tab/>
            </w:r>
            <w:r>
              <w:rPr>
                <w:noProof/>
                <w:webHidden/>
              </w:rPr>
              <w:fldChar w:fldCharType="begin"/>
            </w:r>
            <w:r>
              <w:rPr>
                <w:noProof/>
                <w:webHidden/>
              </w:rPr>
              <w:instrText xml:space="preserve"> PAGEREF _Toc196743979 \h </w:instrText>
            </w:r>
            <w:r>
              <w:rPr>
                <w:noProof/>
                <w:webHidden/>
              </w:rPr>
            </w:r>
            <w:r>
              <w:rPr>
                <w:noProof/>
                <w:webHidden/>
              </w:rPr>
              <w:fldChar w:fldCharType="separate"/>
            </w:r>
            <w:r>
              <w:rPr>
                <w:noProof/>
                <w:webHidden/>
              </w:rPr>
              <w:t>5</w:t>
            </w:r>
            <w:r>
              <w:rPr>
                <w:noProof/>
                <w:webHidden/>
              </w:rPr>
              <w:fldChar w:fldCharType="end"/>
            </w:r>
          </w:hyperlink>
        </w:p>
        <w:p w14:paraId="75880135" w14:textId="284F5B09" w:rsidR="00F46AE0" w:rsidRDefault="00F46AE0">
          <w:pPr>
            <w:pStyle w:val="TOC3"/>
            <w:tabs>
              <w:tab w:val="left" w:pos="1320"/>
              <w:tab w:val="right" w:leader="dot" w:pos="9182"/>
            </w:tabs>
            <w:rPr>
              <w:rFonts w:eastAsiaTheme="minorEastAsia"/>
              <w:noProof/>
              <w:lang w:eastAsia="en-IN"/>
            </w:rPr>
          </w:pPr>
          <w:hyperlink w:anchor="_Toc196743980" w:history="1">
            <w:r w:rsidRPr="009614FA">
              <w:rPr>
                <w:rStyle w:val="Hyperlink"/>
                <w:noProof/>
              </w:rPr>
              <w:t>3.1.1</w:t>
            </w:r>
            <w:r>
              <w:rPr>
                <w:rFonts w:eastAsiaTheme="minorEastAsia"/>
                <w:noProof/>
                <w:lang w:eastAsia="en-IN"/>
              </w:rPr>
              <w:tab/>
            </w:r>
            <w:r w:rsidRPr="009614FA">
              <w:rPr>
                <w:rStyle w:val="Hyperlink"/>
                <w:noProof/>
              </w:rPr>
              <w:t>Workflow - application submission</w:t>
            </w:r>
            <w:r>
              <w:rPr>
                <w:noProof/>
                <w:webHidden/>
              </w:rPr>
              <w:tab/>
            </w:r>
            <w:r>
              <w:rPr>
                <w:noProof/>
                <w:webHidden/>
              </w:rPr>
              <w:fldChar w:fldCharType="begin"/>
            </w:r>
            <w:r>
              <w:rPr>
                <w:noProof/>
                <w:webHidden/>
              </w:rPr>
              <w:instrText xml:space="preserve"> PAGEREF _Toc196743980 \h </w:instrText>
            </w:r>
            <w:r>
              <w:rPr>
                <w:noProof/>
                <w:webHidden/>
              </w:rPr>
            </w:r>
            <w:r>
              <w:rPr>
                <w:noProof/>
                <w:webHidden/>
              </w:rPr>
              <w:fldChar w:fldCharType="separate"/>
            </w:r>
            <w:r>
              <w:rPr>
                <w:noProof/>
                <w:webHidden/>
              </w:rPr>
              <w:t>5</w:t>
            </w:r>
            <w:r>
              <w:rPr>
                <w:noProof/>
                <w:webHidden/>
              </w:rPr>
              <w:fldChar w:fldCharType="end"/>
            </w:r>
          </w:hyperlink>
        </w:p>
        <w:p w14:paraId="7DA34B15" w14:textId="31CCC7A4" w:rsidR="00F46AE0" w:rsidRDefault="00F46AE0">
          <w:pPr>
            <w:pStyle w:val="TOC2"/>
            <w:rPr>
              <w:rFonts w:eastAsiaTheme="minorEastAsia"/>
              <w:noProof/>
              <w:lang w:eastAsia="en-IN"/>
            </w:rPr>
          </w:pPr>
          <w:hyperlink w:anchor="_Toc196743981" w:history="1">
            <w:r w:rsidRPr="009614FA">
              <w:rPr>
                <w:rStyle w:val="Hyperlink"/>
                <w:noProof/>
              </w:rPr>
              <w:t>3.2</w:t>
            </w:r>
            <w:r>
              <w:rPr>
                <w:rFonts w:eastAsiaTheme="minorEastAsia"/>
                <w:noProof/>
                <w:lang w:eastAsia="en-IN"/>
              </w:rPr>
              <w:tab/>
            </w:r>
            <w:r w:rsidRPr="009614FA">
              <w:rPr>
                <w:rStyle w:val="Hyperlink"/>
                <w:noProof/>
              </w:rPr>
              <w:t>TO-BE Process</w:t>
            </w:r>
            <w:r>
              <w:rPr>
                <w:noProof/>
                <w:webHidden/>
              </w:rPr>
              <w:tab/>
            </w:r>
            <w:r>
              <w:rPr>
                <w:noProof/>
                <w:webHidden/>
              </w:rPr>
              <w:fldChar w:fldCharType="begin"/>
            </w:r>
            <w:r>
              <w:rPr>
                <w:noProof/>
                <w:webHidden/>
              </w:rPr>
              <w:instrText xml:space="preserve"> PAGEREF _Toc196743981 \h </w:instrText>
            </w:r>
            <w:r>
              <w:rPr>
                <w:noProof/>
                <w:webHidden/>
              </w:rPr>
            </w:r>
            <w:r>
              <w:rPr>
                <w:noProof/>
                <w:webHidden/>
              </w:rPr>
              <w:fldChar w:fldCharType="separate"/>
            </w:r>
            <w:r>
              <w:rPr>
                <w:noProof/>
                <w:webHidden/>
              </w:rPr>
              <w:t>6</w:t>
            </w:r>
            <w:r>
              <w:rPr>
                <w:noProof/>
                <w:webHidden/>
              </w:rPr>
              <w:fldChar w:fldCharType="end"/>
            </w:r>
          </w:hyperlink>
        </w:p>
        <w:p w14:paraId="7C845624" w14:textId="60EBEACE" w:rsidR="00F46AE0" w:rsidRDefault="00F46AE0">
          <w:pPr>
            <w:pStyle w:val="TOC3"/>
            <w:tabs>
              <w:tab w:val="left" w:pos="1320"/>
              <w:tab w:val="right" w:leader="dot" w:pos="9182"/>
            </w:tabs>
            <w:rPr>
              <w:rFonts w:eastAsiaTheme="minorEastAsia"/>
              <w:noProof/>
              <w:lang w:eastAsia="en-IN"/>
            </w:rPr>
          </w:pPr>
          <w:hyperlink w:anchor="_Toc196743982" w:history="1">
            <w:r w:rsidRPr="009614FA">
              <w:rPr>
                <w:rStyle w:val="Hyperlink"/>
                <w:noProof/>
              </w:rPr>
              <w:t>3.2.1</w:t>
            </w:r>
            <w:r>
              <w:rPr>
                <w:rFonts w:eastAsiaTheme="minorEastAsia"/>
                <w:noProof/>
                <w:lang w:eastAsia="en-IN"/>
              </w:rPr>
              <w:tab/>
            </w:r>
            <w:r w:rsidRPr="009614FA">
              <w:rPr>
                <w:rStyle w:val="Hyperlink"/>
                <w:noProof/>
              </w:rPr>
              <w:t>Market Valuation Determination</w:t>
            </w:r>
            <w:r>
              <w:rPr>
                <w:noProof/>
                <w:webHidden/>
              </w:rPr>
              <w:tab/>
            </w:r>
            <w:r>
              <w:rPr>
                <w:noProof/>
                <w:webHidden/>
              </w:rPr>
              <w:fldChar w:fldCharType="begin"/>
            </w:r>
            <w:r>
              <w:rPr>
                <w:noProof/>
                <w:webHidden/>
              </w:rPr>
              <w:instrText xml:space="preserve"> PAGEREF _Toc196743982 \h </w:instrText>
            </w:r>
            <w:r>
              <w:rPr>
                <w:noProof/>
                <w:webHidden/>
              </w:rPr>
            </w:r>
            <w:r>
              <w:rPr>
                <w:noProof/>
                <w:webHidden/>
              </w:rPr>
              <w:fldChar w:fldCharType="separate"/>
            </w:r>
            <w:r>
              <w:rPr>
                <w:noProof/>
                <w:webHidden/>
              </w:rPr>
              <w:t>6</w:t>
            </w:r>
            <w:r>
              <w:rPr>
                <w:noProof/>
                <w:webHidden/>
              </w:rPr>
              <w:fldChar w:fldCharType="end"/>
            </w:r>
          </w:hyperlink>
        </w:p>
        <w:p w14:paraId="7BE9AA78" w14:textId="620096F8" w:rsidR="00F46AE0" w:rsidRDefault="00F46AE0">
          <w:pPr>
            <w:pStyle w:val="TOC3"/>
            <w:tabs>
              <w:tab w:val="left" w:pos="1320"/>
              <w:tab w:val="right" w:leader="dot" w:pos="9182"/>
            </w:tabs>
            <w:rPr>
              <w:rFonts w:eastAsiaTheme="minorEastAsia"/>
              <w:noProof/>
              <w:lang w:eastAsia="en-IN"/>
            </w:rPr>
          </w:pPr>
          <w:hyperlink w:anchor="_Toc196743983" w:history="1">
            <w:r w:rsidRPr="009614FA">
              <w:rPr>
                <w:rStyle w:val="Hyperlink"/>
                <w:noProof/>
              </w:rPr>
              <w:t>3.2.2</w:t>
            </w:r>
            <w:r>
              <w:rPr>
                <w:rFonts w:eastAsiaTheme="minorEastAsia"/>
                <w:noProof/>
                <w:lang w:eastAsia="en-IN"/>
              </w:rPr>
              <w:tab/>
            </w:r>
            <w:r w:rsidRPr="009614FA">
              <w:rPr>
                <w:rStyle w:val="Hyperlink"/>
                <w:noProof/>
              </w:rPr>
              <w:t>Revised Workflow - application submission</w:t>
            </w:r>
            <w:r>
              <w:rPr>
                <w:noProof/>
                <w:webHidden/>
              </w:rPr>
              <w:tab/>
            </w:r>
            <w:r>
              <w:rPr>
                <w:noProof/>
                <w:webHidden/>
              </w:rPr>
              <w:fldChar w:fldCharType="begin"/>
            </w:r>
            <w:r>
              <w:rPr>
                <w:noProof/>
                <w:webHidden/>
              </w:rPr>
              <w:instrText xml:space="preserve"> PAGEREF _Toc196743983 \h </w:instrText>
            </w:r>
            <w:r>
              <w:rPr>
                <w:noProof/>
                <w:webHidden/>
              </w:rPr>
            </w:r>
            <w:r>
              <w:rPr>
                <w:noProof/>
                <w:webHidden/>
              </w:rPr>
              <w:fldChar w:fldCharType="separate"/>
            </w:r>
            <w:r>
              <w:rPr>
                <w:noProof/>
                <w:webHidden/>
              </w:rPr>
              <w:t>7</w:t>
            </w:r>
            <w:r>
              <w:rPr>
                <w:noProof/>
                <w:webHidden/>
              </w:rPr>
              <w:fldChar w:fldCharType="end"/>
            </w:r>
          </w:hyperlink>
        </w:p>
        <w:p w14:paraId="4E3DC67D" w14:textId="2BAD1726" w:rsidR="00F46AE0" w:rsidRDefault="00F46AE0">
          <w:pPr>
            <w:pStyle w:val="TOC3"/>
            <w:tabs>
              <w:tab w:val="left" w:pos="1320"/>
              <w:tab w:val="right" w:leader="dot" w:pos="9182"/>
            </w:tabs>
            <w:rPr>
              <w:rFonts w:eastAsiaTheme="minorEastAsia"/>
              <w:noProof/>
              <w:lang w:eastAsia="en-IN"/>
            </w:rPr>
          </w:pPr>
          <w:hyperlink w:anchor="_Toc196743984" w:history="1">
            <w:r w:rsidRPr="009614FA">
              <w:rPr>
                <w:rStyle w:val="Hyperlink"/>
                <w:noProof/>
              </w:rPr>
              <w:t>3.2.3</w:t>
            </w:r>
            <w:r>
              <w:rPr>
                <w:rFonts w:eastAsiaTheme="minorEastAsia"/>
                <w:noProof/>
                <w:lang w:eastAsia="en-IN"/>
              </w:rPr>
              <w:tab/>
            </w:r>
            <w:r w:rsidRPr="009614FA">
              <w:rPr>
                <w:rStyle w:val="Hyperlink"/>
                <w:noProof/>
              </w:rPr>
              <w:t>Interaction diagram</w:t>
            </w:r>
            <w:r>
              <w:rPr>
                <w:noProof/>
                <w:webHidden/>
              </w:rPr>
              <w:tab/>
            </w:r>
            <w:r>
              <w:rPr>
                <w:noProof/>
                <w:webHidden/>
              </w:rPr>
              <w:fldChar w:fldCharType="begin"/>
            </w:r>
            <w:r>
              <w:rPr>
                <w:noProof/>
                <w:webHidden/>
              </w:rPr>
              <w:instrText xml:space="preserve"> PAGEREF _Toc196743984 \h </w:instrText>
            </w:r>
            <w:r>
              <w:rPr>
                <w:noProof/>
                <w:webHidden/>
              </w:rPr>
            </w:r>
            <w:r>
              <w:rPr>
                <w:noProof/>
                <w:webHidden/>
              </w:rPr>
              <w:fldChar w:fldCharType="separate"/>
            </w:r>
            <w:r>
              <w:rPr>
                <w:noProof/>
                <w:webHidden/>
              </w:rPr>
              <w:t>9</w:t>
            </w:r>
            <w:r>
              <w:rPr>
                <w:noProof/>
                <w:webHidden/>
              </w:rPr>
              <w:fldChar w:fldCharType="end"/>
            </w:r>
          </w:hyperlink>
        </w:p>
        <w:p w14:paraId="32F47DDB" w14:textId="2FBF6065" w:rsidR="00F46AE0" w:rsidRDefault="00F46AE0">
          <w:pPr>
            <w:pStyle w:val="TOC3"/>
            <w:tabs>
              <w:tab w:val="left" w:pos="1320"/>
              <w:tab w:val="right" w:leader="dot" w:pos="9182"/>
            </w:tabs>
            <w:rPr>
              <w:rFonts w:eastAsiaTheme="minorEastAsia"/>
              <w:noProof/>
              <w:lang w:eastAsia="en-IN"/>
            </w:rPr>
          </w:pPr>
          <w:hyperlink w:anchor="_Toc196743985" w:history="1">
            <w:r w:rsidRPr="009614FA">
              <w:rPr>
                <w:rStyle w:val="Hyperlink"/>
                <w:noProof/>
              </w:rPr>
              <w:t>3.2.4</w:t>
            </w:r>
            <w:r>
              <w:rPr>
                <w:rFonts w:eastAsiaTheme="minorEastAsia"/>
                <w:noProof/>
                <w:lang w:eastAsia="en-IN"/>
              </w:rPr>
              <w:tab/>
            </w:r>
            <w:r w:rsidRPr="009614FA">
              <w:rPr>
                <w:rStyle w:val="Hyperlink"/>
                <w:noProof/>
              </w:rPr>
              <w:t>Workflow</w:t>
            </w:r>
            <w:r>
              <w:rPr>
                <w:noProof/>
                <w:webHidden/>
              </w:rPr>
              <w:tab/>
            </w:r>
            <w:r>
              <w:rPr>
                <w:noProof/>
                <w:webHidden/>
              </w:rPr>
              <w:fldChar w:fldCharType="begin"/>
            </w:r>
            <w:r>
              <w:rPr>
                <w:noProof/>
                <w:webHidden/>
              </w:rPr>
              <w:instrText xml:space="preserve"> PAGEREF _Toc196743985 \h </w:instrText>
            </w:r>
            <w:r>
              <w:rPr>
                <w:noProof/>
                <w:webHidden/>
              </w:rPr>
            </w:r>
            <w:r>
              <w:rPr>
                <w:noProof/>
                <w:webHidden/>
              </w:rPr>
              <w:fldChar w:fldCharType="separate"/>
            </w:r>
            <w:r>
              <w:rPr>
                <w:noProof/>
                <w:webHidden/>
              </w:rPr>
              <w:t>11</w:t>
            </w:r>
            <w:r>
              <w:rPr>
                <w:noProof/>
                <w:webHidden/>
              </w:rPr>
              <w:fldChar w:fldCharType="end"/>
            </w:r>
          </w:hyperlink>
        </w:p>
        <w:p w14:paraId="688D093B" w14:textId="50B9495B" w:rsidR="00F46AE0" w:rsidRDefault="00F46AE0">
          <w:pPr>
            <w:pStyle w:val="TOC3"/>
            <w:tabs>
              <w:tab w:val="left" w:pos="1320"/>
              <w:tab w:val="right" w:leader="dot" w:pos="9182"/>
            </w:tabs>
            <w:rPr>
              <w:rFonts w:eastAsiaTheme="minorEastAsia"/>
              <w:noProof/>
              <w:lang w:eastAsia="en-IN"/>
            </w:rPr>
          </w:pPr>
          <w:hyperlink w:anchor="_Toc196743986" w:history="1">
            <w:r w:rsidRPr="009614FA">
              <w:rPr>
                <w:rStyle w:val="Hyperlink"/>
                <w:noProof/>
              </w:rPr>
              <w:t>3.2.5</w:t>
            </w:r>
            <w:r>
              <w:rPr>
                <w:rFonts w:eastAsiaTheme="minorEastAsia"/>
                <w:noProof/>
                <w:lang w:eastAsia="en-IN"/>
              </w:rPr>
              <w:tab/>
            </w:r>
            <w:r w:rsidRPr="009614FA">
              <w:rPr>
                <w:rStyle w:val="Hyperlink"/>
                <w:noProof/>
              </w:rPr>
              <w:t>Actors and their roles</w:t>
            </w:r>
            <w:r>
              <w:rPr>
                <w:noProof/>
                <w:webHidden/>
              </w:rPr>
              <w:tab/>
            </w:r>
            <w:r>
              <w:rPr>
                <w:noProof/>
                <w:webHidden/>
              </w:rPr>
              <w:fldChar w:fldCharType="begin"/>
            </w:r>
            <w:r>
              <w:rPr>
                <w:noProof/>
                <w:webHidden/>
              </w:rPr>
              <w:instrText xml:space="preserve"> PAGEREF _Toc196743986 \h </w:instrText>
            </w:r>
            <w:r>
              <w:rPr>
                <w:noProof/>
                <w:webHidden/>
              </w:rPr>
            </w:r>
            <w:r>
              <w:rPr>
                <w:noProof/>
                <w:webHidden/>
              </w:rPr>
              <w:fldChar w:fldCharType="separate"/>
            </w:r>
            <w:r>
              <w:rPr>
                <w:noProof/>
                <w:webHidden/>
              </w:rPr>
              <w:t>12</w:t>
            </w:r>
            <w:r>
              <w:rPr>
                <w:noProof/>
                <w:webHidden/>
              </w:rPr>
              <w:fldChar w:fldCharType="end"/>
            </w:r>
          </w:hyperlink>
        </w:p>
        <w:p w14:paraId="05A81200" w14:textId="35BD1963" w:rsidR="00F46AE0" w:rsidRDefault="00F46AE0">
          <w:pPr>
            <w:pStyle w:val="TOC3"/>
            <w:tabs>
              <w:tab w:val="left" w:pos="1320"/>
              <w:tab w:val="right" w:leader="dot" w:pos="9182"/>
            </w:tabs>
            <w:rPr>
              <w:rFonts w:eastAsiaTheme="minorEastAsia"/>
              <w:noProof/>
              <w:lang w:eastAsia="en-IN"/>
            </w:rPr>
          </w:pPr>
          <w:hyperlink w:anchor="_Toc196743987" w:history="1">
            <w:r w:rsidRPr="009614FA">
              <w:rPr>
                <w:rStyle w:val="Hyperlink"/>
                <w:noProof/>
              </w:rPr>
              <w:t>3.2.6</w:t>
            </w:r>
            <w:r>
              <w:rPr>
                <w:rFonts w:eastAsiaTheme="minorEastAsia"/>
                <w:noProof/>
                <w:lang w:eastAsia="en-IN"/>
              </w:rPr>
              <w:tab/>
            </w:r>
            <w:r w:rsidRPr="009614FA">
              <w:rPr>
                <w:rStyle w:val="Hyperlink"/>
                <w:noProof/>
              </w:rPr>
              <w:t>Process Description</w:t>
            </w:r>
            <w:r>
              <w:rPr>
                <w:noProof/>
                <w:webHidden/>
              </w:rPr>
              <w:tab/>
            </w:r>
            <w:r>
              <w:rPr>
                <w:noProof/>
                <w:webHidden/>
              </w:rPr>
              <w:fldChar w:fldCharType="begin"/>
            </w:r>
            <w:r>
              <w:rPr>
                <w:noProof/>
                <w:webHidden/>
              </w:rPr>
              <w:instrText xml:space="preserve"> PAGEREF _Toc196743987 \h </w:instrText>
            </w:r>
            <w:r>
              <w:rPr>
                <w:noProof/>
                <w:webHidden/>
              </w:rPr>
            </w:r>
            <w:r>
              <w:rPr>
                <w:noProof/>
                <w:webHidden/>
              </w:rPr>
              <w:fldChar w:fldCharType="separate"/>
            </w:r>
            <w:r>
              <w:rPr>
                <w:noProof/>
                <w:webHidden/>
              </w:rPr>
              <w:t>13</w:t>
            </w:r>
            <w:r>
              <w:rPr>
                <w:noProof/>
                <w:webHidden/>
              </w:rPr>
              <w:fldChar w:fldCharType="end"/>
            </w:r>
          </w:hyperlink>
        </w:p>
        <w:p w14:paraId="1BC73D41" w14:textId="08204CE1" w:rsidR="00F46AE0" w:rsidRDefault="00F46AE0">
          <w:pPr>
            <w:pStyle w:val="TOC1"/>
            <w:tabs>
              <w:tab w:val="left" w:pos="440"/>
              <w:tab w:val="right" w:leader="dot" w:pos="9182"/>
            </w:tabs>
            <w:rPr>
              <w:rFonts w:eastAsiaTheme="minorEastAsia"/>
              <w:noProof/>
              <w:lang w:eastAsia="en-IN"/>
            </w:rPr>
          </w:pPr>
          <w:hyperlink w:anchor="_Toc196743988" w:history="1">
            <w:r w:rsidRPr="009614FA">
              <w:rPr>
                <w:rStyle w:val="Hyperlink"/>
                <w:noProof/>
              </w:rPr>
              <w:t>4</w:t>
            </w:r>
            <w:r>
              <w:rPr>
                <w:rFonts w:eastAsiaTheme="minorEastAsia"/>
                <w:noProof/>
                <w:lang w:eastAsia="en-IN"/>
              </w:rPr>
              <w:tab/>
            </w:r>
            <w:r w:rsidRPr="009614FA">
              <w:rPr>
                <w:rStyle w:val="Hyperlink"/>
                <w:noProof/>
              </w:rPr>
              <w:t>Valuation</w:t>
            </w:r>
            <w:r>
              <w:rPr>
                <w:noProof/>
                <w:webHidden/>
              </w:rPr>
              <w:tab/>
            </w:r>
            <w:r>
              <w:rPr>
                <w:noProof/>
                <w:webHidden/>
              </w:rPr>
              <w:fldChar w:fldCharType="begin"/>
            </w:r>
            <w:r>
              <w:rPr>
                <w:noProof/>
                <w:webHidden/>
              </w:rPr>
              <w:instrText xml:space="preserve"> PAGEREF _Toc196743988 \h </w:instrText>
            </w:r>
            <w:r>
              <w:rPr>
                <w:noProof/>
                <w:webHidden/>
              </w:rPr>
            </w:r>
            <w:r>
              <w:rPr>
                <w:noProof/>
                <w:webHidden/>
              </w:rPr>
              <w:fldChar w:fldCharType="separate"/>
            </w:r>
            <w:r>
              <w:rPr>
                <w:noProof/>
                <w:webHidden/>
              </w:rPr>
              <w:t>14</w:t>
            </w:r>
            <w:r>
              <w:rPr>
                <w:noProof/>
                <w:webHidden/>
              </w:rPr>
              <w:fldChar w:fldCharType="end"/>
            </w:r>
          </w:hyperlink>
        </w:p>
        <w:p w14:paraId="4585A361" w14:textId="67DCB492" w:rsidR="00F46AE0" w:rsidRDefault="00F46AE0">
          <w:pPr>
            <w:pStyle w:val="TOC2"/>
            <w:rPr>
              <w:rFonts w:eastAsiaTheme="minorEastAsia"/>
              <w:noProof/>
              <w:lang w:eastAsia="en-IN"/>
            </w:rPr>
          </w:pPr>
          <w:hyperlink w:anchor="_Toc196743989" w:history="1">
            <w:r w:rsidRPr="009614FA">
              <w:rPr>
                <w:rStyle w:val="Hyperlink"/>
                <w:noProof/>
              </w:rPr>
              <w:t>4.1</w:t>
            </w:r>
            <w:r>
              <w:rPr>
                <w:rFonts w:eastAsiaTheme="minorEastAsia"/>
                <w:noProof/>
                <w:lang w:eastAsia="en-IN"/>
              </w:rPr>
              <w:tab/>
            </w:r>
            <w:r w:rsidRPr="009614FA">
              <w:rPr>
                <w:rStyle w:val="Hyperlink"/>
                <w:noProof/>
              </w:rPr>
              <w:t>Base rate determination</w:t>
            </w:r>
            <w:r>
              <w:rPr>
                <w:noProof/>
                <w:webHidden/>
              </w:rPr>
              <w:tab/>
            </w:r>
            <w:r>
              <w:rPr>
                <w:noProof/>
                <w:webHidden/>
              </w:rPr>
              <w:fldChar w:fldCharType="begin"/>
            </w:r>
            <w:r>
              <w:rPr>
                <w:noProof/>
                <w:webHidden/>
              </w:rPr>
              <w:instrText xml:space="preserve"> PAGEREF _Toc196743989 \h </w:instrText>
            </w:r>
            <w:r>
              <w:rPr>
                <w:noProof/>
                <w:webHidden/>
              </w:rPr>
            </w:r>
            <w:r>
              <w:rPr>
                <w:noProof/>
                <w:webHidden/>
              </w:rPr>
              <w:fldChar w:fldCharType="separate"/>
            </w:r>
            <w:r>
              <w:rPr>
                <w:noProof/>
                <w:webHidden/>
              </w:rPr>
              <w:t>14</w:t>
            </w:r>
            <w:r>
              <w:rPr>
                <w:noProof/>
                <w:webHidden/>
              </w:rPr>
              <w:fldChar w:fldCharType="end"/>
            </w:r>
          </w:hyperlink>
        </w:p>
        <w:p w14:paraId="32D9A5FE" w14:textId="2461E380" w:rsidR="00F46AE0" w:rsidRDefault="00F46AE0">
          <w:pPr>
            <w:pStyle w:val="TOC2"/>
            <w:rPr>
              <w:rFonts w:eastAsiaTheme="minorEastAsia"/>
              <w:noProof/>
              <w:lang w:eastAsia="en-IN"/>
            </w:rPr>
          </w:pPr>
          <w:hyperlink w:anchor="_Toc196743990" w:history="1">
            <w:r w:rsidRPr="009614FA">
              <w:rPr>
                <w:rStyle w:val="Hyperlink"/>
                <w:noProof/>
              </w:rPr>
              <w:t>4.2</w:t>
            </w:r>
            <w:r>
              <w:rPr>
                <w:rFonts w:eastAsiaTheme="minorEastAsia"/>
                <w:noProof/>
                <w:lang w:eastAsia="en-IN"/>
              </w:rPr>
              <w:tab/>
            </w:r>
            <w:r w:rsidRPr="009614FA">
              <w:rPr>
                <w:rStyle w:val="Hyperlink"/>
                <w:noProof/>
              </w:rPr>
              <w:t>Annexure rules appreciation</w:t>
            </w:r>
            <w:r>
              <w:rPr>
                <w:noProof/>
                <w:webHidden/>
              </w:rPr>
              <w:tab/>
            </w:r>
            <w:r>
              <w:rPr>
                <w:noProof/>
                <w:webHidden/>
              </w:rPr>
              <w:fldChar w:fldCharType="begin"/>
            </w:r>
            <w:r>
              <w:rPr>
                <w:noProof/>
                <w:webHidden/>
              </w:rPr>
              <w:instrText xml:space="preserve"> PAGEREF _Toc196743990 \h </w:instrText>
            </w:r>
            <w:r>
              <w:rPr>
                <w:noProof/>
                <w:webHidden/>
              </w:rPr>
            </w:r>
            <w:r>
              <w:rPr>
                <w:noProof/>
                <w:webHidden/>
              </w:rPr>
              <w:fldChar w:fldCharType="separate"/>
            </w:r>
            <w:r>
              <w:rPr>
                <w:noProof/>
                <w:webHidden/>
              </w:rPr>
              <w:t>17</w:t>
            </w:r>
            <w:r>
              <w:rPr>
                <w:noProof/>
                <w:webHidden/>
              </w:rPr>
              <w:fldChar w:fldCharType="end"/>
            </w:r>
          </w:hyperlink>
        </w:p>
        <w:p w14:paraId="62C1CE5F" w14:textId="6BF7C2DD" w:rsidR="00F46AE0" w:rsidRDefault="00F46AE0">
          <w:pPr>
            <w:pStyle w:val="TOC1"/>
            <w:tabs>
              <w:tab w:val="left" w:pos="440"/>
              <w:tab w:val="right" w:leader="dot" w:pos="9182"/>
            </w:tabs>
            <w:rPr>
              <w:rFonts w:eastAsiaTheme="minorEastAsia"/>
              <w:noProof/>
              <w:lang w:eastAsia="en-IN"/>
            </w:rPr>
          </w:pPr>
          <w:hyperlink w:anchor="_Toc196743991" w:history="1">
            <w:r w:rsidRPr="009614FA">
              <w:rPr>
                <w:rStyle w:val="Hyperlink"/>
                <w:noProof/>
              </w:rPr>
              <w:t>5</w:t>
            </w:r>
            <w:r>
              <w:rPr>
                <w:rFonts w:eastAsiaTheme="minorEastAsia"/>
                <w:noProof/>
                <w:lang w:eastAsia="en-IN"/>
              </w:rPr>
              <w:tab/>
            </w:r>
            <w:r w:rsidRPr="009614FA">
              <w:rPr>
                <w:rStyle w:val="Hyperlink"/>
                <w:noProof/>
              </w:rPr>
              <w:t>Output documents</w:t>
            </w:r>
            <w:r>
              <w:rPr>
                <w:noProof/>
                <w:webHidden/>
              </w:rPr>
              <w:tab/>
            </w:r>
            <w:r>
              <w:rPr>
                <w:noProof/>
                <w:webHidden/>
              </w:rPr>
              <w:fldChar w:fldCharType="begin"/>
            </w:r>
            <w:r>
              <w:rPr>
                <w:noProof/>
                <w:webHidden/>
              </w:rPr>
              <w:instrText xml:space="preserve"> PAGEREF _Toc196743991 \h </w:instrText>
            </w:r>
            <w:r>
              <w:rPr>
                <w:noProof/>
                <w:webHidden/>
              </w:rPr>
            </w:r>
            <w:r>
              <w:rPr>
                <w:noProof/>
                <w:webHidden/>
              </w:rPr>
              <w:fldChar w:fldCharType="separate"/>
            </w:r>
            <w:r>
              <w:rPr>
                <w:noProof/>
                <w:webHidden/>
              </w:rPr>
              <w:t>17</w:t>
            </w:r>
            <w:r>
              <w:rPr>
                <w:noProof/>
                <w:webHidden/>
              </w:rPr>
              <w:fldChar w:fldCharType="end"/>
            </w:r>
          </w:hyperlink>
        </w:p>
        <w:p w14:paraId="40170F31" w14:textId="0174F20D" w:rsidR="00F46AE0" w:rsidRDefault="00F46AE0">
          <w:pPr>
            <w:pStyle w:val="TOC1"/>
            <w:tabs>
              <w:tab w:val="left" w:pos="440"/>
              <w:tab w:val="right" w:leader="dot" w:pos="9182"/>
            </w:tabs>
            <w:rPr>
              <w:rFonts w:eastAsiaTheme="minorEastAsia"/>
              <w:noProof/>
              <w:lang w:eastAsia="en-IN"/>
            </w:rPr>
          </w:pPr>
          <w:hyperlink w:anchor="_Toc196743992" w:history="1">
            <w:r w:rsidRPr="009614FA">
              <w:rPr>
                <w:rStyle w:val="Hyperlink"/>
                <w:noProof/>
              </w:rPr>
              <w:t>6</w:t>
            </w:r>
            <w:r>
              <w:rPr>
                <w:rFonts w:eastAsiaTheme="minorEastAsia"/>
                <w:noProof/>
                <w:lang w:eastAsia="en-IN"/>
              </w:rPr>
              <w:tab/>
            </w:r>
            <w:r w:rsidRPr="009614FA">
              <w:rPr>
                <w:rStyle w:val="Hyperlink"/>
                <w:noProof/>
              </w:rPr>
              <w:t>Scenarios to be considered</w:t>
            </w:r>
            <w:r>
              <w:rPr>
                <w:noProof/>
                <w:webHidden/>
              </w:rPr>
              <w:tab/>
            </w:r>
            <w:r>
              <w:rPr>
                <w:noProof/>
                <w:webHidden/>
              </w:rPr>
              <w:fldChar w:fldCharType="begin"/>
            </w:r>
            <w:r>
              <w:rPr>
                <w:noProof/>
                <w:webHidden/>
              </w:rPr>
              <w:instrText xml:space="preserve"> PAGEREF _Toc196743992 \h </w:instrText>
            </w:r>
            <w:r>
              <w:rPr>
                <w:noProof/>
                <w:webHidden/>
              </w:rPr>
            </w:r>
            <w:r>
              <w:rPr>
                <w:noProof/>
                <w:webHidden/>
              </w:rPr>
              <w:fldChar w:fldCharType="separate"/>
            </w:r>
            <w:r>
              <w:rPr>
                <w:noProof/>
                <w:webHidden/>
              </w:rPr>
              <w:t>17</w:t>
            </w:r>
            <w:r>
              <w:rPr>
                <w:noProof/>
                <w:webHidden/>
              </w:rPr>
              <w:fldChar w:fldCharType="end"/>
            </w:r>
          </w:hyperlink>
        </w:p>
        <w:p w14:paraId="4FAEAE3B" w14:textId="2E9CD311" w:rsidR="00F46AE0" w:rsidRDefault="00F46AE0">
          <w:pPr>
            <w:pStyle w:val="TOC1"/>
            <w:tabs>
              <w:tab w:val="left" w:pos="440"/>
              <w:tab w:val="right" w:leader="dot" w:pos="9182"/>
            </w:tabs>
            <w:rPr>
              <w:rFonts w:eastAsiaTheme="minorEastAsia"/>
              <w:noProof/>
              <w:lang w:eastAsia="en-IN"/>
            </w:rPr>
          </w:pPr>
          <w:hyperlink w:anchor="_Toc196743993" w:history="1">
            <w:r w:rsidRPr="009614FA">
              <w:rPr>
                <w:rStyle w:val="Hyperlink"/>
                <w:noProof/>
              </w:rPr>
              <w:t>7</w:t>
            </w:r>
            <w:r>
              <w:rPr>
                <w:rFonts w:eastAsiaTheme="minorEastAsia"/>
                <w:noProof/>
                <w:lang w:eastAsia="en-IN"/>
              </w:rPr>
              <w:tab/>
            </w:r>
            <w:r w:rsidRPr="009614FA">
              <w:rPr>
                <w:rStyle w:val="Hyperlink"/>
                <w:noProof/>
              </w:rPr>
              <w:t>Validations</w:t>
            </w:r>
            <w:r>
              <w:rPr>
                <w:noProof/>
                <w:webHidden/>
              </w:rPr>
              <w:tab/>
            </w:r>
            <w:r>
              <w:rPr>
                <w:noProof/>
                <w:webHidden/>
              </w:rPr>
              <w:fldChar w:fldCharType="begin"/>
            </w:r>
            <w:r>
              <w:rPr>
                <w:noProof/>
                <w:webHidden/>
              </w:rPr>
              <w:instrText xml:space="preserve"> PAGEREF _Toc196743993 \h </w:instrText>
            </w:r>
            <w:r>
              <w:rPr>
                <w:noProof/>
                <w:webHidden/>
              </w:rPr>
            </w:r>
            <w:r>
              <w:rPr>
                <w:noProof/>
                <w:webHidden/>
              </w:rPr>
              <w:fldChar w:fldCharType="separate"/>
            </w:r>
            <w:r>
              <w:rPr>
                <w:noProof/>
                <w:webHidden/>
              </w:rPr>
              <w:t>17</w:t>
            </w:r>
            <w:r>
              <w:rPr>
                <w:noProof/>
                <w:webHidden/>
              </w:rPr>
              <w:fldChar w:fldCharType="end"/>
            </w:r>
          </w:hyperlink>
        </w:p>
        <w:p w14:paraId="7B5EE8B1" w14:textId="44518DF7" w:rsidR="00F46AE0" w:rsidRDefault="00F46AE0">
          <w:pPr>
            <w:pStyle w:val="TOC1"/>
            <w:tabs>
              <w:tab w:val="left" w:pos="440"/>
              <w:tab w:val="right" w:leader="dot" w:pos="9182"/>
            </w:tabs>
            <w:rPr>
              <w:rFonts w:eastAsiaTheme="minorEastAsia"/>
              <w:noProof/>
              <w:lang w:eastAsia="en-IN"/>
            </w:rPr>
          </w:pPr>
          <w:hyperlink w:anchor="_Toc196743994" w:history="1">
            <w:r w:rsidRPr="009614FA">
              <w:rPr>
                <w:rStyle w:val="Hyperlink"/>
                <w:noProof/>
              </w:rPr>
              <w:t>8</w:t>
            </w:r>
            <w:r>
              <w:rPr>
                <w:rFonts w:eastAsiaTheme="minorEastAsia"/>
                <w:noProof/>
                <w:lang w:eastAsia="en-IN"/>
              </w:rPr>
              <w:tab/>
            </w:r>
            <w:r w:rsidRPr="009614FA">
              <w:rPr>
                <w:rStyle w:val="Hyperlink"/>
                <w:noProof/>
              </w:rPr>
              <w:t>Assumptions</w:t>
            </w:r>
            <w:r>
              <w:rPr>
                <w:noProof/>
                <w:webHidden/>
              </w:rPr>
              <w:tab/>
            </w:r>
            <w:r>
              <w:rPr>
                <w:noProof/>
                <w:webHidden/>
              </w:rPr>
              <w:fldChar w:fldCharType="begin"/>
            </w:r>
            <w:r>
              <w:rPr>
                <w:noProof/>
                <w:webHidden/>
              </w:rPr>
              <w:instrText xml:space="preserve"> PAGEREF _Toc196743994 \h </w:instrText>
            </w:r>
            <w:r>
              <w:rPr>
                <w:noProof/>
                <w:webHidden/>
              </w:rPr>
            </w:r>
            <w:r>
              <w:rPr>
                <w:noProof/>
                <w:webHidden/>
              </w:rPr>
              <w:fldChar w:fldCharType="separate"/>
            </w:r>
            <w:r>
              <w:rPr>
                <w:noProof/>
                <w:webHidden/>
              </w:rPr>
              <w:t>18</w:t>
            </w:r>
            <w:r>
              <w:rPr>
                <w:noProof/>
                <w:webHidden/>
              </w:rPr>
              <w:fldChar w:fldCharType="end"/>
            </w:r>
          </w:hyperlink>
        </w:p>
        <w:p w14:paraId="0311D7A6" w14:textId="1F527AAB" w:rsidR="00F46AE0" w:rsidRDefault="00F46AE0">
          <w:pPr>
            <w:pStyle w:val="TOC1"/>
            <w:tabs>
              <w:tab w:val="left" w:pos="440"/>
              <w:tab w:val="right" w:leader="dot" w:pos="9182"/>
            </w:tabs>
            <w:rPr>
              <w:rFonts w:eastAsiaTheme="minorEastAsia"/>
              <w:noProof/>
              <w:lang w:eastAsia="en-IN"/>
            </w:rPr>
          </w:pPr>
          <w:hyperlink w:anchor="_Toc196743995" w:history="1">
            <w:r w:rsidRPr="009614FA">
              <w:rPr>
                <w:rStyle w:val="Hyperlink"/>
                <w:noProof/>
              </w:rPr>
              <w:t>9</w:t>
            </w:r>
            <w:r>
              <w:rPr>
                <w:rFonts w:eastAsiaTheme="minorEastAsia"/>
                <w:noProof/>
                <w:lang w:eastAsia="en-IN"/>
              </w:rPr>
              <w:tab/>
            </w:r>
            <w:r w:rsidRPr="009614FA">
              <w:rPr>
                <w:rStyle w:val="Hyperlink"/>
                <w:noProof/>
              </w:rPr>
              <w:t>Limitations</w:t>
            </w:r>
            <w:r>
              <w:rPr>
                <w:noProof/>
                <w:webHidden/>
              </w:rPr>
              <w:tab/>
            </w:r>
            <w:r>
              <w:rPr>
                <w:noProof/>
                <w:webHidden/>
              </w:rPr>
              <w:fldChar w:fldCharType="begin"/>
            </w:r>
            <w:r>
              <w:rPr>
                <w:noProof/>
                <w:webHidden/>
              </w:rPr>
              <w:instrText xml:space="preserve"> PAGEREF _Toc196743995 \h </w:instrText>
            </w:r>
            <w:r>
              <w:rPr>
                <w:noProof/>
                <w:webHidden/>
              </w:rPr>
            </w:r>
            <w:r>
              <w:rPr>
                <w:noProof/>
                <w:webHidden/>
              </w:rPr>
              <w:fldChar w:fldCharType="separate"/>
            </w:r>
            <w:r>
              <w:rPr>
                <w:noProof/>
                <w:webHidden/>
              </w:rPr>
              <w:t>18</w:t>
            </w:r>
            <w:r>
              <w:rPr>
                <w:noProof/>
                <w:webHidden/>
              </w:rPr>
              <w:fldChar w:fldCharType="end"/>
            </w:r>
          </w:hyperlink>
        </w:p>
        <w:p w14:paraId="5E8AACD5" w14:textId="5F27611D" w:rsidR="00F46AE0" w:rsidRDefault="00F46AE0">
          <w:pPr>
            <w:pStyle w:val="TOC1"/>
            <w:tabs>
              <w:tab w:val="left" w:pos="660"/>
              <w:tab w:val="right" w:leader="dot" w:pos="9182"/>
            </w:tabs>
            <w:rPr>
              <w:rFonts w:eastAsiaTheme="minorEastAsia"/>
              <w:noProof/>
              <w:lang w:eastAsia="en-IN"/>
            </w:rPr>
          </w:pPr>
          <w:hyperlink w:anchor="_Toc196743996" w:history="1">
            <w:r w:rsidRPr="009614FA">
              <w:rPr>
                <w:rStyle w:val="Hyperlink"/>
                <w:noProof/>
              </w:rPr>
              <w:t>10</w:t>
            </w:r>
            <w:r>
              <w:rPr>
                <w:rFonts w:eastAsiaTheme="minorEastAsia"/>
                <w:noProof/>
                <w:lang w:eastAsia="en-IN"/>
              </w:rPr>
              <w:tab/>
            </w:r>
            <w:r w:rsidRPr="009614FA">
              <w:rPr>
                <w:rStyle w:val="Hyperlink"/>
                <w:noProof/>
              </w:rPr>
              <w:t>Annexures</w:t>
            </w:r>
            <w:r>
              <w:rPr>
                <w:noProof/>
                <w:webHidden/>
              </w:rPr>
              <w:tab/>
            </w:r>
            <w:r>
              <w:rPr>
                <w:noProof/>
                <w:webHidden/>
              </w:rPr>
              <w:fldChar w:fldCharType="begin"/>
            </w:r>
            <w:r>
              <w:rPr>
                <w:noProof/>
                <w:webHidden/>
              </w:rPr>
              <w:instrText xml:space="preserve"> PAGEREF _Toc196743996 \h </w:instrText>
            </w:r>
            <w:r>
              <w:rPr>
                <w:noProof/>
                <w:webHidden/>
              </w:rPr>
            </w:r>
            <w:r>
              <w:rPr>
                <w:noProof/>
                <w:webHidden/>
              </w:rPr>
              <w:fldChar w:fldCharType="separate"/>
            </w:r>
            <w:r>
              <w:rPr>
                <w:noProof/>
                <w:webHidden/>
              </w:rPr>
              <w:t>19</w:t>
            </w:r>
            <w:r>
              <w:rPr>
                <w:noProof/>
                <w:webHidden/>
              </w:rPr>
              <w:fldChar w:fldCharType="end"/>
            </w:r>
          </w:hyperlink>
        </w:p>
        <w:p w14:paraId="091543B2" w14:textId="2ACCC162" w:rsidR="00F46AE0" w:rsidRDefault="00F46AE0">
          <w:pPr>
            <w:pStyle w:val="TOC2"/>
            <w:rPr>
              <w:rFonts w:eastAsiaTheme="minorEastAsia"/>
              <w:noProof/>
              <w:lang w:eastAsia="en-IN"/>
            </w:rPr>
          </w:pPr>
          <w:hyperlink w:anchor="_Toc196743997" w:history="1">
            <w:r w:rsidRPr="009614FA">
              <w:rPr>
                <w:rStyle w:val="Hyperlink"/>
                <w:noProof/>
              </w:rPr>
              <w:t>10.1</w:t>
            </w:r>
            <w:r>
              <w:rPr>
                <w:rFonts w:eastAsiaTheme="minorEastAsia"/>
                <w:noProof/>
                <w:lang w:eastAsia="en-IN"/>
              </w:rPr>
              <w:tab/>
            </w:r>
            <w:r w:rsidRPr="009614FA">
              <w:rPr>
                <w:rStyle w:val="Hyperlink"/>
                <w:noProof/>
              </w:rPr>
              <w:t>Annexure – 1: List of modules of Kaveri 2.0</w:t>
            </w:r>
            <w:r>
              <w:rPr>
                <w:noProof/>
                <w:webHidden/>
              </w:rPr>
              <w:tab/>
            </w:r>
            <w:r>
              <w:rPr>
                <w:noProof/>
                <w:webHidden/>
              </w:rPr>
              <w:fldChar w:fldCharType="begin"/>
            </w:r>
            <w:r>
              <w:rPr>
                <w:noProof/>
                <w:webHidden/>
              </w:rPr>
              <w:instrText xml:space="preserve"> PAGEREF _Toc196743997 \h </w:instrText>
            </w:r>
            <w:r>
              <w:rPr>
                <w:noProof/>
                <w:webHidden/>
              </w:rPr>
            </w:r>
            <w:r>
              <w:rPr>
                <w:noProof/>
                <w:webHidden/>
              </w:rPr>
              <w:fldChar w:fldCharType="separate"/>
            </w:r>
            <w:r>
              <w:rPr>
                <w:noProof/>
                <w:webHidden/>
              </w:rPr>
              <w:t>19</w:t>
            </w:r>
            <w:r>
              <w:rPr>
                <w:noProof/>
                <w:webHidden/>
              </w:rPr>
              <w:fldChar w:fldCharType="end"/>
            </w:r>
          </w:hyperlink>
        </w:p>
        <w:p w14:paraId="0FD2C5C1" w14:textId="2E6C8B89" w:rsidR="00F46AE0" w:rsidRDefault="00F46AE0">
          <w:pPr>
            <w:pStyle w:val="TOC2"/>
            <w:rPr>
              <w:rFonts w:eastAsiaTheme="minorEastAsia"/>
              <w:noProof/>
              <w:lang w:eastAsia="en-IN"/>
            </w:rPr>
          </w:pPr>
          <w:hyperlink w:anchor="_Toc196743998" w:history="1">
            <w:r w:rsidRPr="009614FA">
              <w:rPr>
                <w:rStyle w:val="Hyperlink"/>
                <w:noProof/>
              </w:rPr>
              <w:t>10.2</w:t>
            </w:r>
            <w:r>
              <w:rPr>
                <w:rFonts w:eastAsiaTheme="minorEastAsia"/>
                <w:noProof/>
                <w:lang w:eastAsia="en-IN"/>
              </w:rPr>
              <w:tab/>
            </w:r>
            <w:r w:rsidRPr="009614FA">
              <w:rPr>
                <w:rStyle w:val="Hyperlink"/>
                <w:noProof/>
              </w:rPr>
              <w:t>Annexure- 2: Requirements as shared by the department</w:t>
            </w:r>
            <w:r>
              <w:rPr>
                <w:noProof/>
                <w:webHidden/>
              </w:rPr>
              <w:tab/>
            </w:r>
            <w:r>
              <w:rPr>
                <w:noProof/>
                <w:webHidden/>
              </w:rPr>
              <w:fldChar w:fldCharType="begin"/>
            </w:r>
            <w:r>
              <w:rPr>
                <w:noProof/>
                <w:webHidden/>
              </w:rPr>
              <w:instrText xml:space="preserve"> PAGEREF _Toc196743998 \h </w:instrText>
            </w:r>
            <w:r>
              <w:rPr>
                <w:noProof/>
                <w:webHidden/>
              </w:rPr>
            </w:r>
            <w:r>
              <w:rPr>
                <w:noProof/>
                <w:webHidden/>
              </w:rPr>
              <w:fldChar w:fldCharType="separate"/>
            </w:r>
            <w:r>
              <w:rPr>
                <w:noProof/>
                <w:webHidden/>
              </w:rPr>
              <w:t>20</w:t>
            </w:r>
            <w:r>
              <w:rPr>
                <w:noProof/>
                <w:webHidden/>
              </w:rPr>
              <w:fldChar w:fldCharType="end"/>
            </w:r>
          </w:hyperlink>
        </w:p>
        <w:p w14:paraId="23F93889" w14:textId="7338F7EA" w:rsidR="00F46AE0" w:rsidRDefault="00F46AE0">
          <w:pPr>
            <w:pStyle w:val="TOC2"/>
            <w:rPr>
              <w:rFonts w:eastAsiaTheme="minorEastAsia"/>
              <w:noProof/>
              <w:lang w:eastAsia="en-IN"/>
            </w:rPr>
          </w:pPr>
          <w:hyperlink w:anchor="_Toc196743999" w:history="1">
            <w:r w:rsidRPr="009614FA">
              <w:rPr>
                <w:rStyle w:val="Hyperlink"/>
                <w:noProof/>
              </w:rPr>
              <w:t>10.3</w:t>
            </w:r>
            <w:r>
              <w:rPr>
                <w:rFonts w:eastAsiaTheme="minorEastAsia"/>
                <w:noProof/>
                <w:lang w:eastAsia="en-IN"/>
              </w:rPr>
              <w:tab/>
            </w:r>
            <w:r w:rsidRPr="009614FA">
              <w:rPr>
                <w:rStyle w:val="Hyperlink"/>
                <w:noProof/>
              </w:rPr>
              <w:t>Annexure – 3: Agrilandtypes masters</w:t>
            </w:r>
            <w:r>
              <w:rPr>
                <w:noProof/>
                <w:webHidden/>
              </w:rPr>
              <w:tab/>
            </w:r>
            <w:r>
              <w:rPr>
                <w:noProof/>
                <w:webHidden/>
              </w:rPr>
              <w:fldChar w:fldCharType="begin"/>
            </w:r>
            <w:r>
              <w:rPr>
                <w:noProof/>
                <w:webHidden/>
              </w:rPr>
              <w:instrText xml:space="preserve"> PAGEREF _Toc196743999 \h </w:instrText>
            </w:r>
            <w:r>
              <w:rPr>
                <w:noProof/>
                <w:webHidden/>
              </w:rPr>
            </w:r>
            <w:r>
              <w:rPr>
                <w:noProof/>
                <w:webHidden/>
              </w:rPr>
              <w:fldChar w:fldCharType="separate"/>
            </w:r>
            <w:r>
              <w:rPr>
                <w:noProof/>
                <w:webHidden/>
              </w:rPr>
              <w:t>21</w:t>
            </w:r>
            <w:r>
              <w:rPr>
                <w:noProof/>
                <w:webHidden/>
              </w:rPr>
              <w:fldChar w:fldCharType="end"/>
            </w:r>
          </w:hyperlink>
        </w:p>
        <w:p w14:paraId="2AFA94D2" w14:textId="09E79E7E" w:rsidR="00F46AE0" w:rsidRDefault="00F46AE0">
          <w:pPr>
            <w:pStyle w:val="TOC2"/>
            <w:rPr>
              <w:rFonts w:eastAsiaTheme="minorEastAsia"/>
              <w:noProof/>
              <w:lang w:eastAsia="en-IN"/>
            </w:rPr>
          </w:pPr>
          <w:hyperlink w:anchor="_Toc196744000" w:history="1">
            <w:r w:rsidRPr="009614FA">
              <w:rPr>
                <w:rStyle w:val="Hyperlink"/>
                <w:noProof/>
              </w:rPr>
              <w:t>10.4</w:t>
            </w:r>
            <w:r>
              <w:rPr>
                <w:rFonts w:eastAsiaTheme="minorEastAsia"/>
                <w:noProof/>
                <w:lang w:eastAsia="en-IN"/>
              </w:rPr>
              <w:tab/>
            </w:r>
            <w:r w:rsidRPr="009614FA">
              <w:rPr>
                <w:rStyle w:val="Hyperlink"/>
                <w:noProof/>
              </w:rPr>
              <w:t>Changes suggested during the demo</w:t>
            </w:r>
            <w:r>
              <w:rPr>
                <w:noProof/>
                <w:webHidden/>
              </w:rPr>
              <w:tab/>
            </w:r>
            <w:r>
              <w:rPr>
                <w:noProof/>
                <w:webHidden/>
              </w:rPr>
              <w:fldChar w:fldCharType="begin"/>
            </w:r>
            <w:r>
              <w:rPr>
                <w:noProof/>
                <w:webHidden/>
              </w:rPr>
              <w:instrText xml:space="preserve"> PAGEREF _Toc196744000 \h </w:instrText>
            </w:r>
            <w:r>
              <w:rPr>
                <w:noProof/>
                <w:webHidden/>
              </w:rPr>
            </w:r>
            <w:r>
              <w:rPr>
                <w:noProof/>
                <w:webHidden/>
              </w:rPr>
              <w:fldChar w:fldCharType="separate"/>
            </w:r>
            <w:r>
              <w:rPr>
                <w:noProof/>
                <w:webHidden/>
              </w:rPr>
              <w:t>23</w:t>
            </w:r>
            <w:r>
              <w:rPr>
                <w:noProof/>
                <w:webHidden/>
              </w:rPr>
              <w:fldChar w:fldCharType="end"/>
            </w:r>
          </w:hyperlink>
        </w:p>
        <w:p w14:paraId="6A2C06D7" w14:textId="0154E5A8" w:rsidR="00F46AE0" w:rsidRDefault="00F46AE0">
          <w:pPr>
            <w:pStyle w:val="TOC2"/>
            <w:rPr>
              <w:rFonts w:eastAsiaTheme="minorEastAsia"/>
              <w:noProof/>
              <w:lang w:eastAsia="en-IN"/>
            </w:rPr>
          </w:pPr>
          <w:hyperlink w:anchor="_Toc196744001" w:history="1">
            <w:r w:rsidRPr="009614FA">
              <w:rPr>
                <w:rStyle w:val="Hyperlink"/>
                <w:noProof/>
              </w:rPr>
              <w:t>10.5</w:t>
            </w:r>
            <w:r>
              <w:rPr>
                <w:rFonts w:eastAsiaTheme="minorEastAsia"/>
                <w:noProof/>
                <w:lang w:eastAsia="en-IN"/>
              </w:rPr>
              <w:tab/>
            </w:r>
            <w:r w:rsidRPr="009614FA">
              <w:rPr>
                <w:rStyle w:val="Hyperlink"/>
                <w:noProof/>
              </w:rPr>
              <w:t>Annexure 5: Annexure Rules for Market valuation of Agricultural Properties</w:t>
            </w:r>
            <w:r>
              <w:rPr>
                <w:noProof/>
                <w:webHidden/>
              </w:rPr>
              <w:tab/>
            </w:r>
            <w:r>
              <w:rPr>
                <w:noProof/>
                <w:webHidden/>
              </w:rPr>
              <w:fldChar w:fldCharType="begin"/>
            </w:r>
            <w:r>
              <w:rPr>
                <w:noProof/>
                <w:webHidden/>
              </w:rPr>
              <w:instrText xml:space="preserve"> PAGEREF _Toc196744001 \h </w:instrText>
            </w:r>
            <w:r>
              <w:rPr>
                <w:noProof/>
                <w:webHidden/>
              </w:rPr>
            </w:r>
            <w:r>
              <w:rPr>
                <w:noProof/>
                <w:webHidden/>
              </w:rPr>
              <w:fldChar w:fldCharType="separate"/>
            </w:r>
            <w:r>
              <w:rPr>
                <w:noProof/>
                <w:webHidden/>
              </w:rPr>
              <w:t>24</w:t>
            </w:r>
            <w:r>
              <w:rPr>
                <w:noProof/>
                <w:webHidden/>
              </w:rPr>
              <w:fldChar w:fldCharType="end"/>
            </w:r>
          </w:hyperlink>
        </w:p>
        <w:p w14:paraId="360F5C0B" w14:textId="628F07D4" w:rsidR="00F46AE0" w:rsidRDefault="00F46AE0">
          <w:pPr>
            <w:pStyle w:val="TOC2"/>
            <w:rPr>
              <w:rFonts w:eastAsiaTheme="minorEastAsia"/>
              <w:noProof/>
              <w:lang w:eastAsia="en-IN"/>
            </w:rPr>
          </w:pPr>
          <w:hyperlink w:anchor="_Toc196744002" w:history="1">
            <w:r w:rsidRPr="009614FA">
              <w:rPr>
                <w:rStyle w:val="Hyperlink"/>
                <w:noProof/>
              </w:rPr>
              <w:t>10.6</w:t>
            </w:r>
            <w:r>
              <w:rPr>
                <w:rFonts w:eastAsiaTheme="minorEastAsia"/>
                <w:noProof/>
                <w:lang w:eastAsia="en-IN"/>
              </w:rPr>
              <w:tab/>
            </w:r>
            <w:r w:rsidRPr="009614FA">
              <w:rPr>
                <w:rStyle w:val="Hyperlink"/>
                <w:noProof/>
              </w:rPr>
              <w:t>Annexure 6: Annexure Rules for Market valuation of Non -Agricultural properties</w:t>
            </w:r>
            <w:r>
              <w:rPr>
                <w:noProof/>
                <w:webHidden/>
              </w:rPr>
              <w:tab/>
            </w:r>
            <w:r>
              <w:rPr>
                <w:noProof/>
                <w:webHidden/>
              </w:rPr>
              <w:fldChar w:fldCharType="begin"/>
            </w:r>
            <w:r>
              <w:rPr>
                <w:noProof/>
                <w:webHidden/>
              </w:rPr>
              <w:instrText xml:space="preserve"> PAGEREF _Toc196744002 \h </w:instrText>
            </w:r>
            <w:r>
              <w:rPr>
                <w:noProof/>
                <w:webHidden/>
              </w:rPr>
            </w:r>
            <w:r>
              <w:rPr>
                <w:noProof/>
                <w:webHidden/>
              </w:rPr>
              <w:fldChar w:fldCharType="separate"/>
            </w:r>
            <w:r>
              <w:rPr>
                <w:noProof/>
                <w:webHidden/>
              </w:rPr>
              <w:t>27</w:t>
            </w:r>
            <w:r>
              <w:rPr>
                <w:noProof/>
                <w:webHidden/>
              </w:rPr>
              <w:fldChar w:fldCharType="end"/>
            </w:r>
          </w:hyperlink>
        </w:p>
        <w:p w14:paraId="735B9D71" w14:textId="117A5603" w:rsidR="008B6D0D" w:rsidRDefault="008B6D0D">
          <w:r>
            <w:rPr>
              <w:b/>
              <w:bCs/>
              <w:noProof/>
            </w:rPr>
            <w:fldChar w:fldCharType="end"/>
          </w:r>
        </w:p>
      </w:sdtContent>
    </w:sdt>
    <w:p w14:paraId="6445758E" w14:textId="0D1B7C43" w:rsidR="00E148C0" w:rsidRDefault="00E148C0" w:rsidP="00D313A4">
      <w:pPr>
        <w:rPr>
          <w:ins w:id="2" w:author="Rajesh Hanbal" w:date="2023-11-07T22:29:00Z"/>
        </w:rPr>
      </w:pPr>
    </w:p>
    <w:p w14:paraId="727ABF19" w14:textId="6A021B17" w:rsidR="00206D43" w:rsidRDefault="00206D43">
      <w:r>
        <w:br w:type="page"/>
      </w:r>
    </w:p>
    <w:p w14:paraId="6DD628AE" w14:textId="77777777" w:rsidR="00206D43" w:rsidRDefault="00206D43" w:rsidP="00D313A4"/>
    <w:p w14:paraId="70A948DB" w14:textId="5DCE36FE" w:rsidR="001C76D0" w:rsidRPr="006D2D27" w:rsidRDefault="00AB78CC" w:rsidP="001C76D0">
      <w:pPr>
        <w:rPr>
          <w:b/>
          <w:u w:val="single"/>
        </w:rPr>
      </w:pPr>
      <w:r w:rsidRPr="00EB6CFB">
        <w:rPr>
          <w:b/>
          <w:u w:val="single"/>
        </w:rPr>
        <w:t>Acronyms</w:t>
      </w:r>
    </w:p>
    <w:tbl>
      <w:tblPr>
        <w:tblStyle w:val="TableGrid"/>
        <w:tblW w:w="0" w:type="auto"/>
        <w:tblLook w:val="04A0" w:firstRow="1" w:lastRow="0" w:firstColumn="1" w:lastColumn="0" w:noHBand="0" w:noVBand="1"/>
      </w:tblPr>
      <w:tblGrid>
        <w:gridCol w:w="2122"/>
        <w:gridCol w:w="5670"/>
      </w:tblGrid>
      <w:tr w:rsidR="00D22563" w14:paraId="6AF34867" w14:textId="77777777" w:rsidTr="001C0803">
        <w:tc>
          <w:tcPr>
            <w:tcW w:w="2122" w:type="dxa"/>
          </w:tcPr>
          <w:p w14:paraId="48B8E51C" w14:textId="00F10469" w:rsidR="00D22563" w:rsidRDefault="00D22563" w:rsidP="00D22563">
            <w:pPr>
              <w:jc w:val="center"/>
            </w:pPr>
            <w:r>
              <w:t>CSG</w:t>
            </w:r>
          </w:p>
        </w:tc>
        <w:tc>
          <w:tcPr>
            <w:tcW w:w="5670" w:type="dxa"/>
          </w:tcPr>
          <w:p w14:paraId="783A2D93" w14:textId="3942D17D" w:rsidR="00D22563" w:rsidRDefault="00D22563" w:rsidP="00D22563">
            <w:r>
              <w:t>Centre for Smart Governance</w:t>
            </w:r>
          </w:p>
        </w:tc>
      </w:tr>
      <w:tr w:rsidR="00D22563" w14:paraId="1F8745FB" w14:textId="77777777" w:rsidTr="001C0803">
        <w:tc>
          <w:tcPr>
            <w:tcW w:w="2122" w:type="dxa"/>
          </w:tcPr>
          <w:p w14:paraId="295CFF28" w14:textId="1A010DE3" w:rsidR="00D22563" w:rsidRDefault="001C0803" w:rsidP="00D22563">
            <w:pPr>
              <w:jc w:val="center"/>
            </w:pPr>
            <w:r>
              <w:t>KSRSAC</w:t>
            </w:r>
          </w:p>
        </w:tc>
        <w:tc>
          <w:tcPr>
            <w:tcW w:w="5670" w:type="dxa"/>
          </w:tcPr>
          <w:p w14:paraId="6FB57646" w14:textId="481C9BDE" w:rsidR="00D22563" w:rsidRDefault="001C0803" w:rsidP="00D22563">
            <w:r w:rsidRPr="001C0803">
              <w:t>Karnataka State Remote Sensing Applications Centre</w:t>
            </w:r>
          </w:p>
        </w:tc>
      </w:tr>
    </w:tbl>
    <w:p w14:paraId="3531CA21" w14:textId="4B208FAE" w:rsidR="00AB78CC" w:rsidRDefault="00AB78CC" w:rsidP="00D313A4"/>
    <w:p w14:paraId="3B34E525" w14:textId="77777777" w:rsidR="006D2D27" w:rsidRDefault="006D2D27" w:rsidP="00D313A4"/>
    <w:p w14:paraId="6A7354FC" w14:textId="48072FAE" w:rsidR="00CA2048" w:rsidRPr="00D30823" w:rsidRDefault="00CA2048" w:rsidP="00CA2048">
      <w:pPr>
        <w:rPr>
          <w:b/>
          <w:u w:val="single"/>
        </w:rPr>
      </w:pPr>
      <w:r w:rsidRPr="00EB6CFB">
        <w:rPr>
          <w:b/>
          <w:u w:val="single"/>
        </w:rPr>
        <w:t>Revi</w:t>
      </w:r>
      <w:r w:rsidR="00D55C27" w:rsidRPr="00EB6CFB">
        <w:rPr>
          <w:b/>
          <w:u w:val="single"/>
        </w:rPr>
        <w:t>sion History</w:t>
      </w:r>
    </w:p>
    <w:tbl>
      <w:tblPr>
        <w:tblStyle w:val="TableGrid"/>
        <w:tblW w:w="9351" w:type="dxa"/>
        <w:tblLook w:val="04A0" w:firstRow="1" w:lastRow="0" w:firstColumn="1" w:lastColumn="0" w:noHBand="0" w:noVBand="1"/>
      </w:tblPr>
      <w:tblGrid>
        <w:gridCol w:w="1279"/>
        <w:gridCol w:w="914"/>
        <w:gridCol w:w="1913"/>
        <w:gridCol w:w="1559"/>
        <w:gridCol w:w="3686"/>
      </w:tblGrid>
      <w:tr w:rsidR="00506AA3" w14:paraId="6AF37FFC" w14:textId="77777777" w:rsidTr="00BE3068">
        <w:tc>
          <w:tcPr>
            <w:tcW w:w="1279" w:type="dxa"/>
          </w:tcPr>
          <w:p w14:paraId="0E92AC6F" w14:textId="77777777" w:rsidR="00506AA3" w:rsidRPr="00AA35EB" w:rsidRDefault="00506AA3" w:rsidP="0045271F">
            <w:pPr>
              <w:rPr>
                <w:b/>
              </w:rPr>
            </w:pPr>
            <w:r w:rsidRPr="00AA35EB">
              <w:rPr>
                <w:b/>
                <w:color w:val="000000" w:themeColor="text1"/>
              </w:rPr>
              <w:t>Date</w:t>
            </w:r>
          </w:p>
        </w:tc>
        <w:tc>
          <w:tcPr>
            <w:tcW w:w="914" w:type="dxa"/>
          </w:tcPr>
          <w:p w14:paraId="2BEDD5D9" w14:textId="77777777" w:rsidR="00506AA3" w:rsidRPr="00AA35EB" w:rsidRDefault="00506AA3" w:rsidP="0045271F">
            <w:pPr>
              <w:rPr>
                <w:b/>
              </w:rPr>
            </w:pPr>
            <w:r w:rsidRPr="00AA35EB">
              <w:rPr>
                <w:b/>
              </w:rPr>
              <w:t>Ver</w:t>
            </w:r>
            <w:r w:rsidRPr="00AA35EB">
              <w:rPr>
                <w:b/>
                <w:color w:val="000000" w:themeColor="text1"/>
              </w:rPr>
              <w:t>sion</w:t>
            </w:r>
          </w:p>
        </w:tc>
        <w:tc>
          <w:tcPr>
            <w:tcW w:w="1913" w:type="dxa"/>
          </w:tcPr>
          <w:p w14:paraId="5E31B029" w14:textId="77777777" w:rsidR="00506AA3" w:rsidRPr="00AA35EB" w:rsidRDefault="00506AA3" w:rsidP="0045271F">
            <w:pPr>
              <w:rPr>
                <w:b/>
              </w:rPr>
            </w:pPr>
            <w:r>
              <w:rPr>
                <w:b/>
              </w:rPr>
              <w:t>Prepared by</w:t>
            </w:r>
          </w:p>
        </w:tc>
        <w:tc>
          <w:tcPr>
            <w:tcW w:w="1559" w:type="dxa"/>
          </w:tcPr>
          <w:p w14:paraId="333FF5EE" w14:textId="77777777" w:rsidR="00506AA3" w:rsidRPr="00AA35EB" w:rsidRDefault="00506AA3" w:rsidP="0045271F">
            <w:pPr>
              <w:rPr>
                <w:b/>
              </w:rPr>
            </w:pPr>
            <w:r>
              <w:rPr>
                <w:b/>
              </w:rPr>
              <w:t>Reviewed by</w:t>
            </w:r>
          </w:p>
        </w:tc>
        <w:tc>
          <w:tcPr>
            <w:tcW w:w="3686" w:type="dxa"/>
          </w:tcPr>
          <w:p w14:paraId="37CA678E" w14:textId="77777777" w:rsidR="00506AA3" w:rsidRPr="00AA35EB" w:rsidRDefault="00506AA3" w:rsidP="0045271F">
            <w:pPr>
              <w:rPr>
                <w:b/>
              </w:rPr>
            </w:pPr>
            <w:r w:rsidRPr="00AA35EB">
              <w:rPr>
                <w:b/>
              </w:rPr>
              <w:t>Description</w:t>
            </w:r>
          </w:p>
        </w:tc>
      </w:tr>
      <w:tr w:rsidR="00506AA3" w14:paraId="0607308D" w14:textId="77777777" w:rsidTr="00BE3068">
        <w:tc>
          <w:tcPr>
            <w:tcW w:w="1279" w:type="dxa"/>
          </w:tcPr>
          <w:p w14:paraId="1A81D8BD" w14:textId="77777777" w:rsidR="00506AA3" w:rsidRPr="00E54447" w:rsidRDefault="00506AA3" w:rsidP="0045271F">
            <w:pPr>
              <w:rPr>
                <w:sz w:val="20"/>
                <w:szCs w:val="20"/>
              </w:rPr>
            </w:pPr>
            <w:r>
              <w:rPr>
                <w:sz w:val="20"/>
                <w:szCs w:val="20"/>
              </w:rPr>
              <w:t>06-11-2024</w:t>
            </w:r>
          </w:p>
        </w:tc>
        <w:tc>
          <w:tcPr>
            <w:tcW w:w="914" w:type="dxa"/>
          </w:tcPr>
          <w:p w14:paraId="02649D9C" w14:textId="77777777" w:rsidR="00506AA3" w:rsidRPr="00E54447" w:rsidRDefault="00506AA3" w:rsidP="0045271F">
            <w:pPr>
              <w:rPr>
                <w:sz w:val="20"/>
                <w:szCs w:val="20"/>
              </w:rPr>
            </w:pPr>
            <w:r>
              <w:rPr>
                <w:sz w:val="20"/>
                <w:szCs w:val="20"/>
              </w:rPr>
              <w:t>1.0</w:t>
            </w:r>
          </w:p>
        </w:tc>
        <w:tc>
          <w:tcPr>
            <w:tcW w:w="1913" w:type="dxa"/>
          </w:tcPr>
          <w:p w14:paraId="68FF2011" w14:textId="77777777" w:rsidR="00506AA3" w:rsidRDefault="00506AA3" w:rsidP="0045271F">
            <w:pPr>
              <w:rPr>
                <w:sz w:val="20"/>
                <w:szCs w:val="20"/>
              </w:rPr>
            </w:pPr>
            <w:r>
              <w:rPr>
                <w:sz w:val="20"/>
                <w:szCs w:val="20"/>
              </w:rPr>
              <w:t>Rajesh Hanbal</w:t>
            </w:r>
          </w:p>
          <w:p w14:paraId="1E7E2770" w14:textId="77777777" w:rsidR="00506AA3" w:rsidRPr="00E54447" w:rsidRDefault="00506AA3" w:rsidP="0045271F">
            <w:pPr>
              <w:rPr>
                <w:sz w:val="20"/>
                <w:szCs w:val="20"/>
              </w:rPr>
            </w:pPr>
            <w:r>
              <w:rPr>
                <w:sz w:val="20"/>
                <w:szCs w:val="20"/>
              </w:rPr>
              <w:t>Principal Consultant</w:t>
            </w:r>
          </w:p>
        </w:tc>
        <w:tc>
          <w:tcPr>
            <w:tcW w:w="1559" w:type="dxa"/>
          </w:tcPr>
          <w:p w14:paraId="68BBB672" w14:textId="77777777" w:rsidR="00506AA3" w:rsidRPr="00E54447" w:rsidRDefault="00506AA3" w:rsidP="0045271F">
            <w:pPr>
              <w:rPr>
                <w:sz w:val="20"/>
                <w:szCs w:val="20"/>
              </w:rPr>
            </w:pPr>
            <w:r>
              <w:rPr>
                <w:sz w:val="20"/>
                <w:szCs w:val="20"/>
              </w:rPr>
              <w:t>Yashodhara, DIGR (Valuation), DSR</w:t>
            </w:r>
          </w:p>
        </w:tc>
        <w:tc>
          <w:tcPr>
            <w:tcW w:w="3686" w:type="dxa"/>
          </w:tcPr>
          <w:p w14:paraId="04532D8D" w14:textId="77777777" w:rsidR="00506AA3" w:rsidRPr="00E54447" w:rsidRDefault="00506AA3" w:rsidP="0045271F">
            <w:pPr>
              <w:rPr>
                <w:sz w:val="20"/>
                <w:szCs w:val="20"/>
              </w:rPr>
            </w:pPr>
            <w:r>
              <w:rPr>
                <w:sz w:val="20"/>
                <w:szCs w:val="20"/>
              </w:rPr>
              <w:t>First Version</w:t>
            </w:r>
          </w:p>
        </w:tc>
      </w:tr>
      <w:tr w:rsidR="00506AA3" w14:paraId="3874D53E" w14:textId="77777777" w:rsidTr="00BE3068">
        <w:tc>
          <w:tcPr>
            <w:tcW w:w="1279" w:type="dxa"/>
          </w:tcPr>
          <w:p w14:paraId="5CDE38C9" w14:textId="77777777" w:rsidR="00506AA3" w:rsidRDefault="00506AA3" w:rsidP="0045271F">
            <w:r>
              <w:t>14-11-2024</w:t>
            </w:r>
          </w:p>
        </w:tc>
        <w:tc>
          <w:tcPr>
            <w:tcW w:w="914" w:type="dxa"/>
          </w:tcPr>
          <w:p w14:paraId="54354D43" w14:textId="77777777" w:rsidR="00506AA3" w:rsidRDefault="00506AA3" w:rsidP="0045271F">
            <w:r>
              <w:rPr>
                <w:sz w:val="20"/>
                <w:szCs w:val="20"/>
              </w:rPr>
              <w:t>1.1</w:t>
            </w:r>
          </w:p>
        </w:tc>
        <w:tc>
          <w:tcPr>
            <w:tcW w:w="1913" w:type="dxa"/>
          </w:tcPr>
          <w:p w14:paraId="1BE1DFCE" w14:textId="77777777" w:rsidR="00506AA3" w:rsidRDefault="00506AA3" w:rsidP="0045271F">
            <w:pPr>
              <w:rPr>
                <w:sz w:val="20"/>
                <w:szCs w:val="20"/>
              </w:rPr>
            </w:pPr>
            <w:r>
              <w:rPr>
                <w:sz w:val="20"/>
                <w:szCs w:val="20"/>
              </w:rPr>
              <w:t>Rajesh Hanbal</w:t>
            </w:r>
          </w:p>
          <w:p w14:paraId="43539ADB" w14:textId="77777777" w:rsidR="00506AA3" w:rsidRDefault="00506AA3" w:rsidP="0045271F">
            <w:r>
              <w:rPr>
                <w:sz w:val="20"/>
                <w:szCs w:val="20"/>
              </w:rPr>
              <w:t>Principal Consultant</w:t>
            </w:r>
          </w:p>
        </w:tc>
        <w:tc>
          <w:tcPr>
            <w:tcW w:w="1559" w:type="dxa"/>
          </w:tcPr>
          <w:p w14:paraId="7968A629" w14:textId="77777777" w:rsidR="00506AA3" w:rsidRDefault="00506AA3" w:rsidP="0045271F">
            <w:r>
              <w:rPr>
                <w:sz w:val="20"/>
                <w:szCs w:val="20"/>
              </w:rPr>
              <w:t>Sandeep Patil (PM New Initiatives)</w:t>
            </w:r>
          </w:p>
        </w:tc>
        <w:tc>
          <w:tcPr>
            <w:tcW w:w="3686" w:type="dxa"/>
          </w:tcPr>
          <w:p w14:paraId="3EBB7499" w14:textId="77777777" w:rsidR="00506AA3" w:rsidRDefault="00506AA3" w:rsidP="0045271F">
            <w:r>
              <w:rPr>
                <w:sz w:val="20"/>
                <w:szCs w:val="20"/>
              </w:rPr>
              <w:t>As per the discussion held on 11-11-2024, the road name will be identified and provided by KSRSAC (section 3.1.2).</w:t>
            </w:r>
          </w:p>
        </w:tc>
      </w:tr>
      <w:tr w:rsidR="00506AA3" w14:paraId="1FBE8219" w14:textId="77777777" w:rsidTr="00BE3068">
        <w:tc>
          <w:tcPr>
            <w:tcW w:w="1279" w:type="dxa"/>
          </w:tcPr>
          <w:p w14:paraId="7525862F" w14:textId="77777777" w:rsidR="00506AA3" w:rsidRDefault="00506AA3" w:rsidP="0045271F">
            <w:r>
              <w:t>15-11-2024</w:t>
            </w:r>
          </w:p>
        </w:tc>
        <w:tc>
          <w:tcPr>
            <w:tcW w:w="914" w:type="dxa"/>
          </w:tcPr>
          <w:p w14:paraId="3B99B109" w14:textId="77777777" w:rsidR="00506AA3" w:rsidRDefault="00506AA3" w:rsidP="0045271F">
            <w:pPr>
              <w:rPr>
                <w:sz w:val="20"/>
                <w:szCs w:val="20"/>
              </w:rPr>
            </w:pPr>
            <w:r>
              <w:rPr>
                <w:sz w:val="20"/>
                <w:szCs w:val="20"/>
              </w:rPr>
              <w:t>1.2</w:t>
            </w:r>
          </w:p>
        </w:tc>
        <w:tc>
          <w:tcPr>
            <w:tcW w:w="1913" w:type="dxa"/>
          </w:tcPr>
          <w:p w14:paraId="122978C5" w14:textId="77777777" w:rsidR="00506AA3" w:rsidRDefault="00506AA3" w:rsidP="0045271F">
            <w:pPr>
              <w:rPr>
                <w:sz w:val="20"/>
                <w:szCs w:val="20"/>
              </w:rPr>
            </w:pPr>
            <w:r>
              <w:rPr>
                <w:sz w:val="20"/>
                <w:szCs w:val="20"/>
              </w:rPr>
              <w:t>Rajesh Hanbal</w:t>
            </w:r>
          </w:p>
          <w:p w14:paraId="5C0AD084" w14:textId="77777777" w:rsidR="00506AA3" w:rsidRDefault="00506AA3" w:rsidP="0045271F">
            <w:pPr>
              <w:rPr>
                <w:sz w:val="20"/>
                <w:szCs w:val="20"/>
              </w:rPr>
            </w:pPr>
            <w:r>
              <w:rPr>
                <w:sz w:val="20"/>
                <w:szCs w:val="20"/>
              </w:rPr>
              <w:t>Principal Consultant</w:t>
            </w:r>
          </w:p>
        </w:tc>
        <w:tc>
          <w:tcPr>
            <w:tcW w:w="1559" w:type="dxa"/>
          </w:tcPr>
          <w:p w14:paraId="03722242" w14:textId="77777777" w:rsidR="10BFAE47" w:rsidRDefault="10BFAE47">
            <w:r w:rsidRPr="10BFAE47">
              <w:rPr>
                <w:sz w:val="20"/>
                <w:szCs w:val="20"/>
              </w:rPr>
              <w:t>Sandeep Patil (PM New Initiatives)</w:t>
            </w:r>
          </w:p>
        </w:tc>
        <w:tc>
          <w:tcPr>
            <w:tcW w:w="3686" w:type="dxa"/>
          </w:tcPr>
          <w:p w14:paraId="40EFE847" w14:textId="2F6B165C" w:rsidR="00506AA3" w:rsidRDefault="00506AA3" w:rsidP="0045271F">
            <w:pPr>
              <w:rPr>
                <w:sz w:val="20"/>
                <w:szCs w:val="20"/>
              </w:rPr>
            </w:pPr>
            <w:r>
              <w:rPr>
                <w:sz w:val="20"/>
                <w:szCs w:val="20"/>
              </w:rPr>
              <w:t>To clarify the integration protocol</w:t>
            </w:r>
            <w:r w:rsidR="00BE3068">
              <w:rPr>
                <w:sz w:val="20"/>
                <w:szCs w:val="20"/>
              </w:rPr>
              <w:t>,</w:t>
            </w:r>
            <w:r>
              <w:rPr>
                <w:sz w:val="20"/>
                <w:szCs w:val="20"/>
              </w:rPr>
              <w:t xml:space="preserve"> the road name has been replaced with </w:t>
            </w:r>
            <w:r w:rsidR="00BE3068">
              <w:rPr>
                <w:sz w:val="20"/>
                <w:szCs w:val="20"/>
              </w:rPr>
              <w:t xml:space="preserve">the </w:t>
            </w:r>
            <w:r>
              <w:rPr>
                <w:sz w:val="20"/>
                <w:szCs w:val="20"/>
              </w:rPr>
              <w:t>road code (section 3.2.2).</w:t>
            </w:r>
          </w:p>
          <w:p w14:paraId="4EAEB765" w14:textId="77777777" w:rsidR="00506AA3" w:rsidRDefault="00506AA3" w:rsidP="0045271F">
            <w:pPr>
              <w:rPr>
                <w:sz w:val="20"/>
                <w:szCs w:val="20"/>
              </w:rPr>
            </w:pPr>
            <w:r>
              <w:rPr>
                <w:sz w:val="20"/>
                <w:szCs w:val="20"/>
              </w:rPr>
              <w:t>Introduced the limitations of the market valuation process.</w:t>
            </w:r>
          </w:p>
        </w:tc>
      </w:tr>
      <w:tr w:rsidR="00506AA3" w14:paraId="150E6A06" w14:textId="77777777" w:rsidTr="00BE3068">
        <w:tc>
          <w:tcPr>
            <w:tcW w:w="1279" w:type="dxa"/>
          </w:tcPr>
          <w:p w14:paraId="6A91BBD7" w14:textId="77777777" w:rsidR="00506AA3" w:rsidRDefault="00506AA3" w:rsidP="0045271F">
            <w:r>
              <w:t>15-02-2025</w:t>
            </w:r>
          </w:p>
        </w:tc>
        <w:tc>
          <w:tcPr>
            <w:tcW w:w="914" w:type="dxa"/>
          </w:tcPr>
          <w:p w14:paraId="73E0213C" w14:textId="77777777" w:rsidR="00506AA3" w:rsidRDefault="00506AA3" w:rsidP="0045271F">
            <w:pPr>
              <w:rPr>
                <w:sz w:val="20"/>
                <w:szCs w:val="20"/>
              </w:rPr>
            </w:pPr>
            <w:r>
              <w:rPr>
                <w:sz w:val="20"/>
                <w:szCs w:val="20"/>
              </w:rPr>
              <w:t>1.3</w:t>
            </w:r>
          </w:p>
        </w:tc>
        <w:tc>
          <w:tcPr>
            <w:tcW w:w="1913" w:type="dxa"/>
          </w:tcPr>
          <w:p w14:paraId="7867FDD8" w14:textId="77777777" w:rsidR="00506AA3" w:rsidRDefault="00506AA3" w:rsidP="0045271F">
            <w:pPr>
              <w:rPr>
                <w:sz w:val="20"/>
                <w:szCs w:val="20"/>
              </w:rPr>
            </w:pPr>
            <w:r>
              <w:rPr>
                <w:sz w:val="20"/>
                <w:szCs w:val="20"/>
              </w:rPr>
              <w:t>Rajesh Hanbal</w:t>
            </w:r>
          </w:p>
          <w:p w14:paraId="48823BD5" w14:textId="77777777" w:rsidR="00506AA3" w:rsidRDefault="00506AA3" w:rsidP="0045271F">
            <w:pPr>
              <w:rPr>
                <w:sz w:val="20"/>
                <w:szCs w:val="20"/>
              </w:rPr>
            </w:pPr>
            <w:r>
              <w:rPr>
                <w:sz w:val="20"/>
                <w:szCs w:val="20"/>
              </w:rPr>
              <w:t>Principal Consultant</w:t>
            </w:r>
          </w:p>
        </w:tc>
        <w:tc>
          <w:tcPr>
            <w:tcW w:w="1559" w:type="dxa"/>
          </w:tcPr>
          <w:p w14:paraId="7D59B60F" w14:textId="4B2E7C5C" w:rsidR="4CD21EEE" w:rsidRDefault="4CD21EEE">
            <w:r>
              <w:t>Yet to be approved</w:t>
            </w:r>
          </w:p>
        </w:tc>
        <w:tc>
          <w:tcPr>
            <w:tcW w:w="3686" w:type="dxa"/>
          </w:tcPr>
          <w:p w14:paraId="5C7BBADF" w14:textId="7422B88E" w:rsidR="00506AA3" w:rsidRPr="005F5924" w:rsidRDefault="0375396C" w:rsidP="00B535F4">
            <w:pPr>
              <w:pStyle w:val="ListParagraph"/>
              <w:numPr>
                <w:ilvl w:val="0"/>
                <w:numId w:val="13"/>
              </w:numPr>
              <w:rPr>
                <w:sz w:val="20"/>
                <w:szCs w:val="20"/>
              </w:rPr>
            </w:pPr>
            <w:r w:rsidRPr="10BFAE47">
              <w:rPr>
                <w:sz w:val="20"/>
                <w:szCs w:val="20"/>
              </w:rPr>
              <w:t xml:space="preserve">Change from manual road-based market valuation to a base rate approach. </w:t>
            </w:r>
          </w:p>
          <w:p w14:paraId="10A7EBD1" w14:textId="43CF8FFC" w:rsidR="00506AA3" w:rsidRPr="005F5924" w:rsidRDefault="7998D71B" w:rsidP="00B535F4">
            <w:pPr>
              <w:pStyle w:val="ListParagraph"/>
              <w:numPr>
                <w:ilvl w:val="0"/>
                <w:numId w:val="13"/>
              </w:numPr>
              <w:rPr>
                <w:sz w:val="20"/>
                <w:szCs w:val="20"/>
              </w:rPr>
            </w:pPr>
            <w:r w:rsidRPr="10BFAE47">
              <w:rPr>
                <w:sz w:val="20"/>
                <w:szCs w:val="20"/>
              </w:rPr>
              <w:t>Changes in the application flow for piloted and non-piloted talukas.</w:t>
            </w:r>
          </w:p>
        </w:tc>
      </w:tr>
      <w:tr w:rsidR="00506AA3" w14:paraId="3534BBF6" w14:textId="77777777" w:rsidTr="00BE3068">
        <w:tc>
          <w:tcPr>
            <w:tcW w:w="1279" w:type="dxa"/>
          </w:tcPr>
          <w:p w14:paraId="65062B63" w14:textId="77777777" w:rsidR="00506AA3" w:rsidRDefault="00506AA3" w:rsidP="0045271F">
            <w:r>
              <w:t>17-02-2025</w:t>
            </w:r>
          </w:p>
        </w:tc>
        <w:tc>
          <w:tcPr>
            <w:tcW w:w="914" w:type="dxa"/>
          </w:tcPr>
          <w:p w14:paraId="38BB728C" w14:textId="77777777" w:rsidR="00506AA3" w:rsidRDefault="00506AA3" w:rsidP="0045271F">
            <w:pPr>
              <w:rPr>
                <w:sz w:val="20"/>
                <w:szCs w:val="20"/>
              </w:rPr>
            </w:pPr>
            <w:r>
              <w:rPr>
                <w:sz w:val="20"/>
                <w:szCs w:val="20"/>
              </w:rPr>
              <w:t>1.4</w:t>
            </w:r>
          </w:p>
        </w:tc>
        <w:tc>
          <w:tcPr>
            <w:tcW w:w="1913" w:type="dxa"/>
          </w:tcPr>
          <w:p w14:paraId="33879C51" w14:textId="77777777" w:rsidR="00506AA3" w:rsidRDefault="00506AA3" w:rsidP="0045271F">
            <w:pPr>
              <w:rPr>
                <w:sz w:val="20"/>
                <w:szCs w:val="20"/>
              </w:rPr>
            </w:pPr>
            <w:r>
              <w:rPr>
                <w:sz w:val="20"/>
                <w:szCs w:val="20"/>
              </w:rPr>
              <w:t>Rajesh Hanbal</w:t>
            </w:r>
          </w:p>
          <w:p w14:paraId="0A2628D3" w14:textId="7484A25E" w:rsidR="00BE3068" w:rsidRDefault="00BE3068" w:rsidP="0045271F">
            <w:pPr>
              <w:rPr>
                <w:sz w:val="20"/>
                <w:szCs w:val="20"/>
              </w:rPr>
            </w:pPr>
            <w:r>
              <w:rPr>
                <w:sz w:val="20"/>
                <w:szCs w:val="20"/>
              </w:rPr>
              <w:t>Principal Consultant</w:t>
            </w:r>
          </w:p>
        </w:tc>
        <w:tc>
          <w:tcPr>
            <w:tcW w:w="1559" w:type="dxa"/>
          </w:tcPr>
          <w:p w14:paraId="74F8D076" w14:textId="45875FF1" w:rsidR="00506AA3" w:rsidRDefault="5FA063E2" w:rsidP="0045271F">
            <w:r>
              <w:t>Yet to be approved</w:t>
            </w:r>
          </w:p>
        </w:tc>
        <w:tc>
          <w:tcPr>
            <w:tcW w:w="3686" w:type="dxa"/>
          </w:tcPr>
          <w:p w14:paraId="08622659" w14:textId="77777777" w:rsidR="00506AA3" w:rsidRDefault="00506AA3" w:rsidP="00B535F4">
            <w:pPr>
              <w:pStyle w:val="ListParagraph"/>
              <w:numPr>
                <w:ilvl w:val="0"/>
                <w:numId w:val="22"/>
              </w:numPr>
              <w:rPr>
                <w:sz w:val="20"/>
                <w:szCs w:val="20"/>
              </w:rPr>
            </w:pPr>
            <w:r w:rsidRPr="004C7207">
              <w:rPr>
                <w:sz w:val="20"/>
                <w:szCs w:val="20"/>
              </w:rPr>
              <w:t>Addition of revised guideline values</w:t>
            </w:r>
            <w:r>
              <w:rPr>
                <w:sz w:val="20"/>
                <w:szCs w:val="20"/>
              </w:rPr>
              <w:t>.</w:t>
            </w:r>
          </w:p>
          <w:p w14:paraId="3865D1F7" w14:textId="58D4AC95" w:rsidR="00506AA3" w:rsidRPr="004C7207" w:rsidRDefault="00506AA3" w:rsidP="00B535F4">
            <w:pPr>
              <w:pStyle w:val="ListParagraph"/>
              <w:numPr>
                <w:ilvl w:val="0"/>
                <w:numId w:val="22"/>
              </w:numPr>
              <w:rPr>
                <w:sz w:val="20"/>
                <w:szCs w:val="20"/>
              </w:rPr>
            </w:pPr>
            <w:r>
              <w:rPr>
                <w:sz w:val="20"/>
                <w:szCs w:val="20"/>
              </w:rPr>
              <w:t xml:space="preserve">Addressing the agricultural land with </w:t>
            </w:r>
            <w:r w:rsidR="00B97576">
              <w:rPr>
                <w:sz w:val="20"/>
                <w:szCs w:val="20"/>
              </w:rPr>
              <w:t xml:space="preserve">an </w:t>
            </w:r>
            <w:r>
              <w:rPr>
                <w:sz w:val="20"/>
                <w:szCs w:val="20"/>
              </w:rPr>
              <w:t xml:space="preserve">extent </w:t>
            </w:r>
            <w:r w:rsidR="00BE3068">
              <w:rPr>
                <w:sz w:val="20"/>
                <w:szCs w:val="20"/>
              </w:rPr>
              <w:t xml:space="preserve">of </w:t>
            </w:r>
            <w:r>
              <w:rPr>
                <w:sz w:val="20"/>
                <w:szCs w:val="20"/>
              </w:rPr>
              <w:t xml:space="preserve">less than 5 </w:t>
            </w:r>
            <w:r w:rsidR="00BE3068">
              <w:rPr>
                <w:sz w:val="20"/>
                <w:szCs w:val="20"/>
              </w:rPr>
              <w:t>Guntas</w:t>
            </w:r>
          </w:p>
        </w:tc>
      </w:tr>
      <w:tr w:rsidR="00B97576" w14:paraId="5AEB23D3" w14:textId="77777777" w:rsidTr="00BE3068">
        <w:tc>
          <w:tcPr>
            <w:tcW w:w="1279" w:type="dxa"/>
          </w:tcPr>
          <w:p w14:paraId="3A4EBB08" w14:textId="76DC974A" w:rsidR="00B97576" w:rsidRDefault="00B97576" w:rsidP="0045271F">
            <w:r>
              <w:t>0</w:t>
            </w:r>
            <w:r w:rsidR="0014121C">
              <w:t>6</w:t>
            </w:r>
            <w:r>
              <w:t>-04-2025</w:t>
            </w:r>
          </w:p>
        </w:tc>
        <w:tc>
          <w:tcPr>
            <w:tcW w:w="914" w:type="dxa"/>
          </w:tcPr>
          <w:p w14:paraId="7969E81C" w14:textId="22D06C08" w:rsidR="00B97576" w:rsidRDefault="00B97576" w:rsidP="0045271F">
            <w:pPr>
              <w:rPr>
                <w:sz w:val="20"/>
                <w:szCs w:val="20"/>
              </w:rPr>
            </w:pPr>
            <w:r>
              <w:rPr>
                <w:sz w:val="20"/>
                <w:szCs w:val="20"/>
              </w:rPr>
              <w:t>1.5</w:t>
            </w:r>
          </w:p>
        </w:tc>
        <w:tc>
          <w:tcPr>
            <w:tcW w:w="1913" w:type="dxa"/>
          </w:tcPr>
          <w:p w14:paraId="3F629979" w14:textId="77777777" w:rsidR="00B97576" w:rsidRDefault="00B97576" w:rsidP="0045271F">
            <w:pPr>
              <w:rPr>
                <w:sz w:val="20"/>
                <w:szCs w:val="20"/>
              </w:rPr>
            </w:pPr>
            <w:r>
              <w:rPr>
                <w:sz w:val="20"/>
                <w:szCs w:val="20"/>
              </w:rPr>
              <w:t>Pavan Deshapande</w:t>
            </w:r>
          </w:p>
          <w:p w14:paraId="6EFA81F0" w14:textId="37741366" w:rsidR="00BE3068" w:rsidRDefault="00BE3068" w:rsidP="0045271F">
            <w:pPr>
              <w:rPr>
                <w:sz w:val="20"/>
                <w:szCs w:val="20"/>
              </w:rPr>
            </w:pPr>
            <w:r>
              <w:rPr>
                <w:sz w:val="20"/>
                <w:szCs w:val="20"/>
              </w:rPr>
              <w:t>Business Analyst</w:t>
            </w:r>
          </w:p>
        </w:tc>
        <w:tc>
          <w:tcPr>
            <w:tcW w:w="1559" w:type="dxa"/>
          </w:tcPr>
          <w:p w14:paraId="1B57D97D" w14:textId="7375EF60" w:rsidR="00B97576" w:rsidRDefault="4FF83D9C" w:rsidP="0045271F">
            <w:r>
              <w:t>Submitted for approval</w:t>
            </w:r>
          </w:p>
        </w:tc>
        <w:tc>
          <w:tcPr>
            <w:tcW w:w="3686" w:type="dxa"/>
          </w:tcPr>
          <w:p w14:paraId="143F4949" w14:textId="253341D7" w:rsidR="00B97576" w:rsidRPr="004C7207" w:rsidRDefault="00B97576" w:rsidP="00B97576">
            <w:pPr>
              <w:pStyle w:val="ListParagraph"/>
              <w:numPr>
                <w:ilvl w:val="0"/>
                <w:numId w:val="27"/>
              </w:numPr>
              <w:rPr>
                <w:sz w:val="20"/>
                <w:szCs w:val="20"/>
              </w:rPr>
            </w:pPr>
            <w:r>
              <w:rPr>
                <w:sz w:val="20"/>
                <w:szCs w:val="20"/>
              </w:rPr>
              <w:t xml:space="preserve">Incorporated the changes suggested by the IGR team during the </w:t>
            </w:r>
            <w:r w:rsidR="0014121C">
              <w:rPr>
                <w:sz w:val="20"/>
                <w:szCs w:val="20"/>
              </w:rPr>
              <w:t xml:space="preserve">demonstration and </w:t>
            </w:r>
            <w:r w:rsidR="00BE3068">
              <w:rPr>
                <w:sz w:val="20"/>
                <w:szCs w:val="20"/>
              </w:rPr>
              <w:t xml:space="preserve">the </w:t>
            </w:r>
            <w:r w:rsidR="0014121C">
              <w:rPr>
                <w:sz w:val="20"/>
                <w:szCs w:val="20"/>
              </w:rPr>
              <w:t>alienated land scenario</w:t>
            </w:r>
            <w:r>
              <w:rPr>
                <w:sz w:val="20"/>
                <w:szCs w:val="20"/>
              </w:rPr>
              <w:t xml:space="preserve">. </w:t>
            </w:r>
          </w:p>
        </w:tc>
      </w:tr>
      <w:tr w:rsidR="00BE3068" w14:paraId="1E8E450A" w14:textId="77777777" w:rsidTr="00BE3068">
        <w:tc>
          <w:tcPr>
            <w:tcW w:w="1279" w:type="dxa"/>
          </w:tcPr>
          <w:p w14:paraId="7EE725AD" w14:textId="172E146C" w:rsidR="00BE3068" w:rsidRDefault="00BE3068" w:rsidP="0045271F">
            <w:r>
              <w:t>22-04-2025</w:t>
            </w:r>
          </w:p>
        </w:tc>
        <w:tc>
          <w:tcPr>
            <w:tcW w:w="914" w:type="dxa"/>
          </w:tcPr>
          <w:p w14:paraId="049D5DC1" w14:textId="7630945C" w:rsidR="00BE3068" w:rsidRDefault="00BE3068" w:rsidP="0045271F">
            <w:pPr>
              <w:rPr>
                <w:sz w:val="20"/>
                <w:szCs w:val="20"/>
              </w:rPr>
            </w:pPr>
            <w:r>
              <w:rPr>
                <w:sz w:val="20"/>
                <w:szCs w:val="20"/>
              </w:rPr>
              <w:t>1.6</w:t>
            </w:r>
          </w:p>
        </w:tc>
        <w:tc>
          <w:tcPr>
            <w:tcW w:w="1913" w:type="dxa"/>
          </w:tcPr>
          <w:p w14:paraId="08B4BDDA" w14:textId="77777777" w:rsidR="00BE3068" w:rsidRDefault="00BE3068" w:rsidP="0045271F">
            <w:pPr>
              <w:rPr>
                <w:sz w:val="20"/>
                <w:szCs w:val="20"/>
              </w:rPr>
            </w:pPr>
            <w:r>
              <w:rPr>
                <w:sz w:val="20"/>
                <w:szCs w:val="20"/>
              </w:rPr>
              <w:t>Pavan Deshapande</w:t>
            </w:r>
          </w:p>
          <w:p w14:paraId="24226AFD" w14:textId="0118CC87" w:rsidR="00BE3068" w:rsidRDefault="00BE3068" w:rsidP="0045271F">
            <w:pPr>
              <w:rPr>
                <w:sz w:val="20"/>
                <w:szCs w:val="20"/>
              </w:rPr>
            </w:pPr>
            <w:r>
              <w:rPr>
                <w:sz w:val="20"/>
                <w:szCs w:val="20"/>
              </w:rPr>
              <w:t>Business Analyst</w:t>
            </w:r>
          </w:p>
        </w:tc>
        <w:tc>
          <w:tcPr>
            <w:tcW w:w="1559" w:type="dxa"/>
          </w:tcPr>
          <w:p w14:paraId="576F3663" w14:textId="7934D83B" w:rsidR="00BE3068" w:rsidRDefault="00BE3068" w:rsidP="0045271F">
            <w:r>
              <w:t>Submitted for approval</w:t>
            </w:r>
          </w:p>
        </w:tc>
        <w:tc>
          <w:tcPr>
            <w:tcW w:w="3686" w:type="dxa"/>
          </w:tcPr>
          <w:p w14:paraId="608662EF" w14:textId="122DE43B" w:rsidR="00BE3068" w:rsidRDefault="00BE3068" w:rsidP="00BE3068">
            <w:pPr>
              <w:pStyle w:val="ListParagraph"/>
              <w:numPr>
                <w:ilvl w:val="0"/>
                <w:numId w:val="29"/>
              </w:numPr>
              <w:rPr>
                <w:sz w:val="20"/>
                <w:szCs w:val="20"/>
              </w:rPr>
            </w:pPr>
            <w:r>
              <w:rPr>
                <w:sz w:val="20"/>
                <w:szCs w:val="20"/>
              </w:rPr>
              <w:t>Incorporated the changes</w:t>
            </w:r>
            <w:r w:rsidR="009E557E">
              <w:rPr>
                <w:sz w:val="20"/>
                <w:szCs w:val="20"/>
              </w:rPr>
              <w:t xml:space="preserve"> as per the</w:t>
            </w:r>
            <w:r>
              <w:rPr>
                <w:sz w:val="20"/>
                <w:szCs w:val="20"/>
              </w:rPr>
              <w:t xml:space="preserve"> </w:t>
            </w:r>
            <w:r w:rsidR="009E557E">
              <w:rPr>
                <w:sz w:val="20"/>
                <w:szCs w:val="20"/>
              </w:rPr>
              <w:t>updated CVC guidelines</w:t>
            </w:r>
            <w:r>
              <w:rPr>
                <w:sz w:val="20"/>
                <w:szCs w:val="20"/>
              </w:rPr>
              <w:t>.</w:t>
            </w:r>
          </w:p>
        </w:tc>
      </w:tr>
      <w:tr w:rsidR="00516FAC" w14:paraId="1379CB0A" w14:textId="77777777" w:rsidTr="00BE3068">
        <w:tc>
          <w:tcPr>
            <w:tcW w:w="1279" w:type="dxa"/>
          </w:tcPr>
          <w:p w14:paraId="41E296A0" w14:textId="0B131FC7" w:rsidR="00516FAC" w:rsidRDefault="00516FAC" w:rsidP="0045271F">
            <w:r>
              <w:t>28-04-2025</w:t>
            </w:r>
          </w:p>
        </w:tc>
        <w:tc>
          <w:tcPr>
            <w:tcW w:w="914" w:type="dxa"/>
          </w:tcPr>
          <w:p w14:paraId="2CB94F0B" w14:textId="6293B90C" w:rsidR="00516FAC" w:rsidRDefault="00516FAC" w:rsidP="0045271F">
            <w:pPr>
              <w:rPr>
                <w:sz w:val="20"/>
                <w:szCs w:val="20"/>
              </w:rPr>
            </w:pPr>
            <w:r>
              <w:rPr>
                <w:sz w:val="20"/>
                <w:szCs w:val="20"/>
              </w:rPr>
              <w:t>1.7</w:t>
            </w:r>
          </w:p>
        </w:tc>
        <w:tc>
          <w:tcPr>
            <w:tcW w:w="1913" w:type="dxa"/>
          </w:tcPr>
          <w:p w14:paraId="579623D0" w14:textId="77777777" w:rsidR="00516FAC" w:rsidRDefault="00516FAC" w:rsidP="00516FAC">
            <w:pPr>
              <w:rPr>
                <w:sz w:val="20"/>
                <w:szCs w:val="20"/>
              </w:rPr>
            </w:pPr>
            <w:r>
              <w:rPr>
                <w:sz w:val="20"/>
                <w:szCs w:val="20"/>
              </w:rPr>
              <w:t>Pavan Deshapande</w:t>
            </w:r>
          </w:p>
          <w:p w14:paraId="5C1A2772" w14:textId="35E8D2BB" w:rsidR="00516FAC" w:rsidRDefault="00516FAC" w:rsidP="00516FAC">
            <w:pPr>
              <w:rPr>
                <w:sz w:val="20"/>
                <w:szCs w:val="20"/>
              </w:rPr>
            </w:pPr>
            <w:r>
              <w:rPr>
                <w:sz w:val="20"/>
                <w:szCs w:val="20"/>
              </w:rPr>
              <w:t>Business Analyst</w:t>
            </w:r>
          </w:p>
        </w:tc>
        <w:tc>
          <w:tcPr>
            <w:tcW w:w="1559" w:type="dxa"/>
          </w:tcPr>
          <w:p w14:paraId="72682112" w14:textId="2AA3BE0A" w:rsidR="00516FAC" w:rsidRDefault="00516FAC" w:rsidP="0045271F">
            <w:r>
              <w:t>Submitted for approval</w:t>
            </w:r>
          </w:p>
        </w:tc>
        <w:tc>
          <w:tcPr>
            <w:tcW w:w="3686" w:type="dxa"/>
          </w:tcPr>
          <w:p w14:paraId="1FC99585" w14:textId="0145F993" w:rsidR="00516FAC" w:rsidRPr="00516FAC" w:rsidRDefault="00516FAC" w:rsidP="00516FAC">
            <w:pPr>
              <w:rPr>
                <w:sz w:val="20"/>
                <w:szCs w:val="20"/>
              </w:rPr>
            </w:pPr>
            <w:r>
              <w:rPr>
                <w:sz w:val="20"/>
                <w:szCs w:val="20"/>
              </w:rPr>
              <w:t>Updated the revised valuation rules in the FRS</w:t>
            </w:r>
          </w:p>
        </w:tc>
      </w:tr>
    </w:tbl>
    <w:p w14:paraId="6C7E64B0" w14:textId="37C3B7EA" w:rsidR="00432B5E" w:rsidRDefault="00432B5E" w:rsidP="00CA2048">
      <w:r>
        <w:br w:type="page"/>
      </w:r>
    </w:p>
    <w:p w14:paraId="4E8F2BC0" w14:textId="0E1CA80D" w:rsidR="00BC5B81" w:rsidRDefault="00A84294" w:rsidP="00B535F4">
      <w:pPr>
        <w:pStyle w:val="Heading1"/>
        <w:numPr>
          <w:ilvl w:val="0"/>
          <w:numId w:val="6"/>
        </w:numPr>
      </w:pPr>
      <w:bookmarkStart w:id="3" w:name="_Toc196743976"/>
      <w:r w:rsidRPr="00EC0C21">
        <w:lastRenderedPageBreak/>
        <w:t>Introduction</w:t>
      </w:r>
      <w:bookmarkEnd w:id="3"/>
    </w:p>
    <w:p w14:paraId="658E4A0D" w14:textId="4AC34B90" w:rsidR="00BC5B81" w:rsidRDefault="00BC5B81" w:rsidP="00D34405">
      <w:pPr>
        <w:spacing w:before="240"/>
        <w:ind w:left="426"/>
        <w:jc w:val="both"/>
      </w:pPr>
      <w:r w:rsidRPr="00BC5B81">
        <w:t>The Department of Stamps and Registration</w:t>
      </w:r>
      <w:r w:rsidR="00DB63DA">
        <w:t xml:space="preserve"> </w:t>
      </w:r>
      <w:r w:rsidR="00BC6174">
        <w:t>(henceforth referred to as “department”)</w:t>
      </w:r>
      <w:r w:rsidRPr="00BC5B81">
        <w:t xml:space="preserve"> is the custodian of registered public records such as Regist</w:t>
      </w:r>
      <w:r>
        <w:t>ration</w:t>
      </w:r>
      <w:r w:rsidRPr="00BC5B81">
        <w:t xml:space="preserve"> of Marriages and Firms, Documents a</w:t>
      </w:r>
      <w:r w:rsidR="003A4059">
        <w:t>bou</w:t>
      </w:r>
      <w:r w:rsidRPr="00BC5B81">
        <w:t>t transactions namely sale, transfer or gift of immovable properties, Mortgage, Power of Attorneys, wills and many more.</w:t>
      </w:r>
      <w:r>
        <w:t xml:space="preserve"> </w:t>
      </w:r>
      <w:r w:rsidRPr="00BC5B81">
        <w:t>Maintenance and preservation of these critical public records is the prime responsibility of the department.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25</w:t>
      </w:r>
      <w:r w:rsidR="00D27D8A">
        <w:t xml:space="preserve">8 </w:t>
      </w:r>
      <w:r w:rsidRPr="00BC5B81">
        <w:t xml:space="preserve">Sub-Registrar Offices (SROs), under </w:t>
      </w:r>
      <w:r>
        <w:t xml:space="preserve">the </w:t>
      </w:r>
      <w:r w:rsidR="00EA5F18">
        <w:t>supervision</w:t>
      </w:r>
      <w:r w:rsidRPr="00BC5B81">
        <w:t xml:space="preserve"> of 3</w:t>
      </w:r>
      <w:r w:rsidR="00142CBA">
        <w:t>5</w:t>
      </w:r>
      <w:r w:rsidRPr="00BC5B81">
        <w:t xml:space="preserve"> District Registrar Offices, spread across the state.</w:t>
      </w:r>
    </w:p>
    <w:p w14:paraId="1EBBC4BE" w14:textId="5CA782D1" w:rsidR="00D313A4" w:rsidRDefault="00BC5B81" w:rsidP="00AF624E">
      <w:pPr>
        <w:spacing w:after="0"/>
        <w:ind w:left="426"/>
        <w:jc w:val="both"/>
      </w:pPr>
      <w:r>
        <w:t>The department has computeri</w:t>
      </w:r>
      <w:r w:rsidR="009C2AC2">
        <w:t>z</w:t>
      </w:r>
      <w:r>
        <w:t xml:space="preserve">ed the delivery of these services through the development of Kaveri </w:t>
      </w:r>
      <w:r w:rsidR="00901CEE">
        <w:t xml:space="preserve">software. </w:t>
      </w:r>
      <w:r w:rsidRPr="00BC5B81">
        <w:t xml:space="preserve">KAVERI Online service is a </w:t>
      </w:r>
      <w:r w:rsidR="00EA5F18">
        <w:t>web-based</w:t>
      </w:r>
      <w:r w:rsidRPr="00BC5B81">
        <w:t xml:space="preserve"> application of </w:t>
      </w:r>
      <w:r w:rsidR="00EA5F18">
        <w:t xml:space="preserve">the department </w:t>
      </w:r>
      <w:r w:rsidR="0097674A">
        <w:t>that</w:t>
      </w:r>
      <w:r w:rsidRPr="00BC5B81">
        <w:t xml:space="preserve"> provides </w:t>
      </w:r>
      <w:r w:rsidR="00EA5F18">
        <w:t xml:space="preserve">an </w:t>
      </w:r>
      <w:r w:rsidRPr="00BC5B81">
        <w:t xml:space="preserve">interface to the </w:t>
      </w:r>
      <w:r w:rsidR="008800BE">
        <w:t>Applicant</w:t>
      </w:r>
      <w:r w:rsidR="00EA5F18">
        <w:t>s</w:t>
      </w:r>
      <w:r w:rsidRPr="00BC5B81">
        <w:t xml:space="preserve"> required for </w:t>
      </w:r>
      <w:r w:rsidR="00EA5F18">
        <w:t xml:space="preserve">documents, </w:t>
      </w:r>
      <w:r w:rsidRPr="00BC5B81">
        <w:t>marriage</w:t>
      </w:r>
      <w:r w:rsidR="0097674A">
        <w:t>,</w:t>
      </w:r>
      <w:r w:rsidRPr="00BC5B81">
        <w:t xml:space="preserve"> </w:t>
      </w:r>
      <w:r w:rsidR="00EA5F18">
        <w:t xml:space="preserve">and firm </w:t>
      </w:r>
      <w:r w:rsidRPr="00BC5B81">
        <w:t xml:space="preserve">registration. It enables </w:t>
      </w:r>
      <w:r w:rsidR="008800BE">
        <w:t>Applicant</w:t>
      </w:r>
      <w:r w:rsidRPr="00BC5B81">
        <w:t>s to know the details of stamp duty, property guidelines value, data entry for document registration and marriage registration</w:t>
      </w:r>
      <w:r w:rsidR="0097674A">
        <w:t>,</w:t>
      </w:r>
      <w:r w:rsidRPr="00BC5B81">
        <w:t xml:space="preserve"> etc.</w:t>
      </w:r>
      <w:r w:rsidR="00901CEE">
        <w:t xml:space="preserve"> The list of modules </w:t>
      </w:r>
      <w:r w:rsidR="00206D43">
        <w:t xml:space="preserve">of </w:t>
      </w:r>
      <w:r w:rsidR="00901CEE">
        <w:t xml:space="preserve">Kaveri 2.0 </w:t>
      </w:r>
      <w:r w:rsidR="00EA5F18">
        <w:t>is</w:t>
      </w:r>
      <w:r w:rsidR="00901CEE">
        <w:t xml:space="preserve"> available in </w:t>
      </w:r>
      <w:r w:rsidR="00EA5F18">
        <w:t>Annexure 1</w:t>
      </w:r>
      <w:r w:rsidR="00901CEE">
        <w:t xml:space="preserve">. </w:t>
      </w:r>
    </w:p>
    <w:p w14:paraId="0821F062" w14:textId="77777777" w:rsidR="00A82C4A" w:rsidRDefault="00A82C4A" w:rsidP="00D0223B">
      <w:pPr>
        <w:spacing w:after="0"/>
      </w:pPr>
    </w:p>
    <w:p w14:paraId="247775B5" w14:textId="77777777" w:rsidR="00D313A4" w:rsidRPr="00EC0C21" w:rsidRDefault="00CB1BF0" w:rsidP="00D0223B">
      <w:pPr>
        <w:pStyle w:val="Heading1"/>
      </w:pPr>
      <w:bookmarkStart w:id="4" w:name="_Toc196743977"/>
      <w:r w:rsidRPr="00EC0C21">
        <w:t>D</w:t>
      </w:r>
      <w:r w:rsidR="00D01A83" w:rsidRPr="00EC0C21">
        <w:t xml:space="preserve">ocument </w:t>
      </w:r>
      <w:r w:rsidRPr="00EC0C21">
        <w:t>scope</w:t>
      </w:r>
      <w:bookmarkEnd w:id="4"/>
    </w:p>
    <w:p w14:paraId="755A1E02" w14:textId="49A192BB" w:rsidR="0075780A" w:rsidRDefault="3FDEA0C1" w:rsidP="007A4097">
      <w:pPr>
        <w:spacing w:before="240" w:after="0"/>
        <w:ind w:left="426"/>
        <w:jc w:val="both"/>
      </w:pPr>
      <w:r>
        <w:t xml:space="preserve">This document is a Functional Requirement </w:t>
      </w:r>
      <w:r w:rsidR="7632A530">
        <w:t>Specification (</w:t>
      </w:r>
      <w:r>
        <w:t xml:space="preserve">FRS) describing the functional features of the </w:t>
      </w:r>
      <w:r w:rsidR="4206B0FF" w:rsidRPr="10BFAE47">
        <w:rPr>
          <w:b/>
          <w:bCs/>
        </w:rPr>
        <w:t>GIS-based</w:t>
      </w:r>
      <w:r w:rsidR="7504335F" w:rsidRPr="10BFAE47">
        <w:rPr>
          <w:b/>
          <w:bCs/>
        </w:rPr>
        <w:t xml:space="preserve"> market valuation </w:t>
      </w:r>
      <w:r w:rsidR="4B021958">
        <w:t xml:space="preserve">along with associated changes to the document registration flow during application submission. </w:t>
      </w:r>
      <w:r>
        <w:t xml:space="preserve">The document is prepared by the Centre for Smart </w:t>
      </w:r>
      <w:r w:rsidR="7632A530">
        <w:t>Governance (</w:t>
      </w:r>
      <w:r>
        <w:t xml:space="preserve">CSG) and has </w:t>
      </w:r>
      <w:r w:rsidR="2DD0CBA9">
        <w:t xml:space="preserve">been </w:t>
      </w:r>
      <w:r w:rsidR="1C41D4E6">
        <w:t xml:space="preserve">submitted for </w:t>
      </w:r>
      <w:r w:rsidR="34F28F01">
        <w:t>department</w:t>
      </w:r>
      <w:r w:rsidR="1C41D4E6">
        <w:t xml:space="preserve"> approval</w:t>
      </w:r>
      <w:r w:rsidR="34F28F01">
        <w:t xml:space="preserve">. </w:t>
      </w:r>
      <w:r>
        <w:t xml:space="preserve">The intended audience of the document is the departmental approving authority and the development team. The document was prepared </w:t>
      </w:r>
      <w:r w:rsidR="4B021958">
        <w:t>based on consultation with the Department of Stamps and Registrations and KSRSAC on 5</w:t>
      </w:r>
      <w:r w:rsidR="4B021958" w:rsidRPr="10BFAE47">
        <w:rPr>
          <w:vertAlign w:val="superscript"/>
        </w:rPr>
        <w:t>th</w:t>
      </w:r>
      <w:r w:rsidR="4B021958">
        <w:t xml:space="preserve"> November 2024, along with the note shared by the department (Annexure-1). </w:t>
      </w:r>
      <w:r w:rsidR="79BDCF21">
        <w:t xml:space="preserve">Based on the subsequent discussions, the FRS has been revised to incorporate the fundamental change in valuation policy from manual road-based approach to an automated base rate approach. Further, </w:t>
      </w:r>
      <w:r w:rsidR="2A5578F0">
        <w:t xml:space="preserve">while the development of the feature was still in progress, a demo was provided to the department on </w:t>
      </w:r>
      <w:r w:rsidR="13C19780">
        <w:t>19</w:t>
      </w:r>
      <w:r w:rsidR="13C19780" w:rsidRPr="10BFAE47">
        <w:rPr>
          <w:vertAlign w:val="superscript"/>
        </w:rPr>
        <w:t>th</w:t>
      </w:r>
      <w:r w:rsidR="2A5578F0">
        <w:t xml:space="preserve"> </w:t>
      </w:r>
      <w:r w:rsidR="13C19780">
        <w:t xml:space="preserve">March 25 </w:t>
      </w:r>
      <w:r w:rsidR="2A5578F0">
        <w:t xml:space="preserve">at the meeting chaired by </w:t>
      </w:r>
      <w:r w:rsidR="18C2EB5C">
        <w:t xml:space="preserve">IGR, the feedback provided has been incorporated in the revised FRS. </w:t>
      </w:r>
    </w:p>
    <w:p w14:paraId="51BD83E1" w14:textId="77777777" w:rsidR="004F712E" w:rsidRDefault="004F712E" w:rsidP="004F712E">
      <w:pPr>
        <w:spacing w:after="0"/>
        <w:ind w:left="426"/>
        <w:jc w:val="both"/>
      </w:pPr>
    </w:p>
    <w:p w14:paraId="5220E231" w14:textId="0C909236" w:rsidR="00B200D0" w:rsidRDefault="004F712E" w:rsidP="00B200D0">
      <w:pPr>
        <w:spacing w:after="0"/>
        <w:ind w:left="426"/>
        <w:jc w:val="both"/>
      </w:pPr>
      <w:r>
        <w:t>The document</w:t>
      </w:r>
      <w:r w:rsidR="00B200D0">
        <w:t xml:space="preserve"> describes the high-level integration protocol between the Kaveri development team and the KSRSAC team and the details of other related changes involved in the Kaveri software. However, its scope excludes the algorithms to be adopted by the KSRSAC team. Further, since it is piloted for agricultural properties, the determination of market valuation for non-agricultural properties remains unchanged. </w:t>
      </w:r>
    </w:p>
    <w:p w14:paraId="748D8478" w14:textId="50144355" w:rsidR="005131A7" w:rsidRDefault="005131A7">
      <w:r>
        <w:br w:type="page"/>
      </w:r>
    </w:p>
    <w:p w14:paraId="5D7B3CF7" w14:textId="77BF3997" w:rsidR="004F712E" w:rsidRDefault="005C3DFC" w:rsidP="00242E81">
      <w:pPr>
        <w:pStyle w:val="Heading1"/>
      </w:pPr>
      <w:bookmarkStart w:id="5" w:name="_Toc194414885"/>
      <w:bookmarkStart w:id="6" w:name="_Toc196743978"/>
      <w:r w:rsidRPr="00165427">
        <w:lastRenderedPageBreak/>
        <w:t>Description of the functional requirement</w:t>
      </w:r>
      <w:bookmarkEnd w:id="5"/>
      <w:bookmarkEnd w:id="6"/>
    </w:p>
    <w:p w14:paraId="30A0841A" w14:textId="417CB0FF" w:rsidR="004F712E" w:rsidRDefault="004F712E" w:rsidP="00242E81">
      <w:pPr>
        <w:spacing w:before="240" w:after="0"/>
        <w:ind w:left="426"/>
        <w:jc w:val="both"/>
      </w:pPr>
      <w:r>
        <w:t xml:space="preserve">Currently, </w:t>
      </w:r>
      <w:r w:rsidR="00C31EE4">
        <w:t>stamp duty calculations are based on the “proper market value” of a property as determined by the Central Valuation Committee (CVC). However, rate fixing is prone to significant discretion and might potentially lead to a </w:t>
      </w:r>
      <w:r>
        <w:t>loss of revenue to the state ex</w:t>
      </w:r>
      <w:r w:rsidR="00C31EE4">
        <w:t xml:space="preserve">chequer. The feature seeks to reduce users' discretion and maximise revenue realisation by automating market value determination to the extent feasible. </w:t>
      </w:r>
      <w:r w:rsidR="00467A8C">
        <w:t xml:space="preserve">Further, the feature must visualise the property details on a map to make it intuitive for the users. </w:t>
      </w:r>
    </w:p>
    <w:p w14:paraId="7892BAC3" w14:textId="77777777" w:rsidR="00C31EE4" w:rsidRDefault="00C31EE4" w:rsidP="00DC459C">
      <w:pPr>
        <w:spacing w:after="0"/>
        <w:ind w:left="426"/>
        <w:jc w:val="both"/>
      </w:pPr>
    </w:p>
    <w:p w14:paraId="002589A2" w14:textId="5F727C46" w:rsidR="005E1864" w:rsidRDefault="005E1864" w:rsidP="00DC459C">
      <w:pPr>
        <w:spacing w:after="0"/>
        <w:ind w:left="426"/>
        <w:jc w:val="both"/>
      </w:pPr>
      <w:r>
        <w:t xml:space="preserve">Thus, there are two key changes to the workflow </w:t>
      </w:r>
    </w:p>
    <w:p w14:paraId="63FB14DA" w14:textId="37336172" w:rsidR="005E1864" w:rsidRDefault="005E1864" w:rsidP="00B535F4">
      <w:pPr>
        <w:pStyle w:val="ListParagraph"/>
        <w:numPr>
          <w:ilvl w:val="0"/>
          <w:numId w:val="7"/>
        </w:numPr>
        <w:spacing w:after="0"/>
        <w:jc w:val="both"/>
      </w:pPr>
      <w:r>
        <w:t>Market valuation determination</w:t>
      </w:r>
      <w:r w:rsidR="00E05D9C">
        <w:t>.</w:t>
      </w:r>
      <w:r>
        <w:t xml:space="preserve"> </w:t>
      </w:r>
    </w:p>
    <w:p w14:paraId="501B81CA" w14:textId="26523CEE" w:rsidR="005E1864" w:rsidRDefault="005E1864" w:rsidP="00B535F4">
      <w:pPr>
        <w:pStyle w:val="ListParagraph"/>
        <w:numPr>
          <w:ilvl w:val="0"/>
          <w:numId w:val="7"/>
        </w:numPr>
        <w:spacing w:after="0"/>
        <w:jc w:val="both"/>
      </w:pPr>
      <w:r>
        <w:t>Revision of workflow in application submission</w:t>
      </w:r>
      <w:r w:rsidR="00E05D9C">
        <w:t>.</w:t>
      </w:r>
    </w:p>
    <w:p w14:paraId="75FF9B1E" w14:textId="3BE933CB" w:rsidR="005131A7" w:rsidRDefault="005131A7"/>
    <w:p w14:paraId="01FC2F12" w14:textId="00863571" w:rsidR="0022196E" w:rsidRPr="0022196E" w:rsidRDefault="009B3730" w:rsidP="0022196E">
      <w:pPr>
        <w:pStyle w:val="Heading2"/>
      </w:pPr>
      <w:bookmarkStart w:id="7" w:name="_Toc196743979"/>
      <w:r>
        <w:t>AS-IS Process</w:t>
      </w:r>
      <w:bookmarkEnd w:id="7"/>
    </w:p>
    <w:p w14:paraId="40A9AE31" w14:textId="6D7E2628" w:rsidR="00B23B49" w:rsidRPr="00B23B49" w:rsidRDefault="00FE518F" w:rsidP="005B06AA">
      <w:pPr>
        <w:pStyle w:val="Heading3"/>
      </w:pPr>
      <w:bookmarkStart w:id="8" w:name="_Toc196743980"/>
      <w:r>
        <w:t xml:space="preserve">Workflow </w:t>
      </w:r>
      <w:r w:rsidR="001F7765">
        <w:t>- application submission</w:t>
      </w:r>
      <w:bookmarkEnd w:id="8"/>
    </w:p>
    <w:tbl>
      <w:tblPr>
        <w:tblStyle w:val="GridTable4-Accent1"/>
        <w:tblW w:w="9612"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ook w:val="0200" w:firstRow="0" w:lastRow="0" w:firstColumn="0" w:lastColumn="0" w:noHBand="1" w:noVBand="0"/>
      </w:tblPr>
      <w:tblGrid>
        <w:gridCol w:w="1036"/>
        <w:gridCol w:w="1511"/>
        <w:gridCol w:w="1027"/>
        <w:gridCol w:w="1106"/>
        <w:gridCol w:w="1168"/>
        <w:gridCol w:w="1074"/>
        <w:gridCol w:w="1210"/>
        <w:gridCol w:w="1480"/>
      </w:tblGrid>
      <w:tr w:rsidR="007F671E" w:rsidRPr="007F671E" w14:paraId="76F775D3" w14:textId="77777777" w:rsidTr="00744E77">
        <w:trPr>
          <w:trHeight w:val="839"/>
        </w:trPr>
        <w:tc>
          <w:tcPr>
            <w:cnfStyle w:val="000010000000" w:firstRow="0" w:lastRow="0" w:firstColumn="0" w:lastColumn="0" w:oddVBand="1" w:evenVBand="0" w:oddHBand="0" w:evenHBand="0" w:firstRowFirstColumn="0" w:firstRowLastColumn="0" w:lastRowFirstColumn="0" w:lastRowLastColumn="0"/>
            <w:tcW w:w="1036" w:type="dxa"/>
            <w:noWrap/>
            <w:hideMark/>
          </w:tcPr>
          <w:p w14:paraId="060E5981" w14:textId="77777777" w:rsidR="007F671E" w:rsidRPr="007F671E" w:rsidRDefault="007F671E" w:rsidP="0045271F">
            <w:pPr>
              <w:rPr>
                <w:rFonts w:eastAsia="Times New Roman" w:cstheme="minorHAnsi"/>
                <w:color w:val="000000"/>
                <w:lang w:eastAsia="en-IN"/>
              </w:rPr>
            </w:pPr>
            <w:r w:rsidRPr="007F671E">
              <w:rPr>
                <w:rFonts w:eastAsia="Times New Roman" w:cstheme="minorHAnsi"/>
                <w:color w:val="000000"/>
                <w:lang w:eastAsia="en-IN"/>
              </w:rPr>
              <w:t>Article Selection</w:t>
            </w:r>
          </w:p>
        </w:tc>
        <w:tc>
          <w:tcPr>
            <w:tcW w:w="1511" w:type="dxa"/>
            <w:tcBorders>
              <w:top w:val="single" w:sz="4" w:space="0" w:color="auto"/>
              <w:bottom w:val="single" w:sz="4" w:space="0" w:color="auto"/>
            </w:tcBorders>
            <w:noWrap/>
            <w:hideMark/>
          </w:tcPr>
          <w:p w14:paraId="6F8C5937"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Property Search</w:t>
            </w:r>
          </w:p>
        </w:tc>
        <w:tc>
          <w:tcPr>
            <w:cnfStyle w:val="000010000000" w:firstRow="0" w:lastRow="0" w:firstColumn="0" w:lastColumn="0" w:oddVBand="1" w:evenVBand="0" w:oddHBand="0" w:evenHBand="0" w:firstRowFirstColumn="0" w:firstRowLastColumn="0" w:lastRowFirstColumn="0" w:lastRowLastColumn="0"/>
            <w:tcW w:w="1027" w:type="dxa"/>
            <w:noWrap/>
            <w:hideMark/>
          </w:tcPr>
          <w:p w14:paraId="76478B63" w14:textId="77777777" w:rsidR="007F671E" w:rsidRPr="007F671E" w:rsidRDefault="007F671E" w:rsidP="0045271F">
            <w:pPr>
              <w:rPr>
                <w:rFonts w:eastAsia="Times New Roman" w:cstheme="minorHAnsi"/>
                <w:color w:val="000000"/>
                <w:lang w:eastAsia="en-IN"/>
              </w:rPr>
            </w:pPr>
            <w:r w:rsidRPr="007F671E">
              <w:rPr>
                <w:rFonts w:eastAsia="Times New Roman" w:cstheme="minorHAnsi"/>
                <w:color w:val="000000"/>
                <w:lang w:eastAsia="en-IN"/>
              </w:rPr>
              <w:t>Property Schedule</w:t>
            </w:r>
          </w:p>
        </w:tc>
        <w:tc>
          <w:tcPr>
            <w:tcW w:w="1106" w:type="dxa"/>
            <w:noWrap/>
            <w:hideMark/>
          </w:tcPr>
          <w:p w14:paraId="31BB5146"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Executant details</w:t>
            </w:r>
          </w:p>
        </w:tc>
        <w:tc>
          <w:tcPr>
            <w:cnfStyle w:val="000010000000" w:firstRow="0" w:lastRow="0" w:firstColumn="0" w:lastColumn="0" w:oddVBand="1" w:evenVBand="0" w:oddHBand="0" w:evenHBand="0" w:firstRowFirstColumn="0" w:firstRowLastColumn="0" w:lastRowFirstColumn="0" w:lastRowLastColumn="0"/>
            <w:tcW w:w="1168" w:type="dxa"/>
            <w:noWrap/>
            <w:hideMark/>
          </w:tcPr>
          <w:p w14:paraId="7A29AB17" w14:textId="77777777" w:rsidR="007F671E" w:rsidRPr="007F671E" w:rsidRDefault="007F671E" w:rsidP="0045271F">
            <w:pPr>
              <w:rPr>
                <w:rFonts w:eastAsia="Times New Roman" w:cstheme="minorHAnsi"/>
                <w:color w:val="000000"/>
                <w:lang w:eastAsia="en-IN"/>
              </w:rPr>
            </w:pPr>
            <w:r w:rsidRPr="007F671E">
              <w:rPr>
                <w:rFonts w:eastAsia="Times New Roman" w:cstheme="minorHAnsi"/>
                <w:color w:val="000000"/>
                <w:lang w:eastAsia="en-IN"/>
              </w:rPr>
              <w:t>Party Allocation</w:t>
            </w:r>
          </w:p>
        </w:tc>
        <w:tc>
          <w:tcPr>
            <w:tcW w:w="1074" w:type="dxa"/>
            <w:hideMark/>
          </w:tcPr>
          <w:p w14:paraId="2B958831"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Market Valuation</w:t>
            </w:r>
          </w:p>
        </w:tc>
        <w:tc>
          <w:tcPr>
            <w:cnfStyle w:val="000010000000" w:firstRow="0" w:lastRow="0" w:firstColumn="0" w:lastColumn="0" w:oddVBand="1" w:evenVBand="0" w:oddHBand="0" w:evenHBand="0" w:firstRowFirstColumn="0" w:firstRowLastColumn="0" w:lastRowFirstColumn="0" w:lastRowLastColumn="0"/>
            <w:tcW w:w="1210" w:type="dxa"/>
            <w:hideMark/>
          </w:tcPr>
          <w:p w14:paraId="22969CF0" w14:textId="77777777" w:rsidR="007F671E" w:rsidRPr="007F671E" w:rsidRDefault="007F671E" w:rsidP="0045271F">
            <w:pPr>
              <w:rPr>
                <w:rFonts w:eastAsia="Times New Roman" w:cstheme="minorHAnsi"/>
                <w:color w:val="000000"/>
                <w:lang w:eastAsia="en-IN"/>
              </w:rPr>
            </w:pPr>
            <w:r w:rsidRPr="007F671E">
              <w:rPr>
                <w:rFonts w:eastAsia="Times New Roman" w:cstheme="minorHAnsi"/>
                <w:color w:val="000000"/>
                <w:lang w:eastAsia="en-IN"/>
              </w:rPr>
              <w:t>Fee Calculation</w:t>
            </w:r>
          </w:p>
        </w:tc>
        <w:tc>
          <w:tcPr>
            <w:tcW w:w="1480" w:type="dxa"/>
            <w:hideMark/>
          </w:tcPr>
          <w:p w14:paraId="070F7490"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SRO selection and submission</w:t>
            </w:r>
          </w:p>
        </w:tc>
      </w:tr>
      <w:tr w:rsidR="007F671E" w:rsidRPr="007F671E" w14:paraId="7C964B31" w14:textId="77777777" w:rsidTr="00744E77">
        <w:trPr>
          <w:trHeight w:val="372"/>
        </w:trPr>
        <w:tc>
          <w:tcPr>
            <w:cnfStyle w:val="000010000000" w:firstRow="0" w:lastRow="0" w:firstColumn="0" w:lastColumn="0" w:oddVBand="1" w:evenVBand="0" w:oddHBand="0" w:evenHBand="0" w:firstRowFirstColumn="0" w:firstRowLastColumn="0" w:lastRowFirstColumn="0" w:lastRowLastColumn="0"/>
            <w:tcW w:w="1036" w:type="dxa"/>
            <w:noWrap/>
            <w:hideMark/>
          </w:tcPr>
          <w:p w14:paraId="0E7024BA" w14:textId="77777777" w:rsidR="007F671E" w:rsidRPr="007F671E" w:rsidRDefault="007F671E" w:rsidP="0045271F">
            <w:pPr>
              <w:rPr>
                <w:rFonts w:eastAsia="Times New Roman" w:cstheme="minorHAnsi"/>
                <w:color w:val="000000"/>
                <w:lang w:eastAsia="en-IN"/>
              </w:rPr>
            </w:pPr>
          </w:p>
        </w:tc>
        <w:tc>
          <w:tcPr>
            <w:tcW w:w="1511" w:type="dxa"/>
            <w:tcBorders>
              <w:top w:val="single" w:sz="4" w:space="0" w:color="auto"/>
              <w:bottom w:val="single" w:sz="4" w:space="0" w:color="auto"/>
            </w:tcBorders>
            <w:noWrap/>
            <w:hideMark/>
          </w:tcPr>
          <w:p w14:paraId="7F3DBDD2"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Validations (PTCL/GR/GL)</w:t>
            </w:r>
          </w:p>
        </w:tc>
        <w:tc>
          <w:tcPr>
            <w:cnfStyle w:val="000010000000" w:firstRow="0" w:lastRow="0" w:firstColumn="0" w:lastColumn="0" w:oddVBand="1" w:evenVBand="0" w:oddHBand="0" w:evenHBand="0" w:firstRowFirstColumn="0" w:firstRowLastColumn="0" w:lastRowFirstColumn="0" w:lastRowLastColumn="0"/>
            <w:tcW w:w="1027" w:type="dxa"/>
            <w:noWrap/>
            <w:hideMark/>
          </w:tcPr>
          <w:p w14:paraId="7EA821B6" w14:textId="77777777" w:rsidR="007F671E" w:rsidRPr="007F671E" w:rsidRDefault="007F671E" w:rsidP="0045271F">
            <w:pPr>
              <w:rPr>
                <w:rFonts w:eastAsia="Times New Roman" w:cstheme="minorHAnsi"/>
                <w:color w:val="000000"/>
                <w:lang w:eastAsia="en-IN"/>
              </w:rPr>
            </w:pPr>
          </w:p>
        </w:tc>
        <w:tc>
          <w:tcPr>
            <w:tcW w:w="1106" w:type="dxa"/>
            <w:noWrap/>
            <w:hideMark/>
          </w:tcPr>
          <w:p w14:paraId="13225036"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168" w:type="dxa"/>
            <w:noWrap/>
            <w:hideMark/>
          </w:tcPr>
          <w:p w14:paraId="266BDC4B" w14:textId="77777777" w:rsidR="007F671E" w:rsidRPr="007F671E" w:rsidRDefault="007F671E" w:rsidP="0045271F">
            <w:pPr>
              <w:rPr>
                <w:rFonts w:eastAsia="Times New Roman" w:cstheme="minorHAnsi"/>
                <w:sz w:val="20"/>
                <w:szCs w:val="20"/>
                <w:lang w:eastAsia="en-IN"/>
              </w:rPr>
            </w:pPr>
          </w:p>
        </w:tc>
        <w:tc>
          <w:tcPr>
            <w:tcW w:w="1074" w:type="dxa"/>
            <w:hideMark/>
          </w:tcPr>
          <w:p w14:paraId="12EEF753"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210" w:type="dxa"/>
            <w:noWrap/>
            <w:hideMark/>
          </w:tcPr>
          <w:p w14:paraId="7492E8F7" w14:textId="77777777" w:rsidR="007F671E" w:rsidRPr="007F671E" w:rsidRDefault="007F671E" w:rsidP="0045271F">
            <w:pPr>
              <w:rPr>
                <w:rFonts w:eastAsia="Times New Roman" w:cstheme="minorHAnsi"/>
                <w:sz w:val="20"/>
                <w:szCs w:val="20"/>
                <w:lang w:eastAsia="en-IN"/>
              </w:rPr>
            </w:pPr>
          </w:p>
        </w:tc>
        <w:tc>
          <w:tcPr>
            <w:tcW w:w="1480" w:type="dxa"/>
            <w:noWrap/>
            <w:hideMark/>
          </w:tcPr>
          <w:p w14:paraId="43004650"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en-IN"/>
              </w:rPr>
            </w:pPr>
          </w:p>
        </w:tc>
      </w:tr>
      <w:tr w:rsidR="007F671E" w:rsidRPr="007F671E" w14:paraId="28D29340" w14:textId="77777777" w:rsidTr="00744E77">
        <w:trPr>
          <w:trHeight w:val="372"/>
        </w:trPr>
        <w:tc>
          <w:tcPr>
            <w:cnfStyle w:val="000010000000" w:firstRow="0" w:lastRow="0" w:firstColumn="0" w:lastColumn="0" w:oddVBand="1" w:evenVBand="0" w:oddHBand="0" w:evenHBand="0" w:firstRowFirstColumn="0" w:firstRowLastColumn="0" w:lastRowFirstColumn="0" w:lastRowLastColumn="0"/>
            <w:tcW w:w="1036" w:type="dxa"/>
            <w:noWrap/>
            <w:hideMark/>
          </w:tcPr>
          <w:p w14:paraId="2CCF98BA" w14:textId="77777777" w:rsidR="007F671E" w:rsidRPr="007F671E" w:rsidRDefault="007F671E" w:rsidP="0045271F">
            <w:pPr>
              <w:rPr>
                <w:rFonts w:eastAsia="Times New Roman" w:cstheme="minorHAnsi"/>
                <w:sz w:val="20"/>
                <w:szCs w:val="20"/>
                <w:lang w:eastAsia="en-IN"/>
              </w:rPr>
            </w:pPr>
          </w:p>
        </w:tc>
        <w:tc>
          <w:tcPr>
            <w:tcW w:w="1511" w:type="dxa"/>
            <w:tcBorders>
              <w:top w:val="single" w:sz="4" w:space="0" w:color="auto"/>
              <w:bottom w:val="single" w:sz="4" w:space="0" w:color="auto"/>
            </w:tcBorders>
            <w:noWrap/>
            <w:hideMark/>
          </w:tcPr>
          <w:p w14:paraId="3322F036"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Owner Selection</w:t>
            </w:r>
          </w:p>
        </w:tc>
        <w:tc>
          <w:tcPr>
            <w:cnfStyle w:val="000010000000" w:firstRow="0" w:lastRow="0" w:firstColumn="0" w:lastColumn="0" w:oddVBand="1" w:evenVBand="0" w:oddHBand="0" w:evenHBand="0" w:firstRowFirstColumn="0" w:firstRowLastColumn="0" w:lastRowFirstColumn="0" w:lastRowLastColumn="0"/>
            <w:tcW w:w="1027" w:type="dxa"/>
            <w:noWrap/>
            <w:hideMark/>
          </w:tcPr>
          <w:p w14:paraId="5E661CE2" w14:textId="77777777" w:rsidR="007F671E" w:rsidRPr="007F671E" w:rsidRDefault="007F671E" w:rsidP="0045271F">
            <w:pPr>
              <w:rPr>
                <w:rFonts w:eastAsia="Times New Roman" w:cstheme="minorHAnsi"/>
                <w:color w:val="000000"/>
                <w:lang w:eastAsia="en-IN"/>
              </w:rPr>
            </w:pPr>
          </w:p>
        </w:tc>
        <w:tc>
          <w:tcPr>
            <w:tcW w:w="1106" w:type="dxa"/>
            <w:noWrap/>
            <w:hideMark/>
          </w:tcPr>
          <w:p w14:paraId="0E6EFF11"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168" w:type="dxa"/>
            <w:noWrap/>
            <w:hideMark/>
          </w:tcPr>
          <w:p w14:paraId="533BF768" w14:textId="77777777" w:rsidR="007F671E" w:rsidRPr="007F671E" w:rsidRDefault="007F671E" w:rsidP="0045271F">
            <w:pPr>
              <w:rPr>
                <w:rFonts w:eastAsia="Times New Roman" w:cstheme="minorHAnsi"/>
                <w:sz w:val="20"/>
                <w:szCs w:val="20"/>
                <w:lang w:eastAsia="en-IN"/>
              </w:rPr>
            </w:pPr>
          </w:p>
        </w:tc>
        <w:tc>
          <w:tcPr>
            <w:tcW w:w="1074" w:type="dxa"/>
            <w:hideMark/>
          </w:tcPr>
          <w:p w14:paraId="3E8F2E84"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210" w:type="dxa"/>
            <w:noWrap/>
            <w:hideMark/>
          </w:tcPr>
          <w:p w14:paraId="15F860B6" w14:textId="77777777" w:rsidR="007F671E" w:rsidRPr="007F671E" w:rsidRDefault="007F671E" w:rsidP="0045271F">
            <w:pPr>
              <w:rPr>
                <w:rFonts w:eastAsia="Times New Roman" w:cstheme="minorHAnsi"/>
                <w:sz w:val="20"/>
                <w:szCs w:val="20"/>
                <w:lang w:eastAsia="en-IN"/>
              </w:rPr>
            </w:pPr>
          </w:p>
        </w:tc>
        <w:tc>
          <w:tcPr>
            <w:tcW w:w="1480" w:type="dxa"/>
            <w:noWrap/>
            <w:hideMark/>
          </w:tcPr>
          <w:p w14:paraId="74A2E906"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en-IN"/>
              </w:rPr>
            </w:pPr>
          </w:p>
        </w:tc>
      </w:tr>
      <w:tr w:rsidR="007F671E" w:rsidRPr="007F671E" w14:paraId="7C928BB8" w14:textId="77777777" w:rsidTr="00744E77">
        <w:trPr>
          <w:trHeight w:val="372"/>
        </w:trPr>
        <w:tc>
          <w:tcPr>
            <w:cnfStyle w:val="000010000000" w:firstRow="0" w:lastRow="0" w:firstColumn="0" w:lastColumn="0" w:oddVBand="1" w:evenVBand="0" w:oddHBand="0" w:evenHBand="0" w:firstRowFirstColumn="0" w:firstRowLastColumn="0" w:lastRowFirstColumn="0" w:lastRowLastColumn="0"/>
            <w:tcW w:w="1036" w:type="dxa"/>
            <w:noWrap/>
            <w:hideMark/>
          </w:tcPr>
          <w:p w14:paraId="3167D2B2" w14:textId="77777777" w:rsidR="007F671E" w:rsidRPr="007F671E" w:rsidRDefault="007F671E" w:rsidP="0045271F">
            <w:pPr>
              <w:rPr>
                <w:rFonts w:eastAsia="Times New Roman" w:cstheme="minorHAnsi"/>
                <w:sz w:val="20"/>
                <w:szCs w:val="20"/>
                <w:lang w:eastAsia="en-IN"/>
              </w:rPr>
            </w:pPr>
          </w:p>
        </w:tc>
        <w:tc>
          <w:tcPr>
            <w:tcW w:w="1511" w:type="dxa"/>
            <w:tcBorders>
              <w:top w:val="single" w:sz="4" w:space="0" w:color="auto"/>
              <w:bottom w:val="single" w:sz="4" w:space="0" w:color="auto"/>
            </w:tcBorders>
            <w:noWrap/>
            <w:hideMark/>
          </w:tcPr>
          <w:p w14:paraId="770AC556"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Extent Selection</w:t>
            </w:r>
          </w:p>
        </w:tc>
        <w:tc>
          <w:tcPr>
            <w:cnfStyle w:val="000010000000" w:firstRow="0" w:lastRow="0" w:firstColumn="0" w:lastColumn="0" w:oddVBand="1" w:evenVBand="0" w:oddHBand="0" w:evenHBand="0" w:firstRowFirstColumn="0" w:firstRowLastColumn="0" w:lastRowFirstColumn="0" w:lastRowLastColumn="0"/>
            <w:tcW w:w="1027" w:type="dxa"/>
            <w:noWrap/>
            <w:hideMark/>
          </w:tcPr>
          <w:p w14:paraId="734169CD" w14:textId="77777777" w:rsidR="007F671E" w:rsidRPr="007F671E" w:rsidRDefault="007F671E" w:rsidP="0045271F">
            <w:pPr>
              <w:rPr>
                <w:rFonts w:eastAsia="Times New Roman" w:cstheme="minorHAnsi"/>
                <w:color w:val="000000"/>
                <w:lang w:eastAsia="en-IN"/>
              </w:rPr>
            </w:pPr>
          </w:p>
        </w:tc>
        <w:tc>
          <w:tcPr>
            <w:tcW w:w="1106" w:type="dxa"/>
            <w:noWrap/>
            <w:hideMark/>
          </w:tcPr>
          <w:p w14:paraId="2F84DD87"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168" w:type="dxa"/>
            <w:noWrap/>
            <w:hideMark/>
          </w:tcPr>
          <w:p w14:paraId="173347DB" w14:textId="77777777" w:rsidR="007F671E" w:rsidRPr="007F671E" w:rsidRDefault="007F671E" w:rsidP="0045271F">
            <w:pPr>
              <w:rPr>
                <w:rFonts w:eastAsia="Times New Roman" w:cstheme="minorHAnsi"/>
                <w:sz w:val="20"/>
                <w:szCs w:val="20"/>
                <w:lang w:eastAsia="en-IN"/>
              </w:rPr>
            </w:pPr>
          </w:p>
        </w:tc>
        <w:tc>
          <w:tcPr>
            <w:tcW w:w="1074" w:type="dxa"/>
            <w:hideMark/>
          </w:tcPr>
          <w:p w14:paraId="25585ECC"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210" w:type="dxa"/>
            <w:noWrap/>
            <w:hideMark/>
          </w:tcPr>
          <w:p w14:paraId="4A398177" w14:textId="77777777" w:rsidR="007F671E" w:rsidRPr="007F671E" w:rsidRDefault="007F671E" w:rsidP="0045271F">
            <w:pPr>
              <w:rPr>
                <w:rFonts w:eastAsia="Times New Roman" w:cstheme="minorHAnsi"/>
                <w:sz w:val="20"/>
                <w:szCs w:val="20"/>
                <w:lang w:eastAsia="en-IN"/>
              </w:rPr>
            </w:pPr>
          </w:p>
        </w:tc>
        <w:tc>
          <w:tcPr>
            <w:tcW w:w="1480" w:type="dxa"/>
            <w:noWrap/>
            <w:hideMark/>
          </w:tcPr>
          <w:p w14:paraId="1B288567" w14:textId="77777777" w:rsidR="007F671E" w:rsidRPr="007F671E" w:rsidRDefault="007F671E" w:rsidP="0045271F">
            <w:pP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lang w:eastAsia="en-IN"/>
              </w:rPr>
            </w:pPr>
          </w:p>
        </w:tc>
      </w:tr>
    </w:tbl>
    <w:p w14:paraId="1D05E426" w14:textId="77777777" w:rsidR="007F671E" w:rsidRPr="007F671E" w:rsidRDefault="007F671E" w:rsidP="007F671E"/>
    <w:p w14:paraId="59979901" w14:textId="27D59641" w:rsidR="00467A8C" w:rsidRDefault="00895D22" w:rsidP="00C5554A">
      <w:pPr>
        <w:spacing w:before="240"/>
        <w:ind w:left="360"/>
      </w:pPr>
      <w:r>
        <w:t>As per the existing workflow, the application submission involves the following sequence of activities</w:t>
      </w:r>
    </w:p>
    <w:p w14:paraId="1493F595" w14:textId="61C7A1E5" w:rsidR="00895D22" w:rsidRPr="00401353" w:rsidRDefault="00401353" w:rsidP="00B535F4">
      <w:pPr>
        <w:pStyle w:val="ListParagraph"/>
        <w:numPr>
          <w:ilvl w:val="0"/>
          <w:numId w:val="11"/>
        </w:numPr>
      </w:pPr>
      <w:r w:rsidRPr="00401353">
        <w:t xml:space="preserve">Article selection: </w:t>
      </w:r>
      <w:r w:rsidR="00895D22" w:rsidRPr="00401353">
        <w:t>Selection of article and sub-article</w:t>
      </w:r>
      <w:r w:rsidR="00687726">
        <w:t>.</w:t>
      </w:r>
    </w:p>
    <w:p w14:paraId="11A2FEA0" w14:textId="23D4FF12" w:rsidR="00895D22" w:rsidRDefault="00401353" w:rsidP="00B535F4">
      <w:pPr>
        <w:pStyle w:val="ListParagraph"/>
        <w:numPr>
          <w:ilvl w:val="0"/>
          <w:numId w:val="11"/>
        </w:numPr>
      </w:pPr>
      <w:r w:rsidRPr="00401353">
        <w:rPr>
          <w:b/>
          <w:bCs/>
        </w:rPr>
        <w:t xml:space="preserve">Property selection: </w:t>
      </w:r>
      <w:r w:rsidR="00895D22">
        <w:t xml:space="preserve">Selection of property based on Bhoomi district, taluk, </w:t>
      </w:r>
      <w:proofErr w:type="spellStart"/>
      <w:r w:rsidR="00895D22">
        <w:t>hobli</w:t>
      </w:r>
      <w:proofErr w:type="spellEnd"/>
      <w:r w:rsidR="00895D22">
        <w:t>, village, survey number/</w:t>
      </w:r>
      <w:proofErr w:type="spellStart"/>
      <w:r w:rsidR="00895D22">
        <w:t>surnoc</w:t>
      </w:r>
      <w:proofErr w:type="spellEnd"/>
      <w:r w:rsidR="00895D22">
        <w:t>/</w:t>
      </w:r>
      <w:proofErr w:type="spellStart"/>
      <w:r w:rsidR="00895D22">
        <w:t>hissa</w:t>
      </w:r>
      <w:proofErr w:type="spellEnd"/>
      <w:r w:rsidR="00895D22">
        <w:t xml:space="preserve"> and Kaveri </w:t>
      </w:r>
      <w:proofErr w:type="spellStart"/>
      <w:r w:rsidR="00895D22">
        <w:t>road_name</w:t>
      </w:r>
      <w:proofErr w:type="spellEnd"/>
    </w:p>
    <w:p w14:paraId="060FC50C" w14:textId="31E13B42" w:rsidR="00895D22" w:rsidRPr="00401353" w:rsidRDefault="00401353" w:rsidP="00B535F4">
      <w:pPr>
        <w:pStyle w:val="ListParagraph"/>
        <w:numPr>
          <w:ilvl w:val="0"/>
          <w:numId w:val="11"/>
        </w:numPr>
      </w:pPr>
      <w:r w:rsidRPr="00401353">
        <w:t xml:space="preserve">Schedule </w:t>
      </w:r>
      <w:r w:rsidR="00C05CBD">
        <w:t>Description</w:t>
      </w:r>
      <w:r w:rsidRPr="00401353">
        <w:t xml:space="preserve">: </w:t>
      </w:r>
      <w:r w:rsidR="00895D22" w:rsidRPr="00401353">
        <w:t>Addition of schedule description</w:t>
      </w:r>
    </w:p>
    <w:p w14:paraId="0E99073D" w14:textId="2A9643D6" w:rsidR="00895D22" w:rsidRPr="00401353" w:rsidRDefault="00401353" w:rsidP="00B535F4">
      <w:pPr>
        <w:pStyle w:val="ListParagraph"/>
        <w:numPr>
          <w:ilvl w:val="0"/>
          <w:numId w:val="11"/>
        </w:numPr>
      </w:pPr>
      <w:r w:rsidRPr="00401353">
        <w:t xml:space="preserve">Party Information: </w:t>
      </w:r>
      <w:r w:rsidR="00895D22" w:rsidRPr="00401353">
        <w:t xml:space="preserve">Addition of party information including executant, claimant, address and their proof of identity. </w:t>
      </w:r>
    </w:p>
    <w:p w14:paraId="1D723E44" w14:textId="2E6DC06E" w:rsidR="00895D22" w:rsidRDefault="00401353" w:rsidP="00B535F4">
      <w:pPr>
        <w:pStyle w:val="ListParagraph"/>
        <w:numPr>
          <w:ilvl w:val="0"/>
          <w:numId w:val="11"/>
        </w:numPr>
      </w:pPr>
      <w:r w:rsidRPr="00401353">
        <w:rPr>
          <w:b/>
          <w:bCs/>
        </w:rPr>
        <w:t>Market valuation:</w:t>
      </w:r>
      <w:r>
        <w:t xml:space="preserve"> </w:t>
      </w:r>
      <w:r w:rsidR="00895D22">
        <w:t xml:space="preserve">Determination of market valuation based on user </w:t>
      </w:r>
      <w:r w:rsidR="00EE1475">
        <w:t>selection</w:t>
      </w:r>
      <w:r w:rsidR="00895D22">
        <w:t xml:space="preserve"> of </w:t>
      </w:r>
      <w:proofErr w:type="spellStart"/>
      <w:r w:rsidR="00895D22">
        <w:t>agrilandtype</w:t>
      </w:r>
      <w:proofErr w:type="spellEnd"/>
      <w:r w:rsidR="00895D22">
        <w:t xml:space="preserve"> options and the annexure rules along with the </w:t>
      </w:r>
      <w:proofErr w:type="spellStart"/>
      <w:r w:rsidR="00895D22">
        <w:t>road_name</w:t>
      </w:r>
      <w:proofErr w:type="spellEnd"/>
      <w:r w:rsidR="00895D22">
        <w:t xml:space="preserve"> mentioned in step 2. </w:t>
      </w:r>
    </w:p>
    <w:p w14:paraId="786C7193" w14:textId="465167FB" w:rsidR="00895D22" w:rsidRPr="00401353" w:rsidRDefault="00401353" w:rsidP="00B535F4">
      <w:pPr>
        <w:pStyle w:val="ListParagraph"/>
        <w:numPr>
          <w:ilvl w:val="0"/>
          <w:numId w:val="11"/>
        </w:numPr>
      </w:pPr>
      <w:r w:rsidRPr="00401353">
        <w:t xml:space="preserve">Fee calculation: </w:t>
      </w:r>
      <w:r w:rsidR="00895D22" w:rsidRPr="00401353">
        <w:t xml:space="preserve">Calculation of stamp duty, registration fee and other fee as applicable. </w:t>
      </w:r>
    </w:p>
    <w:p w14:paraId="1F2FA6AA" w14:textId="77777777" w:rsidR="00212293" w:rsidRDefault="00895D22" w:rsidP="00E05D9C">
      <w:pPr>
        <w:keepNext/>
        <w:jc w:val="center"/>
      </w:pPr>
      <w:r>
        <w:rPr>
          <w:noProof/>
        </w:rPr>
        <w:lastRenderedPageBreak/>
        <w:drawing>
          <wp:inline distT="0" distB="0" distL="0" distR="0" wp14:anchorId="326E7122" wp14:editId="13CB281B">
            <wp:extent cx="5677231" cy="2082800"/>
            <wp:effectExtent l="0" t="0" r="0" b="0"/>
            <wp:docPr id="202113501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733BDE3" w14:textId="3C6EE53F" w:rsidR="00895D22" w:rsidRDefault="00212293" w:rsidP="00212293">
      <w:pPr>
        <w:pStyle w:val="Caption"/>
        <w:jc w:val="center"/>
      </w:pPr>
      <w:r>
        <w:t xml:space="preserve">Figure </w:t>
      </w:r>
      <w:r>
        <w:fldChar w:fldCharType="begin"/>
      </w:r>
      <w:r>
        <w:instrText>SEQ Figure \* ARABIC</w:instrText>
      </w:r>
      <w:r>
        <w:fldChar w:fldCharType="separate"/>
      </w:r>
      <w:r w:rsidR="003858B4">
        <w:rPr>
          <w:noProof/>
        </w:rPr>
        <w:t>5</w:t>
      </w:r>
      <w:r>
        <w:fldChar w:fldCharType="end"/>
      </w:r>
      <w:r w:rsidRPr="00190A58">
        <w:t>: As-Is workflow for application submission</w:t>
      </w:r>
    </w:p>
    <w:p w14:paraId="0A469BAF" w14:textId="3F958541" w:rsidR="00212293" w:rsidRDefault="00212293">
      <w:pPr>
        <w:rPr>
          <w:rFonts w:asciiTheme="majorHAnsi" w:eastAsiaTheme="majorEastAsia" w:hAnsiTheme="majorHAnsi" w:cstheme="majorBidi"/>
          <w:color w:val="1F3763" w:themeColor="accent1" w:themeShade="7F"/>
          <w:sz w:val="24"/>
          <w:szCs w:val="24"/>
        </w:rPr>
      </w:pPr>
    </w:p>
    <w:p w14:paraId="72F7E905" w14:textId="2C4045CC" w:rsidR="00C22F69" w:rsidRDefault="00E05D9C" w:rsidP="001F7765">
      <w:pPr>
        <w:pStyle w:val="Heading2"/>
      </w:pPr>
      <w:bookmarkStart w:id="9" w:name="_Toc196743981"/>
      <w:r>
        <w:t>T</w:t>
      </w:r>
      <w:r w:rsidR="00977928">
        <w:t>O</w:t>
      </w:r>
      <w:r>
        <w:t>-B</w:t>
      </w:r>
      <w:r w:rsidR="00977928">
        <w:t>E Process</w:t>
      </w:r>
      <w:bookmarkEnd w:id="9"/>
    </w:p>
    <w:p w14:paraId="38C27588" w14:textId="77777777" w:rsidR="00220B61" w:rsidRPr="00220B61" w:rsidRDefault="00220B61" w:rsidP="00220B61"/>
    <w:p w14:paraId="1906E74B" w14:textId="758F10AE" w:rsidR="00C22F69" w:rsidRPr="00C22F69" w:rsidRDefault="00C22F69" w:rsidP="005B06AA">
      <w:pPr>
        <w:pStyle w:val="Heading3"/>
      </w:pPr>
      <w:bookmarkStart w:id="10" w:name="_Toc196743982"/>
      <w:r>
        <w:t>Market Valuation Determination</w:t>
      </w:r>
      <w:bookmarkEnd w:id="10"/>
    </w:p>
    <w:p w14:paraId="7AC3050C" w14:textId="77777777" w:rsidR="00062235" w:rsidRDefault="00062235" w:rsidP="00062235">
      <w:pPr>
        <w:jc w:val="both"/>
      </w:pPr>
      <w:r>
        <w:t xml:space="preserve">The revised GIS-based property valuation system seeks to determine the property value automatically based on the extraction of features (Figure 4). It involves the following steps: </w:t>
      </w:r>
    </w:p>
    <w:p w14:paraId="26A58583" w14:textId="77777777" w:rsidR="00062235" w:rsidRDefault="00062235" w:rsidP="00B535F4">
      <w:pPr>
        <w:pStyle w:val="ListParagraph"/>
        <w:numPr>
          <w:ilvl w:val="0"/>
          <w:numId w:val="9"/>
        </w:numPr>
      </w:pPr>
      <w:r>
        <w:t>User selection of property based on two options</w:t>
      </w:r>
    </w:p>
    <w:p w14:paraId="36FFB8A6" w14:textId="77777777" w:rsidR="00062235" w:rsidRDefault="00062235" w:rsidP="00B535F4">
      <w:pPr>
        <w:pStyle w:val="ListParagraph"/>
        <w:numPr>
          <w:ilvl w:val="1"/>
          <w:numId w:val="9"/>
        </w:numPr>
      </w:pPr>
      <w:r>
        <w:t xml:space="preserve">Keying in the details like Bhoomi district, taluk, </w:t>
      </w:r>
      <w:proofErr w:type="spellStart"/>
      <w:r>
        <w:t>hobli</w:t>
      </w:r>
      <w:proofErr w:type="spellEnd"/>
      <w:r>
        <w:t>, Index village and Survey number details.</w:t>
      </w:r>
    </w:p>
    <w:p w14:paraId="0B5B8BC7" w14:textId="77777777" w:rsidR="00062235" w:rsidRDefault="00062235" w:rsidP="00B535F4">
      <w:pPr>
        <w:pStyle w:val="ListParagraph"/>
        <w:numPr>
          <w:ilvl w:val="1"/>
          <w:numId w:val="9"/>
        </w:numPr>
      </w:pPr>
      <w:r>
        <w:t>Dropping a pin on the map.</w:t>
      </w:r>
    </w:p>
    <w:p w14:paraId="520E121B" w14:textId="77777777" w:rsidR="00062235" w:rsidRDefault="00062235" w:rsidP="00B535F4">
      <w:pPr>
        <w:pStyle w:val="ListParagraph"/>
        <w:numPr>
          <w:ilvl w:val="0"/>
          <w:numId w:val="9"/>
        </w:numPr>
      </w:pPr>
      <w:r>
        <w:t>Kaveri to share the property information with KSRSAC.</w:t>
      </w:r>
    </w:p>
    <w:p w14:paraId="00D97439" w14:textId="77777777" w:rsidR="00062235" w:rsidRDefault="00062235" w:rsidP="00B535F4">
      <w:pPr>
        <w:pStyle w:val="ListParagraph"/>
        <w:numPr>
          <w:ilvl w:val="0"/>
          <w:numId w:val="9"/>
        </w:numPr>
      </w:pPr>
      <w:r>
        <w:t>KSRSAC to extract features from various available sources.</w:t>
      </w:r>
    </w:p>
    <w:p w14:paraId="314C5D17" w14:textId="77777777" w:rsidR="00062235" w:rsidRDefault="00062235" w:rsidP="00B535F4">
      <w:pPr>
        <w:pStyle w:val="ListParagraph"/>
        <w:numPr>
          <w:ilvl w:val="0"/>
          <w:numId w:val="9"/>
        </w:numPr>
      </w:pPr>
      <w:r>
        <w:t xml:space="preserve">KSRSAC to combine the extracted features and identify the annexure rule codes. </w:t>
      </w:r>
    </w:p>
    <w:p w14:paraId="599BFF8A" w14:textId="77777777" w:rsidR="00062235" w:rsidRDefault="00062235" w:rsidP="00B535F4">
      <w:pPr>
        <w:pStyle w:val="ListParagraph"/>
        <w:numPr>
          <w:ilvl w:val="0"/>
          <w:numId w:val="9"/>
        </w:numPr>
      </w:pPr>
      <w:r>
        <w:t xml:space="preserve">KSRSAC to share the annexure rule codes. </w:t>
      </w:r>
    </w:p>
    <w:p w14:paraId="50A741B6" w14:textId="77777777" w:rsidR="00062235" w:rsidRDefault="00062235" w:rsidP="00B535F4">
      <w:pPr>
        <w:pStyle w:val="ListParagraph"/>
        <w:numPr>
          <w:ilvl w:val="0"/>
          <w:numId w:val="9"/>
        </w:numPr>
      </w:pPr>
      <w:r>
        <w:t xml:space="preserve">Kaveri to determine the market valuation based on </w:t>
      </w:r>
    </w:p>
    <w:p w14:paraId="3B90CCEB" w14:textId="77777777" w:rsidR="00062235" w:rsidRDefault="00062235" w:rsidP="00B535F4">
      <w:pPr>
        <w:pStyle w:val="ListParagraph"/>
        <w:numPr>
          <w:ilvl w:val="1"/>
          <w:numId w:val="9"/>
        </w:numPr>
      </w:pPr>
      <w:r>
        <w:t>Base rate.</w:t>
      </w:r>
    </w:p>
    <w:p w14:paraId="3D121921" w14:textId="7DA35427" w:rsidR="00062235" w:rsidRDefault="0B9B5C59" w:rsidP="00B535F4">
      <w:pPr>
        <w:pStyle w:val="ListParagraph"/>
        <w:numPr>
          <w:ilvl w:val="1"/>
          <w:numId w:val="9"/>
        </w:numPr>
      </w:pPr>
      <w:r>
        <w:t>Annexure rules provided by KSRSA</w:t>
      </w:r>
      <w:r w:rsidR="0843FA65">
        <w:t>C</w:t>
      </w:r>
      <w:r>
        <w:t>.</w:t>
      </w:r>
    </w:p>
    <w:p w14:paraId="7A5AE4F2" w14:textId="77777777" w:rsidR="00062235" w:rsidRDefault="00062235" w:rsidP="00B535F4">
      <w:pPr>
        <w:pStyle w:val="ListParagraph"/>
        <w:numPr>
          <w:ilvl w:val="0"/>
          <w:numId w:val="9"/>
        </w:numPr>
      </w:pPr>
      <w:r>
        <w:t xml:space="preserve">Typical application flow continues hereon. </w:t>
      </w:r>
    </w:p>
    <w:p w14:paraId="0C0E0F94" w14:textId="77777777" w:rsidR="00062235" w:rsidRDefault="00062235" w:rsidP="00062235">
      <w:pPr>
        <w:jc w:val="center"/>
      </w:pPr>
      <w:r>
        <w:rPr>
          <w:noProof/>
        </w:rPr>
        <w:lastRenderedPageBreak/>
        <w:drawing>
          <wp:inline distT="0" distB="0" distL="0" distR="0" wp14:anchorId="2B995CD0" wp14:editId="358A7479">
            <wp:extent cx="5836920" cy="2653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S based valuation v 1.3.png"/>
                    <pic:cNvPicPr/>
                  </pic:nvPicPr>
                  <pic:blipFill>
                    <a:blip r:embed="rId16">
                      <a:extLst>
                        <a:ext uri="{28A0092B-C50C-407E-A947-70E740481C1C}">
                          <a14:useLocalDpi xmlns:a14="http://schemas.microsoft.com/office/drawing/2010/main" val="0"/>
                        </a:ext>
                      </a:extLst>
                    </a:blip>
                    <a:stretch>
                      <a:fillRect/>
                    </a:stretch>
                  </pic:blipFill>
                  <pic:spPr>
                    <a:xfrm>
                      <a:off x="0" y="0"/>
                      <a:ext cx="5836920" cy="2653665"/>
                    </a:xfrm>
                    <a:prstGeom prst="rect">
                      <a:avLst/>
                    </a:prstGeom>
                  </pic:spPr>
                </pic:pic>
              </a:graphicData>
            </a:graphic>
          </wp:inline>
        </w:drawing>
      </w:r>
    </w:p>
    <w:p w14:paraId="12785764" w14:textId="77777777" w:rsidR="00062235" w:rsidRDefault="00062235" w:rsidP="00062235">
      <w:pPr>
        <w:jc w:val="center"/>
      </w:pPr>
    </w:p>
    <w:p w14:paraId="2DBD5AC4" w14:textId="77777777" w:rsidR="00062235" w:rsidRDefault="00062235" w:rsidP="00062235">
      <w:pPr>
        <w:pStyle w:val="Caption"/>
        <w:jc w:val="center"/>
      </w:pPr>
      <w:r>
        <w:t xml:space="preserve">Figure </w:t>
      </w:r>
      <w:r>
        <w:fldChar w:fldCharType="begin"/>
      </w:r>
      <w:r>
        <w:instrText>SEQ Figure \* ARABIC</w:instrText>
      </w:r>
      <w:r>
        <w:fldChar w:fldCharType="separate"/>
      </w:r>
      <w:r>
        <w:rPr>
          <w:noProof/>
        </w:rPr>
        <w:t>4</w:t>
      </w:r>
      <w:r>
        <w:fldChar w:fldCharType="end"/>
      </w:r>
      <w:r w:rsidRPr="004851E5">
        <w:t>: High-level proposed flow</w:t>
      </w:r>
    </w:p>
    <w:p w14:paraId="544FD6F6" w14:textId="77777777" w:rsidR="00062235" w:rsidRDefault="00062235" w:rsidP="00062235"/>
    <w:p w14:paraId="15F67955" w14:textId="77777777" w:rsidR="00062235" w:rsidRDefault="00062235" w:rsidP="00062235">
      <w:pPr>
        <w:jc w:val="both"/>
      </w:pPr>
      <w:r>
        <w:t xml:space="preserve">The features such as source of irrigation, proximity to roads and crop produce are extracted from various GIS sources, including crop survey details and command area development authority (CADA) maps as provided in </w:t>
      </w:r>
      <w:r w:rsidRPr="00EE400D">
        <w:rPr>
          <w:highlight w:val="yellow"/>
        </w:rPr>
        <w:t>Annexure 5</w:t>
      </w:r>
      <w:r>
        <w:t xml:space="preserve">. </w:t>
      </w:r>
    </w:p>
    <w:p w14:paraId="62E9BAF4" w14:textId="6B3830B9" w:rsidR="00062235" w:rsidRDefault="00062235" w:rsidP="00062235"/>
    <w:p w14:paraId="0F7999DE" w14:textId="0438102A" w:rsidR="006D7A58" w:rsidRPr="006D7A58" w:rsidRDefault="004B2776" w:rsidP="006D7A58">
      <w:pPr>
        <w:pStyle w:val="Heading3"/>
      </w:pPr>
      <w:bookmarkStart w:id="11" w:name="_Toc196743983"/>
      <w:r>
        <w:t>Revised Workflow</w:t>
      </w:r>
      <w:r w:rsidR="00F81F4F">
        <w:t xml:space="preserve"> - application submission</w:t>
      </w:r>
      <w:bookmarkEnd w:id="11"/>
    </w:p>
    <w:p w14:paraId="15E77C07" w14:textId="77777777" w:rsidR="001F0782" w:rsidRDefault="001F0782" w:rsidP="001F0782">
      <w:pPr>
        <w:jc w:val="both"/>
      </w:pPr>
      <w:r>
        <w:t>Alongside the changes to the logic of market value determination, changes are also to be made to the existing application submission workflow. These changes include</w:t>
      </w:r>
    </w:p>
    <w:p w14:paraId="6C8DCA12" w14:textId="77777777" w:rsidR="001F0782" w:rsidRDefault="001F0782" w:rsidP="00B535F4">
      <w:pPr>
        <w:pStyle w:val="ListParagraph"/>
        <w:numPr>
          <w:ilvl w:val="0"/>
          <w:numId w:val="10"/>
        </w:numPr>
      </w:pPr>
      <w:r>
        <w:t xml:space="preserve">Ability to select to property at the drop of a pin. </w:t>
      </w:r>
    </w:p>
    <w:p w14:paraId="168DFF39" w14:textId="77777777" w:rsidR="001F0782" w:rsidRDefault="001F0782" w:rsidP="00B535F4">
      <w:pPr>
        <w:pStyle w:val="ListParagraph"/>
        <w:numPr>
          <w:ilvl w:val="0"/>
          <w:numId w:val="10"/>
        </w:numPr>
      </w:pPr>
      <w:r>
        <w:t xml:space="preserve">Displaying market valuation along with property search. </w:t>
      </w:r>
    </w:p>
    <w:p w14:paraId="6084DBF0" w14:textId="7169DC60" w:rsidR="001F0782" w:rsidRDefault="001F0782" w:rsidP="00B535F4">
      <w:pPr>
        <w:pStyle w:val="ListParagraph"/>
        <w:numPr>
          <w:ilvl w:val="0"/>
          <w:numId w:val="10"/>
        </w:numPr>
      </w:pPr>
      <w:r>
        <w:t xml:space="preserve">Visualising market valuation on an embedded map. </w:t>
      </w:r>
    </w:p>
    <w:tbl>
      <w:tblPr>
        <w:tblStyle w:val="GridTable2-Accent1"/>
        <w:tblW w:w="7987"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200" w:firstRow="0" w:lastRow="0" w:firstColumn="0" w:lastColumn="0" w:noHBand="1" w:noVBand="0"/>
      </w:tblPr>
      <w:tblGrid>
        <w:gridCol w:w="1055"/>
        <w:gridCol w:w="2258"/>
        <w:gridCol w:w="1125"/>
        <w:gridCol w:w="1143"/>
        <w:gridCol w:w="1235"/>
        <w:gridCol w:w="1239"/>
      </w:tblGrid>
      <w:tr w:rsidR="00BE6672" w:rsidRPr="00A07C0A" w14:paraId="25EE6CB1" w14:textId="77777777" w:rsidTr="10BFAE47">
        <w:trPr>
          <w:trHeight w:val="819"/>
          <w:jc w:val="center"/>
        </w:trPr>
        <w:tc>
          <w:tcPr>
            <w:cnfStyle w:val="000010000000" w:firstRow="0" w:lastRow="0" w:firstColumn="0" w:lastColumn="0" w:oddVBand="1" w:evenVBand="0" w:oddHBand="0" w:evenHBand="0" w:firstRowFirstColumn="0" w:firstRowLastColumn="0" w:lastRowFirstColumn="0" w:lastRowLastColumn="0"/>
            <w:tcW w:w="1050" w:type="dxa"/>
            <w:vMerge w:val="restart"/>
            <w:noWrap/>
            <w:hideMark/>
          </w:tcPr>
          <w:p w14:paraId="5D275976" w14:textId="77777777" w:rsidR="00BE6672" w:rsidRPr="009D65F9" w:rsidRDefault="3844F85F" w:rsidP="10BFAE47">
            <w:pPr>
              <w:rPr>
                <w:rFonts w:ascii="Aptos Narrow" w:eastAsia="Times New Roman" w:hAnsi="Aptos Narrow" w:cs="Times New Roman"/>
                <w:b/>
                <w:bCs/>
                <w:color w:val="000000"/>
                <w:lang w:eastAsia="en-IN"/>
              </w:rPr>
            </w:pPr>
            <w:r w:rsidRPr="10BFAE47">
              <w:rPr>
                <w:rFonts w:ascii="Aptos Narrow" w:eastAsia="Times New Roman" w:hAnsi="Aptos Narrow" w:cs="Times New Roman"/>
                <w:b/>
                <w:bCs/>
                <w:color w:val="000000" w:themeColor="text1"/>
                <w:lang w:eastAsia="en-IN"/>
              </w:rPr>
              <w:t>Article Selection</w:t>
            </w:r>
          </w:p>
        </w:tc>
        <w:tc>
          <w:tcPr>
            <w:tcW w:w="2258" w:type="dxa"/>
            <w:noWrap/>
            <w:hideMark/>
          </w:tcPr>
          <w:p w14:paraId="499FE8B8" w14:textId="77777777" w:rsidR="00BE6672" w:rsidRPr="009D65F9" w:rsidRDefault="3844F85F" w:rsidP="10BFAE47">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lang w:eastAsia="en-IN"/>
              </w:rPr>
            </w:pPr>
            <w:r w:rsidRPr="10BFAE47">
              <w:rPr>
                <w:rFonts w:ascii="Aptos Narrow" w:eastAsia="Times New Roman" w:hAnsi="Aptos Narrow" w:cs="Times New Roman"/>
                <w:b/>
                <w:bCs/>
                <w:color w:val="000000" w:themeColor="text1"/>
                <w:lang w:eastAsia="en-IN"/>
              </w:rPr>
              <w:t>Property Search</w:t>
            </w:r>
          </w:p>
        </w:tc>
        <w:tc>
          <w:tcPr>
            <w:cnfStyle w:val="000010000000" w:firstRow="0" w:lastRow="0" w:firstColumn="0" w:lastColumn="0" w:oddVBand="1" w:evenVBand="0" w:oddHBand="0" w:evenHBand="0" w:firstRowFirstColumn="0" w:firstRowLastColumn="0" w:lastRowFirstColumn="0" w:lastRowLastColumn="0"/>
            <w:tcW w:w="1095" w:type="dxa"/>
            <w:vMerge w:val="restart"/>
            <w:noWrap/>
            <w:hideMark/>
          </w:tcPr>
          <w:p w14:paraId="16AFC76B" w14:textId="77777777" w:rsidR="00BE6672" w:rsidRPr="009D65F9" w:rsidRDefault="3844F85F" w:rsidP="10BFAE47">
            <w:pPr>
              <w:rPr>
                <w:rFonts w:ascii="Aptos Narrow" w:eastAsia="Times New Roman" w:hAnsi="Aptos Narrow" w:cs="Times New Roman"/>
                <w:b/>
                <w:bCs/>
                <w:color w:val="000000"/>
                <w:lang w:eastAsia="en-IN"/>
              </w:rPr>
            </w:pPr>
            <w:r w:rsidRPr="10BFAE47">
              <w:rPr>
                <w:rFonts w:ascii="Aptos Narrow" w:eastAsia="Times New Roman" w:hAnsi="Aptos Narrow" w:cs="Times New Roman"/>
                <w:b/>
                <w:bCs/>
                <w:color w:val="000000" w:themeColor="text1"/>
                <w:lang w:eastAsia="en-IN"/>
              </w:rPr>
              <w:t>Executant details</w:t>
            </w:r>
          </w:p>
        </w:tc>
        <w:tc>
          <w:tcPr>
            <w:tcW w:w="1121" w:type="dxa"/>
            <w:vMerge w:val="restart"/>
            <w:noWrap/>
            <w:hideMark/>
          </w:tcPr>
          <w:p w14:paraId="70820EE9" w14:textId="77777777" w:rsidR="00BE6672" w:rsidRPr="009D65F9" w:rsidRDefault="3844F85F" w:rsidP="10BFAE47">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lang w:eastAsia="en-IN"/>
              </w:rPr>
            </w:pPr>
            <w:r w:rsidRPr="10BFAE47">
              <w:rPr>
                <w:rFonts w:ascii="Aptos Narrow" w:eastAsia="Times New Roman" w:hAnsi="Aptos Narrow" w:cs="Times New Roman"/>
                <w:b/>
                <w:bCs/>
                <w:color w:val="000000" w:themeColor="text1"/>
                <w:lang w:eastAsia="en-IN"/>
              </w:rPr>
              <w:t>Party Allocation</w:t>
            </w:r>
          </w:p>
        </w:tc>
        <w:tc>
          <w:tcPr>
            <w:cnfStyle w:val="000010000000" w:firstRow="0" w:lastRow="0" w:firstColumn="0" w:lastColumn="0" w:oddVBand="1" w:evenVBand="0" w:oddHBand="0" w:evenHBand="0" w:firstRowFirstColumn="0" w:firstRowLastColumn="0" w:lastRowFirstColumn="0" w:lastRowLastColumn="0"/>
            <w:tcW w:w="1206" w:type="dxa"/>
            <w:vMerge w:val="restart"/>
            <w:noWrap/>
            <w:hideMark/>
          </w:tcPr>
          <w:p w14:paraId="488305F1" w14:textId="77777777" w:rsidR="00BE6672" w:rsidRPr="009D65F9" w:rsidRDefault="3844F85F" w:rsidP="10BFAE47">
            <w:pPr>
              <w:rPr>
                <w:rFonts w:ascii="Aptos Narrow" w:eastAsia="Times New Roman" w:hAnsi="Aptos Narrow" w:cs="Times New Roman"/>
                <w:b/>
                <w:bCs/>
                <w:color w:val="000000"/>
                <w:lang w:eastAsia="en-IN"/>
              </w:rPr>
            </w:pPr>
            <w:r w:rsidRPr="10BFAE47">
              <w:rPr>
                <w:rFonts w:ascii="Aptos Narrow" w:eastAsia="Times New Roman" w:hAnsi="Aptos Narrow" w:cs="Times New Roman"/>
                <w:b/>
                <w:bCs/>
                <w:color w:val="000000" w:themeColor="text1"/>
                <w:lang w:eastAsia="en-IN"/>
              </w:rPr>
              <w:t>Fee Calculation</w:t>
            </w:r>
          </w:p>
        </w:tc>
        <w:tc>
          <w:tcPr>
            <w:tcW w:w="1257" w:type="dxa"/>
            <w:vMerge w:val="restart"/>
            <w:hideMark/>
          </w:tcPr>
          <w:p w14:paraId="6587CDC8" w14:textId="77777777" w:rsidR="00BE6672" w:rsidRPr="009D65F9" w:rsidRDefault="3844F85F" w:rsidP="10BFAE47">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lang w:eastAsia="en-IN"/>
              </w:rPr>
            </w:pPr>
            <w:r w:rsidRPr="10BFAE47">
              <w:rPr>
                <w:rFonts w:ascii="Aptos Narrow" w:eastAsia="Times New Roman" w:hAnsi="Aptos Narrow" w:cs="Times New Roman"/>
                <w:b/>
                <w:bCs/>
                <w:color w:val="000000" w:themeColor="text1"/>
                <w:lang w:eastAsia="en-IN"/>
              </w:rPr>
              <w:t>SRO selection and submission</w:t>
            </w:r>
          </w:p>
        </w:tc>
      </w:tr>
      <w:tr w:rsidR="00BE6672" w:rsidRPr="009D65F9" w14:paraId="7A68CCC1" w14:textId="77777777" w:rsidTr="10BFAE47">
        <w:trPr>
          <w:trHeight w:val="345"/>
          <w:jc w:val="center"/>
        </w:trPr>
        <w:tc>
          <w:tcPr>
            <w:cnfStyle w:val="000010000000" w:firstRow="0" w:lastRow="0" w:firstColumn="0" w:lastColumn="0" w:oddVBand="1" w:evenVBand="0" w:oddHBand="0" w:evenHBand="0" w:firstRowFirstColumn="0" w:firstRowLastColumn="0" w:lastRowFirstColumn="0" w:lastRowLastColumn="0"/>
            <w:tcW w:w="1050" w:type="dxa"/>
            <w:vMerge/>
            <w:noWrap/>
            <w:hideMark/>
          </w:tcPr>
          <w:p w14:paraId="46CC7F84" w14:textId="77777777" w:rsidR="00BE6672" w:rsidRPr="009D65F9" w:rsidRDefault="00BE6672" w:rsidP="0045271F">
            <w:pPr>
              <w:rPr>
                <w:rFonts w:ascii="Aptos Narrow" w:eastAsia="Times New Roman" w:hAnsi="Aptos Narrow" w:cs="Times New Roman"/>
                <w:color w:val="000000"/>
                <w:lang w:eastAsia="en-IN"/>
              </w:rPr>
            </w:pPr>
          </w:p>
        </w:tc>
        <w:tc>
          <w:tcPr>
            <w:tcW w:w="2258" w:type="dxa"/>
            <w:noWrap/>
            <w:hideMark/>
          </w:tcPr>
          <w:p w14:paraId="2E44D427"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9D65F9">
              <w:rPr>
                <w:rFonts w:ascii="Aptos Narrow" w:eastAsia="Times New Roman" w:hAnsi="Aptos Narrow" w:cs="Times New Roman"/>
                <w:color w:val="000000"/>
                <w:lang w:eastAsia="en-IN"/>
              </w:rPr>
              <w:t>Validations (PTCL/GR/GL)</w:t>
            </w:r>
          </w:p>
        </w:tc>
        <w:tc>
          <w:tcPr>
            <w:cnfStyle w:val="000010000000" w:firstRow="0" w:lastRow="0" w:firstColumn="0" w:lastColumn="0" w:oddVBand="1" w:evenVBand="0" w:oddHBand="0" w:evenHBand="0" w:firstRowFirstColumn="0" w:firstRowLastColumn="0" w:lastRowFirstColumn="0" w:lastRowLastColumn="0"/>
            <w:tcW w:w="1095" w:type="dxa"/>
            <w:vMerge/>
            <w:noWrap/>
            <w:hideMark/>
          </w:tcPr>
          <w:p w14:paraId="218BB6E9" w14:textId="77777777" w:rsidR="00BE6672" w:rsidRPr="009D65F9" w:rsidRDefault="00BE6672" w:rsidP="0045271F">
            <w:pPr>
              <w:rPr>
                <w:rFonts w:ascii="Aptos Narrow" w:eastAsia="Times New Roman" w:hAnsi="Aptos Narrow" w:cs="Times New Roman"/>
                <w:color w:val="000000"/>
                <w:lang w:eastAsia="en-IN"/>
              </w:rPr>
            </w:pPr>
          </w:p>
        </w:tc>
        <w:tc>
          <w:tcPr>
            <w:tcW w:w="1121" w:type="dxa"/>
            <w:vMerge/>
            <w:noWrap/>
            <w:hideMark/>
          </w:tcPr>
          <w:p w14:paraId="07F4BADA"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206" w:type="dxa"/>
            <w:vMerge/>
            <w:noWrap/>
            <w:hideMark/>
          </w:tcPr>
          <w:p w14:paraId="52B0E522" w14:textId="77777777" w:rsidR="00BE6672" w:rsidRPr="009D65F9" w:rsidRDefault="00BE6672" w:rsidP="0045271F">
            <w:pPr>
              <w:rPr>
                <w:rFonts w:ascii="Times New Roman" w:eastAsia="Times New Roman" w:hAnsi="Times New Roman" w:cs="Times New Roman"/>
                <w:sz w:val="20"/>
                <w:szCs w:val="20"/>
                <w:lang w:eastAsia="en-IN"/>
              </w:rPr>
            </w:pPr>
          </w:p>
        </w:tc>
        <w:tc>
          <w:tcPr>
            <w:tcW w:w="1257" w:type="dxa"/>
            <w:vMerge/>
            <w:hideMark/>
          </w:tcPr>
          <w:p w14:paraId="67531C12"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r>
      <w:tr w:rsidR="00BE6672" w:rsidRPr="009D65F9" w14:paraId="40617D56" w14:textId="77777777" w:rsidTr="10BFAE47">
        <w:trPr>
          <w:trHeight w:val="345"/>
          <w:jc w:val="center"/>
        </w:trPr>
        <w:tc>
          <w:tcPr>
            <w:cnfStyle w:val="000010000000" w:firstRow="0" w:lastRow="0" w:firstColumn="0" w:lastColumn="0" w:oddVBand="1" w:evenVBand="0" w:oddHBand="0" w:evenHBand="0" w:firstRowFirstColumn="0" w:firstRowLastColumn="0" w:lastRowFirstColumn="0" w:lastRowLastColumn="0"/>
            <w:tcW w:w="1050" w:type="dxa"/>
            <w:vMerge/>
            <w:noWrap/>
            <w:hideMark/>
          </w:tcPr>
          <w:p w14:paraId="21840FBC" w14:textId="77777777" w:rsidR="00BE6672" w:rsidRPr="009D65F9" w:rsidRDefault="00BE6672" w:rsidP="0045271F">
            <w:pPr>
              <w:rPr>
                <w:rFonts w:ascii="Times New Roman" w:eastAsia="Times New Roman" w:hAnsi="Times New Roman" w:cs="Times New Roman"/>
                <w:sz w:val="20"/>
                <w:szCs w:val="20"/>
                <w:lang w:eastAsia="en-IN"/>
              </w:rPr>
            </w:pPr>
          </w:p>
        </w:tc>
        <w:tc>
          <w:tcPr>
            <w:tcW w:w="2258" w:type="dxa"/>
            <w:noWrap/>
            <w:hideMark/>
          </w:tcPr>
          <w:p w14:paraId="625C7071"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9D65F9">
              <w:rPr>
                <w:rFonts w:ascii="Aptos Narrow" w:eastAsia="Times New Roman" w:hAnsi="Aptos Narrow" w:cs="Times New Roman"/>
                <w:color w:val="000000"/>
                <w:lang w:eastAsia="en-IN"/>
              </w:rPr>
              <w:t>GIS-based visualisation</w:t>
            </w:r>
          </w:p>
        </w:tc>
        <w:tc>
          <w:tcPr>
            <w:cnfStyle w:val="000010000000" w:firstRow="0" w:lastRow="0" w:firstColumn="0" w:lastColumn="0" w:oddVBand="1" w:evenVBand="0" w:oddHBand="0" w:evenHBand="0" w:firstRowFirstColumn="0" w:firstRowLastColumn="0" w:lastRowFirstColumn="0" w:lastRowLastColumn="0"/>
            <w:tcW w:w="1095" w:type="dxa"/>
            <w:vMerge/>
            <w:noWrap/>
            <w:hideMark/>
          </w:tcPr>
          <w:p w14:paraId="0F529464" w14:textId="77777777" w:rsidR="00BE6672" w:rsidRPr="009D65F9" w:rsidRDefault="00BE6672" w:rsidP="0045271F">
            <w:pPr>
              <w:rPr>
                <w:rFonts w:ascii="Aptos Narrow" w:eastAsia="Times New Roman" w:hAnsi="Aptos Narrow" w:cs="Times New Roman"/>
                <w:color w:val="000000"/>
                <w:lang w:eastAsia="en-IN"/>
              </w:rPr>
            </w:pPr>
          </w:p>
        </w:tc>
        <w:tc>
          <w:tcPr>
            <w:tcW w:w="1121" w:type="dxa"/>
            <w:vMerge/>
            <w:noWrap/>
            <w:hideMark/>
          </w:tcPr>
          <w:p w14:paraId="6E138509"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206" w:type="dxa"/>
            <w:vMerge/>
            <w:noWrap/>
            <w:hideMark/>
          </w:tcPr>
          <w:p w14:paraId="7DE399C2" w14:textId="77777777" w:rsidR="00BE6672" w:rsidRPr="009D65F9" w:rsidRDefault="00BE6672" w:rsidP="0045271F">
            <w:pPr>
              <w:rPr>
                <w:rFonts w:ascii="Times New Roman" w:eastAsia="Times New Roman" w:hAnsi="Times New Roman" w:cs="Times New Roman"/>
                <w:sz w:val="20"/>
                <w:szCs w:val="20"/>
                <w:lang w:eastAsia="en-IN"/>
              </w:rPr>
            </w:pPr>
          </w:p>
        </w:tc>
        <w:tc>
          <w:tcPr>
            <w:tcW w:w="1257" w:type="dxa"/>
            <w:vMerge/>
            <w:hideMark/>
          </w:tcPr>
          <w:p w14:paraId="1F8EB279"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r>
      <w:tr w:rsidR="00BE6672" w:rsidRPr="009D65F9" w14:paraId="07ACD00A" w14:textId="77777777" w:rsidTr="10BFAE47">
        <w:trPr>
          <w:trHeight w:val="345"/>
          <w:jc w:val="center"/>
        </w:trPr>
        <w:tc>
          <w:tcPr>
            <w:cnfStyle w:val="000010000000" w:firstRow="0" w:lastRow="0" w:firstColumn="0" w:lastColumn="0" w:oddVBand="1" w:evenVBand="0" w:oddHBand="0" w:evenHBand="0" w:firstRowFirstColumn="0" w:firstRowLastColumn="0" w:lastRowFirstColumn="0" w:lastRowLastColumn="0"/>
            <w:tcW w:w="1050" w:type="dxa"/>
            <w:vMerge/>
            <w:noWrap/>
            <w:hideMark/>
          </w:tcPr>
          <w:p w14:paraId="77121A9D" w14:textId="77777777" w:rsidR="00BE6672" w:rsidRPr="009D65F9" w:rsidRDefault="00BE6672" w:rsidP="0045271F">
            <w:pPr>
              <w:rPr>
                <w:rFonts w:ascii="Times New Roman" w:eastAsia="Times New Roman" w:hAnsi="Times New Roman" w:cs="Times New Roman"/>
                <w:sz w:val="20"/>
                <w:szCs w:val="20"/>
                <w:lang w:eastAsia="en-IN"/>
              </w:rPr>
            </w:pPr>
          </w:p>
        </w:tc>
        <w:tc>
          <w:tcPr>
            <w:tcW w:w="2258" w:type="dxa"/>
            <w:noWrap/>
            <w:hideMark/>
          </w:tcPr>
          <w:p w14:paraId="0C93F917"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9D65F9">
              <w:rPr>
                <w:rFonts w:ascii="Aptos Narrow" w:eastAsia="Times New Roman" w:hAnsi="Aptos Narrow" w:cs="Times New Roman"/>
                <w:color w:val="000000"/>
                <w:lang w:eastAsia="en-IN"/>
              </w:rPr>
              <w:t>Owner Selection</w:t>
            </w:r>
          </w:p>
        </w:tc>
        <w:tc>
          <w:tcPr>
            <w:cnfStyle w:val="000010000000" w:firstRow="0" w:lastRow="0" w:firstColumn="0" w:lastColumn="0" w:oddVBand="1" w:evenVBand="0" w:oddHBand="0" w:evenHBand="0" w:firstRowFirstColumn="0" w:firstRowLastColumn="0" w:lastRowFirstColumn="0" w:lastRowLastColumn="0"/>
            <w:tcW w:w="1095" w:type="dxa"/>
            <w:vMerge/>
            <w:noWrap/>
            <w:hideMark/>
          </w:tcPr>
          <w:p w14:paraId="23C7AB2B" w14:textId="77777777" w:rsidR="00BE6672" w:rsidRPr="009D65F9" w:rsidRDefault="00BE6672" w:rsidP="0045271F">
            <w:pPr>
              <w:rPr>
                <w:rFonts w:ascii="Aptos Narrow" w:eastAsia="Times New Roman" w:hAnsi="Aptos Narrow" w:cs="Times New Roman"/>
                <w:color w:val="000000"/>
                <w:lang w:eastAsia="en-IN"/>
              </w:rPr>
            </w:pPr>
          </w:p>
        </w:tc>
        <w:tc>
          <w:tcPr>
            <w:tcW w:w="1121" w:type="dxa"/>
            <w:vMerge/>
            <w:noWrap/>
            <w:hideMark/>
          </w:tcPr>
          <w:p w14:paraId="3DFE52DC"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206" w:type="dxa"/>
            <w:vMerge/>
            <w:noWrap/>
            <w:hideMark/>
          </w:tcPr>
          <w:p w14:paraId="60BD8B46" w14:textId="77777777" w:rsidR="00BE6672" w:rsidRPr="009D65F9" w:rsidRDefault="00BE6672" w:rsidP="0045271F">
            <w:pPr>
              <w:rPr>
                <w:rFonts w:ascii="Times New Roman" w:eastAsia="Times New Roman" w:hAnsi="Times New Roman" w:cs="Times New Roman"/>
                <w:sz w:val="20"/>
                <w:szCs w:val="20"/>
                <w:lang w:eastAsia="en-IN"/>
              </w:rPr>
            </w:pPr>
          </w:p>
        </w:tc>
        <w:tc>
          <w:tcPr>
            <w:tcW w:w="1257" w:type="dxa"/>
            <w:vMerge/>
            <w:hideMark/>
          </w:tcPr>
          <w:p w14:paraId="6294F5F6"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r>
      <w:tr w:rsidR="00BE6672" w:rsidRPr="009D65F9" w14:paraId="1CEC724E" w14:textId="77777777" w:rsidTr="10BFAE47">
        <w:trPr>
          <w:trHeight w:val="345"/>
          <w:jc w:val="center"/>
        </w:trPr>
        <w:tc>
          <w:tcPr>
            <w:cnfStyle w:val="000010000000" w:firstRow="0" w:lastRow="0" w:firstColumn="0" w:lastColumn="0" w:oddVBand="1" w:evenVBand="0" w:oddHBand="0" w:evenHBand="0" w:firstRowFirstColumn="0" w:firstRowLastColumn="0" w:lastRowFirstColumn="0" w:lastRowLastColumn="0"/>
            <w:tcW w:w="1050" w:type="dxa"/>
            <w:vMerge/>
            <w:noWrap/>
            <w:hideMark/>
          </w:tcPr>
          <w:p w14:paraId="0BB5B1CE" w14:textId="77777777" w:rsidR="00BE6672" w:rsidRPr="009D65F9" w:rsidRDefault="00BE6672" w:rsidP="0045271F">
            <w:pPr>
              <w:rPr>
                <w:rFonts w:ascii="Times New Roman" w:eastAsia="Times New Roman" w:hAnsi="Times New Roman" w:cs="Times New Roman"/>
                <w:sz w:val="20"/>
                <w:szCs w:val="20"/>
                <w:lang w:eastAsia="en-IN"/>
              </w:rPr>
            </w:pPr>
          </w:p>
        </w:tc>
        <w:tc>
          <w:tcPr>
            <w:tcW w:w="2258" w:type="dxa"/>
            <w:noWrap/>
            <w:hideMark/>
          </w:tcPr>
          <w:p w14:paraId="5472D8B8"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9D65F9">
              <w:rPr>
                <w:rFonts w:ascii="Aptos Narrow" w:eastAsia="Times New Roman" w:hAnsi="Aptos Narrow" w:cs="Times New Roman"/>
                <w:color w:val="000000"/>
                <w:lang w:eastAsia="en-IN"/>
              </w:rPr>
              <w:t>Extent Selection</w:t>
            </w:r>
          </w:p>
        </w:tc>
        <w:tc>
          <w:tcPr>
            <w:cnfStyle w:val="000010000000" w:firstRow="0" w:lastRow="0" w:firstColumn="0" w:lastColumn="0" w:oddVBand="1" w:evenVBand="0" w:oddHBand="0" w:evenHBand="0" w:firstRowFirstColumn="0" w:firstRowLastColumn="0" w:lastRowFirstColumn="0" w:lastRowLastColumn="0"/>
            <w:tcW w:w="1095" w:type="dxa"/>
            <w:vMerge/>
            <w:noWrap/>
            <w:hideMark/>
          </w:tcPr>
          <w:p w14:paraId="54F0DD1D" w14:textId="77777777" w:rsidR="00BE6672" w:rsidRPr="009D65F9" w:rsidRDefault="00BE6672" w:rsidP="0045271F">
            <w:pPr>
              <w:rPr>
                <w:rFonts w:ascii="Aptos Narrow" w:eastAsia="Times New Roman" w:hAnsi="Aptos Narrow" w:cs="Times New Roman"/>
                <w:color w:val="000000"/>
                <w:lang w:eastAsia="en-IN"/>
              </w:rPr>
            </w:pPr>
          </w:p>
        </w:tc>
        <w:tc>
          <w:tcPr>
            <w:tcW w:w="1121" w:type="dxa"/>
            <w:vMerge/>
            <w:noWrap/>
            <w:hideMark/>
          </w:tcPr>
          <w:p w14:paraId="375F8C4F"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206" w:type="dxa"/>
            <w:vMerge/>
            <w:noWrap/>
            <w:hideMark/>
          </w:tcPr>
          <w:p w14:paraId="67968651" w14:textId="77777777" w:rsidR="00BE6672" w:rsidRPr="009D65F9" w:rsidRDefault="00BE6672" w:rsidP="0045271F">
            <w:pPr>
              <w:rPr>
                <w:rFonts w:ascii="Times New Roman" w:eastAsia="Times New Roman" w:hAnsi="Times New Roman" w:cs="Times New Roman"/>
                <w:sz w:val="20"/>
                <w:szCs w:val="20"/>
                <w:lang w:eastAsia="en-IN"/>
              </w:rPr>
            </w:pPr>
          </w:p>
        </w:tc>
        <w:tc>
          <w:tcPr>
            <w:tcW w:w="1257" w:type="dxa"/>
            <w:vMerge/>
            <w:hideMark/>
          </w:tcPr>
          <w:p w14:paraId="14ABC68B"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r>
      <w:tr w:rsidR="00BE6672" w:rsidRPr="009D65F9" w14:paraId="313D989A" w14:textId="77777777" w:rsidTr="10BFAE47">
        <w:trPr>
          <w:trHeight w:val="345"/>
          <w:jc w:val="center"/>
        </w:trPr>
        <w:tc>
          <w:tcPr>
            <w:cnfStyle w:val="000010000000" w:firstRow="0" w:lastRow="0" w:firstColumn="0" w:lastColumn="0" w:oddVBand="1" w:evenVBand="0" w:oddHBand="0" w:evenHBand="0" w:firstRowFirstColumn="0" w:firstRowLastColumn="0" w:lastRowFirstColumn="0" w:lastRowLastColumn="0"/>
            <w:tcW w:w="1050" w:type="dxa"/>
            <w:vMerge/>
            <w:noWrap/>
            <w:hideMark/>
          </w:tcPr>
          <w:p w14:paraId="35E9C977" w14:textId="77777777" w:rsidR="00BE6672" w:rsidRPr="009D65F9" w:rsidRDefault="00BE6672" w:rsidP="0045271F">
            <w:pPr>
              <w:rPr>
                <w:rFonts w:ascii="Times New Roman" w:eastAsia="Times New Roman" w:hAnsi="Times New Roman" w:cs="Times New Roman"/>
                <w:sz w:val="20"/>
                <w:szCs w:val="20"/>
                <w:lang w:eastAsia="en-IN"/>
              </w:rPr>
            </w:pPr>
          </w:p>
        </w:tc>
        <w:tc>
          <w:tcPr>
            <w:tcW w:w="2258" w:type="dxa"/>
            <w:noWrap/>
            <w:hideMark/>
          </w:tcPr>
          <w:p w14:paraId="64E2BDBC"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9D65F9">
              <w:rPr>
                <w:rFonts w:ascii="Aptos Narrow" w:eastAsia="Times New Roman" w:hAnsi="Aptos Narrow" w:cs="Times New Roman"/>
                <w:color w:val="000000"/>
                <w:lang w:eastAsia="en-IN"/>
              </w:rPr>
              <w:t>Market Valuation</w:t>
            </w:r>
          </w:p>
        </w:tc>
        <w:tc>
          <w:tcPr>
            <w:cnfStyle w:val="000010000000" w:firstRow="0" w:lastRow="0" w:firstColumn="0" w:lastColumn="0" w:oddVBand="1" w:evenVBand="0" w:oddHBand="0" w:evenHBand="0" w:firstRowFirstColumn="0" w:firstRowLastColumn="0" w:lastRowFirstColumn="0" w:lastRowLastColumn="0"/>
            <w:tcW w:w="1095" w:type="dxa"/>
            <w:vMerge/>
            <w:noWrap/>
            <w:hideMark/>
          </w:tcPr>
          <w:p w14:paraId="6995B787" w14:textId="77777777" w:rsidR="00BE6672" w:rsidRPr="009D65F9" w:rsidRDefault="00BE6672" w:rsidP="0045271F">
            <w:pPr>
              <w:rPr>
                <w:rFonts w:ascii="Aptos Narrow" w:eastAsia="Times New Roman" w:hAnsi="Aptos Narrow" w:cs="Times New Roman"/>
                <w:color w:val="000000"/>
                <w:lang w:eastAsia="en-IN"/>
              </w:rPr>
            </w:pPr>
          </w:p>
        </w:tc>
        <w:tc>
          <w:tcPr>
            <w:tcW w:w="1121" w:type="dxa"/>
            <w:vMerge/>
            <w:noWrap/>
            <w:hideMark/>
          </w:tcPr>
          <w:p w14:paraId="2FAE94E7"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206" w:type="dxa"/>
            <w:vMerge/>
            <w:noWrap/>
            <w:hideMark/>
          </w:tcPr>
          <w:p w14:paraId="57933A1C" w14:textId="77777777" w:rsidR="00BE6672" w:rsidRPr="009D65F9" w:rsidRDefault="00BE6672" w:rsidP="0045271F">
            <w:pPr>
              <w:rPr>
                <w:rFonts w:ascii="Times New Roman" w:eastAsia="Times New Roman" w:hAnsi="Times New Roman" w:cs="Times New Roman"/>
                <w:sz w:val="20"/>
                <w:szCs w:val="20"/>
                <w:lang w:eastAsia="en-IN"/>
              </w:rPr>
            </w:pPr>
          </w:p>
        </w:tc>
        <w:tc>
          <w:tcPr>
            <w:tcW w:w="1257" w:type="dxa"/>
            <w:vMerge/>
            <w:hideMark/>
          </w:tcPr>
          <w:p w14:paraId="462915FE"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r>
      <w:tr w:rsidR="00BE6672" w:rsidRPr="009D65F9" w14:paraId="5C702004" w14:textId="77777777" w:rsidTr="10BFAE47">
        <w:trPr>
          <w:trHeight w:val="345"/>
          <w:jc w:val="center"/>
        </w:trPr>
        <w:tc>
          <w:tcPr>
            <w:cnfStyle w:val="000010000000" w:firstRow="0" w:lastRow="0" w:firstColumn="0" w:lastColumn="0" w:oddVBand="1" w:evenVBand="0" w:oddHBand="0" w:evenHBand="0" w:firstRowFirstColumn="0" w:firstRowLastColumn="0" w:lastRowFirstColumn="0" w:lastRowLastColumn="0"/>
            <w:tcW w:w="1050" w:type="dxa"/>
            <w:vMerge/>
            <w:noWrap/>
            <w:hideMark/>
          </w:tcPr>
          <w:p w14:paraId="231411EE" w14:textId="77777777" w:rsidR="00BE6672" w:rsidRPr="009D65F9" w:rsidRDefault="00BE6672" w:rsidP="0045271F">
            <w:pPr>
              <w:rPr>
                <w:rFonts w:ascii="Times New Roman" w:eastAsia="Times New Roman" w:hAnsi="Times New Roman" w:cs="Times New Roman"/>
                <w:sz w:val="20"/>
                <w:szCs w:val="20"/>
                <w:lang w:eastAsia="en-IN"/>
              </w:rPr>
            </w:pPr>
          </w:p>
        </w:tc>
        <w:tc>
          <w:tcPr>
            <w:tcW w:w="2258" w:type="dxa"/>
            <w:noWrap/>
            <w:hideMark/>
          </w:tcPr>
          <w:p w14:paraId="5400A3F6"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IN"/>
              </w:rPr>
            </w:pPr>
            <w:r w:rsidRPr="009D65F9">
              <w:rPr>
                <w:rFonts w:ascii="Aptos Narrow" w:eastAsia="Times New Roman" w:hAnsi="Aptos Narrow" w:cs="Times New Roman"/>
                <w:color w:val="000000"/>
                <w:lang w:eastAsia="en-IN"/>
              </w:rPr>
              <w:t>Property Schedule</w:t>
            </w:r>
          </w:p>
        </w:tc>
        <w:tc>
          <w:tcPr>
            <w:cnfStyle w:val="000010000000" w:firstRow="0" w:lastRow="0" w:firstColumn="0" w:lastColumn="0" w:oddVBand="1" w:evenVBand="0" w:oddHBand="0" w:evenHBand="0" w:firstRowFirstColumn="0" w:firstRowLastColumn="0" w:lastRowFirstColumn="0" w:lastRowLastColumn="0"/>
            <w:tcW w:w="1095" w:type="dxa"/>
            <w:vMerge/>
            <w:noWrap/>
            <w:hideMark/>
          </w:tcPr>
          <w:p w14:paraId="379EFFAA" w14:textId="77777777" w:rsidR="00BE6672" w:rsidRPr="009D65F9" w:rsidRDefault="00BE6672" w:rsidP="0045271F">
            <w:pPr>
              <w:rPr>
                <w:rFonts w:ascii="Aptos Narrow" w:eastAsia="Times New Roman" w:hAnsi="Aptos Narrow" w:cs="Times New Roman"/>
                <w:color w:val="000000"/>
                <w:lang w:eastAsia="en-IN"/>
              </w:rPr>
            </w:pPr>
          </w:p>
        </w:tc>
        <w:tc>
          <w:tcPr>
            <w:tcW w:w="1121" w:type="dxa"/>
            <w:vMerge/>
            <w:noWrap/>
            <w:hideMark/>
          </w:tcPr>
          <w:p w14:paraId="69C2FACA"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1206" w:type="dxa"/>
            <w:vMerge/>
            <w:noWrap/>
            <w:hideMark/>
          </w:tcPr>
          <w:p w14:paraId="781C1602" w14:textId="77777777" w:rsidR="00BE6672" w:rsidRPr="009D65F9" w:rsidRDefault="00BE6672" w:rsidP="0045271F">
            <w:pPr>
              <w:rPr>
                <w:rFonts w:ascii="Times New Roman" w:eastAsia="Times New Roman" w:hAnsi="Times New Roman" w:cs="Times New Roman"/>
                <w:sz w:val="20"/>
                <w:szCs w:val="20"/>
                <w:lang w:eastAsia="en-IN"/>
              </w:rPr>
            </w:pPr>
          </w:p>
        </w:tc>
        <w:tc>
          <w:tcPr>
            <w:tcW w:w="1257" w:type="dxa"/>
            <w:vMerge/>
            <w:hideMark/>
          </w:tcPr>
          <w:p w14:paraId="688549E1" w14:textId="77777777" w:rsidR="00BE6672" w:rsidRPr="009D65F9" w:rsidRDefault="00BE6672" w:rsidP="0045271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
        </w:tc>
      </w:tr>
    </w:tbl>
    <w:p w14:paraId="05385527" w14:textId="77777777" w:rsidR="00BE6672" w:rsidRDefault="00BE6672" w:rsidP="00BE6672">
      <w:pPr>
        <w:pStyle w:val="ListParagraph"/>
      </w:pPr>
    </w:p>
    <w:p w14:paraId="0027E777" w14:textId="77777777" w:rsidR="001F0782" w:rsidRPr="001F0782" w:rsidRDefault="001F0782" w:rsidP="001F0782"/>
    <w:p w14:paraId="29A90DDB" w14:textId="375DDCAB" w:rsidR="00E05D9C" w:rsidRDefault="00B33563" w:rsidP="00857841">
      <w:r>
        <w:rPr>
          <w:noProof/>
        </w:rPr>
        <w:lastRenderedPageBreak/>
        <w:drawing>
          <wp:inline distT="0" distB="0" distL="0" distR="0" wp14:anchorId="7F503CE1" wp14:editId="1B3AED47">
            <wp:extent cx="5677231" cy="2082800"/>
            <wp:effectExtent l="0" t="0" r="0" b="0"/>
            <wp:docPr id="4"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5854D05" w14:textId="34713E5D" w:rsidR="00E05D9C" w:rsidRDefault="00E05D9C" w:rsidP="00E05D9C">
      <w:pPr>
        <w:pStyle w:val="Caption"/>
        <w:jc w:val="center"/>
      </w:pPr>
      <w:r>
        <w:t xml:space="preserve">Figure </w:t>
      </w:r>
      <w:r>
        <w:fldChar w:fldCharType="begin"/>
      </w:r>
      <w:r>
        <w:instrText>SEQ Figure \* ARABIC</w:instrText>
      </w:r>
      <w:r>
        <w:fldChar w:fldCharType="separate"/>
      </w:r>
      <w:r w:rsidR="003858B4">
        <w:rPr>
          <w:noProof/>
        </w:rPr>
        <w:t>6</w:t>
      </w:r>
      <w:r>
        <w:fldChar w:fldCharType="end"/>
      </w:r>
      <w:r w:rsidRPr="005A761D">
        <w:t>: To-Be workflow for application submission</w:t>
      </w:r>
    </w:p>
    <w:p w14:paraId="75A72E53" w14:textId="35A82394" w:rsidR="003858B4" w:rsidRDefault="003858B4">
      <w:r>
        <w:br w:type="page"/>
      </w:r>
    </w:p>
    <w:p w14:paraId="49FE635F" w14:textId="0F3A8A8C" w:rsidR="005F5924" w:rsidRDefault="005F5924" w:rsidP="005B06AA">
      <w:pPr>
        <w:pStyle w:val="Heading3"/>
      </w:pPr>
      <w:bookmarkStart w:id="12" w:name="_Toc196743984"/>
      <w:r>
        <w:lastRenderedPageBreak/>
        <w:t>Interaction diagram</w:t>
      </w:r>
      <w:bookmarkEnd w:id="12"/>
    </w:p>
    <w:p w14:paraId="53E1C6F8" w14:textId="4AED67FD" w:rsidR="003858B4" w:rsidRPr="003858B4" w:rsidRDefault="00E31FD0" w:rsidP="003858B4">
      <w:r>
        <w:t>Figures</w:t>
      </w:r>
      <w:r w:rsidR="003858B4">
        <w:t xml:space="preserve"> 7 and 8 </w:t>
      </w:r>
      <w:r w:rsidR="0018052D">
        <w:t>give</w:t>
      </w:r>
      <w:r>
        <w:t>s</w:t>
      </w:r>
      <w:r w:rsidR="003858B4">
        <w:t xml:space="preserve"> the high-level process flow of market valuation</w:t>
      </w:r>
      <w:r>
        <w:t>,</w:t>
      </w:r>
      <w:r w:rsidR="003858B4">
        <w:t xml:space="preserve"> both for piloted and non-piloted talukas</w:t>
      </w:r>
    </w:p>
    <w:p w14:paraId="19546BAB" w14:textId="77777777" w:rsidR="003858B4" w:rsidRDefault="003858B4" w:rsidP="003858B4">
      <w:pPr>
        <w:keepNext/>
      </w:pPr>
      <w:r>
        <w:rPr>
          <w:noProof/>
        </w:rPr>
        <w:drawing>
          <wp:inline distT="0" distB="0" distL="0" distR="0" wp14:anchorId="29B18378" wp14:editId="6065C66A">
            <wp:extent cx="5707617" cy="5076749"/>
            <wp:effectExtent l="0" t="0" r="7620" b="0"/>
            <wp:docPr id="7" name="Picture 7" descr="C:\Users\csgvs\AppData\Local\Microsoft\Windows\INetCache\Content.MSO\29FAB0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sgvs\AppData\Local\Microsoft\Windows\INetCache\Content.MSO\29FAB0F4.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9584" cy="5078498"/>
                    </a:xfrm>
                    <a:prstGeom prst="rect">
                      <a:avLst/>
                    </a:prstGeom>
                    <a:noFill/>
                    <a:ln>
                      <a:noFill/>
                    </a:ln>
                  </pic:spPr>
                </pic:pic>
              </a:graphicData>
            </a:graphic>
          </wp:inline>
        </w:drawing>
      </w:r>
    </w:p>
    <w:p w14:paraId="768A877A" w14:textId="49F24B54" w:rsidR="003858B4" w:rsidRPr="003858B4" w:rsidRDefault="003858B4" w:rsidP="003858B4">
      <w:pPr>
        <w:pStyle w:val="Caption"/>
        <w:jc w:val="center"/>
      </w:pPr>
      <w:r>
        <w:t xml:space="preserve">Figure </w:t>
      </w:r>
      <w:r>
        <w:fldChar w:fldCharType="begin"/>
      </w:r>
      <w:r>
        <w:instrText>SEQ Figure \* ARABIC</w:instrText>
      </w:r>
      <w:r>
        <w:fldChar w:fldCharType="separate"/>
      </w:r>
      <w:r>
        <w:rPr>
          <w:noProof/>
        </w:rPr>
        <w:t>7</w:t>
      </w:r>
      <w:r>
        <w:fldChar w:fldCharType="end"/>
      </w:r>
      <w:r>
        <w:t xml:space="preserve">: Interaction diagram for </w:t>
      </w:r>
      <w:r w:rsidR="0018052D">
        <w:t>GIS-based</w:t>
      </w:r>
      <w:r>
        <w:t xml:space="preserve"> market valuation for piloted talukas.</w:t>
      </w:r>
    </w:p>
    <w:p w14:paraId="048E5D23" w14:textId="3B7C46B6" w:rsidR="003858B4" w:rsidRDefault="003858B4" w:rsidP="003858B4">
      <w:pPr>
        <w:keepNext/>
        <w:jc w:val="center"/>
      </w:pPr>
      <w:r>
        <w:rPr>
          <w:noProof/>
        </w:rPr>
        <w:lastRenderedPageBreak/>
        <w:drawing>
          <wp:inline distT="0" distB="0" distL="0" distR="0" wp14:anchorId="7BBD6BD5" wp14:editId="2F4999FC">
            <wp:extent cx="5836920" cy="4708724"/>
            <wp:effectExtent l="0" t="0" r="0" b="0"/>
            <wp:docPr id="6" name="Picture 6" descr="C:\Users\csgvs\AppData\Local\Microsoft\Windows\INetCache\Content.MSO\ECE20D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sgvs\AppData\Local\Microsoft\Windows\INetCache\Content.MSO\ECE20D76.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36920" cy="4708724"/>
                    </a:xfrm>
                    <a:prstGeom prst="rect">
                      <a:avLst/>
                    </a:prstGeom>
                    <a:noFill/>
                    <a:ln>
                      <a:noFill/>
                    </a:ln>
                  </pic:spPr>
                </pic:pic>
              </a:graphicData>
            </a:graphic>
          </wp:inline>
        </w:drawing>
      </w:r>
    </w:p>
    <w:p w14:paraId="4A25082B" w14:textId="77777777" w:rsidR="003858B4" w:rsidRDefault="003858B4" w:rsidP="003858B4">
      <w:pPr>
        <w:keepNext/>
        <w:jc w:val="center"/>
      </w:pPr>
    </w:p>
    <w:p w14:paraId="3F3702C9" w14:textId="15FB8B59" w:rsidR="005F5924" w:rsidRDefault="033A97D3" w:rsidP="003858B4">
      <w:pPr>
        <w:pStyle w:val="Caption"/>
        <w:jc w:val="center"/>
      </w:pPr>
      <w:r>
        <w:t xml:space="preserve">Figure </w:t>
      </w:r>
      <w:fldSimple w:instr=" SEQ Figure \* ARABIC ">
        <w:r w:rsidRPr="10BFAE47">
          <w:rPr>
            <w:noProof/>
          </w:rPr>
          <w:t>8</w:t>
        </w:r>
      </w:fldSimple>
      <w:r>
        <w:t>: Interaction diagram of Market valuation for non-piloted talukas</w:t>
      </w:r>
      <w:r w:rsidR="3A288BFF">
        <w:t xml:space="preserve"> (</w:t>
      </w:r>
      <w:proofErr w:type="spellStart"/>
      <w:r w:rsidR="3A288BFF">
        <w:t>agri</w:t>
      </w:r>
      <w:proofErr w:type="spellEnd"/>
      <w:r w:rsidR="3A288BFF">
        <w:t xml:space="preserve"> and non-</w:t>
      </w:r>
      <w:proofErr w:type="spellStart"/>
      <w:r w:rsidR="3A288BFF">
        <w:t>agri</w:t>
      </w:r>
      <w:proofErr w:type="spellEnd"/>
      <w:r w:rsidR="3A288BFF">
        <w:t>)</w:t>
      </w:r>
    </w:p>
    <w:p w14:paraId="09A56448" w14:textId="06B41CEE" w:rsidR="003858B4" w:rsidRPr="003858B4" w:rsidRDefault="003858B4" w:rsidP="003858B4"/>
    <w:p w14:paraId="3C72B99A" w14:textId="77777777" w:rsidR="005F5924" w:rsidRDefault="005F5924" w:rsidP="005F5924"/>
    <w:p w14:paraId="042CE94A" w14:textId="0E21E757" w:rsidR="005F5924" w:rsidRDefault="4E98092D" w:rsidP="005B06AA">
      <w:pPr>
        <w:pStyle w:val="Heading3"/>
      </w:pPr>
      <w:bookmarkStart w:id="13" w:name="_Toc196743985"/>
      <w:r>
        <w:lastRenderedPageBreak/>
        <w:t>Workflow</w:t>
      </w:r>
      <w:bookmarkEnd w:id="13"/>
    </w:p>
    <w:p w14:paraId="53CAD896" w14:textId="5BFFE904" w:rsidR="003858B4" w:rsidRDefault="0BD61603" w:rsidP="0042778F">
      <w:pPr>
        <w:keepNext/>
        <w:jc w:val="center"/>
      </w:pPr>
      <w:r>
        <w:rPr>
          <w:noProof/>
        </w:rPr>
        <w:drawing>
          <wp:inline distT="0" distB="0" distL="0" distR="0" wp14:anchorId="0BF45B01" wp14:editId="4672144C">
            <wp:extent cx="3417179" cy="8150700"/>
            <wp:effectExtent l="0" t="0" r="0" b="0"/>
            <wp:docPr id="411853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53735" name=""/>
                    <pic:cNvPicPr/>
                  </pic:nvPicPr>
                  <pic:blipFill>
                    <a:blip r:embed="rId24">
                      <a:extLst>
                        <a:ext uri="{28A0092B-C50C-407E-A947-70E740481C1C}">
                          <a14:useLocalDpi xmlns:a14="http://schemas.microsoft.com/office/drawing/2010/main"/>
                        </a:ext>
                      </a:extLst>
                    </a:blip>
                    <a:stretch>
                      <a:fillRect/>
                    </a:stretch>
                  </pic:blipFill>
                  <pic:spPr>
                    <a:xfrm>
                      <a:off x="0" y="0"/>
                      <a:ext cx="3417179" cy="8150700"/>
                    </a:xfrm>
                    <a:prstGeom prst="rect">
                      <a:avLst/>
                    </a:prstGeom>
                  </pic:spPr>
                </pic:pic>
              </a:graphicData>
            </a:graphic>
          </wp:inline>
        </w:drawing>
      </w:r>
    </w:p>
    <w:p w14:paraId="0552F5CD" w14:textId="7ADE5411" w:rsidR="033A97D3" w:rsidRDefault="033A97D3" w:rsidP="10BFAE47">
      <w:pPr>
        <w:pStyle w:val="Caption"/>
        <w:jc w:val="center"/>
      </w:pPr>
      <w:r>
        <w:t xml:space="preserve">Figure </w:t>
      </w:r>
      <w:fldSimple w:instr=" SEQ Figure \* ARABIC ">
        <w:r w:rsidRPr="10BFAE47">
          <w:rPr>
            <w:noProof/>
          </w:rPr>
          <w:t>9</w:t>
        </w:r>
      </w:fldSimple>
      <w:r>
        <w:t>: Activity diagram of revised market valuation including piloted and non-piloted talukas.</w:t>
      </w:r>
    </w:p>
    <w:p w14:paraId="09322310" w14:textId="472E233D" w:rsidR="008D0FC9" w:rsidRPr="008D0FC9" w:rsidRDefault="4C09C64C" w:rsidP="008D0FC9">
      <w:pPr>
        <w:pStyle w:val="Heading3"/>
      </w:pPr>
      <w:bookmarkStart w:id="14" w:name="_Toc196743986"/>
      <w:r>
        <w:lastRenderedPageBreak/>
        <w:t>Actors and their roles</w:t>
      </w:r>
      <w:bookmarkEnd w:id="14"/>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6916"/>
      </w:tblGrid>
      <w:tr w:rsidR="008C1CB9" w:rsidRPr="000707D4" w14:paraId="6924D9C8" w14:textId="77777777" w:rsidTr="10BFAE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tcBorders>
              <w:top w:val="none" w:sz="0" w:space="0" w:color="auto"/>
              <w:left w:val="none" w:sz="0" w:space="0" w:color="auto"/>
              <w:bottom w:val="none" w:sz="0" w:space="0" w:color="auto"/>
              <w:right w:val="none" w:sz="0" w:space="0" w:color="auto"/>
            </w:tcBorders>
            <w:shd w:val="clear" w:color="auto" w:fill="1F3864" w:themeFill="accent1" w:themeFillShade="80"/>
          </w:tcPr>
          <w:p w14:paraId="0285CA5F" w14:textId="77777777" w:rsidR="008C1CB9" w:rsidRPr="000707D4" w:rsidRDefault="008C1CB9" w:rsidP="0045271F">
            <w:pPr>
              <w:jc w:val="center"/>
              <w:rPr>
                <w:color w:val="auto"/>
              </w:rPr>
            </w:pPr>
            <w:r w:rsidRPr="000707D4">
              <w:rPr>
                <w:color w:val="auto"/>
              </w:rPr>
              <w:t>Actor/Interface</w:t>
            </w:r>
          </w:p>
        </w:tc>
        <w:tc>
          <w:tcPr>
            <w:tcW w:w="6916" w:type="dxa"/>
            <w:tcBorders>
              <w:top w:val="none" w:sz="0" w:space="0" w:color="auto"/>
              <w:left w:val="none" w:sz="0" w:space="0" w:color="auto"/>
              <w:bottom w:val="none" w:sz="0" w:space="0" w:color="auto"/>
              <w:right w:val="none" w:sz="0" w:space="0" w:color="auto"/>
            </w:tcBorders>
            <w:shd w:val="clear" w:color="auto" w:fill="1F3864" w:themeFill="accent1" w:themeFillShade="80"/>
          </w:tcPr>
          <w:p w14:paraId="61B14805" w14:textId="77777777" w:rsidR="008C1CB9" w:rsidRPr="000707D4" w:rsidRDefault="008C1CB9" w:rsidP="0045271F">
            <w:pPr>
              <w:jc w:val="center"/>
              <w:cnfStyle w:val="100000000000" w:firstRow="1" w:lastRow="0" w:firstColumn="0" w:lastColumn="0" w:oddVBand="0" w:evenVBand="0" w:oddHBand="0" w:evenHBand="0" w:firstRowFirstColumn="0" w:firstRowLastColumn="0" w:lastRowFirstColumn="0" w:lastRowLastColumn="0"/>
              <w:rPr>
                <w:color w:val="auto"/>
              </w:rPr>
            </w:pPr>
            <w:r w:rsidRPr="000707D4">
              <w:rPr>
                <w:color w:val="auto"/>
              </w:rPr>
              <w:t>Role/Responsibilities</w:t>
            </w:r>
          </w:p>
        </w:tc>
      </w:tr>
      <w:tr w:rsidR="008C1CB9" w:rsidRPr="000707D4" w14:paraId="535CE427" w14:textId="77777777" w:rsidTr="10BFAE47">
        <w:trPr>
          <w:cnfStyle w:val="000000100000" w:firstRow="0" w:lastRow="0" w:firstColumn="0" w:lastColumn="0" w:oddVBand="0" w:evenVBand="0" w:oddHBand="1" w:evenHBand="0" w:firstRowFirstColumn="0" w:firstRowLastColumn="0" w:lastRowFirstColumn="0" w:lastRowLastColumn="0"/>
          <w:trHeight w:val="2359"/>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45C3C910" w14:textId="77777777" w:rsidR="008C1CB9" w:rsidRPr="00A971B6" w:rsidRDefault="008C1CB9" w:rsidP="0045271F">
            <w:r w:rsidRPr="00A971B6">
              <w:t>Applicant</w:t>
            </w:r>
          </w:p>
        </w:tc>
        <w:tc>
          <w:tcPr>
            <w:tcW w:w="6916" w:type="dxa"/>
            <w:shd w:val="clear" w:color="auto" w:fill="auto"/>
          </w:tcPr>
          <w:p w14:paraId="03054AE0" w14:textId="73CBF8B7" w:rsidR="008C1CB9" w:rsidRDefault="008C1CB9" w:rsidP="00B535F4">
            <w:pPr>
              <w:pStyle w:val="ListParagraph"/>
              <w:numPr>
                <w:ilvl w:val="0"/>
                <w:numId w:val="21"/>
              </w:numPr>
              <w:cnfStyle w:val="000000100000" w:firstRow="0" w:lastRow="0" w:firstColumn="0" w:lastColumn="0" w:oddVBand="0" w:evenVBand="0" w:oddHBand="1" w:evenHBand="0" w:firstRowFirstColumn="0" w:firstRowLastColumn="0" w:lastRowFirstColumn="0" w:lastRowLastColumn="0"/>
            </w:pPr>
            <w:r>
              <w:t xml:space="preserve">Keys the </w:t>
            </w:r>
            <w:r w:rsidR="00FD3F92">
              <w:t>relevant d</w:t>
            </w:r>
            <w:r w:rsidR="00FD5561">
              <w:t>ocument details</w:t>
            </w:r>
          </w:p>
          <w:p w14:paraId="5C1BA7DC" w14:textId="1C10C60D" w:rsidR="008D064F" w:rsidRDefault="00241EDD" w:rsidP="00B535F4">
            <w:pPr>
              <w:pStyle w:val="ListParagraph"/>
              <w:numPr>
                <w:ilvl w:val="0"/>
                <w:numId w:val="21"/>
              </w:numPr>
              <w:cnfStyle w:val="000000100000" w:firstRow="0" w:lastRow="0" w:firstColumn="0" w:lastColumn="0" w:oddVBand="0" w:evenVBand="0" w:oddHBand="1" w:evenHBand="0" w:firstRowFirstColumn="0" w:firstRowLastColumn="0" w:lastRowFirstColumn="0" w:lastRowLastColumn="0"/>
            </w:pPr>
            <w:r>
              <w:t>Pin-point</w:t>
            </w:r>
            <w:r w:rsidR="00BB48FD">
              <w:t xml:space="preserve"> the</w:t>
            </w:r>
            <w:r>
              <w:t xml:space="preserve"> location of </w:t>
            </w:r>
            <w:r w:rsidR="009D4586">
              <w:t xml:space="preserve">the </w:t>
            </w:r>
            <w:r>
              <w:t xml:space="preserve">property </w:t>
            </w:r>
          </w:p>
          <w:p w14:paraId="39230EB9" w14:textId="633D2AAD" w:rsidR="008D064F" w:rsidRDefault="00586B92" w:rsidP="00B535F4">
            <w:pPr>
              <w:pStyle w:val="ListParagraph"/>
              <w:numPr>
                <w:ilvl w:val="0"/>
                <w:numId w:val="21"/>
              </w:numPr>
              <w:spacing w:after="160" w:line="259" w:lineRule="auto"/>
              <w:cnfStyle w:val="000000100000" w:firstRow="0" w:lastRow="0" w:firstColumn="0" w:lastColumn="0" w:oddVBand="0" w:evenVBand="0" w:oddHBand="1" w:evenHBand="0" w:firstRowFirstColumn="0" w:firstRowLastColumn="0" w:lastRowFirstColumn="0" w:lastRowLastColumn="0"/>
            </w:pPr>
            <w:r>
              <w:t>Selects extent type</w:t>
            </w:r>
          </w:p>
          <w:p w14:paraId="49A890C1" w14:textId="0ADB220A" w:rsidR="008D064F" w:rsidRDefault="00912947" w:rsidP="008D064F">
            <w:pPr>
              <w:pStyle w:val="ListParagraph"/>
              <w:ind w:left="2160"/>
              <w:cnfStyle w:val="000000100000" w:firstRow="0" w:lastRow="0" w:firstColumn="0" w:lastColumn="0" w:oddVBand="0" w:evenVBand="0" w:oddHBand="1" w:evenHBand="0" w:firstRowFirstColumn="0" w:firstRowLastColumn="0" w:lastRowFirstColumn="0" w:lastRowLastColumn="0"/>
            </w:pPr>
            <w:r>
              <w:t>[</w:t>
            </w:r>
            <w:r w:rsidR="008D064F">
              <w:t>o</w:t>
            </w:r>
            <w:r w:rsidR="00241EDD">
              <w:t>r</w:t>
            </w:r>
            <w:r>
              <w:t>]</w:t>
            </w:r>
          </w:p>
          <w:p w14:paraId="573A29C7" w14:textId="0923D26B" w:rsidR="00241EDD" w:rsidRDefault="00241EDD" w:rsidP="00B535F4">
            <w:pPr>
              <w:pStyle w:val="ListParagraph"/>
              <w:numPr>
                <w:ilvl w:val="0"/>
                <w:numId w:val="21"/>
              </w:numPr>
              <w:cnfStyle w:val="000000100000" w:firstRow="0" w:lastRow="0" w:firstColumn="0" w:lastColumn="0" w:oddVBand="0" w:evenVBand="0" w:oddHBand="1" w:evenHBand="0" w:firstRowFirstColumn="0" w:firstRowLastColumn="0" w:lastRowFirstColumn="0" w:lastRowLastColumn="0"/>
            </w:pPr>
            <w:r>
              <w:t>Keys the property details</w:t>
            </w:r>
            <w:r w:rsidR="009C03DD">
              <w:t xml:space="preserve"> – survey no, </w:t>
            </w:r>
            <w:proofErr w:type="spellStart"/>
            <w:r w:rsidR="00717EBE">
              <w:t>h</w:t>
            </w:r>
            <w:r w:rsidR="009C03DD">
              <w:t>issa</w:t>
            </w:r>
            <w:proofErr w:type="spellEnd"/>
            <w:r w:rsidR="009C03DD">
              <w:t xml:space="preserve"> no.</w:t>
            </w:r>
          </w:p>
          <w:p w14:paraId="780CFFF3" w14:textId="0A870C40" w:rsidR="004F53EA" w:rsidRDefault="657881C7" w:rsidP="00B535F4">
            <w:pPr>
              <w:pStyle w:val="ListParagraph"/>
              <w:numPr>
                <w:ilvl w:val="0"/>
                <w:numId w:val="21"/>
              </w:numPr>
              <w:spacing w:after="160" w:line="259" w:lineRule="auto"/>
              <w:cnfStyle w:val="000000100000" w:firstRow="0" w:lastRow="0" w:firstColumn="0" w:lastColumn="0" w:oddVBand="0" w:evenVBand="0" w:oddHBand="1" w:evenHBand="0" w:firstRowFirstColumn="0" w:firstRowLastColumn="0" w:lastRowFirstColumn="0" w:lastRowLastColumn="0"/>
            </w:pPr>
            <w:r>
              <w:t>Selects extent type</w:t>
            </w:r>
            <w:r w:rsidR="4454EAE9">
              <w:t xml:space="preserve"> and </w:t>
            </w:r>
            <w:r w:rsidR="7AEA0D99">
              <w:t>annexures</w:t>
            </w:r>
          </w:p>
          <w:p w14:paraId="78363A06" w14:textId="02E80A8D" w:rsidR="008C1CB9" w:rsidRPr="000707D4" w:rsidRDefault="00D702E9" w:rsidP="00B535F4">
            <w:pPr>
              <w:pStyle w:val="ListParagraph"/>
              <w:numPr>
                <w:ilvl w:val="0"/>
                <w:numId w:val="21"/>
              </w:numPr>
              <w:cnfStyle w:val="000000100000" w:firstRow="0" w:lastRow="0" w:firstColumn="0" w:lastColumn="0" w:oddVBand="0" w:evenVBand="0" w:oddHBand="1" w:evenHBand="0" w:firstRowFirstColumn="0" w:firstRowLastColumn="0" w:lastRowFirstColumn="0" w:lastRowLastColumn="0"/>
            </w:pPr>
            <w:r>
              <w:t>Continue</w:t>
            </w:r>
            <w:r w:rsidR="004D29E4">
              <w:t>s</w:t>
            </w:r>
            <w:r>
              <w:t xml:space="preserve"> with </w:t>
            </w:r>
            <w:r w:rsidR="009D4586">
              <w:t xml:space="preserve">the </w:t>
            </w:r>
            <w:r>
              <w:t>application process</w:t>
            </w:r>
          </w:p>
        </w:tc>
      </w:tr>
      <w:tr w:rsidR="00724AE1" w:rsidRPr="000707D4" w14:paraId="217C2B26" w14:textId="77777777" w:rsidTr="10BFAE47">
        <w:trPr>
          <w:trHeight w:val="930"/>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1AC76DFF" w14:textId="64CEE964" w:rsidR="00724AE1" w:rsidRPr="00A971B6" w:rsidRDefault="00B26E20" w:rsidP="0045271F">
            <w:r>
              <w:t>KSRSAC</w:t>
            </w:r>
          </w:p>
        </w:tc>
        <w:tc>
          <w:tcPr>
            <w:tcW w:w="6916" w:type="dxa"/>
            <w:shd w:val="clear" w:color="auto" w:fill="auto"/>
          </w:tcPr>
          <w:p w14:paraId="4F5DEDD9" w14:textId="3E4C01C7" w:rsidR="00724AE1" w:rsidRDefault="00286F8E" w:rsidP="00B535F4">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 xml:space="preserve">Populates the map and </w:t>
            </w:r>
            <w:r w:rsidR="009D4586">
              <w:t>sends</w:t>
            </w:r>
            <w:r>
              <w:t xml:space="preserve"> to </w:t>
            </w:r>
            <w:r w:rsidR="00E31FD0">
              <w:t xml:space="preserve">the </w:t>
            </w:r>
            <w:r w:rsidR="009D4586">
              <w:t>Kaveri</w:t>
            </w:r>
            <w:r>
              <w:t xml:space="preserve"> system</w:t>
            </w:r>
          </w:p>
          <w:p w14:paraId="6FD38AAE" w14:textId="6CD562D5" w:rsidR="00286F8E" w:rsidRDefault="0003097E" w:rsidP="00B535F4">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 xml:space="preserve">Sends </w:t>
            </w:r>
            <w:r w:rsidR="00947CFA">
              <w:t xml:space="preserve">relevant details along with annexure rule codes to </w:t>
            </w:r>
            <w:r w:rsidR="009D4586">
              <w:t>the K</w:t>
            </w:r>
            <w:r w:rsidR="00947CFA">
              <w:t>averi system</w:t>
            </w:r>
          </w:p>
        </w:tc>
      </w:tr>
      <w:tr w:rsidR="008C1CB9" w:rsidRPr="000707D4" w14:paraId="1E3CF9A5" w14:textId="77777777" w:rsidTr="10BFAE47">
        <w:trPr>
          <w:cnfStyle w:val="000000100000" w:firstRow="0" w:lastRow="0" w:firstColumn="0" w:lastColumn="0" w:oddVBand="0" w:evenVBand="0" w:oddHBand="1" w:evenHBand="0" w:firstRowFirstColumn="0" w:firstRowLastColumn="0" w:lastRowFirstColumn="0" w:lastRowLastColumn="0"/>
          <w:trHeight w:val="1497"/>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2DA97C45" w14:textId="77777777" w:rsidR="008C1CB9" w:rsidRPr="00A971B6" w:rsidRDefault="008C1CB9" w:rsidP="0045271F">
            <w:r w:rsidRPr="00A971B6">
              <w:t>System</w:t>
            </w:r>
          </w:p>
        </w:tc>
        <w:tc>
          <w:tcPr>
            <w:tcW w:w="6916" w:type="dxa"/>
            <w:shd w:val="clear" w:color="auto" w:fill="auto"/>
          </w:tcPr>
          <w:p w14:paraId="5A111D36" w14:textId="1F1AAE90" w:rsidR="008C1CB9" w:rsidRDefault="00BB1344" w:rsidP="00B535F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 xml:space="preserve">Displays GIS map for </w:t>
            </w:r>
            <w:r w:rsidR="005E605B">
              <w:t>piloted</w:t>
            </w:r>
            <w:r>
              <w:t xml:space="preserve"> taluks</w:t>
            </w:r>
          </w:p>
          <w:p w14:paraId="6F127A57" w14:textId="303EC2F3" w:rsidR="00BB1344" w:rsidRDefault="00051584" w:rsidP="00B535F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Stores the annexure rule codes</w:t>
            </w:r>
          </w:p>
          <w:p w14:paraId="72C9B99E" w14:textId="71C5E0A4" w:rsidR="00051584" w:rsidRDefault="00A30615" w:rsidP="00B535F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 xml:space="preserve">Fetches party owner details from </w:t>
            </w:r>
            <w:r w:rsidR="009D4586">
              <w:t>the B</w:t>
            </w:r>
            <w:r>
              <w:t>hoomi</w:t>
            </w:r>
            <w:r w:rsidR="00FA6467">
              <w:t xml:space="preserve"> system</w:t>
            </w:r>
          </w:p>
          <w:p w14:paraId="12E08B96" w14:textId="2EF7D67E" w:rsidR="0099664B" w:rsidRDefault="0099664B" w:rsidP="00B535F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 xml:space="preserve">Displays the error message, if any restricted properties </w:t>
            </w:r>
          </w:p>
          <w:p w14:paraId="68EC238A" w14:textId="43A5B2A5" w:rsidR="008C1CB9" w:rsidRDefault="70917E96" w:rsidP="00B535F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Displays rates and annexures</w:t>
            </w:r>
          </w:p>
          <w:p w14:paraId="14C32A5D" w14:textId="00B97198" w:rsidR="008C1CB9" w:rsidRDefault="1AFF52F0" w:rsidP="00B535F4">
            <w:pPr>
              <w:pStyle w:val="ListParagraph"/>
              <w:numPr>
                <w:ilvl w:val="0"/>
                <w:numId w:val="16"/>
              </w:numPr>
              <w:cnfStyle w:val="000000100000" w:firstRow="0" w:lastRow="0" w:firstColumn="0" w:lastColumn="0" w:oddVBand="0" w:evenVBand="0" w:oddHBand="1" w:evenHBand="0" w:firstRowFirstColumn="0" w:firstRowLastColumn="0" w:lastRowFirstColumn="0" w:lastRowLastColumn="0"/>
            </w:pPr>
            <w:r>
              <w:t>Calculates market valuation based on user input and KSRSAC response</w:t>
            </w:r>
          </w:p>
        </w:tc>
      </w:tr>
      <w:tr w:rsidR="008C1CB9" w:rsidRPr="000707D4" w14:paraId="49D42CBA" w14:textId="77777777" w:rsidTr="10BFAE47">
        <w:trPr>
          <w:trHeight w:val="2246"/>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2441E9D6" w14:textId="77777777" w:rsidR="008C1CB9" w:rsidRPr="00A971B6" w:rsidRDefault="008C1CB9" w:rsidP="0045271F">
            <w:r w:rsidRPr="00A971B6">
              <w:t>SR</w:t>
            </w:r>
            <w:r>
              <w:t>O</w:t>
            </w:r>
          </w:p>
        </w:tc>
        <w:tc>
          <w:tcPr>
            <w:tcW w:w="6916" w:type="dxa"/>
            <w:shd w:val="clear" w:color="auto" w:fill="auto"/>
          </w:tcPr>
          <w:p w14:paraId="0FB487BE" w14:textId="6C12BAB6" w:rsidR="008C1CB9" w:rsidRDefault="63CB05AE" w:rsidP="00B535F4">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Allocates to FDA/SDA or verification</w:t>
            </w:r>
          </w:p>
          <w:p w14:paraId="1BC84510" w14:textId="77777777" w:rsidR="008C1CB9" w:rsidRDefault="008C1CB9" w:rsidP="00B535F4">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Verifies the application</w:t>
            </w:r>
          </w:p>
          <w:p w14:paraId="6D0E43C3" w14:textId="10AF7AD4" w:rsidR="008C1CB9" w:rsidRDefault="63CB05AE" w:rsidP="00B535F4">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Calculates the market valuation and stamp duty fee</w:t>
            </w:r>
            <w:r w:rsidR="7530DCBD">
              <w:t xml:space="preserve">. Overrides certain annexure rules input by applicant or provided by KSRSAC. </w:t>
            </w:r>
          </w:p>
          <w:p w14:paraId="574A7E95" w14:textId="04ECFDE6" w:rsidR="008C1CB9" w:rsidRDefault="008C1CB9" w:rsidP="00B535F4">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 xml:space="preserve">Add remarks and send back to </w:t>
            </w:r>
            <w:r w:rsidR="00E31FD0">
              <w:t xml:space="preserve">the </w:t>
            </w:r>
            <w:r>
              <w:t>applicant for correction, if required</w:t>
            </w:r>
          </w:p>
          <w:p w14:paraId="5FE705F3" w14:textId="12D5026D" w:rsidR="008C1CB9" w:rsidRDefault="63CB05AE" w:rsidP="00B535F4">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 xml:space="preserve">Send back to </w:t>
            </w:r>
            <w:r w:rsidR="48574EBC">
              <w:t xml:space="preserve">the </w:t>
            </w:r>
            <w:r>
              <w:t>applicant for payment</w:t>
            </w:r>
          </w:p>
          <w:p w14:paraId="713CF01B" w14:textId="4C6A3F85" w:rsidR="008C1CB9" w:rsidRPr="00B3277D" w:rsidRDefault="008C1CB9" w:rsidP="10BFAE47">
            <w:pPr>
              <w:pStyle w:val="ListParagraph"/>
              <w:cnfStyle w:val="000000000000" w:firstRow="0" w:lastRow="0" w:firstColumn="0" w:lastColumn="0" w:oddVBand="0" w:evenVBand="0" w:oddHBand="0" w:evenHBand="0" w:firstRowFirstColumn="0" w:firstRowLastColumn="0" w:lastRowFirstColumn="0" w:lastRowLastColumn="0"/>
            </w:pPr>
          </w:p>
        </w:tc>
      </w:tr>
      <w:tr w:rsidR="008C1CB9" w:rsidRPr="000707D4" w14:paraId="51A6F1F7" w14:textId="77777777" w:rsidTr="10BFAE47">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6BC4AB37" w14:textId="0B5E420D" w:rsidR="008C1CB9" w:rsidRDefault="00123739" w:rsidP="0045271F">
            <w:r>
              <w:t>Bhoomi</w:t>
            </w:r>
            <w:r w:rsidR="008C1CB9">
              <w:t xml:space="preserve"> </w:t>
            </w:r>
          </w:p>
        </w:tc>
        <w:tc>
          <w:tcPr>
            <w:tcW w:w="6916" w:type="dxa"/>
            <w:shd w:val="clear" w:color="auto" w:fill="auto"/>
          </w:tcPr>
          <w:p w14:paraId="4FC4F2E4" w14:textId="57560BB1" w:rsidR="008C1CB9" w:rsidRPr="00E06843" w:rsidRDefault="009B5A8B" w:rsidP="00B535F4">
            <w:pPr>
              <w:pStyle w:val="ListParagraph"/>
              <w:numPr>
                <w:ilvl w:val="0"/>
                <w:numId w:val="18"/>
              </w:numPr>
              <w:spacing w:after="160" w:line="259" w:lineRule="auto"/>
              <w:cnfStyle w:val="000000100000" w:firstRow="0" w:lastRow="0" w:firstColumn="0" w:lastColumn="0" w:oddVBand="0" w:evenVBand="0" w:oddHBand="1" w:evenHBand="0" w:firstRowFirstColumn="0" w:firstRowLastColumn="0" w:lastRowFirstColumn="0" w:lastRowLastColumn="0"/>
            </w:pPr>
            <w:r>
              <w:t xml:space="preserve">Sends back the property owner details to </w:t>
            </w:r>
            <w:r w:rsidR="009D4586">
              <w:t>the K</w:t>
            </w:r>
            <w:r>
              <w:t>averi system</w:t>
            </w:r>
          </w:p>
        </w:tc>
      </w:tr>
      <w:tr w:rsidR="008C1CB9" w:rsidRPr="000707D4" w14:paraId="28B68B17" w14:textId="77777777" w:rsidTr="10BFAE47">
        <w:trPr>
          <w:trHeight w:val="564"/>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2F7A3F0D" w14:textId="77777777" w:rsidR="008C1CB9" w:rsidRPr="00A971B6" w:rsidRDefault="008C1CB9" w:rsidP="0045271F">
            <w:r w:rsidRPr="00A971B6">
              <w:t>Process Triggers</w:t>
            </w:r>
          </w:p>
        </w:tc>
        <w:tc>
          <w:tcPr>
            <w:tcW w:w="6916" w:type="dxa"/>
            <w:shd w:val="clear" w:color="auto" w:fill="auto"/>
          </w:tcPr>
          <w:p w14:paraId="7FD1A511" w14:textId="41F3976D" w:rsidR="008C1CB9" w:rsidRPr="000707D4" w:rsidRDefault="008C1CB9" w:rsidP="00B535F4">
            <w:pPr>
              <w:pStyle w:val="ListParagraph"/>
              <w:numPr>
                <w:ilvl w:val="0"/>
                <w:numId w:val="19"/>
              </w:numPr>
              <w:ind w:left="741" w:hanging="284"/>
              <w:cnfStyle w:val="000000000000" w:firstRow="0" w:lastRow="0" w:firstColumn="0" w:lastColumn="0" w:oddVBand="0" w:evenVBand="0" w:oddHBand="0" w:evenHBand="0" w:firstRowFirstColumn="0" w:firstRowLastColumn="0" w:lastRowFirstColumn="0" w:lastRowLastColumn="0"/>
            </w:pPr>
            <w:r>
              <w:t xml:space="preserve">Selection of </w:t>
            </w:r>
            <w:r w:rsidR="00E3766E">
              <w:t xml:space="preserve">Taluk </w:t>
            </w:r>
            <w:r w:rsidR="009E14ED">
              <w:t>-</w:t>
            </w:r>
            <w:r w:rsidR="00E3766E">
              <w:t xml:space="preserve"> piloted/ </w:t>
            </w:r>
            <w:r w:rsidR="00A178E2">
              <w:t>Non-piloted</w:t>
            </w:r>
          </w:p>
        </w:tc>
      </w:tr>
      <w:tr w:rsidR="008C1CB9" w:rsidRPr="000707D4" w14:paraId="4EBE9F88" w14:textId="77777777" w:rsidTr="10BFA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7E02CC64" w14:textId="77777777" w:rsidR="008C1CB9" w:rsidRPr="00A971B6" w:rsidRDefault="008C1CB9" w:rsidP="0045271F">
            <w:r w:rsidRPr="00A971B6">
              <w:t>Data/Information Required</w:t>
            </w:r>
          </w:p>
        </w:tc>
        <w:tc>
          <w:tcPr>
            <w:tcW w:w="6916" w:type="dxa"/>
            <w:shd w:val="clear" w:color="auto" w:fill="auto"/>
          </w:tcPr>
          <w:p w14:paraId="4C680CC4" w14:textId="6394964A" w:rsidR="008C1CB9" w:rsidRDefault="00231542" w:rsidP="00B535F4">
            <w:pPr>
              <w:pStyle w:val="ListParagraph"/>
              <w:numPr>
                <w:ilvl w:val="0"/>
                <w:numId w:val="19"/>
              </w:numPr>
              <w:ind w:left="457" w:firstLine="0"/>
              <w:cnfStyle w:val="000000100000" w:firstRow="0" w:lastRow="0" w:firstColumn="0" w:lastColumn="0" w:oddVBand="0" w:evenVBand="0" w:oddHBand="1" w:evenHBand="0" w:firstRowFirstColumn="0" w:firstRowLastColumn="0" w:lastRowFirstColumn="0" w:lastRowLastColumn="0"/>
            </w:pPr>
            <w:r>
              <w:t>Annexure rule codes</w:t>
            </w:r>
          </w:p>
        </w:tc>
      </w:tr>
      <w:tr w:rsidR="008C1CB9" w:rsidRPr="000707D4" w14:paraId="66B94857" w14:textId="77777777" w:rsidTr="10BFAE47">
        <w:trPr>
          <w:trHeight w:val="849"/>
        </w:trPr>
        <w:tc>
          <w:tcPr>
            <w:cnfStyle w:val="001000000000" w:firstRow="0" w:lastRow="0" w:firstColumn="1" w:lastColumn="0" w:oddVBand="0" w:evenVBand="0" w:oddHBand="0" w:evenHBand="0" w:firstRowFirstColumn="0" w:firstRowLastColumn="0" w:lastRowFirstColumn="0" w:lastRowLastColumn="0"/>
            <w:tcW w:w="1840" w:type="dxa"/>
            <w:shd w:val="clear" w:color="auto" w:fill="auto"/>
          </w:tcPr>
          <w:p w14:paraId="01FB0691" w14:textId="77777777" w:rsidR="008C1CB9" w:rsidRPr="00A971B6" w:rsidRDefault="008C1CB9" w:rsidP="0045271F">
            <w:r w:rsidRPr="00A971B6">
              <w:t>Output documents generated</w:t>
            </w:r>
          </w:p>
        </w:tc>
        <w:tc>
          <w:tcPr>
            <w:tcW w:w="6916" w:type="dxa"/>
            <w:shd w:val="clear" w:color="auto" w:fill="auto"/>
          </w:tcPr>
          <w:p w14:paraId="6E239934" w14:textId="27961677" w:rsidR="008C1CB9" w:rsidRDefault="00846D28" w:rsidP="00B535F4">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Application summary</w:t>
            </w:r>
          </w:p>
        </w:tc>
      </w:tr>
    </w:tbl>
    <w:p w14:paraId="58B99911" w14:textId="45B45FB9" w:rsidR="008C1CB9" w:rsidRDefault="008C1CB9">
      <w:pPr>
        <w:rPr>
          <w:rFonts w:asciiTheme="majorHAnsi" w:eastAsiaTheme="majorEastAsia" w:hAnsiTheme="majorHAnsi" w:cstheme="majorBidi"/>
          <w:color w:val="1F3763" w:themeColor="accent1" w:themeShade="7F"/>
          <w:sz w:val="24"/>
          <w:szCs w:val="24"/>
        </w:rPr>
      </w:pPr>
    </w:p>
    <w:p w14:paraId="760F581E" w14:textId="450C1446" w:rsidR="00B61D57" w:rsidRDefault="008C1CB9">
      <w:pPr>
        <w:rPr>
          <w:rFonts w:asciiTheme="majorHAnsi" w:eastAsiaTheme="majorEastAsia" w:hAnsiTheme="majorHAnsi" w:cstheme="majorBidi"/>
          <w:color w:val="1F3763" w:themeColor="accent1" w:themeShade="7F"/>
          <w:sz w:val="24"/>
          <w:szCs w:val="24"/>
        </w:rPr>
      </w:pPr>
      <w:r>
        <w:rPr>
          <w:rFonts w:asciiTheme="majorHAnsi" w:eastAsiaTheme="majorEastAsia" w:hAnsiTheme="majorHAnsi" w:cstheme="majorBidi"/>
          <w:color w:val="1F3763" w:themeColor="accent1" w:themeShade="7F"/>
          <w:sz w:val="24"/>
          <w:szCs w:val="24"/>
        </w:rPr>
        <w:br w:type="page"/>
      </w:r>
    </w:p>
    <w:p w14:paraId="5BADA19E" w14:textId="58D40466" w:rsidR="00895D22" w:rsidRDefault="003858B4" w:rsidP="005B06AA">
      <w:pPr>
        <w:pStyle w:val="Heading3"/>
      </w:pPr>
      <w:bookmarkStart w:id="15" w:name="_Toc196743987"/>
      <w:r>
        <w:lastRenderedPageBreak/>
        <w:t>Process Description</w:t>
      </w:r>
      <w:r w:rsidR="00BC0C20">
        <w:rPr>
          <w:rStyle w:val="FootnoteReference"/>
        </w:rPr>
        <w:footnoteReference w:id="1"/>
      </w:r>
      <w:bookmarkEnd w:id="15"/>
    </w:p>
    <w:p w14:paraId="1E87372A" w14:textId="604378AD" w:rsidR="009D4586" w:rsidRPr="00E31FD0" w:rsidRDefault="009D4586" w:rsidP="0049538D">
      <w:pPr>
        <w:jc w:val="both"/>
        <w:rPr>
          <w:b/>
        </w:rPr>
      </w:pPr>
      <w:r w:rsidRPr="00E31FD0">
        <w:rPr>
          <w:b/>
        </w:rPr>
        <w:t>Citizen Login</w:t>
      </w:r>
    </w:p>
    <w:p w14:paraId="0A426838" w14:textId="0F174CFF" w:rsidR="005F5924" w:rsidRDefault="0045271F" w:rsidP="00B535F4">
      <w:pPr>
        <w:pStyle w:val="ListParagraph"/>
        <w:numPr>
          <w:ilvl w:val="0"/>
          <w:numId w:val="12"/>
        </w:numPr>
      </w:pPr>
      <w:r>
        <w:t>Log in</w:t>
      </w:r>
      <w:r w:rsidR="005F5924">
        <w:t xml:space="preserve"> and select the new application.</w:t>
      </w:r>
    </w:p>
    <w:p w14:paraId="30A4E990" w14:textId="77777777" w:rsidR="005F5924" w:rsidRDefault="005F5924" w:rsidP="00B535F4">
      <w:pPr>
        <w:pStyle w:val="ListParagraph"/>
        <w:numPr>
          <w:ilvl w:val="0"/>
          <w:numId w:val="12"/>
        </w:numPr>
      </w:pPr>
      <w:r>
        <w:t>Select the article and sub-article.</w:t>
      </w:r>
    </w:p>
    <w:p w14:paraId="41A0FC26" w14:textId="0B358D49" w:rsidR="005F5924" w:rsidRDefault="0049538D" w:rsidP="00B535F4">
      <w:pPr>
        <w:pStyle w:val="ListParagraph"/>
        <w:numPr>
          <w:ilvl w:val="0"/>
          <w:numId w:val="12"/>
        </w:numPr>
      </w:pPr>
      <w:r w:rsidRPr="00401353">
        <w:rPr>
          <w:b/>
          <w:bCs/>
        </w:rPr>
        <w:t xml:space="preserve">Property selection: </w:t>
      </w:r>
      <w:r w:rsidR="005F5924">
        <w:t>Key in the following details to fetch the details</w:t>
      </w:r>
      <w:r w:rsidR="00E31FD0">
        <w:t>.</w:t>
      </w:r>
    </w:p>
    <w:p w14:paraId="57F6188B" w14:textId="77777777" w:rsidR="005F5924" w:rsidRDefault="005F5924" w:rsidP="00B535F4">
      <w:pPr>
        <w:pStyle w:val="ListParagraph"/>
        <w:numPr>
          <w:ilvl w:val="1"/>
          <w:numId w:val="12"/>
        </w:numPr>
      </w:pPr>
      <w:r>
        <w:t>District (Dropdown).</w:t>
      </w:r>
    </w:p>
    <w:p w14:paraId="17186510" w14:textId="77777777" w:rsidR="005F5924" w:rsidRDefault="005F5924" w:rsidP="00B535F4">
      <w:pPr>
        <w:pStyle w:val="ListParagraph"/>
        <w:numPr>
          <w:ilvl w:val="1"/>
          <w:numId w:val="12"/>
        </w:numPr>
      </w:pPr>
      <w:r>
        <w:t xml:space="preserve">Taluka (Dropdown): </w:t>
      </w:r>
    </w:p>
    <w:p w14:paraId="1DE9E51D" w14:textId="0BF19481" w:rsidR="005F5924" w:rsidRDefault="005F5924" w:rsidP="00B535F4">
      <w:pPr>
        <w:pStyle w:val="ListParagraph"/>
        <w:numPr>
          <w:ilvl w:val="2"/>
          <w:numId w:val="12"/>
        </w:numPr>
      </w:pPr>
      <w:r>
        <w:t>If the selected taluk is a pilot taluk</w:t>
      </w:r>
      <w:r w:rsidR="0045271F">
        <w:t>,</w:t>
      </w:r>
      <w:r>
        <w:t xml:space="preserve"> then the system will display the maps.</w:t>
      </w:r>
    </w:p>
    <w:p w14:paraId="31075C42" w14:textId="024C8976" w:rsidR="005F5924" w:rsidRDefault="005F5924" w:rsidP="00B535F4">
      <w:pPr>
        <w:pStyle w:val="ListParagraph"/>
        <w:numPr>
          <w:ilvl w:val="3"/>
          <w:numId w:val="12"/>
        </w:numPr>
      </w:pPr>
      <w:r>
        <w:t>Drop a pin on a property to select it</w:t>
      </w:r>
      <w:r w:rsidR="0045271F">
        <w:t>,</w:t>
      </w:r>
      <w:r>
        <w:t xml:space="preserve"> or Select Hobli, Index village and Survey Number</w:t>
      </w:r>
      <w:r w:rsidR="00C05CBD">
        <w:t xml:space="preserve"> from drop respective </w:t>
      </w:r>
      <w:r w:rsidR="0045271F">
        <w:t>dropdowns</w:t>
      </w:r>
      <w:r>
        <w:t>.</w:t>
      </w:r>
    </w:p>
    <w:p w14:paraId="026B17D6" w14:textId="71153566" w:rsidR="005F5924" w:rsidRDefault="005F5924" w:rsidP="00B535F4">
      <w:pPr>
        <w:pStyle w:val="ListParagraph"/>
        <w:numPr>
          <w:ilvl w:val="3"/>
          <w:numId w:val="12"/>
        </w:numPr>
      </w:pPr>
      <w:r>
        <w:t>Select the owner details and choose the extent.</w:t>
      </w:r>
    </w:p>
    <w:p w14:paraId="55AE7F64" w14:textId="6414EBE4" w:rsidR="00965A1A" w:rsidRDefault="00965A1A" w:rsidP="00B535F4">
      <w:pPr>
        <w:pStyle w:val="ListParagraph"/>
        <w:numPr>
          <w:ilvl w:val="3"/>
          <w:numId w:val="12"/>
        </w:numPr>
      </w:pPr>
      <w:r>
        <w:t xml:space="preserve">The system will display the base rate </w:t>
      </w:r>
      <w:r w:rsidR="003D2C65">
        <w:t xml:space="preserve">based on the input provided by KASRAC, such as </w:t>
      </w:r>
      <w:r w:rsidR="009D4586">
        <w:t xml:space="preserve">the </w:t>
      </w:r>
      <w:r w:rsidR="003D2C65">
        <w:t>Village code and Annexure rule codes.</w:t>
      </w:r>
    </w:p>
    <w:p w14:paraId="2C67D648" w14:textId="77777777" w:rsidR="004279E5" w:rsidRDefault="004279E5" w:rsidP="10BFAE47">
      <w:pPr>
        <w:pStyle w:val="ListParagraph"/>
      </w:pPr>
    </w:p>
    <w:p w14:paraId="47ABF650" w14:textId="41B28EED" w:rsidR="00852380" w:rsidRDefault="004279E5" w:rsidP="00852380">
      <w:pPr>
        <w:pStyle w:val="ListParagraph"/>
        <w:ind w:left="2880"/>
        <w:jc w:val="center"/>
      </w:pPr>
      <w:r>
        <w:t>(</w:t>
      </w:r>
      <w:r w:rsidR="00852380">
        <w:t>OR</w:t>
      </w:r>
      <w:r>
        <w:t>)</w:t>
      </w:r>
    </w:p>
    <w:p w14:paraId="22080D46" w14:textId="77777777" w:rsidR="004279E5" w:rsidRDefault="004279E5" w:rsidP="004279E5">
      <w:pPr>
        <w:pStyle w:val="ListParagraph"/>
        <w:ind w:left="2880"/>
      </w:pPr>
    </w:p>
    <w:p w14:paraId="3FC36937" w14:textId="11AA75F4" w:rsidR="005F5924" w:rsidRDefault="005F5924" w:rsidP="00B535F4">
      <w:pPr>
        <w:pStyle w:val="ListParagraph"/>
        <w:numPr>
          <w:ilvl w:val="2"/>
          <w:numId w:val="12"/>
        </w:numPr>
      </w:pPr>
      <w:r>
        <w:t>If the selected taluka is not a pilot taluka</w:t>
      </w:r>
      <w:r w:rsidR="009D4586">
        <w:t>,</w:t>
      </w:r>
      <w:r>
        <w:t xml:space="preserve"> then the citizen will </w:t>
      </w:r>
      <w:r w:rsidR="00C05CBD">
        <w:t>key in</w:t>
      </w:r>
      <w:r>
        <w:t xml:space="preserve"> the following details.</w:t>
      </w:r>
    </w:p>
    <w:p w14:paraId="46A83B05" w14:textId="6249C1A3" w:rsidR="005F5924" w:rsidRDefault="005F5924" w:rsidP="00B535F4">
      <w:pPr>
        <w:pStyle w:val="ListParagraph"/>
        <w:numPr>
          <w:ilvl w:val="3"/>
          <w:numId w:val="12"/>
        </w:numPr>
      </w:pPr>
      <w:r>
        <w:t xml:space="preserve">Select Hobli, Index Village and </w:t>
      </w:r>
      <w:r w:rsidR="009D4586">
        <w:t>select</w:t>
      </w:r>
      <w:r>
        <w:t xml:space="preserve"> the road code</w:t>
      </w:r>
      <w:r w:rsidR="00C05CBD">
        <w:t xml:space="preserve"> from </w:t>
      </w:r>
      <w:r w:rsidR="009D4586">
        <w:t xml:space="preserve">the </w:t>
      </w:r>
      <w:r w:rsidR="00C05CBD">
        <w:t>respective dropdowns</w:t>
      </w:r>
      <w:r>
        <w:t>.</w:t>
      </w:r>
    </w:p>
    <w:p w14:paraId="3EED1911" w14:textId="6A553ED1" w:rsidR="005F5924" w:rsidRDefault="00C05CBD" w:rsidP="00B535F4">
      <w:pPr>
        <w:pStyle w:val="ListParagraph"/>
        <w:numPr>
          <w:ilvl w:val="3"/>
          <w:numId w:val="12"/>
        </w:numPr>
      </w:pPr>
      <w:r>
        <w:t>Key in</w:t>
      </w:r>
      <w:r w:rsidR="005F5924">
        <w:t xml:space="preserve"> the survey number and select the </w:t>
      </w:r>
      <w:proofErr w:type="spellStart"/>
      <w:r w:rsidR="005F5924">
        <w:t>surnoc</w:t>
      </w:r>
      <w:proofErr w:type="spellEnd"/>
      <w:r w:rsidR="005F5924">
        <w:t>/</w:t>
      </w:r>
      <w:proofErr w:type="spellStart"/>
      <w:r w:rsidR="005F5924">
        <w:t>hiss</w:t>
      </w:r>
      <w:r w:rsidR="00C22F78">
        <w:t>a</w:t>
      </w:r>
      <w:proofErr w:type="spellEnd"/>
      <w:r w:rsidR="005F5924">
        <w:t xml:space="preserve"> number.</w:t>
      </w:r>
    </w:p>
    <w:p w14:paraId="28E76A62" w14:textId="5841CB36" w:rsidR="005F5924" w:rsidRDefault="005F5924" w:rsidP="00B535F4">
      <w:pPr>
        <w:pStyle w:val="ListParagraph"/>
        <w:numPr>
          <w:ilvl w:val="3"/>
          <w:numId w:val="12"/>
        </w:numPr>
      </w:pPr>
      <w:r>
        <w:t>Choose the owner details</w:t>
      </w:r>
      <w:r w:rsidR="00C22F78">
        <w:t xml:space="preserve"> and extent for </w:t>
      </w:r>
      <w:r w:rsidR="00C05CBD">
        <w:t xml:space="preserve">the </w:t>
      </w:r>
      <w:r w:rsidR="00C22F78">
        <w:t>transaction</w:t>
      </w:r>
      <w:r>
        <w:t xml:space="preserve"> from the Bhoomi results.</w:t>
      </w:r>
    </w:p>
    <w:p w14:paraId="50E8F6D6" w14:textId="6D5DAB60" w:rsidR="005F5924" w:rsidRDefault="005F5924" w:rsidP="00B535F4">
      <w:pPr>
        <w:pStyle w:val="ListParagraph"/>
        <w:numPr>
          <w:ilvl w:val="3"/>
          <w:numId w:val="12"/>
        </w:numPr>
      </w:pPr>
      <w:r>
        <w:t>Select the Rates and annexure rules to evaluate the property.</w:t>
      </w:r>
    </w:p>
    <w:p w14:paraId="51BC2187" w14:textId="77777777" w:rsidR="00315E52" w:rsidRDefault="0048425A" w:rsidP="00B535F4">
      <w:pPr>
        <w:pStyle w:val="NormalWeb"/>
        <w:numPr>
          <w:ilvl w:val="0"/>
          <w:numId w:val="12"/>
        </w:numPr>
        <w:spacing w:before="0" w:beforeAutospacing="0" w:after="0" w:afterAutospacing="0"/>
        <w:rPr>
          <w:rFonts w:asciiTheme="minorHAnsi" w:hAnsiTheme="minorHAnsi" w:cstheme="minorHAnsi"/>
          <w:sz w:val="22"/>
          <w:szCs w:val="22"/>
        </w:rPr>
      </w:pPr>
      <w:r w:rsidRPr="0048425A">
        <w:rPr>
          <w:rStyle w:val="Strong"/>
          <w:rFonts w:asciiTheme="minorHAnsi" w:eastAsiaTheme="majorEastAsia" w:hAnsiTheme="minorHAnsi" w:cstheme="minorHAnsi"/>
          <w:sz w:val="22"/>
          <w:szCs w:val="22"/>
        </w:rPr>
        <w:t>Market Valuation:</w:t>
      </w:r>
    </w:p>
    <w:p w14:paraId="626374B9" w14:textId="77777777" w:rsidR="00315E52" w:rsidRDefault="0048425A" w:rsidP="00A66957">
      <w:pPr>
        <w:pStyle w:val="NormalWeb"/>
        <w:spacing w:before="0" w:beforeAutospacing="0" w:after="0" w:afterAutospacing="0"/>
        <w:ind w:left="720"/>
        <w:rPr>
          <w:rFonts w:asciiTheme="minorHAnsi" w:hAnsiTheme="minorHAnsi" w:cstheme="minorHAnsi"/>
          <w:sz w:val="22"/>
          <w:szCs w:val="22"/>
        </w:rPr>
      </w:pPr>
      <w:r w:rsidRPr="00315E52">
        <w:rPr>
          <w:rFonts w:asciiTheme="minorHAnsi" w:hAnsiTheme="minorHAnsi" w:cstheme="minorHAnsi"/>
          <w:sz w:val="22"/>
          <w:szCs w:val="22"/>
        </w:rPr>
        <w:t xml:space="preserve">For </w:t>
      </w:r>
      <w:r w:rsidRPr="00315E52">
        <w:rPr>
          <w:rStyle w:val="Strong"/>
          <w:rFonts w:asciiTheme="minorHAnsi" w:eastAsiaTheme="majorEastAsia" w:hAnsiTheme="minorHAnsi" w:cstheme="minorHAnsi"/>
          <w:sz w:val="22"/>
          <w:szCs w:val="22"/>
        </w:rPr>
        <w:t>piloted taluks</w:t>
      </w:r>
      <w:r w:rsidRPr="00315E52">
        <w:rPr>
          <w:rFonts w:asciiTheme="minorHAnsi" w:hAnsiTheme="minorHAnsi" w:cstheme="minorHAnsi"/>
          <w:sz w:val="22"/>
          <w:szCs w:val="22"/>
        </w:rPr>
        <w:t xml:space="preserve">, the applicant clicks the </w:t>
      </w:r>
      <w:r w:rsidRPr="002F420A">
        <w:rPr>
          <w:rStyle w:val="Strong"/>
          <w:rFonts w:asciiTheme="minorHAnsi" w:eastAsiaTheme="majorEastAsia" w:hAnsiTheme="minorHAnsi" w:cstheme="minorHAnsi"/>
          <w:b w:val="0"/>
          <w:sz w:val="22"/>
          <w:szCs w:val="22"/>
        </w:rPr>
        <w:t>Continue</w:t>
      </w:r>
      <w:r w:rsidRPr="00315E52">
        <w:rPr>
          <w:rFonts w:asciiTheme="minorHAnsi" w:hAnsiTheme="minorHAnsi" w:cstheme="minorHAnsi"/>
          <w:sz w:val="22"/>
          <w:szCs w:val="22"/>
        </w:rPr>
        <w:t xml:space="preserve"> button to confirm the selected property. The system then displays the valuation, including the base rate, soil type, road type, crop type, and tree type. The applicant must enter the tree count, after which the system calculates and displays the total market valuation based on inputs from </w:t>
      </w:r>
      <w:r w:rsidRPr="002F420A">
        <w:rPr>
          <w:rStyle w:val="Strong"/>
          <w:rFonts w:asciiTheme="minorHAnsi" w:eastAsiaTheme="majorEastAsia" w:hAnsiTheme="minorHAnsi" w:cstheme="minorHAnsi"/>
          <w:b w:val="0"/>
          <w:sz w:val="22"/>
          <w:szCs w:val="22"/>
        </w:rPr>
        <w:t>KSRSAC</w:t>
      </w:r>
      <w:r w:rsidRPr="00315E52">
        <w:rPr>
          <w:rFonts w:asciiTheme="minorHAnsi" w:hAnsiTheme="minorHAnsi" w:cstheme="minorHAnsi"/>
          <w:sz w:val="22"/>
          <w:szCs w:val="22"/>
        </w:rPr>
        <w:t xml:space="preserve"> (village code, annexure rule codes) and the applicant (tree count).</w:t>
      </w:r>
    </w:p>
    <w:p w14:paraId="3D847DE2" w14:textId="67969230" w:rsidR="0048425A" w:rsidRPr="00315E52" w:rsidRDefault="0048425A" w:rsidP="00315E52">
      <w:pPr>
        <w:pStyle w:val="NormalWeb"/>
        <w:ind w:left="720"/>
        <w:rPr>
          <w:rFonts w:asciiTheme="minorHAnsi" w:hAnsiTheme="minorHAnsi" w:cstheme="minorHAnsi"/>
          <w:sz w:val="22"/>
          <w:szCs w:val="22"/>
        </w:rPr>
      </w:pPr>
      <w:r w:rsidRPr="0048425A">
        <w:rPr>
          <w:rFonts w:asciiTheme="minorHAnsi" w:hAnsiTheme="minorHAnsi" w:cstheme="minorHAnsi"/>
          <w:sz w:val="22"/>
          <w:szCs w:val="22"/>
        </w:rPr>
        <w:t xml:space="preserve">For </w:t>
      </w:r>
      <w:r w:rsidRPr="0048425A">
        <w:rPr>
          <w:rStyle w:val="Strong"/>
          <w:rFonts w:asciiTheme="minorHAnsi" w:eastAsiaTheme="majorEastAsia" w:hAnsiTheme="minorHAnsi" w:cstheme="minorHAnsi"/>
          <w:sz w:val="22"/>
          <w:szCs w:val="22"/>
        </w:rPr>
        <w:t>non-piloted taluks</w:t>
      </w:r>
      <w:r w:rsidRPr="0048425A">
        <w:rPr>
          <w:rFonts w:asciiTheme="minorHAnsi" w:hAnsiTheme="minorHAnsi" w:cstheme="minorHAnsi"/>
          <w:sz w:val="22"/>
          <w:szCs w:val="22"/>
        </w:rPr>
        <w:t xml:space="preserve">, the applicant selects the </w:t>
      </w:r>
      <w:r w:rsidRPr="002F420A">
        <w:rPr>
          <w:rStyle w:val="Strong"/>
          <w:rFonts w:asciiTheme="minorHAnsi" w:eastAsiaTheme="majorEastAsia" w:hAnsiTheme="minorHAnsi" w:cstheme="minorHAnsi"/>
          <w:b w:val="0"/>
          <w:sz w:val="22"/>
          <w:szCs w:val="22"/>
        </w:rPr>
        <w:t>Rate</w:t>
      </w:r>
      <w:r w:rsidRPr="0048425A">
        <w:rPr>
          <w:rFonts w:asciiTheme="minorHAnsi" w:hAnsiTheme="minorHAnsi" w:cstheme="minorHAnsi"/>
          <w:sz w:val="22"/>
          <w:szCs w:val="22"/>
        </w:rPr>
        <w:t xml:space="preserve"> and </w:t>
      </w:r>
      <w:r w:rsidRPr="002F420A">
        <w:rPr>
          <w:rStyle w:val="Strong"/>
          <w:rFonts w:asciiTheme="minorHAnsi" w:eastAsiaTheme="majorEastAsia" w:hAnsiTheme="minorHAnsi" w:cstheme="minorHAnsi"/>
          <w:b w:val="0"/>
          <w:sz w:val="22"/>
          <w:szCs w:val="22"/>
        </w:rPr>
        <w:t>Annexure</w:t>
      </w:r>
      <w:r w:rsidRPr="0048425A">
        <w:rPr>
          <w:rStyle w:val="Strong"/>
          <w:rFonts w:asciiTheme="minorHAnsi" w:eastAsiaTheme="majorEastAsia" w:hAnsiTheme="minorHAnsi" w:cstheme="minorHAnsi"/>
          <w:sz w:val="22"/>
          <w:szCs w:val="22"/>
        </w:rPr>
        <w:t xml:space="preserve"> </w:t>
      </w:r>
      <w:r w:rsidRPr="002F420A">
        <w:rPr>
          <w:rStyle w:val="Strong"/>
          <w:rFonts w:asciiTheme="minorHAnsi" w:eastAsiaTheme="majorEastAsia" w:hAnsiTheme="minorHAnsi" w:cstheme="minorHAnsi"/>
          <w:b w:val="0"/>
          <w:sz w:val="22"/>
          <w:szCs w:val="22"/>
        </w:rPr>
        <w:t>rules</w:t>
      </w:r>
      <w:r w:rsidRPr="0048425A">
        <w:rPr>
          <w:rFonts w:asciiTheme="minorHAnsi" w:hAnsiTheme="minorHAnsi" w:cstheme="minorHAnsi"/>
          <w:sz w:val="22"/>
          <w:szCs w:val="22"/>
        </w:rPr>
        <w:t xml:space="preserve"> from the provided list. The system then displays the market valuation on the same page.</w:t>
      </w:r>
    </w:p>
    <w:p w14:paraId="32EC35AA" w14:textId="77777777" w:rsidR="005F5924" w:rsidRDefault="005F5924" w:rsidP="00B535F4">
      <w:pPr>
        <w:pStyle w:val="ListParagraph"/>
        <w:numPr>
          <w:ilvl w:val="0"/>
          <w:numId w:val="12"/>
        </w:numPr>
      </w:pPr>
      <w:r>
        <w:t>Click on Continue to proceed further.</w:t>
      </w:r>
    </w:p>
    <w:p w14:paraId="43DE55E7" w14:textId="77777777" w:rsidR="009D4586" w:rsidRDefault="005F5924" w:rsidP="00B535F4">
      <w:pPr>
        <w:pStyle w:val="ListParagraph"/>
        <w:numPr>
          <w:ilvl w:val="0"/>
          <w:numId w:val="12"/>
        </w:numPr>
      </w:pPr>
      <w:r>
        <w:t>Click on add a property to add another property</w:t>
      </w:r>
      <w:r w:rsidR="009D4586">
        <w:t>,</w:t>
      </w:r>
      <w:r>
        <w:t xml:space="preserve"> else </w:t>
      </w:r>
      <w:r w:rsidR="00C05CBD">
        <w:t xml:space="preserve">click next to </w:t>
      </w:r>
      <w:r w:rsidR="009D4586">
        <w:t>proceed further.</w:t>
      </w:r>
    </w:p>
    <w:p w14:paraId="2AD3950C" w14:textId="0E271309" w:rsidR="005F5924" w:rsidRDefault="15126BE6" w:rsidP="00B535F4">
      <w:pPr>
        <w:pStyle w:val="ListParagraph"/>
        <w:numPr>
          <w:ilvl w:val="0"/>
          <w:numId w:val="12"/>
        </w:numPr>
      </w:pPr>
      <w:r>
        <w:t xml:space="preserve">Property </w:t>
      </w:r>
      <w:r w:rsidR="238F3339">
        <w:t xml:space="preserve">schedule </w:t>
      </w:r>
      <w:r>
        <w:t xml:space="preserve">should be </w:t>
      </w:r>
      <w:r w:rsidR="00BF0C2D">
        <w:t>auto-generated,</w:t>
      </w:r>
      <w:r>
        <w:t xml:space="preserve"> and </w:t>
      </w:r>
      <w:r w:rsidR="48574EBC">
        <w:t xml:space="preserve">the </w:t>
      </w:r>
      <w:r w:rsidR="71F0AE52">
        <w:t xml:space="preserve">user should not be allowed to edit boundary details and </w:t>
      </w:r>
      <w:r w:rsidR="520BA5B2">
        <w:t>schedule</w:t>
      </w:r>
      <w:r w:rsidR="48574EBC">
        <w:t xml:space="preserve"> description,</w:t>
      </w:r>
      <w:r w:rsidR="520BA5B2">
        <w:t xml:space="preserve"> and click on continue.</w:t>
      </w:r>
    </w:p>
    <w:p w14:paraId="1209C27B" w14:textId="4B56360E" w:rsidR="005F5924" w:rsidRDefault="0049538D" w:rsidP="00B535F4">
      <w:pPr>
        <w:pStyle w:val="ListParagraph"/>
        <w:numPr>
          <w:ilvl w:val="0"/>
          <w:numId w:val="12"/>
        </w:numPr>
      </w:pPr>
      <w:r w:rsidRPr="00401353">
        <w:t xml:space="preserve">Party Information: Addition of party information including </w:t>
      </w:r>
      <w:r w:rsidR="00BF0C2D">
        <w:t xml:space="preserve">the </w:t>
      </w:r>
      <w:r w:rsidRPr="00401353">
        <w:t>executant, claimant, address and their proof of identity.</w:t>
      </w:r>
    </w:p>
    <w:p w14:paraId="0E5CA078" w14:textId="77777777" w:rsidR="005F5924" w:rsidRDefault="005F5924" w:rsidP="00B535F4">
      <w:pPr>
        <w:pStyle w:val="ListParagraph"/>
        <w:numPr>
          <w:ilvl w:val="0"/>
          <w:numId w:val="12"/>
        </w:numPr>
      </w:pPr>
      <w:r>
        <w:t xml:space="preserve">Allocate the schedules and proceed to </w:t>
      </w:r>
      <w:r w:rsidRPr="00401353">
        <w:t>Fee calculation: Calculat</w:t>
      </w:r>
      <w:r>
        <w:t>e</w:t>
      </w:r>
      <w:r w:rsidRPr="00401353">
        <w:t xml:space="preserve"> stamp duty, registration fee</w:t>
      </w:r>
      <w:r>
        <w:t>,</w:t>
      </w:r>
      <w:r w:rsidRPr="00401353">
        <w:t xml:space="preserve"> and other fee</w:t>
      </w:r>
      <w:r>
        <w:t>s</w:t>
      </w:r>
      <w:r w:rsidRPr="00401353">
        <w:t xml:space="preserve"> as applicable. </w:t>
      </w:r>
    </w:p>
    <w:p w14:paraId="5BD1EA92" w14:textId="3E604440" w:rsidR="00500965" w:rsidRPr="00A66957" w:rsidRDefault="005F5924" w:rsidP="00B535F4">
      <w:pPr>
        <w:pStyle w:val="ListParagraph"/>
        <w:numPr>
          <w:ilvl w:val="0"/>
          <w:numId w:val="12"/>
        </w:numPr>
      </w:pPr>
      <w:r>
        <w:t xml:space="preserve">Verify </w:t>
      </w:r>
      <w:r w:rsidR="00BF0C2D">
        <w:t xml:space="preserve">the </w:t>
      </w:r>
      <w:r>
        <w:t xml:space="preserve">summary, </w:t>
      </w:r>
      <w:r w:rsidR="00E31FD0">
        <w:t>choose</w:t>
      </w:r>
      <w:r>
        <w:t xml:space="preserve"> the SRO and submit the application.</w:t>
      </w:r>
    </w:p>
    <w:p w14:paraId="6202AD6A" w14:textId="77777777" w:rsidR="009D4586" w:rsidRDefault="00401353">
      <w:r>
        <w:lastRenderedPageBreak/>
        <w:t xml:space="preserve">The detailed wireframes are available </w:t>
      </w:r>
      <w:hyperlink r:id="rId25" w:history="1">
        <w:r w:rsidRPr="00401353">
          <w:rPr>
            <w:rStyle w:val="Hyperlink"/>
          </w:rPr>
          <w:t>here</w:t>
        </w:r>
      </w:hyperlink>
      <w:r>
        <w:t xml:space="preserve">.  </w:t>
      </w:r>
    </w:p>
    <w:p w14:paraId="3E55AEAE" w14:textId="77777777" w:rsidR="009D4586" w:rsidRDefault="009D4586"/>
    <w:p w14:paraId="781B1170" w14:textId="00C8233B" w:rsidR="009D4586" w:rsidRPr="00E31FD0" w:rsidRDefault="009D4586" w:rsidP="009D4586">
      <w:pPr>
        <w:jc w:val="both"/>
        <w:rPr>
          <w:b/>
        </w:rPr>
      </w:pPr>
      <w:r w:rsidRPr="00E31FD0">
        <w:rPr>
          <w:b/>
        </w:rPr>
        <w:t>SR Login</w:t>
      </w:r>
    </w:p>
    <w:p w14:paraId="22388EDE" w14:textId="3A86401C" w:rsidR="009D4586" w:rsidRDefault="00E31FD0" w:rsidP="009D4586">
      <w:pPr>
        <w:jc w:val="both"/>
      </w:pPr>
      <w:r>
        <w:t>T</w:t>
      </w:r>
      <w:r w:rsidR="009D4586">
        <w:t xml:space="preserve">he SR </w:t>
      </w:r>
      <w:r>
        <w:t>open the application for verification</w:t>
      </w:r>
      <w:r w:rsidR="00A23FCF">
        <w:t>.</w:t>
      </w:r>
      <w:r>
        <w:t xml:space="preserve"> </w:t>
      </w:r>
      <w:r w:rsidR="00A23FCF">
        <w:t>During</w:t>
      </w:r>
      <w:r>
        <w:t xml:space="preserve"> verification</w:t>
      </w:r>
      <w:r w:rsidR="00BF0C2D">
        <w:t>,</w:t>
      </w:r>
      <w:r w:rsidR="009D4586">
        <w:t xml:space="preserve"> SR can change the valuation by changing the following parameters. </w:t>
      </w:r>
    </w:p>
    <w:p w14:paraId="6ECD9889" w14:textId="19A81362" w:rsidR="009D4586" w:rsidRDefault="009D4586" w:rsidP="009D4586">
      <w:pPr>
        <w:pStyle w:val="ListParagraph"/>
        <w:numPr>
          <w:ilvl w:val="0"/>
          <w:numId w:val="24"/>
        </w:numPr>
      </w:pPr>
      <w:r>
        <w:t>Land type</w:t>
      </w:r>
      <w:r w:rsidR="00E31FD0">
        <w:t>: SR can change the land type</w:t>
      </w:r>
      <w:r>
        <w:t xml:space="preserve"> </w:t>
      </w:r>
      <w:r w:rsidR="00E31FD0">
        <w:t>existing</w:t>
      </w:r>
      <w:r>
        <w:t xml:space="preserve"> to the land type having </w:t>
      </w:r>
      <w:r w:rsidR="00A23FCF">
        <w:t xml:space="preserve">a </w:t>
      </w:r>
      <w:r>
        <w:t>higher base value.</w:t>
      </w:r>
    </w:p>
    <w:p w14:paraId="6061C152" w14:textId="5546D6B7" w:rsidR="009D4586" w:rsidRDefault="00E31FD0" w:rsidP="009D4586">
      <w:pPr>
        <w:pStyle w:val="ListParagraph"/>
        <w:numPr>
          <w:ilvl w:val="0"/>
          <w:numId w:val="24"/>
        </w:numPr>
      </w:pPr>
      <w:r>
        <w:t xml:space="preserve">Tree Count: SR can </w:t>
      </w:r>
      <w:r w:rsidR="00A23FCF">
        <w:t>increase</w:t>
      </w:r>
      <w:r w:rsidR="009D4586">
        <w:t xml:space="preserve"> the count of trees.</w:t>
      </w:r>
    </w:p>
    <w:p w14:paraId="0C5EBD39" w14:textId="74BC2D18" w:rsidR="00A23FCF" w:rsidRDefault="79A0705B" w:rsidP="009D4586">
      <w:pPr>
        <w:pStyle w:val="ListParagraph"/>
        <w:numPr>
          <w:ilvl w:val="0"/>
          <w:numId w:val="24"/>
        </w:numPr>
      </w:pPr>
      <w:r>
        <w:t>Construction Details: SR can increase the construction details or add the construction details if the details are not provided by KSRSAC.</w:t>
      </w:r>
    </w:p>
    <w:p w14:paraId="37496C22" w14:textId="0C0F8DB5" w:rsidR="00882541" w:rsidRDefault="00882541" w:rsidP="0060033E">
      <w:pPr>
        <w:pStyle w:val="Heading1"/>
      </w:pPr>
      <w:bookmarkStart w:id="16" w:name="_Toc196743988"/>
      <w:r>
        <w:t>Valuation</w:t>
      </w:r>
      <w:bookmarkEnd w:id="16"/>
    </w:p>
    <w:p w14:paraId="024837C6" w14:textId="35EFDA2B" w:rsidR="00C47CC0" w:rsidRDefault="5B64E113" w:rsidP="004C76C6">
      <w:pPr>
        <w:spacing w:before="240"/>
        <w:ind w:left="360"/>
      </w:pPr>
      <w:r>
        <w:t>The market valuation process for GIS-based Market valuation is redesigned</w:t>
      </w:r>
      <w:r w:rsidR="4244DC84">
        <w:t xml:space="preserve"> using a base rate approach. The annexure rules will apply on top of the base rate. </w:t>
      </w:r>
    </w:p>
    <w:p w14:paraId="222659AE" w14:textId="1EB54A04" w:rsidR="00C47CC0" w:rsidRDefault="4244DC84" w:rsidP="10BFAE47">
      <w:pPr>
        <w:pStyle w:val="Heading2"/>
      </w:pPr>
      <w:bookmarkStart w:id="17" w:name="_Toc196743989"/>
      <w:r>
        <w:t>Base rate determination</w:t>
      </w:r>
      <w:bookmarkEnd w:id="17"/>
    </w:p>
    <w:p w14:paraId="5043BDE0" w14:textId="67F84544" w:rsidR="00C47CC0" w:rsidRDefault="5B64E113" w:rsidP="004C76C6">
      <w:pPr>
        <w:spacing w:before="240"/>
        <w:ind w:left="360"/>
      </w:pPr>
      <w:r>
        <w:t>The base rate for each village is fixed</w:t>
      </w:r>
      <w:r w:rsidR="3BCFAEE9">
        <w:t xml:space="preserve"> by the Central Valuation Committee (CVC)</w:t>
      </w:r>
      <w:r>
        <w:t xml:space="preserve">. </w:t>
      </w:r>
      <w:r w:rsidR="513FEF28">
        <w:t>The base rate for agricultural and non-agricultural land types will be distinct.</w:t>
      </w:r>
      <w:r w:rsidR="64BF0BA1">
        <w:t xml:space="preserve"> The following three scenarios exist for </w:t>
      </w:r>
      <w:r w:rsidR="00BF0C2D">
        <w:t xml:space="preserve">the </w:t>
      </w:r>
      <w:r w:rsidR="64BF0BA1">
        <w:t xml:space="preserve">calculation of </w:t>
      </w:r>
      <w:r w:rsidR="00BF0C2D">
        <w:t xml:space="preserve">the </w:t>
      </w:r>
      <w:r w:rsidR="64BF0BA1">
        <w:t xml:space="preserve">base rate: </w:t>
      </w:r>
    </w:p>
    <w:p w14:paraId="268BFC04" w14:textId="7A95904A" w:rsidR="00C47CC0" w:rsidRDefault="64BF0BA1" w:rsidP="10BFAE47">
      <w:pPr>
        <w:pStyle w:val="ListParagraph"/>
        <w:numPr>
          <w:ilvl w:val="0"/>
          <w:numId w:val="3"/>
        </w:numPr>
        <w:spacing w:before="240"/>
      </w:pPr>
      <w:r>
        <w:t>Agricultural land type</w:t>
      </w:r>
    </w:p>
    <w:p w14:paraId="05C60EF0" w14:textId="7309995F" w:rsidR="00C47CC0" w:rsidRDefault="64BF0BA1" w:rsidP="10BFAE47">
      <w:pPr>
        <w:pStyle w:val="ListParagraph"/>
        <w:numPr>
          <w:ilvl w:val="0"/>
          <w:numId w:val="3"/>
        </w:numPr>
        <w:spacing w:before="240"/>
      </w:pPr>
      <w:r>
        <w:t xml:space="preserve">Less than 5 </w:t>
      </w:r>
      <w:proofErr w:type="spellStart"/>
      <w:r>
        <w:t>gunta</w:t>
      </w:r>
      <w:proofErr w:type="spellEnd"/>
      <w:r>
        <w:t xml:space="preserve"> </w:t>
      </w:r>
    </w:p>
    <w:p w14:paraId="06D609E2" w14:textId="5D6D6D51" w:rsidR="00EF56AA" w:rsidRDefault="64BF0BA1" w:rsidP="10BFAE47">
      <w:pPr>
        <w:pStyle w:val="ListParagraph"/>
        <w:numPr>
          <w:ilvl w:val="0"/>
          <w:numId w:val="3"/>
        </w:numPr>
        <w:spacing w:before="240"/>
      </w:pPr>
      <w:r>
        <w:t xml:space="preserve">Converted but underdeveloped </w:t>
      </w:r>
      <w:r w:rsidR="00BF0C2D">
        <w:t>0</w:t>
      </w:r>
    </w:p>
    <w:tbl>
      <w:tblPr>
        <w:tblStyle w:val="TableGrid"/>
        <w:tblW w:w="0" w:type="auto"/>
        <w:tblLayout w:type="fixed"/>
        <w:tblLook w:val="06A0" w:firstRow="1" w:lastRow="0" w:firstColumn="1" w:lastColumn="0" w:noHBand="1" w:noVBand="1"/>
      </w:tblPr>
      <w:tblGrid>
        <w:gridCol w:w="580"/>
        <w:gridCol w:w="1381"/>
        <w:gridCol w:w="1011"/>
        <w:gridCol w:w="1731"/>
        <w:gridCol w:w="1958"/>
        <w:gridCol w:w="2519"/>
      </w:tblGrid>
      <w:tr w:rsidR="10BFAE47" w14:paraId="6D55BCD9" w14:textId="77777777" w:rsidTr="00EF56AA">
        <w:trPr>
          <w:trHeight w:val="300"/>
        </w:trPr>
        <w:tc>
          <w:tcPr>
            <w:tcW w:w="580" w:type="dxa"/>
            <w:shd w:val="clear" w:color="auto" w:fill="B4C6E7" w:themeFill="accent1" w:themeFillTint="66"/>
            <w:tcMar>
              <w:top w:w="15" w:type="dxa"/>
              <w:left w:w="15" w:type="dxa"/>
              <w:right w:w="15" w:type="dxa"/>
            </w:tcMar>
            <w:vAlign w:val="center"/>
          </w:tcPr>
          <w:p w14:paraId="0745055E" w14:textId="241C7C14" w:rsidR="10BFAE47" w:rsidRDefault="10BFAE47" w:rsidP="10BFAE47">
            <w:pPr>
              <w:jc w:val="center"/>
            </w:pPr>
            <w:proofErr w:type="spellStart"/>
            <w:r w:rsidRPr="10BFAE47">
              <w:rPr>
                <w:rFonts w:ascii="Calibri" w:eastAsia="Calibri" w:hAnsi="Calibri" w:cs="Calibri"/>
              </w:rPr>
              <w:t>Sl</w:t>
            </w:r>
            <w:proofErr w:type="spellEnd"/>
            <w:r w:rsidRPr="10BFAE47">
              <w:rPr>
                <w:rFonts w:ascii="Calibri" w:eastAsia="Calibri" w:hAnsi="Calibri" w:cs="Calibri"/>
              </w:rPr>
              <w:t xml:space="preserve"> No </w:t>
            </w:r>
          </w:p>
        </w:tc>
        <w:tc>
          <w:tcPr>
            <w:tcW w:w="1381" w:type="dxa"/>
            <w:tcBorders>
              <w:top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61F7B2DE" w14:textId="36A4CF49" w:rsidR="10BFAE47" w:rsidRDefault="10BFAE47" w:rsidP="10BFAE47">
            <w:pPr>
              <w:jc w:val="center"/>
            </w:pPr>
            <w:r w:rsidRPr="10BFAE47">
              <w:rPr>
                <w:rFonts w:ascii="Calibri" w:eastAsia="Calibri" w:hAnsi="Calibri" w:cs="Calibri"/>
              </w:rPr>
              <w:t xml:space="preserve">Scenario </w:t>
            </w:r>
          </w:p>
        </w:tc>
        <w:tc>
          <w:tcPr>
            <w:tcW w:w="101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1843BABA" w14:textId="6AE5DA07" w:rsidR="10BFAE47" w:rsidRDefault="10BFAE47" w:rsidP="10BFAE47">
            <w:pPr>
              <w:jc w:val="center"/>
            </w:pPr>
            <w:r w:rsidRPr="10BFAE47">
              <w:rPr>
                <w:rFonts w:ascii="Calibri" w:eastAsia="Calibri" w:hAnsi="Calibri" w:cs="Calibri"/>
              </w:rPr>
              <w:t>Sub-Scenario 1</w:t>
            </w:r>
          </w:p>
        </w:tc>
        <w:tc>
          <w:tcPr>
            <w:tcW w:w="1731"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619CB4F4" w14:textId="5309737B" w:rsidR="10BFAE47" w:rsidRDefault="10BFAE47" w:rsidP="10BFAE47">
            <w:pPr>
              <w:jc w:val="center"/>
            </w:pPr>
            <w:r w:rsidRPr="10BFAE47">
              <w:rPr>
                <w:rFonts w:ascii="Calibri" w:eastAsia="Calibri" w:hAnsi="Calibri" w:cs="Calibri"/>
              </w:rPr>
              <w:t>Sub-Scenario 2</w:t>
            </w:r>
          </w:p>
        </w:tc>
        <w:tc>
          <w:tcPr>
            <w:tcW w:w="1958"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39DDD3CA" w14:textId="125FCF63" w:rsidR="10BFAE47" w:rsidRDefault="10BFAE47" w:rsidP="10BFAE47">
            <w:pPr>
              <w:jc w:val="center"/>
            </w:pPr>
            <w:r w:rsidRPr="10BFAE47">
              <w:rPr>
                <w:rFonts w:ascii="Calibri" w:eastAsia="Calibri" w:hAnsi="Calibri" w:cs="Calibri"/>
              </w:rPr>
              <w:t>Sub-Scenario 3</w:t>
            </w:r>
          </w:p>
        </w:tc>
        <w:tc>
          <w:tcPr>
            <w:tcW w:w="2519" w:type="dxa"/>
            <w:tcBorders>
              <w:top w:val="single" w:sz="4" w:space="0" w:color="auto"/>
              <w:left w:val="single" w:sz="4" w:space="0" w:color="auto"/>
              <w:bottom w:val="single" w:sz="4" w:space="0" w:color="auto"/>
              <w:right w:val="single" w:sz="4" w:space="0" w:color="auto"/>
            </w:tcBorders>
            <w:shd w:val="clear" w:color="auto" w:fill="B4C6E7" w:themeFill="accent1" w:themeFillTint="66"/>
            <w:tcMar>
              <w:top w:w="15" w:type="dxa"/>
              <w:left w:w="15" w:type="dxa"/>
              <w:right w:w="15" w:type="dxa"/>
            </w:tcMar>
            <w:vAlign w:val="center"/>
          </w:tcPr>
          <w:p w14:paraId="47FEE59F" w14:textId="41D3BBF2" w:rsidR="10BFAE47" w:rsidRDefault="10BFAE47" w:rsidP="10BFAE47">
            <w:pPr>
              <w:jc w:val="center"/>
            </w:pPr>
            <w:r w:rsidRPr="10BFAE47">
              <w:rPr>
                <w:rFonts w:ascii="Calibri" w:eastAsia="Calibri" w:hAnsi="Calibri" w:cs="Calibri"/>
              </w:rPr>
              <w:t xml:space="preserve">Rates </w:t>
            </w:r>
          </w:p>
        </w:tc>
      </w:tr>
      <w:tr w:rsidR="10BFAE47" w14:paraId="51C0934C" w14:textId="77777777" w:rsidTr="00EF56AA">
        <w:trPr>
          <w:trHeight w:val="300"/>
        </w:trPr>
        <w:tc>
          <w:tcPr>
            <w:tcW w:w="580" w:type="dxa"/>
            <w:tcMar>
              <w:top w:w="15" w:type="dxa"/>
              <w:left w:w="15" w:type="dxa"/>
              <w:right w:w="15" w:type="dxa"/>
            </w:tcMar>
            <w:vAlign w:val="center"/>
          </w:tcPr>
          <w:p w14:paraId="7E218A82" w14:textId="456DE580" w:rsidR="10BFAE47" w:rsidRDefault="10BFAE47" w:rsidP="10BFAE47">
            <w:pPr>
              <w:jc w:val="center"/>
            </w:pPr>
            <w:r w:rsidRPr="10BFAE47">
              <w:rPr>
                <w:rFonts w:ascii="Calibri" w:eastAsia="Calibri" w:hAnsi="Calibri" w:cs="Calibri"/>
              </w:rPr>
              <w:t xml:space="preserve">1 </w:t>
            </w:r>
          </w:p>
        </w:tc>
        <w:tc>
          <w:tcPr>
            <w:tcW w:w="1381" w:type="dxa"/>
            <w:tcBorders>
              <w:top w:val="single" w:sz="4" w:space="0" w:color="auto"/>
              <w:bottom w:val="single" w:sz="4" w:space="0" w:color="auto"/>
              <w:right w:val="single" w:sz="4" w:space="0" w:color="auto"/>
            </w:tcBorders>
            <w:tcMar>
              <w:top w:w="15" w:type="dxa"/>
              <w:left w:w="15" w:type="dxa"/>
              <w:right w:w="15" w:type="dxa"/>
            </w:tcMar>
            <w:vAlign w:val="center"/>
          </w:tcPr>
          <w:p w14:paraId="2FFEF624" w14:textId="3FE102AC" w:rsidR="10BFAE47" w:rsidRDefault="10BFAE47" w:rsidP="10BFAE47">
            <w:r w:rsidRPr="10BFAE47">
              <w:rPr>
                <w:rFonts w:ascii="Calibri" w:eastAsia="Calibri" w:hAnsi="Calibri" w:cs="Calibri"/>
              </w:rPr>
              <w:t xml:space="preserve">Agricultural land </w:t>
            </w:r>
          </w:p>
        </w:tc>
        <w:tc>
          <w:tcPr>
            <w:tcW w:w="10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B81EDD" w14:textId="2C640832" w:rsidR="10BFAE47" w:rsidRDefault="10BFAE47" w:rsidP="10BFAE47">
            <w:r w:rsidRPr="10BFAE47">
              <w:rPr>
                <w:rFonts w:ascii="Calibri" w:eastAsia="Calibri" w:hAnsi="Calibri" w:cs="Calibri"/>
              </w:rPr>
              <w:t xml:space="preserve"> </w:t>
            </w:r>
          </w:p>
        </w:tc>
        <w:tc>
          <w:tcPr>
            <w:tcW w:w="1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0809C5" w14:textId="75B94539" w:rsidR="10BFAE47" w:rsidRDefault="10BFAE47" w:rsidP="10BFAE47">
            <w:r w:rsidRPr="10BFAE47">
              <w:rPr>
                <w:rFonts w:ascii="Calibri" w:eastAsia="Calibri" w:hAnsi="Calibri" w:cs="Calibri"/>
              </w:rPr>
              <w:t xml:space="preserve"> </w:t>
            </w:r>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194758" w14:textId="431C93C3" w:rsidR="10BFAE47" w:rsidRDefault="10BFAE47" w:rsidP="10BFAE47">
            <w:r w:rsidRPr="10BFAE47">
              <w:rPr>
                <w:rFonts w:ascii="Calibri" w:eastAsia="Calibri" w:hAnsi="Calibri" w:cs="Calibri"/>
              </w:rPr>
              <w:t xml:space="preserve">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034B55" w14:textId="6AC78E58" w:rsidR="10BFAE47" w:rsidRDefault="10BFAE47" w:rsidP="10BFAE47">
            <w:r w:rsidRPr="10BFAE47">
              <w:rPr>
                <w:rFonts w:ascii="Calibri" w:eastAsia="Calibri" w:hAnsi="Calibri" w:cs="Calibri"/>
              </w:rPr>
              <w:t xml:space="preserve">Base rate as given by CVC </w:t>
            </w:r>
          </w:p>
        </w:tc>
      </w:tr>
      <w:tr w:rsidR="10BFAE47" w14:paraId="1BA18B4F" w14:textId="77777777" w:rsidTr="00EF56AA">
        <w:trPr>
          <w:trHeight w:val="1200"/>
        </w:trPr>
        <w:tc>
          <w:tcPr>
            <w:tcW w:w="580" w:type="dxa"/>
            <w:vMerge w:val="restart"/>
            <w:tcMar>
              <w:top w:w="15" w:type="dxa"/>
              <w:left w:w="15" w:type="dxa"/>
              <w:right w:w="15" w:type="dxa"/>
            </w:tcMar>
            <w:vAlign w:val="center"/>
          </w:tcPr>
          <w:p w14:paraId="34607111" w14:textId="223BCE02" w:rsidR="10BFAE47" w:rsidRDefault="10BFAE47" w:rsidP="10BFAE47">
            <w:pPr>
              <w:jc w:val="center"/>
            </w:pPr>
            <w:r w:rsidRPr="10BFAE47">
              <w:rPr>
                <w:rFonts w:ascii="Calibri" w:eastAsia="Calibri" w:hAnsi="Calibri" w:cs="Calibri"/>
              </w:rPr>
              <w:t xml:space="preserve">2 </w:t>
            </w:r>
          </w:p>
        </w:tc>
        <w:tc>
          <w:tcPr>
            <w:tcW w:w="1381"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9EDCAE" w14:textId="41BEE1C9" w:rsidR="10BFAE47" w:rsidRDefault="10BFAE47" w:rsidP="10BFAE47">
            <w:r w:rsidRPr="10BFAE47">
              <w:rPr>
                <w:rFonts w:ascii="Calibri" w:eastAsia="Calibri" w:hAnsi="Calibri" w:cs="Calibri"/>
              </w:rPr>
              <w:t xml:space="preserve">Agricultural land (Less than 10 </w:t>
            </w:r>
            <w:proofErr w:type="spellStart"/>
            <w:r w:rsidRPr="10BFAE47">
              <w:rPr>
                <w:rFonts w:ascii="Calibri" w:eastAsia="Calibri" w:hAnsi="Calibri" w:cs="Calibri"/>
              </w:rPr>
              <w:t>gunta</w:t>
            </w:r>
            <w:proofErr w:type="spellEnd"/>
            <w:r w:rsidRPr="10BFAE47">
              <w:rPr>
                <w:rFonts w:ascii="Calibri" w:eastAsia="Calibri" w:hAnsi="Calibri" w:cs="Calibri"/>
              </w:rPr>
              <w:t xml:space="preserve">)  </w:t>
            </w:r>
          </w:p>
        </w:tc>
        <w:tc>
          <w:tcPr>
            <w:tcW w:w="10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64C76F" w14:textId="00361F42" w:rsidR="10BFAE47" w:rsidRDefault="10BFAE47" w:rsidP="10BFAE47">
            <w:r w:rsidRPr="10BFAE47">
              <w:rPr>
                <w:rFonts w:ascii="Calibri" w:eastAsia="Calibri" w:hAnsi="Calibri" w:cs="Calibri"/>
              </w:rPr>
              <w:t xml:space="preserve">Less than 5 </w:t>
            </w:r>
            <w:proofErr w:type="spellStart"/>
            <w:r w:rsidRPr="10BFAE47">
              <w:rPr>
                <w:rFonts w:ascii="Calibri" w:eastAsia="Calibri" w:hAnsi="Calibri" w:cs="Calibri"/>
              </w:rPr>
              <w:t>gunta</w:t>
            </w:r>
            <w:proofErr w:type="spellEnd"/>
          </w:p>
        </w:tc>
        <w:tc>
          <w:tcPr>
            <w:tcW w:w="1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57693A" w14:textId="2DB7F8C0" w:rsidR="10BFAE47" w:rsidRDefault="10BFAE47" w:rsidP="10BFAE47">
            <w:r w:rsidRPr="10BFAE47">
              <w:rPr>
                <w:rFonts w:ascii="Calibri" w:eastAsia="Calibri" w:hAnsi="Calibri" w:cs="Calibri"/>
              </w:rPr>
              <w:t xml:space="preserve"> </w:t>
            </w:r>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3B67F0" w14:textId="65AEA626" w:rsidR="10BFAE47" w:rsidRDefault="10BFAE47" w:rsidP="10BFAE47">
            <w:r w:rsidRPr="10BFAE47">
              <w:rPr>
                <w:rFonts w:ascii="Calibri" w:eastAsia="Calibri" w:hAnsi="Calibri" w:cs="Calibri"/>
              </w:rPr>
              <w:t xml:space="preserve">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D206E9" w14:textId="316E340B" w:rsidR="10BFAE47" w:rsidRDefault="10BFAE47" w:rsidP="10BFAE47">
            <w:r w:rsidRPr="10BFAE47">
              <w:rPr>
                <w:rFonts w:ascii="Calibri" w:eastAsia="Calibri" w:hAnsi="Calibri" w:cs="Calibri"/>
              </w:rPr>
              <w:t xml:space="preserve">Maximum of (vacant site rate, </w:t>
            </w:r>
            <w:proofErr w:type="spellStart"/>
            <w:r w:rsidRPr="10BFAE47">
              <w:rPr>
                <w:rFonts w:ascii="Calibri" w:eastAsia="Calibri" w:hAnsi="Calibri" w:cs="Calibri"/>
              </w:rPr>
              <w:t>agri</w:t>
            </w:r>
            <w:proofErr w:type="spellEnd"/>
            <w:r w:rsidRPr="10BFAE47">
              <w:rPr>
                <w:rFonts w:ascii="Calibri" w:eastAsia="Calibri" w:hAnsi="Calibri" w:cs="Calibri"/>
              </w:rPr>
              <w:t xml:space="preserve"> rate converted to </w:t>
            </w:r>
            <w:proofErr w:type="spellStart"/>
            <w:r w:rsidRPr="10BFAE47">
              <w:rPr>
                <w:rFonts w:ascii="Calibri" w:eastAsia="Calibri" w:hAnsi="Calibri" w:cs="Calibri"/>
              </w:rPr>
              <w:t>sq</w:t>
            </w:r>
            <w:proofErr w:type="spellEnd"/>
            <w:r w:rsidRPr="10BFAE47">
              <w:rPr>
                <w:rFonts w:ascii="Calibri" w:eastAsia="Calibri" w:hAnsi="Calibri" w:cs="Calibri"/>
              </w:rPr>
              <w:t xml:space="preserve"> metre). </w:t>
            </w:r>
          </w:p>
        </w:tc>
      </w:tr>
      <w:tr w:rsidR="10BFAE47" w14:paraId="733EDF72" w14:textId="77777777" w:rsidTr="00EF56AA">
        <w:trPr>
          <w:trHeight w:val="600"/>
        </w:trPr>
        <w:tc>
          <w:tcPr>
            <w:tcW w:w="580" w:type="dxa"/>
            <w:vMerge/>
            <w:vAlign w:val="center"/>
          </w:tcPr>
          <w:p w14:paraId="5A53C038" w14:textId="77777777" w:rsidR="000535DB" w:rsidRDefault="000535DB"/>
        </w:tc>
        <w:tc>
          <w:tcPr>
            <w:tcW w:w="1381" w:type="dxa"/>
            <w:vMerge/>
            <w:tcBorders>
              <w:left w:val="single" w:sz="0" w:space="0" w:color="auto"/>
              <w:bottom w:val="single" w:sz="0" w:space="0" w:color="auto"/>
              <w:right w:val="single" w:sz="0" w:space="0" w:color="auto"/>
            </w:tcBorders>
            <w:vAlign w:val="center"/>
          </w:tcPr>
          <w:p w14:paraId="135AFEA9" w14:textId="77777777" w:rsidR="000535DB" w:rsidRDefault="000535DB"/>
        </w:tc>
        <w:tc>
          <w:tcPr>
            <w:tcW w:w="1011"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3C9B60F6" w14:textId="0D6B07FA" w:rsidR="10BFAE47" w:rsidRDefault="10BFAE47" w:rsidP="10BFAE47">
            <w:r w:rsidRPr="10BFAE47">
              <w:rPr>
                <w:rFonts w:ascii="Calibri" w:eastAsia="Calibri" w:hAnsi="Calibri" w:cs="Calibri"/>
              </w:rPr>
              <w:t xml:space="preserve">5-10 </w:t>
            </w:r>
            <w:proofErr w:type="spellStart"/>
            <w:r w:rsidRPr="10BFAE47">
              <w:rPr>
                <w:rFonts w:ascii="Calibri" w:eastAsia="Calibri" w:hAnsi="Calibri" w:cs="Calibri"/>
              </w:rPr>
              <w:t>gunta</w:t>
            </w:r>
            <w:proofErr w:type="spellEnd"/>
          </w:p>
        </w:tc>
        <w:tc>
          <w:tcPr>
            <w:tcW w:w="1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1530A9" w14:textId="47D48220" w:rsidR="10BFAE47" w:rsidRDefault="10BFAE47" w:rsidP="10BFAE47">
            <w:r w:rsidRPr="10BFAE47">
              <w:rPr>
                <w:rFonts w:ascii="Calibri" w:eastAsia="Calibri" w:hAnsi="Calibri" w:cs="Calibri"/>
              </w:rPr>
              <w:t xml:space="preserve"> </w:t>
            </w:r>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A8056B" w14:textId="379A7E8E" w:rsidR="10BFAE47" w:rsidRDefault="10BFAE47" w:rsidP="10BFAE47">
            <w:r w:rsidRPr="10BFAE47">
              <w:rPr>
                <w:rFonts w:ascii="Calibri" w:eastAsia="Calibri" w:hAnsi="Calibri" w:cs="Calibri"/>
              </w:rPr>
              <w:t xml:space="preserve">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106433" w14:textId="294ED01A" w:rsidR="10BFAE47" w:rsidRDefault="10BFAE47" w:rsidP="10BFAE47">
            <w:r w:rsidRPr="10BFAE47">
              <w:rPr>
                <w:rFonts w:ascii="Calibri" w:eastAsia="Calibri" w:hAnsi="Calibri" w:cs="Calibri"/>
              </w:rPr>
              <w:t xml:space="preserve">Maximum of (70% of vacant site rate, </w:t>
            </w:r>
            <w:proofErr w:type="spellStart"/>
            <w:r w:rsidRPr="10BFAE47">
              <w:rPr>
                <w:rFonts w:ascii="Calibri" w:eastAsia="Calibri" w:hAnsi="Calibri" w:cs="Calibri"/>
              </w:rPr>
              <w:t>agri</w:t>
            </w:r>
            <w:proofErr w:type="spellEnd"/>
            <w:r w:rsidRPr="10BFAE47">
              <w:rPr>
                <w:rFonts w:ascii="Calibri" w:eastAsia="Calibri" w:hAnsi="Calibri" w:cs="Calibri"/>
              </w:rPr>
              <w:t xml:space="preserve"> rate converted to </w:t>
            </w:r>
            <w:proofErr w:type="spellStart"/>
            <w:r w:rsidRPr="10BFAE47">
              <w:rPr>
                <w:rFonts w:ascii="Calibri" w:eastAsia="Calibri" w:hAnsi="Calibri" w:cs="Calibri"/>
              </w:rPr>
              <w:t>sq</w:t>
            </w:r>
            <w:proofErr w:type="spellEnd"/>
            <w:r w:rsidRPr="10BFAE47">
              <w:rPr>
                <w:rFonts w:ascii="Calibri" w:eastAsia="Calibri" w:hAnsi="Calibri" w:cs="Calibri"/>
              </w:rPr>
              <w:t xml:space="preserve"> metre). </w:t>
            </w:r>
          </w:p>
        </w:tc>
      </w:tr>
      <w:tr w:rsidR="10BFAE47" w14:paraId="3CEC58A9" w14:textId="77777777" w:rsidTr="00EF56AA">
        <w:trPr>
          <w:trHeight w:val="1019"/>
        </w:trPr>
        <w:tc>
          <w:tcPr>
            <w:tcW w:w="580" w:type="dxa"/>
            <w:vMerge w:val="restart"/>
            <w:tcMar>
              <w:top w:w="15" w:type="dxa"/>
              <w:left w:w="15" w:type="dxa"/>
              <w:right w:w="15" w:type="dxa"/>
            </w:tcMar>
            <w:vAlign w:val="center"/>
          </w:tcPr>
          <w:p w14:paraId="48233B78" w14:textId="13331207" w:rsidR="10BFAE47" w:rsidRDefault="10BFAE47" w:rsidP="10BFAE47">
            <w:pPr>
              <w:jc w:val="center"/>
            </w:pPr>
            <w:r w:rsidRPr="10BFAE47">
              <w:rPr>
                <w:rFonts w:ascii="Calibri" w:eastAsia="Calibri" w:hAnsi="Calibri" w:cs="Calibri"/>
              </w:rPr>
              <w:t>3</w:t>
            </w:r>
          </w:p>
        </w:tc>
        <w:tc>
          <w:tcPr>
            <w:tcW w:w="1381" w:type="dxa"/>
            <w:vMerge w:val="restart"/>
            <w:tcBorders>
              <w:top w:val="nil"/>
              <w:left w:val="single" w:sz="4" w:space="0" w:color="auto"/>
              <w:bottom w:val="single" w:sz="4" w:space="0" w:color="auto"/>
              <w:right w:val="single" w:sz="4" w:space="0" w:color="auto"/>
            </w:tcBorders>
            <w:tcMar>
              <w:top w:w="15" w:type="dxa"/>
              <w:left w:w="15" w:type="dxa"/>
              <w:right w:w="15" w:type="dxa"/>
            </w:tcMar>
            <w:vAlign w:val="center"/>
          </w:tcPr>
          <w:p w14:paraId="09EF7C85" w14:textId="286D9195" w:rsidR="10BFAE47" w:rsidRDefault="10BFAE47" w:rsidP="10BFAE47">
            <w:pPr>
              <w:jc w:val="center"/>
            </w:pPr>
            <w:r w:rsidRPr="10BFAE47">
              <w:rPr>
                <w:rFonts w:ascii="Calibri" w:eastAsia="Calibri" w:hAnsi="Calibri" w:cs="Calibri"/>
              </w:rPr>
              <w:t>Converted underdeveloped land</w:t>
            </w:r>
          </w:p>
        </w:tc>
        <w:tc>
          <w:tcPr>
            <w:tcW w:w="1011"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808962" w14:textId="116DD0CD" w:rsidR="10BFAE47" w:rsidRDefault="10BFAE47" w:rsidP="10BFAE47">
            <w:pPr>
              <w:jc w:val="center"/>
            </w:pPr>
            <w:r w:rsidRPr="10BFAE47">
              <w:rPr>
                <w:rFonts w:ascii="Calibri" w:eastAsia="Calibri" w:hAnsi="Calibri" w:cs="Calibri"/>
              </w:rPr>
              <w:t>Urban</w:t>
            </w:r>
          </w:p>
        </w:tc>
        <w:tc>
          <w:tcPr>
            <w:tcW w:w="1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73B548" w14:textId="454E451F" w:rsidR="10BFAE47" w:rsidRDefault="10BFAE47" w:rsidP="10BFAE47">
            <w:r w:rsidRPr="10BFAE47">
              <w:rPr>
                <w:rFonts w:ascii="Calibri" w:eastAsia="Calibri" w:hAnsi="Calibri" w:cs="Calibri"/>
              </w:rPr>
              <w:t xml:space="preserve">&lt; 5 </w:t>
            </w:r>
            <w:proofErr w:type="spellStart"/>
            <w:r w:rsidRPr="10BFAE47">
              <w:rPr>
                <w:rFonts w:ascii="Calibri" w:eastAsia="Calibri" w:hAnsi="Calibri" w:cs="Calibri"/>
              </w:rPr>
              <w:t>gunta</w:t>
            </w:r>
            <w:proofErr w:type="spellEnd"/>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0328EA" w14:textId="41F6C33C" w:rsidR="10BFAE47" w:rsidRDefault="10BFAE47" w:rsidP="10BFAE47">
            <w:r w:rsidRPr="10BFAE47">
              <w:rPr>
                <w:rFonts w:ascii="Calibri" w:eastAsia="Calibri" w:hAnsi="Calibri" w:cs="Calibri"/>
              </w:rPr>
              <w:t xml:space="preserve">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8FC5B8" w14:textId="28105A1B" w:rsidR="10BFAE47" w:rsidRDefault="10BFAE47" w:rsidP="10BFAE47">
            <w:r w:rsidRPr="10BFAE47">
              <w:rPr>
                <w:rFonts w:ascii="Calibri" w:eastAsia="Calibri" w:hAnsi="Calibri" w:cs="Calibri"/>
              </w:rPr>
              <w:t xml:space="preserve">Maximum of (vacant site rate, </w:t>
            </w:r>
            <w:proofErr w:type="spellStart"/>
            <w:r w:rsidRPr="10BFAE47">
              <w:rPr>
                <w:rFonts w:ascii="Calibri" w:eastAsia="Calibri" w:hAnsi="Calibri" w:cs="Calibri"/>
              </w:rPr>
              <w:t>agri</w:t>
            </w:r>
            <w:proofErr w:type="spellEnd"/>
            <w:r w:rsidRPr="10BFAE47">
              <w:rPr>
                <w:rFonts w:ascii="Calibri" w:eastAsia="Calibri" w:hAnsi="Calibri" w:cs="Calibri"/>
              </w:rPr>
              <w:t xml:space="preserve"> rate converted to </w:t>
            </w:r>
            <w:proofErr w:type="spellStart"/>
            <w:r w:rsidRPr="10BFAE47">
              <w:rPr>
                <w:rFonts w:ascii="Calibri" w:eastAsia="Calibri" w:hAnsi="Calibri" w:cs="Calibri"/>
              </w:rPr>
              <w:t>sq</w:t>
            </w:r>
            <w:proofErr w:type="spellEnd"/>
            <w:r w:rsidRPr="10BFAE47">
              <w:rPr>
                <w:rFonts w:ascii="Calibri" w:eastAsia="Calibri" w:hAnsi="Calibri" w:cs="Calibri"/>
              </w:rPr>
              <w:t xml:space="preserve"> metre). </w:t>
            </w:r>
          </w:p>
        </w:tc>
      </w:tr>
      <w:tr w:rsidR="10BFAE47" w14:paraId="489A72D3" w14:textId="77777777" w:rsidTr="00EF56AA">
        <w:trPr>
          <w:trHeight w:val="600"/>
        </w:trPr>
        <w:tc>
          <w:tcPr>
            <w:tcW w:w="580" w:type="dxa"/>
            <w:vMerge/>
            <w:vAlign w:val="center"/>
          </w:tcPr>
          <w:p w14:paraId="09DF64EF" w14:textId="77777777" w:rsidR="000535DB" w:rsidRDefault="000535DB"/>
        </w:tc>
        <w:tc>
          <w:tcPr>
            <w:tcW w:w="1381" w:type="dxa"/>
            <w:vMerge/>
            <w:tcBorders>
              <w:left w:val="single" w:sz="0" w:space="0" w:color="auto"/>
              <w:right w:val="single" w:sz="0" w:space="0" w:color="auto"/>
            </w:tcBorders>
            <w:vAlign w:val="center"/>
          </w:tcPr>
          <w:p w14:paraId="61C5527E" w14:textId="77777777" w:rsidR="000535DB" w:rsidRDefault="000535DB"/>
        </w:tc>
        <w:tc>
          <w:tcPr>
            <w:tcW w:w="1011" w:type="dxa"/>
            <w:vMerge/>
            <w:tcBorders>
              <w:left w:val="single" w:sz="0" w:space="0" w:color="auto"/>
              <w:right w:val="single" w:sz="0" w:space="0" w:color="auto"/>
            </w:tcBorders>
            <w:vAlign w:val="center"/>
          </w:tcPr>
          <w:p w14:paraId="7D029D0C" w14:textId="77777777" w:rsidR="000535DB" w:rsidRDefault="000535DB"/>
        </w:tc>
        <w:tc>
          <w:tcPr>
            <w:tcW w:w="1731"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3E331959" w14:textId="4E191829" w:rsidR="10BFAE47" w:rsidRDefault="00EE77B2" w:rsidP="10BFAE47">
            <w:r>
              <w:rPr>
                <w:rFonts w:ascii="Calibri" w:eastAsia="Calibri" w:hAnsi="Calibri" w:cs="Calibri"/>
              </w:rPr>
              <w:t>5</w:t>
            </w:r>
            <w:r w:rsidR="10BFAE47" w:rsidRPr="10BFAE47">
              <w:rPr>
                <w:rFonts w:ascii="Calibri" w:eastAsia="Calibri" w:hAnsi="Calibri" w:cs="Calibri"/>
              </w:rPr>
              <w:t xml:space="preserve"> - 10 </w:t>
            </w:r>
            <w:proofErr w:type="spellStart"/>
            <w:r w:rsidR="10BFAE47" w:rsidRPr="10BFAE47">
              <w:rPr>
                <w:rFonts w:ascii="Calibri" w:eastAsia="Calibri" w:hAnsi="Calibri" w:cs="Calibri"/>
              </w:rPr>
              <w:t>gunta</w:t>
            </w:r>
            <w:proofErr w:type="spellEnd"/>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3765FE" w14:textId="269F98DC" w:rsidR="10BFAE47" w:rsidRDefault="10BFAE47" w:rsidP="10BFAE47">
            <w:r w:rsidRPr="10BFAE47">
              <w:rPr>
                <w:rFonts w:ascii="Calibri" w:eastAsia="Calibri" w:hAnsi="Calibri" w:cs="Calibri"/>
              </w:rPr>
              <w:t xml:space="preserve">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B8A828" w14:textId="693CFF0F" w:rsidR="10BFAE47" w:rsidRDefault="10BFAE47" w:rsidP="10BFAE47">
            <w:r w:rsidRPr="10BFAE47">
              <w:rPr>
                <w:rFonts w:ascii="Calibri" w:eastAsia="Calibri" w:hAnsi="Calibri" w:cs="Calibri"/>
              </w:rPr>
              <w:t>Maximum of (</w:t>
            </w:r>
            <w:r w:rsidR="00EE77B2">
              <w:rPr>
                <w:rFonts w:ascii="Calibri" w:eastAsia="Calibri" w:hAnsi="Calibri" w:cs="Calibri"/>
              </w:rPr>
              <w:t>70</w:t>
            </w:r>
            <w:r w:rsidRPr="10BFAE47">
              <w:rPr>
                <w:rFonts w:ascii="Calibri" w:eastAsia="Calibri" w:hAnsi="Calibri" w:cs="Calibri"/>
              </w:rPr>
              <w:t xml:space="preserve">% of vacant site rate, </w:t>
            </w:r>
            <w:proofErr w:type="spellStart"/>
            <w:r w:rsidRPr="10BFAE47">
              <w:rPr>
                <w:rFonts w:ascii="Calibri" w:eastAsia="Calibri" w:hAnsi="Calibri" w:cs="Calibri"/>
              </w:rPr>
              <w:t>agri</w:t>
            </w:r>
            <w:proofErr w:type="spellEnd"/>
            <w:r w:rsidRPr="10BFAE47">
              <w:rPr>
                <w:rFonts w:ascii="Calibri" w:eastAsia="Calibri" w:hAnsi="Calibri" w:cs="Calibri"/>
              </w:rPr>
              <w:t xml:space="preserve"> rate converted to </w:t>
            </w:r>
            <w:proofErr w:type="spellStart"/>
            <w:r w:rsidRPr="10BFAE47">
              <w:rPr>
                <w:rFonts w:ascii="Calibri" w:eastAsia="Calibri" w:hAnsi="Calibri" w:cs="Calibri"/>
              </w:rPr>
              <w:t>sq</w:t>
            </w:r>
            <w:proofErr w:type="spellEnd"/>
            <w:r w:rsidRPr="10BFAE47">
              <w:rPr>
                <w:rFonts w:ascii="Calibri" w:eastAsia="Calibri" w:hAnsi="Calibri" w:cs="Calibri"/>
              </w:rPr>
              <w:t xml:space="preserve"> metre). </w:t>
            </w:r>
          </w:p>
        </w:tc>
      </w:tr>
      <w:tr w:rsidR="10BFAE47" w14:paraId="2EA306F8" w14:textId="77777777" w:rsidTr="00EF56AA">
        <w:trPr>
          <w:trHeight w:val="600"/>
        </w:trPr>
        <w:tc>
          <w:tcPr>
            <w:tcW w:w="580" w:type="dxa"/>
            <w:vMerge/>
            <w:vAlign w:val="center"/>
          </w:tcPr>
          <w:p w14:paraId="3428B294" w14:textId="77777777" w:rsidR="000535DB" w:rsidRDefault="000535DB"/>
        </w:tc>
        <w:tc>
          <w:tcPr>
            <w:tcW w:w="1381" w:type="dxa"/>
            <w:vMerge/>
            <w:tcBorders>
              <w:left w:val="single" w:sz="0" w:space="0" w:color="auto"/>
              <w:right w:val="single" w:sz="0" w:space="0" w:color="auto"/>
            </w:tcBorders>
            <w:vAlign w:val="center"/>
          </w:tcPr>
          <w:p w14:paraId="390244F5" w14:textId="77777777" w:rsidR="000535DB" w:rsidRDefault="000535DB"/>
        </w:tc>
        <w:tc>
          <w:tcPr>
            <w:tcW w:w="1011" w:type="dxa"/>
            <w:vMerge/>
            <w:tcBorders>
              <w:left w:val="single" w:sz="0" w:space="0" w:color="auto"/>
              <w:right w:val="single" w:sz="0" w:space="0" w:color="auto"/>
            </w:tcBorders>
            <w:vAlign w:val="center"/>
          </w:tcPr>
          <w:p w14:paraId="3683877B" w14:textId="77777777" w:rsidR="000535DB" w:rsidRDefault="000535DB"/>
        </w:tc>
        <w:tc>
          <w:tcPr>
            <w:tcW w:w="1731"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1EAB2E82" w14:textId="75C05DF3" w:rsidR="10BFAE47" w:rsidRDefault="10BFAE47" w:rsidP="10BFAE47">
            <w:r w:rsidRPr="10BFAE47">
              <w:rPr>
                <w:rFonts w:ascii="Calibri" w:eastAsia="Calibri" w:hAnsi="Calibri" w:cs="Calibri"/>
              </w:rPr>
              <w:t xml:space="preserve">10-20 </w:t>
            </w:r>
            <w:proofErr w:type="spellStart"/>
            <w:r w:rsidRPr="10BFAE47">
              <w:rPr>
                <w:rFonts w:ascii="Calibri" w:eastAsia="Calibri" w:hAnsi="Calibri" w:cs="Calibri"/>
              </w:rPr>
              <w:t>gunta</w:t>
            </w:r>
            <w:proofErr w:type="spellEnd"/>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5A6FFF" w14:textId="7C222B44" w:rsidR="10BFAE47" w:rsidRDefault="10BFAE47" w:rsidP="10BFAE47">
            <w:r w:rsidRPr="10BFAE47">
              <w:rPr>
                <w:rFonts w:ascii="Calibri" w:eastAsia="Calibri" w:hAnsi="Calibri" w:cs="Calibri"/>
              </w:rPr>
              <w:t xml:space="preserve">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BD7662" w14:textId="190825F8" w:rsidR="10BFAE47" w:rsidRDefault="10BFAE47" w:rsidP="10BFAE47">
            <w:r w:rsidRPr="10BFAE47">
              <w:rPr>
                <w:rFonts w:ascii="Calibri" w:eastAsia="Calibri" w:hAnsi="Calibri" w:cs="Calibri"/>
              </w:rPr>
              <w:t xml:space="preserve">Maximum of (60% of vacant site rate, </w:t>
            </w:r>
            <w:proofErr w:type="spellStart"/>
            <w:r w:rsidRPr="10BFAE47">
              <w:rPr>
                <w:rFonts w:ascii="Calibri" w:eastAsia="Calibri" w:hAnsi="Calibri" w:cs="Calibri"/>
              </w:rPr>
              <w:t>agri</w:t>
            </w:r>
            <w:proofErr w:type="spellEnd"/>
            <w:r w:rsidRPr="10BFAE47">
              <w:rPr>
                <w:rFonts w:ascii="Calibri" w:eastAsia="Calibri" w:hAnsi="Calibri" w:cs="Calibri"/>
              </w:rPr>
              <w:t xml:space="preserve"> rate converted to </w:t>
            </w:r>
            <w:proofErr w:type="spellStart"/>
            <w:r w:rsidRPr="10BFAE47">
              <w:rPr>
                <w:rFonts w:ascii="Calibri" w:eastAsia="Calibri" w:hAnsi="Calibri" w:cs="Calibri"/>
              </w:rPr>
              <w:t>sq</w:t>
            </w:r>
            <w:proofErr w:type="spellEnd"/>
            <w:r w:rsidRPr="10BFAE47">
              <w:rPr>
                <w:rFonts w:ascii="Calibri" w:eastAsia="Calibri" w:hAnsi="Calibri" w:cs="Calibri"/>
              </w:rPr>
              <w:t xml:space="preserve"> metre). </w:t>
            </w:r>
          </w:p>
        </w:tc>
      </w:tr>
      <w:tr w:rsidR="10BFAE47" w14:paraId="5AAE8F79" w14:textId="77777777" w:rsidTr="00EF56AA">
        <w:trPr>
          <w:trHeight w:val="600"/>
        </w:trPr>
        <w:tc>
          <w:tcPr>
            <w:tcW w:w="580" w:type="dxa"/>
            <w:vMerge/>
            <w:vAlign w:val="center"/>
          </w:tcPr>
          <w:p w14:paraId="1CF39F86" w14:textId="77777777" w:rsidR="000535DB" w:rsidRDefault="000535DB"/>
        </w:tc>
        <w:tc>
          <w:tcPr>
            <w:tcW w:w="1381" w:type="dxa"/>
            <w:vMerge/>
            <w:tcBorders>
              <w:left w:val="single" w:sz="0" w:space="0" w:color="auto"/>
              <w:right w:val="single" w:sz="0" w:space="0" w:color="auto"/>
            </w:tcBorders>
            <w:vAlign w:val="center"/>
          </w:tcPr>
          <w:p w14:paraId="45EAB4BC" w14:textId="77777777" w:rsidR="000535DB" w:rsidRDefault="000535DB"/>
        </w:tc>
        <w:tc>
          <w:tcPr>
            <w:tcW w:w="1011" w:type="dxa"/>
            <w:vMerge/>
            <w:tcBorders>
              <w:left w:val="single" w:sz="0" w:space="0" w:color="auto"/>
              <w:right w:val="single" w:sz="0" w:space="0" w:color="auto"/>
            </w:tcBorders>
            <w:vAlign w:val="center"/>
          </w:tcPr>
          <w:p w14:paraId="435C49CA" w14:textId="77777777" w:rsidR="000535DB" w:rsidRDefault="000535DB"/>
        </w:tc>
        <w:tc>
          <w:tcPr>
            <w:tcW w:w="1731" w:type="dxa"/>
            <w:tcBorders>
              <w:top w:val="single" w:sz="4" w:space="0" w:color="auto"/>
              <w:left w:val="nil"/>
              <w:bottom w:val="single" w:sz="4" w:space="0" w:color="auto"/>
              <w:right w:val="single" w:sz="4" w:space="0" w:color="auto"/>
            </w:tcBorders>
            <w:tcMar>
              <w:top w:w="15" w:type="dxa"/>
              <w:left w:w="15" w:type="dxa"/>
              <w:right w:w="15" w:type="dxa"/>
            </w:tcMar>
            <w:vAlign w:val="bottom"/>
          </w:tcPr>
          <w:p w14:paraId="31ECF382" w14:textId="2F70151D" w:rsidR="10BFAE47" w:rsidRDefault="10BFAE47" w:rsidP="10BFAE47">
            <w:r w:rsidRPr="10BFAE47">
              <w:rPr>
                <w:rFonts w:ascii="Aptos Narrow" w:eastAsia="Aptos Narrow" w:hAnsi="Aptos Narrow" w:cs="Aptos Narrow"/>
                <w:color w:val="000000" w:themeColor="text1"/>
              </w:rPr>
              <w:t xml:space="preserve">20-40 </w:t>
            </w:r>
            <w:proofErr w:type="spellStart"/>
            <w:r w:rsidRPr="10BFAE47">
              <w:rPr>
                <w:rFonts w:ascii="Aptos Narrow" w:eastAsia="Aptos Narrow" w:hAnsi="Aptos Narrow" w:cs="Aptos Narrow"/>
                <w:color w:val="000000" w:themeColor="text1"/>
              </w:rPr>
              <w:t>gunta</w:t>
            </w:r>
            <w:proofErr w:type="spellEnd"/>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000CA7" w14:textId="6F9DD55B" w:rsidR="10BFAE47" w:rsidRDefault="10BFAE47" w:rsidP="10BFAE47">
            <w:r w:rsidRPr="10BFAE47">
              <w:rPr>
                <w:rFonts w:ascii="Aptos Narrow" w:eastAsia="Aptos Narrow" w:hAnsi="Aptos Narrow" w:cs="Aptos Narrow"/>
                <w:color w:val="000000" w:themeColor="text1"/>
              </w:rPr>
              <w:t xml:space="preserve">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9975A8" w14:textId="3248C72D" w:rsidR="10BFAE47" w:rsidRDefault="10BFAE47" w:rsidP="10BFAE47">
            <w:r w:rsidRPr="10BFAE47">
              <w:rPr>
                <w:rFonts w:ascii="Calibri" w:eastAsia="Calibri" w:hAnsi="Calibri" w:cs="Calibri"/>
              </w:rPr>
              <w:t xml:space="preserve">Maximum of (55% of vacant site rate, </w:t>
            </w:r>
            <w:proofErr w:type="spellStart"/>
            <w:r w:rsidRPr="10BFAE47">
              <w:rPr>
                <w:rFonts w:ascii="Calibri" w:eastAsia="Calibri" w:hAnsi="Calibri" w:cs="Calibri"/>
              </w:rPr>
              <w:t>agri</w:t>
            </w:r>
            <w:proofErr w:type="spellEnd"/>
            <w:r w:rsidRPr="10BFAE47">
              <w:rPr>
                <w:rFonts w:ascii="Calibri" w:eastAsia="Calibri" w:hAnsi="Calibri" w:cs="Calibri"/>
              </w:rPr>
              <w:t xml:space="preserve"> rate converted to </w:t>
            </w:r>
            <w:proofErr w:type="spellStart"/>
            <w:r w:rsidRPr="10BFAE47">
              <w:rPr>
                <w:rFonts w:ascii="Calibri" w:eastAsia="Calibri" w:hAnsi="Calibri" w:cs="Calibri"/>
              </w:rPr>
              <w:t>sq</w:t>
            </w:r>
            <w:proofErr w:type="spellEnd"/>
            <w:r w:rsidRPr="10BFAE47">
              <w:rPr>
                <w:rFonts w:ascii="Calibri" w:eastAsia="Calibri" w:hAnsi="Calibri" w:cs="Calibri"/>
              </w:rPr>
              <w:t xml:space="preserve"> metre). </w:t>
            </w:r>
          </w:p>
        </w:tc>
      </w:tr>
      <w:tr w:rsidR="10BFAE47" w14:paraId="23A54DB0" w14:textId="77777777" w:rsidTr="00EF56AA">
        <w:trPr>
          <w:trHeight w:val="721"/>
        </w:trPr>
        <w:tc>
          <w:tcPr>
            <w:tcW w:w="580" w:type="dxa"/>
            <w:vMerge/>
            <w:vAlign w:val="center"/>
          </w:tcPr>
          <w:p w14:paraId="56226869" w14:textId="77777777" w:rsidR="000535DB" w:rsidRDefault="000535DB"/>
        </w:tc>
        <w:tc>
          <w:tcPr>
            <w:tcW w:w="1381" w:type="dxa"/>
            <w:vMerge/>
            <w:tcBorders>
              <w:left w:val="single" w:sz="0" w:space="0" w:color="auto"/>
              <w:right w:val="single" w:sz="0" w:space="0" w:color="auto"/>
            </w:tcBorders>
            <w:vAlign w:val="center"/>
          </w:tcPr>
          <w:p w14:paraId="22E9B6D8" w14:textId="77777777" w:rsidR="000535DB" w:rsidRDefault="000535DB"/>
        </w:tc>
        <w:tc>
          <w:tcPr>
            <w:tcW w:w="1011" w:type="dxa"/>
            <w:vMerge/>
            <w:tcBorders>
              <w:left w:val="single" w:sz="0" w:space="0" w:color="auto"/>
              <w:right w:val="single" w:sz="0" w:space="0" w:color="auto"/>
            </w:tcBorders>
            <w:vAlign w:val="center"/>
          </w:tcPr>
          <w:p w14:paraId="6AC98F3A" w14:textId="77777777" w:rsidR="000535DB" w:rsidRDefault="000535DB"/>
        </w:tc>
        <w:tc>
          <w:tcPr>
            <w:tcW w:w="1731"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907AB7" w14:textId="5DC01882" w:rsidR="10BFAE47" w:rsidRDefault="10BFAE47" w:rsidP="10BFAE47">
            <w:r w:rsidRPr="10BFAE47">
              <w:rPr>
                <w:rFonts w:ascii="Calibri" w:eastAsia="Calibri" w:hAnsi="Calibri" w:cs="Calibri"/>
              </w:rPr>
              <w:t>More than 1 Acre</w:t>
            </w:r>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E7D027" w14:textId="5F085262" w:rsidR="10BFAE47" w:rsidRDefault="10BFAE47" w:rsidP="10BFAE47">
            <w:r w:rsidRPr="10BFAE47">
              <w:rPr>
                <w:rFonts w:ascii="Calibri" w:eastAsia="Calibri" w:hAnsi="Calibri" w:cs="Calibri"/>
              </w:rPr>
              <w:t xml:space="preserve">Industrial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24CE51" w14:textId="3E4D9580" w:rsidR="10BFAE47" w:rsidRDefault="10BFAE47" w:rsidP="10BFAE47">
            <w:r w:rsidRPr="10BFAE47">
              <w:rPr>
                <w:rFonts w:ascii="Calibri" w:eastAsia="Calibri" w:hAnsi="Calibri" w:cs="Calibri"/>
              </w:rPr>
              <w:t>55% more than the Agri base rate</w:t>
            </w:r>
          </w:p>
        </w:tc>
      </w:tr>
      <w:tr w:rsidR="10BFAE47" w14:paraId="5EDFF74F" w14:textId="77777777" w:rsidTr="00EF56AA">
        <w:trPr>
          <w:trHeight w:val="300"/>
        </w:trPr>
        <w:tc>
          <w:tcPr>
            <w:tcW w:w="580" w:type="dxa"/>
            <w:vMerge/>
            <w:vAlign w:val="center"/>
          </w:tcPr>
          <w:p w14:paraId="4610B1DA" w14:textId="77777777" w:rsidR="000535DB" w:rsidRDefault="000535DB"/>
        </w:tc>
        <w:tc>
          <w:tcPr>
            <w:tcW w:w="1381" w:type="dxa"/>
            <w:vMerge/>
            <w:tcBorders>
              <w:left w:val="single" w:sz="0" w:space="0" w:color="auto"/>
              <w:right w:val="single" w:sz="0" w:space="0" w:color="auto"/>
            </w:tcBorders>
            <w:vAlign w:val="center"/>
          </w:tcPr>
          <w:p w14:paraId="401EC0CF" w14:textId="77777777" w:rsidR="000535DB" w:rsidRDefault="000535DB"/>
        </w:tc>
        <w:tc>
          <w:tcPr>
            <w:tcW w:w="1011" w:type="dxa"/>
            <w:vMerge/>
            <w:tcBorders>
              <w:left w:val="single" w:sz="0" w:space="0" w:color="auto"/>
              <w:right w:val="single" w:sz="0" w:space="0" w:color="auto"/>
            </w:tcBorders>
            <w:vAlign w:val="center"/>
          </w:tcPr>
          <w:p w14:paraId="5AA44323" w14:textId="77777777" w:rsidR="000535DB" w:rsidRDefault="000535DB"/>
        </w:tc>
        <w:tc>
          <w:tcPr>
            <w:tcW w:w="1731" w:type="dxa"/>
            <w:vMerge/>
            <w:tcBorders>
              <w:left w:val="single" w:sz="0" w:space="0" w:color="auto"/>
              <w:right w:val="single" w:sz="0" w:space="0" w:color="auto"/>
            </w:tcBorders>
            <w:vAlign w:val="center"/>
          </w:tcPr>
          <w:p w14:paraId="69BAD5EE" w14:textId="77777777" w:rsidR="000535DB" w:rsidRDefault="000535DB"/>
        </w:tc>
        <w:tc>
          <w:tcPr>
            <w:tcW w:w="1958" w:type="dxa"/>
            <w:tcBorders>
              <w:top w:val="single" w:sz="4" w:space="0" w:color="auto"/>
              <w:left w:val="nil"/>
              <w:bottom w:val="single" w:sz="4" w:space="0" w:color="auto"/>
              <w:right w:val="single" w:sz="4" w:space="0" w:color="auto"/>
            </w:tcBorders>
            <w:tcMar>
              <w:top w:w="15" w:type="dxa"/>
              <w:left w:w="15" w:type="dxa"/>
              <w:right w:w="15" w:type="dxa"/>
            </w:tcMar>
            <w:vAlign w:val="bottom"/>
          </w:tcPr>
          <w:p w14:paraId="1C76BACB" w14:textId="27D1F749" w:rsidR="10BFAE47" w:rsidRDefault="00BF0C2D" w:rsidP="10BFAE47">
            <w:r w:rsidRPr="10BFAE47">
              <w:rPr>
                <w:rFonts w:ascii="Aptos Narrow" w:eastAsia="Aptos Narrow" w:hAnsi="Aptos Narrow" w:cs="Aptos Narrow"/>
                <w:color w:val="000000" w:themeColor="text1"/>
              </w:rPr>
              <w:t>Residential</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93622A" w14:textId="6406D95A" w:rsidR="10BFAE47" w:rsidRDefault="10BFAE47" w:rsidP="10BFAE47">
            <w:r w:rsidRPr="10BFAE47">
              <w:rPr>
                <w:rFonts w:ascii="Calibri" w:eastAsia="Calibri" w:hAnsi="Calibri" w:cs="Calibri"/>
              </w:rPr>
              <w:t>65% more than the Agri base rate</w:t>
            </w:r>
          </w:p>
        </w:tc>
      </w:tr>
      <w:tr w:rsidR="10BFAE47" w14:paraId="7FAA9F05" w14:textId="77777777" w:rsidTr="00EF56AA">
        <w:trPr>
          <w:trHeight w:val="600"/>
        </w:trPr>
        <w:tc>
          <w:tcPr>
            <w:tcW w:w="580" w:type="dxa"/>
            <w:vMerge/>
            <w:vAlign w:val="center"/>
          </w:tcPr>
          <w:p w14:paraId="73351E66" w14:textId="77777777" w:rsidR="000535DB" w:rsidRDefault="000535DB"/>
        </w:tc>
        <w:tc>
          <w:tcPr>
            <w:tcW w:w="1381" w:type="dxa"/>
            <w:vMerge/>
            <w:tcBorders>
              <w:left w:val="single" w:sz="0" w:space="0" w:color="auto"/>
              <w:right w:val="single" w:sz="0" w:space="0" w:color="auto"/>
            </w:tcBorders>
            <w:vAlign w:val="center"/>
          </w:tcPr>
          <w:p w14:paraId="12F7A5FD" w14:textId="77777777" w:rsidR="000535DB" w:rsidRDefault="000535DB"/>
        </w:tc>
        <w:tc>
          <w:tcPr>
            <w:tcW w:w="1011" w:type="dxa"/>
            <w:vMerge/>
            <w:tcBorders>
              <w:left w:val="single" w:sz="0" w:space="0" w:color="auto"/>
              <w:right w:val="single" w:sz="0" w:space="0" w:color="auto"/>
            </w:tcBorders>
            <w:vAlign w:val="center"/>
          </w:tcPr>
          <w:p w14:paraId="32FC1A18" w14:textId="77777777" w:rsidR="000535DB" w:rsidRDefault="000535DB"/>
        </w:tc>
        <w:tc>
          <w:tcPr>
            <w:tcW w:w="1731" w:type="dxa"/>
            <w:vMerge/>
            <w:tcBorders>
              <w:left w:val="single" w:sz="0" w:space="0" w:color="auto"/>
              <w:right w:val="single" w:sz="0" w:space="0" w:color="auto"/>
            </w:tcBorders>
            <w:vAlign w:val="center"/>
          </w:tcPr>
          <w:p w14:paraId="7ECFF61A" w14:textId="77777777" w:rsidR="000535DB" w:rsidRDefault="000535DB"/>
        </w:tc>
        <w:tc>
          <w:tcPr>
            <w:tcW w:w="195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596EBD95" w14:textId="072B178D" w:rsidR="10BFAE47" w:rsidRDefault="00BF0C2D" w:rsidP="10BFAE47">
            <w:r>
              <w:rPr>
                <w:rFonts w:ascii="Calibri" w:eastAsia="Calibri" w:hAnsi="Calibri" w:cs="Calibri"/>
              </w:rPr>
              <w:t>Commercial</w:t>
            </w:r>
            <w:r w:rsidR="10BFAE47" w:rsidRPr="10BFAE47">
              <w:rPr>
                <w:rFonts w:ascii="Calibri" w:eastAsia="Calibri" w:hAnsi="Calibri" w:cs="Calibri"/>
              </w:rPr>
              <w:t xml:space="preserve">/Non-residential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C8D36F" w14:textId="4DF3655F" w:rsidR="10BFAE47" w:rsidRDefault="10BFAE47" w:rsidP="10BFAE47">
            <w:r w:rsidRPr="10BFAE47">
              <w:rPr>
                <w:rFonts w:ascii="Calibri" w:eastAsia="Calibri" w:hAnsi="Calibri" w:cs="Calibri"/>
              </w:rPr>
              <w:t>80% more than the Agri base rate</w:t>
            </w:r>
          </w:p>
        </w:tc>
      </w:tr>
      <w:tr w:rsidR="10BFAE47" w14:paraId="60E88283" w14:textId="77777777" w:rsidTr="00EF56AA">
        <w:trPr>
          <w:trHeight w:val="300"/>
        </w:trPr>
        <w:tc>
          <w:tcPr>
            <w:tcW w:w="580" w:type="dxa"/>
            <w:vMerge/>
            <w:vAlign w:val="center"/>
          </w:tcPr>
          <w:p w14:paraId="657D3D5E" w14:textId="77777777" w:rsidR="000535DB" w:rsidRDefault="000535DB"/>
        </w:tc>
        <w:tc>
          <w:tcPr>
            <w:tcW w:w="1381" w:type="dxa"/>
            <w:vMerge/>
            <w:tcBorders>
              <w:left w:val="single" w:sz="0" w:space="0" w:color="auto"/>
              <w:right w:val="single" w:sz="0" w:space="0" w:color="auto"/>
            </w:tcBorders>
            <w:vAlign w:val="center"/>
          </w:tcPr>
          <w:p w14:paraId="15D7ED46" w14:textId="77777777" w:rsidR="000535DB" w:rsidRDefault="000535DB"/>
        </w:tc>
        <w:tc>
          <w:tcPr>
            <w:tcW w:w="1011" w:type="dxa"/>
            <w:vMerge/>
            <w:tcBorders>
              <w:left w:val="single" w:sz="0" w:space="0" w:color="auto"/>
              <w:right w:val="single" w:sz="0" w:space="0" w:color="auto"/>
            </w:tcBorders>
            <w:vAlign w:val="center"/>
          </w:tcPr>
          <w:p w14:paraId="29EA18A0" w14:textId="77777777" w:rsidR="000535DB" w:rsidRDefault="000535DB"/>
        </w:tc>
        <w:tc>
          <w:tcPr>
            <w:tcW w:w="1731" w:type="dxa"/>
            <w:vMerge/>
            <w:tcBorders>
              <w:left w:val="single" w:sz="0" w:space="0" w:color="auto"/>
              <w:right w:val="single" w:sz="0" w:space="0" w:color="auto"/>
            </w:tcBorders>
            <w:vAlign w:val="center"/>
          </w:tcPr>
          <w:p w14:paraId="3E4959B5" w14:textId="77777777" w:rsidR="000535DB" w:rsidRDefault="000535DB"/>
        </w:tc>
        <w:tc>
          <w:tcPr>
            <w:tcW w:w="195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1C2D8C49" w14:textId="69D855E3" w:rsidR="10BFAE47" w:rsidRDefault="10BFAE47" w:rsidP="10BFAE47">
            <w:r w:rsidRPr="10BFAE47">
              <w:rPr>
                <w:rFonts w:ascii="Calibri" w:eastAsia="Calibri" w:hAnsi="Calibri" w:cs="Calibri"/>
              </w:rPr>
              <w:t xml:space="preserve">Solar and Windmill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89AD8B" w14:textId="0F833675" w:rsidR="10BFAE47" w:rsidRDefault="10BFAE47" w:rsidP="10BFAE47">
            <w:r w:rsidRPr="10BFAE47">
              <w:rPr>
                <w:rFonts w:ascii="Calibri" w:eastAsia="Calibri" w:hAnsi="Calibri" w:cs="Calibri"/>
              </w:rPr>
              <w:t>75% more than the Agri base rate</w:t>
            </w:r>
          </w:p>
        </w:tc>
      </w:tr>
      <w:tr w:rsidR="10BFAE47" w14:paraId="4C5EECA6" w14:textId="77777777" w:rsidTr="00EF56AA">
        <w:trPr>
          <w:trHeight w:val="300"/>
        </w:trPr>
        <w:tc>
          <w:tcPr>
            <w:tcW w:w="580" w:type="dxa"/>
            <w:vMerge/>
            <w:vAlign w:val="center"/>
          </w:tcPr>
          <w:p w14:paraId="63A6C0BA" w14:textId="77777777" w:rsidR="000535DB" w:rsidRDefault="000535DB"/>
        </w:tc>
        <w:tc>
          <w:tcPr>
            <w:tcW w:w="1381" w:type="dxa"/>
            <w:vMerge/>
            <w:tcBorders>
              <w:left w:val="single" w:sz="0" w:space="0" w:color="auto"/>
              <w:right w:val="single" w:sz="0" w:space="0" w:color="auto"/>
            </w:tcBorders>
            <w:vAlign w:val="center"/>
          </w:tcPr>
          <w:p w14:paraId="566DDE37" w14:textId="77777777" w:rsidR="000535DB" w:rsidRDefault="000535DB"/>
        </w:tc>
        <w:tc>
          <w:tcPr>
            <w:tcW w:w="1011" w:type="dxa"/>
            <w:vMerge/>
            <w:tcBorders>
              <w:left w:val="single" w:sz="0" w:space="0" w:color="auto"/>
              <w:right w:val="single" w:sz="0" w:space="0" w:color="auto"/>
            </w:tcBorders>
            <w:vAlign w:val="center"/>
          </w:tcPr>
          <w:p w14:paraId="768DC65B" w14:textId="77777777" w:rsidR="000535DB" w:rsidRDefault="000535DB"/>
        </w:tc>
        <w:tc>
          <w:tcPr>
            <w:tcW w:w="1731" w:type="dxa"/>
            <w:vMerge/>
            <w:tcBorders>
              <w:left w:val="single" w:sz="0" w:space="0" w:color="auto"/>
              <w:right w:val="single" w:sz="0" w:space="0" w:color="auto"/>
            </w:tcBorders>
            <w:vAlign w:val="center"/>
          </w:tcPr>
          <w:p w14:paraId="208C5F7D" w14:textId="77777777" w:rsidR="000535DB" w:rsidRDefault="000535DB"/>
        </w:tc>
        <w:tc>
          <w:tcPr>
            <w:tcW w:w="195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0897C135" w14:textId="3CE686B0" w:rsidR="10BFAE47" w:rsidRDefault="10BFAE47" w:rsidP="10BFAE47">
            <w:r w:rsidRPr="10BFAE47">
              <w:rPr>
                <w:rFonts w:ascii="Calibri" w:eastAsia="Calibri" w:hAnsi="Calibri" w:cs="Calibri"/>
              </w:rPr>
              <w:t>SEZ</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7BCBA2" w14:textId="4533F745" w:rsidR="10BFAE47" w:rsidRDefault="10BFAE47" w:rsidP="10BFAE47">
            <w:r w:rsidRPr="10BFAE47">
              <w:rPr>
                <w:rFonts w:ascii="Calibri" w:eastAsia="Calibri" w:hAnsi="Calibri" w:cs="Calibri"/>
              </w:rPr>
              <w:t>100% more than the Agri base rate</w:t>
            </w:r>
          </w:p>
        </w:tc>
      </w:tr>
      <w:tr w:rsidR="10BFAE47" w14:paraId="0F8BBA47" w14:textId="77777777" w:rsidTr="00EF56AA">
        <w:trPr>
          <w:trHeight w:val="300"/>
        </w:trPr>
        <w:tc>
          <w:tcPr>
            <w:tcW w:w="580" w:type="dxa"/>
            <w:vMerge/>
            <w:vAlign w:val="center"/>
          </w:tcPr>
          <w:p w14:paraId="48739B9D" w14:textId="77777777" w:rsidR="000535DB" w:rsidRDefault="000535DB"/>
        </w:tc>
        <w:tc>
          <w:tcPr>
            <w:tcW w:w="1381" w:type="dxa"/>
            <w:vMerge/>
            <w:tcBorders>
              <w:left w:val="single" w:sz="0" w:space="0" w:color="auto"/>
              <w:right w:val="single" w:sz="0" w:space="0" w:color="auto"/>
            </w:tcBorders>
            <w:vAlign w:val="center"/>
          </w:tcPr>
          <w:p w14:paraId="13A25C76" w14:textId="77777777" w:rsidR="000535DB" w:rsidRDefault="000535DB"/>
        </w:tc>
        <w:tc>
          <w:tcPr>
            <w:tcW w:w="1011" w:type="dxa"/>
            <w:vMerge/>
            <w:tcBorders>
              <w:left w:val="single" w:sz="0" w:space="0" w:color="auto"/>
              <w:bottom w:val="single" w:sz="0" w:space="0" w:color="auto"/>
              <w:right w:val="single" w:sz="0" w:space="0" w:color="auto"/>
            </w:tcBorders>
            <w:vAlign w:val="center"/>
          </w:tcPr>
          <w:p w14:paraId="20F4B4F3" w14:textId="77777777" w:rsidR="000535DB" w:rsidRDefault="000535DB"/>
        </w:tc>
        <w:tc>
          <w:tcPr>
            <w:tcW w:w="1731" w:type="dxa"/>
            <w:vMerge/>
            <w:tcBorders>
              <w:left w:val="single" w:sz="0" w:space="0" w:color="auto"/>
              <w:bottom w:val="single" w:sz="0" w:space="0" w:color="auto"/>
              <w:right w:val="single" w:sz="0" w:space="0" w:color="auto"/>
            </w:tcBorders>
            <w:vAlign w:val="center"/>
          </w:tcPr>
          <w:p w14:paraId="11568714" w14:textId="77777777" w:rsidR="000535DB" w:rsidRDefault="000535DB"/>
        </w:tc>
        <w:tc>
          <w:tcPr>
            <w:tcW w:w="195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71122EBB" w14:textId="4FBD641B" w:rsidR="10BFAE47" w:rsidRDefault="10BFAE47" w:rsidP="10BFAE47">
            <w:r w:rsidRPr="10BFAE47">
              <w:rPr>
                <w:rFonts w:ascii="Calibri" w:eastAsia="Calibri" w:hAnsi="Calibri" w:cs="Calibri"/>
              </w:rPr>
              <w:t xml:space="preserve">Warehouse, Educational, Hospital and others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FE93BD" w14:textId="4C7F9691" w:rsidR="10BFAE47" w:rsidRDefault="10BFAE47" w:rsidP="10BFAE47">
            <w:r w:rsidRPr="10BFAE47">
              <w:rPr>
                <w:rFonts w:ascii="Calibri" w:eastAsia="Calibri" w:hAnsi="Calibri" w:cs="Calibri"/>
              </w:rPr>
              <w:t>75% more than the Agri base rate</w:t>
            </w:r>
          </w:p>
        </w:tc>
      </w:tr>
      <w:tr w:rsidR="10BFAE47" w14:paraId="193CBEB6" w14:textId="77777777" w:rsidTr="00EF56AA">
        <w:trPr>
          <w:trHeight w:val="947"/>
        </w:trPr>
        <w:tc>
          <w:tcPr>
            <w:tcW w:w="580" w:type="dxa"/>
            <w:vMerge/>
            <w:vAlign w:val="center"/>
          </w:tcPr>
          <w:p w14:paraId="0FFD5BAA" w14:textId="77777777" w:rsidR="000535DB" w:rsidRDefault="000535DB"/>
        </w:tc>
        <w:tc>
          <w:tcPr>
            <w:tcW w:w="1381" w:type="dxa"/>
            <w:vMerge/>
            <w:tcBorders>
              <w:left w:val="single" w:sz="0" w:space="0" w:color="auto"/>
              <w:right w:val="single" w:sz="0" w:space="0" w:color="auto"/>
            </w:tcBorders>
            <w:vAlign w:val="center"/>
          </w:tcPr>
          <w:p w14:paraId="7B133B5E" w14:textId="77777777" w:rsidR="000535DB" w:rsidRDefault="000535DB"/>
        </w:tc>
        <w:tc>
          <w:tcPr>
            <w:tcW w:w="1011" w:type="dxa"/>
            <w:vMerge w:val="restart"/>
            <w:tcBorders>
              <w:top w:val="nil"/>
              <w:left w:val="single" w:sz="4" w:space="0" w:color="auto"/>
              <w:bottom w:val="single" w:sz="4" w:space="0" w:color="auto"/>
              <w:right w:val="single" w:sz="4" w:space="0" w:color="auto"/>
            </w:tcBorders>
            <w:tcMar>
              <w:top w:w="15" w:type="dxa"/>
              <w:left w:w="15" w:type="dxa"/>
              <w:right w:w="15" w:type="dxa"/>
            </w:tcMar>
            <w:vAlign w:val="center"/>
          </w:tcPr>
          <w:p w14:paraId="3A7E53A2" w14:textId="4C54C0D4" w:rsidR="10BFAE47" w:rsidRDefault="10BFAE47" w:rsidP="10BFAE47">
            <w:pPr>
              <w:jc w:val="center"/>
            </w:pPr>
            <w:r w:rsidRPr="10BFAE47">
              <w:rPr>
                <w:rFonts w:ascii="Aptos Narrow" w:eastAsia="Aptos Narrow" w:hAnsi="Aptos Narrow" w:cs="Aptos Narrow"/>
                <w:color w:val="000000" w:themeColor="text1"/>
              </w:rPr>
              <w:t>Rural</w:t>
            </w:r>
          </w:p>
        </w:tc>
        <w:tc>
          <w:tcPr>
            <w:tcW w:w="1731"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6ADCEA75" w14:textId="6C2A89E0" w:rsidR="10BFAE47" w:rsidRDefault="10BFAE47" w:rsidP="10BFAE47">
            <w:r w:rsidRPr="10BFAE47">
              <w:rPr>
                <w:rFonts w:ascii="Calibri" w:eastAsia="Calibri" w:hAnsi="Calibri" w:cs="Calibri"/>
              </w:rPr>
              <w:t xml:space="preserve">&lt; 5 </w:t>
            </w:r>
            <w:proofErr w:type="spellStart"/>
            <w:r w:rsidRPr="10BFAE47">
              <w:rPr>
                <w:rFonts w:ascii="Calibri" w:eastAsia="Calibri" w:hAnsi="Calibri" w:cs="Calibri"/>
              </w:rPr>
              <w:t>gunta</w:t>
            </w:r>
            <w:proofErr w:type="spellEnd"/>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C32AAC" w14:textId="76ACB1E4" w:rsidR="10BFAE47" w:rsidRDefault="10BFAE47" w:rsidP="10BFAE47">
            <w:r w:rsidRPr="10BFAE47">
              <w:rPr>
                <w:rFonts w:ascii="Aptos Narrow" w:eastAsia="Aptos Narrow" w:hAnsi="Aptos Narrow" w:cs="Aptos Narrow"/>
                <w:color w:val="000000" w:themeColor="text1"/>
              </w:rPr>
              <w:t xml:space="preserve">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3CDFE4" w14:textId="53F83CD9" w:rsidR="10BFAE47" w:rsidRDefault="10BFAE47" w:rsidP="10BFAE47">
            <w:r w:rsidRPr="10BFAE47">
              <w:rPr>
                <w:rFonts w:ascii="Calibri" w:eastAsia="Calibri" w:hAnsi="Calibri" w:cs="Calibri"/>
              </w:rPr>
              <w:t xml:space="preserve">Maximum of (vacant site rate, </w:t>
            </w:r>
            <w:proofErr w:type="spellStart"/>
            <w:r w:rsidRPr="10BFAE47">
              <w:rPr>
                <w:rFonts w:ascii="Calibri" w:eastAsia="Calibri" w:hAnsi="Calibri" w:cs="Calibri"/>
              </w:rPr>
              <w:t>agri</w:t>
            </w:r>
            <w:proofErr w:type="spellEnd"/>
            <w:r w:rsidRPr="10BFAE47">
              <w:rPr>
                <w:rFonts w:ascii="Calibri" w:eastAsia="Calibri" w:hAnsi="Calibri" w:cs="Calibri"/>
              </w:rPr>
              <w:t xml:space="preserve"> rate converted to </w:t>
            </w:r>
            <w:proofErr w:type="spellStart"/>
            <w:r w:rsidRPr="10BFAE47">
              <w:rPr>
                <w:rFonts w:ascii="Calibri" w:eastAsia="Calibri" w:hAnsi="Calibri" w:cs="Calibri"/>
              </w:rPr>
              <w:t>sq</w:t>
            </w:r>
            <w:proofErr w:type="spellEnd"/>
            <w:r w:rsidRPr="10BFAE47">
              <w:rPr>
                <w:rFonts w:ascii="Calibri" w:eastAsia="Calibri" w:hAnsi="Calibri" w:cs="Calibri"/>
              </w:rPr>
              <w:t xml:space="preserve"> metre). </w:t>
            </w:r>
          </w:p>
        </w:tc>
      </w:tr>
      <w:tr w:rsidR="00EE77B2" w14:paraId="4FC35FF5" w14:textId="77777777" w:rsidTr="00EF56AA">
        <w:trPr>
          <w:trHeight w:val="677"/>
        </w:trPr>
        <w:tc>
          <w:tcPr>
            <w:tcW w:w="580" w:type="dxa"/>
            <w:vMerge/>
            <w:vAlign w:val="center"/>
          </w:tcPr>
          <w:p w14:paraId="3F9DFA49" w14:textId="77777777" w:rsidR="00EE77B2" w:rsidRDefault="00EE77B2" w:rsidP="00EE77B2"/>
        </w:tc>
        <w:tc>
          <w:tcPr>
            <w:tcW w:w="1381" w:type="dxa"/>
            <w:vMerge/>
            <w:tcBorders>
              <w:left w:val="single" w:sz="0" w:space="0" w:color="auto"/>
              <w:right w:val="single" w:sz="0" w:space="0" w:color="auto"/>
            </w:tcBorders>
            <w:vAlign w:val="center"/>
          </w:tcPr>
          <w:p w14:paraId="2A97ABDF" w14:textId="77777777" w:rsidR="00EE77B2" w:rsidRDefault="00EE77B2" w:rsidP="00EE77B2"/>
        </w:tc>
        <w:tc>
          <w:tcPr>
            <w:tcW w:w="1011" w:type="dxa"/>
            <w:vMerge/>
            <w:tcBorders>
              <w:left w:val="single" w:sz="0" w:space="0" w:color="auto"/>
              <w:right w:val="single" w:sz="0" w:space="0" w:color="auto"/>
            </w:tcBorders>
            <w:vAlign w:val="center"/>
          </w:tcPr>
          <w:p w14:paraId="17A94C53" w14:textId="77777777" w:rsidR="00EE77B2" w:rsidRDefault="00EE77B2" w:rsidP="00EE77B2"/>
        </w:tc>
        <w:tc>
          <w:tcPr>
            <w:tcW w:w="1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E1DC79" w14:textId="43D362DB" w:rsidR="00EE77B2" w:rsidRPr="10BFAE47" w:rsidRDefault="00EE77B2" w:rsidP="00EE77B2">
            <w:pPr>
              <w:rPr>
                <w:rFonts w:ascii="Calibri" w:eastAsia="Calibri" w:hAnsi="Calibri" w:cs="Calibri"/>
              </w:rPr>
            </w:pPr>
            <w:r>
              <w:rPr>
                <w:rFonts w:ascii="Calibri" w:eastAsia="Calibri" w:hAnsi="Calibri" w:cs="Calibri"/>
              </w:rPr>
              <w:t>5</w:t>
            </w:r>
            <w:r w:rsidRPr="10BFAE47">
              <w:rPr>
                <w:rFonts w:ascii="Calibri" w:eastAsia="Calibri" w:hAnsi="Calibri" w:cs="Calibri"/>
              </w:rPr>
              <w:t xml:space="preserve"> - 10 </w:t>
            </w:r>
            <w:proofErr w:type="spellStart"/>
            <w:r w:rsidRPr="10BFAE47">
              <w:rPr>
                <w:rFonts w:ascii="Calibri" w:eastAsia="Calibri" w:hAnsi="Calibri" w:cs="Calibri"/>
              </w:rPr>
              <w:t>gunta</w:t>
            </w:r>
            <w:proofErr w:type="spellEnd"/>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D4035E" w14:textId="1F843A3C" w:rsidR="00EE77B2" w:rsidRPr="10BFAE47" w:rsidRDefault="00EE77B2" w:rsidP="00EE77B2">
            <w:pPr>
              <w:rPr>
                <w:rFonts w:ascii="Calibri" w:eastAsia="Calibri" w:hAnsi="Calibri" w:cs="Calibri"/>
              </w:rPr>
            </w:pPr>
            <w:r w:rsidRPr="10BFAE47">
              <w:rPr>
                <w:rFonts w:ascii="Calibri" w:eastAsia="Calibri" w:hAnsi="Calibri" w:cs="Calibri"/>
              </w:rPr>
              <w:t xml:space="preserve">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921F31" w14:textId="2EBADEFF" w:rsidR="00EE77B2" w:rsidRPr="10BFAE47" w:rsidRDefault="00EE77B2" w:rsidP="00EE77B2">
            <w:pPr>
              <w:rPr>
                <w:rFonts w:ascii="Calibri" w:eastAsia="Calibri" w:hAnsi="Calibri" w:cs="Calibri"/>
              </w:rPr>
            </w:pPr>
            <w:r w:rsidRPr="10BFAE47">
              <w:rPr>
                <w:rFonts w:ascii="Calibri" w:eastAsia="Calibri" w:hAnsi="Calibri" w:cs="Calibri"/>
              </w:rPr>
              <w:t>Maximum of (</w:t>
            </w:r>
            <w:r>
              <w:rPr>
                <w:rFonts w:ascii="Calibri" w:eastAsia="Calibri" w:hAnsi="Calibri" w:cs="Calibri"/>
              </w:rPr>
              <w:t>70</w:t>
            </w:r>
            <w:r w:rsidRPr="10BFAE47">
              <w:rPr>
                <w:rFonts w:ascii="Calibri" w:eastAsia="Calibri" w:hAnsi="Calibri" w:cs="Calibri"/>
              </w:rPr>
              <w:t xml:space="preserve">% of vacant site rate, </w:t>
            </w:r>
            <w:proofErr w:type="spellStart"/>
            <w:r w:rsidRPr="10BFAE47">
              <w:rPr>
                <w:rFonts w:ascii="Calibri" w:eastAsia="Calibri" w:hAnsi="Calibri" w:cs="Calibri"/>
              </w:rPr>
              <w:t>agri</w:t>
            </w:r>
            <w:proofErr w:type="spellEnd"/>
            <w:r w:rsidRPr="10BFAE47">
              <w:rPr>
                <w:rFonts w:ascii="Calibri" w:eastAsia="Calibri" w:hAnsi="Calibri" w:cs="Calibri"/>
              </w:rPr>
              <w:t xml:space="preserve"> rate converted to </w:t>
            </w:r>
            <w:proofErr w:type="spellStart"/>
            <w:r w:rsidRPr="10BFAE47">
              <w:rPr>
                <w:rFonts w:ascii="Calibri" w:eastAsia="Calibri" w:hAnsi="Calibri" w:cs="Calibri"/>
              </w:rPr>
              <w:t>sq</w:t>
            </w:r>
            <w:proofErr w:type="spellEnd"/>
            <w:r w:rsidRPr="10BFAE47">
              <w:rPr>
                <w:rFonts w:ascii="Calibri" w:eastAsia="Calibri" w:hAnsi="Calibri" w:cs="Calibri"/>
              </w:rPr>
              <w:t xml:space="preserve"> metre). </w:t>
            </w:r>
          </w:p>
        </w:tc>
      </w:tr>
      <w:tr w:rsidR="00EE77B2" w14:paraId="2D0AF878" w14:textId="77777777" w:rsidTr="00EF56AA">
        <w:trPr>
          <w:trHeight w:val="677"/>
        </w:trPr>
        <w:tc>
          <w:tcPr>
            <w:tcW w:w="580" w:type="dxa"/>
            <w:vMerge/>
            <w:vAlign w:val="center"/>
          </w:tcPr>
          <w:p w14:paraId="1E062891" w14:textId="77777777" w:rsidR="00EE77B2" w:rsidRDefault="00EE77B2" w:rsidP="00EE77B2"/>
        </w:tc>
        <w:tc>
          <w:tcPr>
            <w:tcW w:w="1381" w:type="dxa"/>
            <w:vMerge/>
            <w:tcBorders>
              <w:left w:val="single" w:sz="0" w:space="0" w:color="auto"/>
              <w:right w:val="single" w:sz="0" w:space="0" w:color="auto"/>
            </w:tcBorders>
            <w:vAlign w:val="center"/>
          </w:tcPr>
          <w:p w14:paraId="6C89F253" w14:textId="77777777" w:rsidR="00EE77B2" w:rsidRDefault="00EE77B2" w:rsidP="00EE77B2"/>
        </w:tc>
        <w:tc>
          <w:tcPr>
            <w:tcW w:w="1011" w:type="dxa"/>
            <w:vMerge/>
            <w:tcBorders>
              <w:left w:val="single" w:sz="0" w:space="0" w:color="auto"/>
              <w:right w:val="single" w:sz="0" w:space="0" w:color="auto"/>
            </w:tcBorders>
            <w:vAlign w:val="center"/>
          </w:tcPr>
          <w:p w14:paraId="1CE5D2E5" w14:textId="77777777" w:rsidR="00EE77B2" w:rsidRDefault="00EE77B2" w:rsidP="00EE77B2"/>
        </w:tc>
        <w:tc>
          <w:tcPr>
            <w:tcW w:w="1731"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E8F19A" w14:textId="6439022A" w:rsidR="00EE77B2" w:rsidRDefault="00EE77B2" w:rsidP="00EE77B2">
            <w:r w:rsidRPr="10BFAE47">
              <w:rPr>
                <w:rFonts w:ascii="Calibri" w:eastAsia="Calibri" w:hAnsi="Calibri" w:cs="Calibri"/>
              </w:rPr>
              <w:t xml:space="preserve">More than </w:t>
            </w:r>
            <w:r>
              <w:rPr>
                <w:rFonts w:ascii="Calibri" w:eastAsia="Calibri" w:hAnsi="Calibri" w:cs="Calibri"/>
              </w:rPr>
              <w:t>10</w:t>
            </w:r>
            <w:r w:rsidRPr="10BFAE47">
              <w:rPr>
                <w:rFonts w:ascii="Calibri" w:eastAsia="Calibri" w:hAnsi="Calibri" w:cs="Calibri"/>
              </w:rPr>
              <w:t xml:space="preserve"> </w:t>
            </w:r>
            <w:proofErr w:type="spellStart"/>
            <w:r w:rsidRPr="10BFAE47">
              <w:rPr>
                <w:rFonts w:ascii="Calibri" w:eastAsia="Calibri" w:hAnsi="Calibri" w:cs="Calibri"/>
              </w:rPr>
              <w:t>gunta</w:t>
            </w:r>
            <w:proofErr w:type="spellEnd"/>
          </w:p>
        </w:tc>
        <w:tc>
          <w:tcPr>
            <w:tcW w:w="195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10B271" w14:textId="226A0B14" w:rsidR="00EE77B2" w:rsidRDefault="00EE77B2" w:rsidP="00EE77B2">
            <w:r w:rsidRPr="10BFAE47">
              <w:rPr>
                <w:rFonts w:ascii="Calibri" w:eastAsia="Calibri" w:hAnsi="Calibri" w:cs="Calibri"/>
              </w:rPr>
              <w:t xml:space="preserve">Industrial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49F60D" w14:textId="5E515426" w:rsidR="00EE77B2" w:rsidRDefault="00EE77B2" w:rsidP="00EE77B2">
            <w:r w:rsidRPr="10BFAE47">
              <w:rPr>
                <w:rFonts w:ascii="Calibri" w:eastAsia="Calibri" w:hAnsi="Calibri" w:cs="Calibri"/>
              </w:rPr>
              <w:t>55% more than the Agri base rate</w:t>
            </w:r>
          </w:p>
        </w:tc>
      </w:tr>
      <w:tr w:rsidR="00EE77B2" w14:paraId="305F0909" w14:textId="77777777" w:rsidTr="00EF56AA">
        <w:trPr>
          <w:trHeight w:val="300"/>
        </w:trPr>
        <w:tc>
          <w:tcPr>
            <w:tcW w:w="580" w:type="dxa"/>
            <w:vMerge/>
            <w:vAlign w:val="center"/>
          </w:tcPr>
          <w:p w14:paraId="4A9A8CEC" w14:textId="77777777" w:rsidR="00EE77B2" w:rsidRDefault="00EE77B2" w:rsidP="00EE77B2"/>
        </w:tc>
        <w:tc>
          <w:tcPr>
            <w:tcW w:w="1381" w:type="dxa"/>
            <w:vMerge/>
            <w:tcBorders>
              <w:left w:val="single" w:sz="0" w:space="0" w:color="auto"/>
              <w:right w:val="single" w:sz="0" w:space="0" w:color="auto"/>
            </w:tcBorders>
            <w:vAlign w:val="center"/>
          </w:tcPr>
          <w:p w14:paraId="1FFD3638" w14:textId="77777777" w:rsidR="00EE77B2" w:rsidRDefault="00EE77B2" w:rsidP="00EE77B2"/>
        </w:tc>
        <w:tc>
          <w:tcPr>
            <w:tcW w:w="1011" w:type="dxa"/>
            <w:vMerge/>
            <w:tcBorders>
              <w:left w:val="single" w:sz="0" w:space="0" w:color="auto"/>
              <w:right w:val="single" w:sz="0" w:space="0" w:color="auto"/>
            </w:tcBorders>
            <w:vAlign w:val="center"/>
          </w:tcPr>
          <w:p w14:paraId="6C966EE2" w14:textId="77777777" w:rsidR="00EE77B2" w:rsidRDefault="00EE77B2" w:rsidP="00EE77B2"/>
        </w:tc>
        <w:tc>
          <w:tcPr>
            <w:tcW w:w="1731" w:type="dxa"/>
            <w:vMerge/>
            <w:tcBorders>
              <w:left w:val="single" w:sz="0" w:space="0" w:color="auto"/>
              <w:right w:val="single" w:sz="0" w:space="0" w:color="auto"/>
            </w:tcBorders>
            <w:vAlign w:val="center"/>
          </w:tcPr>
          <w:p w14:paraId="141EC447" w14:textId="77777777" w:rsidR="00EE77B2" w:rsidRDefault="00EE77B2" w:rsidP="00EE77B2"/>
        </w:tc>
        <w:tc>
          <w:tcPr>
            <w:tcW w:w="1958" w:type="dxa"/>
            <w:tcBorders>
              <w:top w:val="single" w:sz="4" w:space="0" w:color="auto"/>
              <w:left w:val="nil"/>
              <w:bottom w:val="single" w:sz="4" w:space="0" w:color="auto"/>
              <w:right w:val="single" w:sz="4" w:space="0" w:color="auto"/>
            </w:tcBorders>
            <w:tcMar>
              <w:top w:w="15" w:type="dxa"/>
              <w:left w:w="15" w:type="dxa"/>
              <w:right w:w="15" w:type="dxa"/>
            </w:tcMar>
            <w:vAlign w:val="bottom"/>
          </w:tcPr>
          <w:p w14:paraId="45A1F46E" w14:textId="6DDA6663" w:rsidR="00EE77B2" w:rsidRDefault="00EE77B2" w:rsidP="00EE77B2">
            <w:pPr>
              <w:rPr>
                <w:rFonts w:ascii="Aptos Narrow" w:eastAsia="Aptos Narrow" w:hAnsi="Aptos Narrow" w:cs="Aptos Narrow"/>
                <w:color w:val="000000" w:themeColor="text1"/>
              </w:rPr>
            </w:pPr>
            <w:r w:rsidRPr="10BFAE47">
              <w:rPr>
                <w:rFonts w:ascii="Aptos Narrow" w:eastAsia="Aptos Narrow" w:hAnsi="Aptos Narrow" w:cs="Aptos Narrow"/>
                <w:color w:val="000000" w:themeColor="text1"/>
              </w:rPr>
              <w:t>Residential</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ED4E08" w14:textId="347EFBB3" w:rsidR="00EE77B2" w:rsidRDefault="00EE77B2" w:rsidP="00EE77B2">
            <w:r w:rsidRPr="10BFAE47">
              <w:rPr>
                <w:rFonts w:ascii="Calibri" w:eastAsia="Calibri" w:hAnsi="Calibri" w:cs="Calibri"/>
              </w:rPr>
              <w:t>65% more than the Agri base rate</w:t>
            </w:r>
          </w:p>
        </w:tc>
      </w:tr>
      <w:tr w:rsidR="00EE77B2" w14:paraId="48D3AAAB" w14:textId="77777777" w:rsidTr="00EF56AA">
        <w:trPr>
          <w:trHeight w:val="300"/>
        </w:trPr>
        <w:tc>
          <w:tcPr>
            <w:tcW w:w="580" w:type="dxa"/>
            <w:vMerge/>
            <w:vAlign w:val="center"/>
          </w:tcPr>
          <w:p w14:paraId="06A67F69" w14:textId="77777777" w:rsidR="00EE77B2" w:rsidRDefault="00EE77B2" w:rsidP="00EE77B2"/>
        </w:tc>
        <w:tc>
          <w:tcPr>
            <w:tcW w:w="1381" w:type="dxa"/>
            <w:vMerge/>
            <w:tcBorders>
              <w:left w:val="single" w:sz="0" w:space="0" w:color="auto"/>
              <w:right w:val="single" w:sz="0" w:space="0" w:color="auto"/>
            </w:tcBorders>
            <w:vAlign w:val="center"/>
          </w:tcPr>
          <w:p w14:paraId="5B4B766A" w14:textId="77777777" w:rsidR="00EE77B2" w:rsidRDefault="00EE77B2" w:rsidP="00EE77B2"/>
        </w:tc>
        <w:tc>
          <w:tcPr>
            <w:tcW w:w="1011" w:type="dxa"/>
            <w:vMerge/>
            <w:tcBorders>
              <w:left w:val="single" w:sz="0" w:space="0" w:color="auto"/>
              <w:right w:val="single" w:sz="0" w:space="0" w:color="auto"/>
            </w:tcBorders>
            <w:vAlign w:val="center"/>
          </w:tcPr>
          <w:p w14:paraId="6EF2AC11" w14:textId="77777777" w:rsidR="00EE77B2" w:rsidRDefault="00EE77B2" w:rsidP="00EE77B2"/>
        </w:tc>
        <w:tc>
          <w:tcPr>
            <w:tcW w:w="1731" w:type="dxa"/>
            <w:vMerge/>
            <w:tcBorders>
              <w:left w:val="single" w:sz="0" w:space="0" w:color="auto"/>
              <w:right w:val="single" w:sz="0" w:space="0" w:color="auto"/>
            </w:tcBorders>
            <w:vAlign w:val="center"/>
          </w:tcPr>
          <w:p w14:paraId="01E5804A" w14:textId="77777777" w:rsidR="00EE77B2" w:rsidRDefault="00EE77B2" w:rsidP="00EE77B2"/>
        </w:tc>
        <w:tc>
          <w:tcPr>
            <w:tcW w:w="195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1275C24A" w14:textId="16327245" w:rsidR="00EE77B2" w:rsidRDefault="00BF0C2D" w:rsidP="00EE77B2">
            <w:r>
              <w:rPr>
                <w:rFonts w:ascii="Calibri" w:eastAsia="Calibri" w:hAnsi="Calibri" w:cs="Calibri"/>
              </w:rPr>
              <w:t>Commercial</w:t>
            </w:r>
            <w:r w:rsidR="00EE77B2" w:rsidRPr="10BFAE47">
              <w:rPr>
                <w:rFonts w:ascii="Calibri" w:eastAsia="Calibri" w:hAnsi="Calibri" w:cs="Calibri"/>
              </w:rPr>
              <w:t xml:space="preserve">/Non-residential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2B731A" w14:textId="726E665F" w:rsidR="00EE77B2" w:rsidRDefault="00EE77B2" w:rsidP="00EE77B2">
            <w:r w:rsidRPr="10BFAE47">
              <w:rPr>
                <w:rFonts w:ascii="Calibri" w:eastAsia="Calibri" w:hAnsi="Calibri" w:cs="Calibri"/>
              </w:rPr>
              <w:t>80% more than the Agri base rate</w:t>
            </w:r>
          </w:p>
        </w:tc>
      </w:tr>
      <w:tr w:rsidR="00EE77B2" w14:paraId="096137E4" w14:textId="77777777" w:rsidTr="00EF56AA">
        <w:trPr>
          <w:trHeight w:val="300"/>
        </w:trPr>
        <w:tc>
          <w:tcPr>
            <w:tcW w:w="580" w:type="dxa"/>
            <w:vMerge/>
            <w:vAlign w:val="center"/>
          </w:tcPr>
          <w:p w14:paraId="289355A9" w14:textId="77777777" w:rsidR="00EE77B2" w:rsidRDefault="00EE77B2" w:rsidP="00EE77B2"/>
        </w:tc>
        <w:tc>
          <w:tcPr>
            <w:tcW w:w="1381" w:type="dxa"/>
            <w:vMerge/>
            <w:tcBorders>
              <w:left w:val="single" w:sz="0" w:space="0" w:color="auto"/>
              <w:right w:val="single" w:sz="0" w:space="0" w:color="auto"/>
            </w:tcBorders>
            <w:vAlign w:val="center"/>
          </w:tcPr>
          <w:p w14:paraId="6D1E32FB" w14:textId="77777777" w:rsidR="00EE77B2" w:rsidRDefault="00EE77B2" w:rsidP="00EE77B2"/>
        </w:tc>
        <w:tc>
          <w:tcPr>
            <w:tcW w:w="1011" w:type="dxa"/>
            <w:vMerge/>
            <w:tcBorders>
              <w:left w:val="single" w:sz="0" w:space="0" w:color="auto"/>
              <w:right w:val="single" w:sz="0" w:space="0" w:color="auto"/>
            </w:tcBorders>
            <w:vAlign w:val="center"/>
          </w:tcPr>
          <w:p w14:paraId="261B7C38" w14:textId="77777777" w:rsidR="00EE77B2" w:rsidRDefault="00EE77B2" w:rsidP="00EE77B2"/>
        </w:tc>
        <w:tc>
          <w:tcPr>
            <w:tcW w:w="1731" w:type="dxa"/>
            <w:vMerge/>
            <w:tcBorders>
              <w:left w:val="single" w:sz="0" w:space="0" w:color="auto"/>
              <w:right w:val="single" w:sz="0" w:space="0" w:color="auto"/>
            </w:tcBorders>
            <w:vAlign w:val="center"/>
          </w:tcPr>
          <w:p w14:paraId="53B69DB9" w14:textId="77777777" w:rsidR="00EE77B2" w:rsidRDefault="00EE77B2" w:rsidP="00EE77B2"/>
        </w:tc>
        <w:tc>
          <w:tcPr>
            <w:tcW w:w="195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1B56E672" w14:textId="6734687B" w:rsidR="00EE77B2" w:rsidRDefault="00EE77B2" w:rsidP="00EE77B2">
            <w:r w:rsidRPr="10BFAE47">
              <w:rPr>
                <w:rFonts w:ascii="Calibri" w:eastAsia="Calibri" w:hAnsi="Calibri" w:cs="Calibri"/>
              </w:rPr>
              <w:t xml:space="preserve">Solar and Windmill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C58FF8" w14:textId="0D63EBAE" w:rsidR="00EE77B2" w:rsidRDefault="00EE77B2" w:rsidP="00EE77B2">
            <w:r w:rsidRPr="10BFAE47">
              <w:rPr>
                <w:rFonts w:ascii="Calibri" w:eastAsia="Calibri" w:hAnsi="Calibri" w:cs="Calibri"/>
              </w:rPr>
              <w:t>75% more than the Agri base rate</w:t>
            </w:r>
          </w:p>
        </w:tc>
      </w:tr>
      <w:tr w:rsidR="00EE77B2" w14:paraId="3F51A2FE" w14:textId="77777777" w:rsidTr="00EF56AA">
        <w:trPr>
          <w:trHeight w:val="300"/>
        </w:trPr>
        <w:tc>
          <w:tcPr>
            <w:tcW w:w="580" w:type="dxa"/>
            <w:vMerge/>
            <w:vAlign w:val="center"/>
          </w:tcPr>
          <w:p w14:paraId="76EC3D1B" w14:textId="77777777" w:rsidR="00EE77B2" w:rsidRDefault="00EE77B2" w:rsidP="00EE77B2"/>
        </w:tc>
        <w:tc>
          <w:tcPr>
            <w:tcW w:w="1381" w:type="dxa"/>
            <w:vMerge/>
            <w:tcBorders>
              <w:left w:val="single" w:sz="0" w:space="0" w:color="auto"/>
              <w:right w:val="single" w:sz="0" w:space="0" w:color="auto"/>
            </w:tcBorders>
            <w:vAlign w:val="center"/>
          </w:tcPr>
          <w:p w14:paraId="5A19C3F7" w14:textId="77777777" w:rsidR="00EE77B2" w:rsidRDefault="00EE77B2" w:rsidP="00EE77B2"/>
        </w:tc>
        <w:tc>
          <w:tcPr>
            <w:tcW w:w="1011" w:type="dxa"/>
            <w:vMerge/>
            <w:tcBorders>
              <w:left w:val="single" w:sz="0" w:space="0" w:color="auto"/>
              <w:right w:val="single" w:sz="0" w:space="0" w:color="auto"/>
            </w:tcBorders>
            <w:vAlign w:val="center"/>
          </w:tcPr>
          <w:p w14:paraId="0BCD1ABA" w14:textId="77777777" w:rsidR="00EE77B2" w:rsidRDefault="00EE77B2" w:rsidP="00EE77B2"/>
        </w:tc>
        <w:tc>
          <w:tcPr>
            <w:tcW w:w="1731" w:type="dxa"/>
            <w:vMerge/>
            <w:tcBorders>
              <w:left w:val="single" w:sz="0" w:space="0" w:color="auto"/>
              <w:bottom w:val="single" w:sz="0" w:space="0" w:color="auto"/>
              <w:right w:val="single" w:sz="0" w:space="0" w:color="auto"/>
            </w:tcBorders>
            <w:vAlign w:val="center"/>
          </w:tcPr>
          <w:p w14:paraId="1EAD9296" w14:textId="77777777" w:rsidR="00EE77B2" w:rsidRDefault="00EE77B2" w:rsidP="00EE77B2"/>
        </w:tc>
        <w:tc>
          <w:tcPr>
            <w:tcW w:w="195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7ADA14ED" w14:textId="0C84F344" w:rsidR="00EE77B2" w:rsidRDefault="00EE77B2" w:rsidP="00EE77B2">
            <w:r w:rsidRPr="10BFAE47">
              <w:rPr>
                <w:rFonts w:ascii="Calibri" w:eastAsia="Calibri" w:hAnsi="Calibri" w:cs="Calibri"/>
              </w:rPr>
              <w:t>SEZ</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7660F1" w14:textId="0D8F38CC" w:rsidR="00EE77B2" w:rsidRDefault="00EE77B2" w:rsidP="00EE77B2">
            <w:r w:rsidRPr="10BFAE47">
              <w:rPr>
                <w:rFonts w:ascii="Calibri" w:eastAsia="Calibri" w:hAnsi="Calibri" w:cs="Calibri"/>
              </w:rPr>
              <w:t>100% more than the Agri base rate</w:t>
            </w:r>
          </w:p>
        </w:tc>
      </w:tr>
      <w:tr w:rsidR="00EE77B2" w14:paraId="11DF2F50" w14:textId="77777777" w:rsidTr="00EF56AA">
        <w:trPr>
          <w:trHeight w:val="300"/>
        </w:trPr>
        <w:tc>
          <w:tcPr>
            <w:tcW w:w="580" w:type="dxa"/>
            <w:vMerge/>
            <w:vAlign w:val="center"/>
          </w:tcPr>
          <w:p w14:paraId="5FA0D0E6" w14:textId="77777777" w:rsidR="00EE77B2" w:rsidRDefault="00EE77B2" w:rsidP="00EE77B2"/>
        </w:tc>
        <w:tc>
          <w:tcPr>
            <w:tcW w:w="1381" w:type="dxa"/>
            <w:vMerge/>
            <w:tcBorders>
              <w:left w:val="single" w:sz="0" w:space="0" w:color="auto"/>
              <w:bottom w:val="single" w:sz="0" w:space="0" w:color="auto"/>
              <w:right w:val="single" w:sz="0" w:space="0" w:color="auto"/>
            </w:tcBorders>
            <w:vAlign w:val="center"/>
          </w:tcPr>
          <w:p w14:paraId="6C1B67C1" w14:textId="77777777" w:rsidR="00EE77B2" w:rsidRDefault="00EE77B2" w:rsidP="00EE77B2"/>
        </w:tc>
        <w:tc>
          <w:tcPr>
            <w:tcW w:w="1011" w:type="dxa"/>
            <w:vMerge/>
            <w:tcBorders>
              <w:left w:val="single" w:sz="0" w:space="0" w:color="auto"/>
              <w:bottom w:val="single" w:sz="0" w:space="0" w:color="auto"/>
              <w:right w:val="single" w:sz="0" w:space="0" w:color="auto"/>
            </w:tcBorders>
            <w:vAlign w:val="center"/>
          </w:tcPr>
          <w:p w14:paraId="61DA0303" w14:textId="77777777" w:rsidR="00EE77B2" w:rsidRDefault="00EE77B2" w:rsidP="00EE77B2"/>
        </w:tc>
        <w:tc>
          <w:tcPr>
            <w:tcW w:w="1731" w:type="dxa"/>
            <w:vMerge/>
            <w:tcBorders>
              <w:top w:val="single" w:sz="0" w:space="0" w:color="auto"/>
              <w:left w:val="single" w:sz="0" w:space="0" w:color="auto"/>
              <w:bottom w:val="single" w:sz="0" w:space="0" w:color="auto"/>
              <w:right w:val="single" w:sz="0" w:space="0" w:color="auto"/>
            </w:tcBorders>
            <w:vAlign w:val="center"/>
          </w:tcPr>
          <w:p w14:paraId="2C49BF1F" w14:textId="77777777" w:rsidR="00EE77B2" w:rsidRDefault="00EE77B2" w:rsidP="00EE77B2"/>
        </w:tc>
        <w:tc>
          <w:tcPr>
            <w:tcW w:w="195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6F0ED453" w14:textId="2B43013E" w:rsidR="00EE77B2" w:rsidRDefault="00EE77B2" w:rsidP="00EE77B2">
            <w:r w:rsidRPr="10BFAE47">
              <w:rPr>
                <w:rFonts w:ascii="Calibri" w:eastAsia="Calibri" w:hAnsi="Calibri" w:cs="Calibri"/>
              </w:rPr>
              <w:t xml:space="preserve">Warehouse, Educational, Hospital and others </w:t>
            </w:r>
          </w:p>
        </w:tc>
        <w:tc>
          <w:tcPr>
            <w:tcW w:w="25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C0D61E" w14:textId="4EED48F6" w:rsidR="00EE77B2" w:rsidRDefault="00EE77B2" w:rsidP="00EE77B2">
            <w:r w:rsidRPr="10BFAE47">
              <w:rPr>
                <w:rFonts w:ascii="Calibri" w:eastAsia="Calibri" w:hAnsi="Calibri" w:cs="Calibri"/>
              </w:rPr>
              <w:t>75% more than the Agri base rate</w:t>
            </w:r>
          </w:p>
        </w:tc>
      </w:tr>
    </w:tbl>
    <w:p w14:paraId="43F0F524" w14:textId="37792528" w:rsidR="00C47CC0" w:rsidRDefault="21A894AF" w:rsidP="00EF56AA">
      <w:pPr>
        <w:spacing w:before="240"/>
      </w:pPr>
      <w:r>
        <w:t xml:space="preserve">Algorithm for determining base rate as depicted below: </w:t>
      </w:r>
    </w:p>
    <w:p w14:paraId="047AB452" w14:textId="376D7FBA" w:rsidR="009E557E" w:rsidRDefault="009E557E" w:rsidP="009E557E">
      <w:pPr>
        <w:spacing w:before="240"/>
        <w:ind w:left="360"/>
      </w:pPr>
      <w:r>
        <w:rPr>
          <w:noProof/>
        </w:rPr>
        <w:lastRenderedPageBreak/>
        <w:drawing>
          <wp:inline distT="0" distB="0" distL="0" distR="0" wp14:anchorId="7E760D80" wp14:editId="14F09EDB">
            <wp:extent cx="5836920" cy="4391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gri - Valuation Logic - Subhash.jpeg"/>
                    <pic:cNvPicPr/>
                  </pic:nvPicPr>
                  <pic:blipFill>
                    <a:blip r:embed="rId26"/>
                    <a:stretch>
                      <a:fillRect/>
                    </a:stretch>
                  </pic:blipFill>
                  <pic:spPr>
                    <a:xfrm>
                      <a:off x="0" y="0"/>
                      <a:ext cx="5836920" cy="4391025"/>
                    </a:xfrm>
                    <a:prstGeom prst="rect">
                      <a:avLst/>
                    </a:prstGeom>
                  </pic:spPr>
                </pic:pic>
              </a:graphicData>
            </a:graphic>
          </wp:inline>
        </w:drawing>
      </w:r>
    </w:p>
    <w:p w14:paraId="7EC9C6AD" w14:textId="77777777" w:rsidR="009E557E" w:rsidRDefault="009E557E">
      <w:r>
        <w:br w:type="page"/>
      </w:r>
    </w:p>
    <w:p w14:paraId="181F35A0" w14:textId="52CB213A" w:rsidR="00C47CC0" w:rsidRDefault="08CF8415" w:rsidP="10BFAE47">
      <w:pPr>
        <w:pStyle w:val="Heading2"/>
      </w:pPr>
      <w:bookmarkStart w:id="18" w:name="_Toc196743990"/>
      <w:r>
        <w:lastRenderedPageBreak/>
        <w:t>Annexure rules appreciation</w:t>
      </w:r>
      <w:bookmarkEnd w:id="18"/>
    </w:p>
    <w:p w14:paraId="0B4D2128" w14:textId="035A3CD9" w:rsidR="00C47CC0" w:rsidRDefault="5B64E113" w:rsidP="004C76C6">
      <w:pPr>
        <w:spacing w:before="240"/>
        <w:ind w:left="360"/>
      </w:pPr>
      <w:r>
        <w:t xml:space="preserve">The value is appreciated based on </w:t>
      </w:r>
      <w:r w:rsidR="79A0705B">
        <w:t xml:space="preserve">the </w:t>
      </w:r>
      <w:r>
        <w:t xml:space="preserve">annexure rules. </w:t>
      </w:r>
    </w:p>
    <w:p w14:paraId="593B4D96" w14:textId="065910AF" w:rsidR="00A23FCF" w:rsidRDefault="5B64E113" w:rsidP="10BFAE47">
      <w:pPr>
        <w:pStyle w:val="ListParagraph"/>
        <w:numPr>
          <w:ilvl w:val="0"/>
          <w:numId w:val="4"/>
        </w:numPr>
      </w:pPr>
      <w:r>
        <w:t>Type of land (</w:t>
      </w:r>
      <w:proofErr w:type="spellStart"/>
      <w:r w:rsidR="311C6C5C">
        <w:t>Khushki</w:t>
      </w:r>
      <w:proofErr w:type="spellEnd"/>
      <w:r w:rsidR="311C6C5C">
        <w:t xml:space="preserve">, Tari, </w:t>
      </w:r>
      <w:proofErr w:type="spellStart"/>
      <w:r w:rsidR="311C6C5C">
        <w:t>Bagayat</w:t>
      </w:r>
      <w:proofErr w:type="spellEnd"/>
      <w:r w:rsidR="311C6C5C">
        <w:t>)</w:t>
      </w:r>
    </w:p>
    <w:p w14:paraId="7561AC30" w14:textId="505B3D03" w:rsidR="00A23FCF" w:rsidRDefault="144C2157" w:rsidP="10BFAE47">
      <w:pPr>
        <w:pStyle w:val="ListParagraph"/>
        <w:numPr>
          <w:ilvl w:val="0"/>
          <w:numId w:val="4"/>
        </w:numPr>
      </w:pPr>
      <w:r w:rsidRPr="10BFAE47">
        <w:t xml:space="preserve">Proximity to Road </w:t>
      </w:r>
    </w:p>
    <w:p w14:paraId="3C86638F" w14:textId="596ECAC0" w:rsidR="00A23FCF" w:rsidRDefault="144C2157" w:rsidP="10BFAE47">
      <w:pPr>
        <w:pStyle w:val="ListParagraph"/>
        <w:numPr>
          <w:ilvl w:val="0"/>
          <w:numId w:val="4"/>
        </w:numPr>
      </w:pPr>
      <w:r w:rsidRPr="10BFAE47">
        <w:t xml:space="preserve">Jurisdictional boundary </w:t>
      </w:r>
    </w:p>
    <w:p w14:paraId="2F2B66DF" w14:textId="23E1FA4A" w:rsidR="00A23FCF" w:rsidRDefault="144C2157" w:rsidP="10BFAE47">
      <w:pPr>
        <w:pStyle w:val="ListParagraph"/>
        <w:numPr>
          <w:ilvl w:val="0"/>
          <w:numId w:val="4"/>
        </w:numPr>
      </w:pPr>
      <w:r w:rsidRPr="10BFAE47">
        <w:t>Crop type</w:t>
      </w:r>
    </w:p>
    <w:p w14:paraId="6B60E23D" w14:textId="256CA01C" w:rsidR="00A23FCF" w:rsidRDefault="144C2157" w:rsidP="10BFAE47">
      <w:pPr>
        <w:pStyle w:val="ListParagraph"/>
        <w:numPr>
          <w:ilvl w:val="0"/>
          <w:numId w:val="4"/>
        </w:numPr>
      </w:pPr>
      <w:r w:rsidRPr="10BFAE47">
        <w:t xml:space="preserve">Tree count </w:t>
      </w:r>
    </w:p>
    <w:p w14:paraId="1D700495" w14:textId="2CD6EBA9" w:rsidR="00A23FCF" w:rsidRDefault="18B516AC" w:rsidP="10BFAE47">
      <w:pPr>
        <w:pStyle w:val="ListParagraph"/>
        <w:numPr>
          <w:ilvl w:val="0"/>
          <w:numId w:val="4"/>
        </w:numPr>
      </w:pPr>
      <w:r w:rsidRPr="10BFAE47">
        <w:t>Masterplan zones</w:t>
      </w:r>
    </w:p>
    <w:p w14:paraId="4F903475" w14:textId="4C610911" w:rsidR="00A23FCF" w:rsidRDefault="00DAB763" w:rsidP="10BFAE47">
      <w:pPr>
        <w:pStyle w:val="ListParagraph"/>
        <w:numPr>
          <w:ilvl w:val="0"/>
          <w:numId w:val="4"/>
        </w:numPr>
      </w:pPr>
      <w:r w:rsidRPr="10BFAE47">
        <w:t xml:space="preserve">Construction details </w:t>
      </w:r>
    </w:p>
    <w:p w14:paraId="58E95D30" w14:textId="6199247D" w:rsidR="00A23FCF" w:rsidRDefault="00A23FCF" w:rsidP="10BFAE47">
      <w:pPr>
        <w:ind w:left="720"/>
      </w:pPr>
    </w:p>
    <w:p w14:paraId="668F1676" w14:textId="570C704B" w:rsidR="00882541" w:rsidRDefault="00C47CC0" w:rsidP="00E31FD0">
      <w:pPr>
        <w:spacing w:before="240"/>
        <w:ind w:left="360"/>
      </w:pPr>
      <w:r>
        <w:t>The base rates and annexure rules are provided by the Department of Stamps and Revenue. KSRSAC will provide these annexure rule codes via an API to Kaveri to calculate and display the market valuation.</w:t>
      </w:r>
    </w:p>
    <w:p w14:paraId="5A560F48" w14:textId="47D549B5" w:rsidR="009D4586" w:rsidRDefault="73921BF0" w:rsidP="10BFAE47">
      <w:pPr>
        <w:pStyle w:val="Heading1"/>
      </w:pPr>
      <w:r>
        <w:t xml:space="preserve"> </w:t>
      </w:r>
      <w:bookmarkStart w:id="19" w:name="_Toc196743991"/>
      <w:r>
        <w:t>O</w:t>
      </w:r>
      <w:r w:rsidR="40519868">
        <w:t>utput documents</w:t>
      </w:r>
      <w:bookmarkEnd w:id="19"/>
      <w:r w:rsidR="40519868">
        <w:t xml:space="preserve"> </w:t>
      </w:r>
    </w:p>
    <w:p w14:paraId="7D78FD6E" w14:textId="68CE0020" w:rsidR="009D4586" w:rsidRDefault="009D4586" w:rsidP="10BFAE47"/>
    <w:p w14:paraId="24E5EEEF" w14:textId="44985272" w:rsidR="009D4586" w:rsidRDefault="40519868" w:rsidP="10BFAE47">
      <w:r>
        <w:t>The document summary for the citizen must have a description of the basis for arriving at market valuation for each property. It should transparently display the base rate cal</w:t>
      </w:r>
      <w:r w:rsidR="214A624E">
        <w:t xml:space="preserve">culation logic and the annexure rules applicable. </w:t>
      </w:r>
    </w:p>
    <w:p w14:paraId="73FEB042" w14:textId="182F73A3" w:rsidR="009D4586" w:rsidRDefault="75EDE6C8" w:rsidP="10BFAE47">
      <w:r>
        <w:t xml:space="preserve">The document summary must also have the map of each of the properties transacted. </w:t>
      </w:r>
    </w:p>
    <w:p w14:paraId="0B4EDD87" w14:textId="278409F3" w:rsidR="009D4586" w:rsidRDefault="399616B1" w:rsidP="009D4586">
      <w:pPr>
        <w:pStyle w:val="Heading1"/>
      </w:pPr>
      <w:bookmarkStart w:id="20" w:name="_Toc196743992"/>
      <w:r>
        <w:t>Scenarios to be considered</w:t>
      </w:r>
      <w:bookmarkEnd w:id="20"/>
      <w:r>
        <w:t xml:space="preserve"> </w:t>
      </w:r>
    </w:p>
    <w:p w14:paraId="14AB281C" w14:textId="6D70D5E6" w:rsidR="009D4586" w:rsidRDefault="009D4586" w:rsidP="10BFAE47"/>
    <w:p w14:paraId="382ED8B5" w14:textId="64801688" w:rsidR="009D4586" w:rsidRDefault="399616B1" w:rsidP="10BFAE47">
      <w:pPr>
        <w:pStyle w:val="ListParagraph"/>
        <w:numPr>
          <w:ilvl w:val="0"/>
          <w:numId w:val="1"/>
        </w:numPr>
      </w:pPr>
      <w:r w:rsidRPr="10BFAE47">
        <w:rPr>
          <w:b/>
          <w:bCs/>
        </w:rPr>
        <w:t xml:space="preserve">Release </w:t>
      </w:r>
      <w:r w:rsidR="6A3AF0AA" w:rsidRPr="10BFAE47">
        <w:rPr>
          <w:b/>
          <w:bCs/>
        </w:rPr>
        <w:t>phase:</w:t>
      </w:r>
      <w:r>
        <w:t xml:space="preserve"> Pilot vs non-pilot talukas (including agricultural non-pilot talukas) </w:t>
      </w:r>
    </w:p>
    <w:p w14:paraId="36ED9B68" w14:textId="4A4848F9" w:rsidR="009D4586" w:rsidRDefault="399616B1" w:rsidP="10BFAE47">
      <w:pPr>
        <w:pStyle w:val="ListParagraph"/>
        <w:numPr>
          <w:ilvl w:val="0"/>
          <w:numId w:val="1"/>
        </w:numPr>
      </w:pPr>
      <w:r w:rsidRPr="10BFAE47">
        <w:rPr>
          <w:b/>
          <w:bCs/>
        </w:rPr>
        <w:t xml:space="preserve">Article </w:t>
      </w:r>
      <w:r w:rsidR="686CCE86" w:rsidRPr="10BFAE47">
        <w:rPr>
          <w:b/>
          <w:bCs/>
        </w:rPr>
        <w:t>type:</w:t>
      </w:r>
      <w:r w:rsidRPr="10BFAE47">
        <w:rPr>
          <w:b/>
          <w:bCs/>
        </w:rPr>
        <w:t xml:space="preserve"> </w:t>
      </w:r>
      <w:r>
        <w:t xml:space="preserve">Articles with and without market valuation </w:t>
      </w:r>
    </w:p>
    <w:p w14:paraId="10EC488F" w14:textId="456BEDF9" w:rsidR="009D4586" w:rsidRDefault="399616B1" w:rsidP="10BFAE47">
      <w:pPr>
        <w:pStyle w:val="ListParagraph"/>
        <w:numPr>
          <w:ilvl w:val="0"/>
          <w:numId w:val="1"/>
        </w:numPr>
      </w:pPr>
      <w:r w:rsidRPr="10BFAE47">
        <w:rPr>
          <w:b/>
          <w:bCs/>
        </w:rPr>
        <w:t xml:space="preserve">Property </w:t>
      </w:r>
      <w:r w:rsidR="3CD9BF2F" w:rsidRPr="10BFAE47">
        <w:rPr>
          <w:b/>
          <w:bCs/>
        </w:rPr>
        <w:t>restrictions:</w:t>
      </w:r>
      <w:r w:rsidRPr="10BFAE47">
        <w:rPr>
          <w:b/>
          <w:bCs/>
        </w:rPr>
        <w:t xml:space="preserve"> </w:t>
      </w:r>
      <w:r>
        <w:t xml:space="preserve">Government Land, Government Restrictions including PTCL, </w:t>
      </w:r>
      <w:proofErr w:type="spellStart"/>
      <w:r>
        <w:t>Pyki</w:t>
      </w:r>
      <w:proofErr w:type="spellEnd"/>
    </w:p>
    <w:p w14:paraId="083E35F2" w14:textId="1A650FE9" w:rsidR="009D4586" w:rsidRDefault="17DA1D06" w:rsidP="10BFAE47">
      <w:pPr>
        <w:pStyle w:val="ListParagraph"/>
        <w:numPr>
          <w:ilvl w:val="0"/>
          <w:numId w:val="1"/>
        </w:numPr>
      </w:pPr>
      <w:r w:rsidRPr="10BFAE47">
        <w:rPr>
          <w:b/>
          <w:bCs/>
        </w:rPr>
        <w:t xml:space="preserve">Source of property </w:t>
      </w:r>
      <w:r w:rsidR="5075898F" w:rsidRPr="10BFAE47">
        <w:rPr>
          <w:b/>
          <w:bCs/>
        </w:rPr>
        <w:t>info:</w:t>
      </w:r>
      <w:r w:rsidRPr="10BFAE47">
        <w:rPr>
          <w:b/>
          <w:bCs/>
        </w:rPr>
        <w:t xml:space="preserve"> </w:t>
      </w:r>
      <w:r>
        <w:t xml:space="preserve">Bhoomi and previous document-related </w:t>
      </w:r>
    </w:p>
    <w:p w14:paraId="09C78B1A" w14:textId="230FFD06" w:rsidR="009D4586" w:rsidRDefault="17DA1D06" w:rsidP="10BFAE47">
      <w:pPr>
        <w:pStyle w:val="ListParagraph"/>
        <w:numPr>
          <w:ilvl w:val="0"/>
          <w:numId w:val="1"/>
        </w:numPr>
      </w:pPr>
      <w:r w:rsidRPr="10BFAE47">
        <w:rPr>
          <w:b/>
          <w:bCs/>
        </w:rPr>
        <w:t xml:space="preserve">Extent: </w:t>
      </w:r>
      <w:r>
        <w:t xml:space="preserve">Full vs part extent, </w:t>
      </w:r>
      <w:r w:rsidR="2E6BAD29">
        <w:t xml:space="preserve">non-agricultural valuations for </w:t>
      </w:r>
      <w:r>
        <w:t xml:space="preserve">less than 10 </w:t>
      </w:r>
      <w:proofErr w:type="spellStart"/>
      <w:r>
        <w:t>gunta</w:t>
      </w:r>
      <w:proofErr w:type="spellEnd"/>
      <w:r>
        <w:t xml:space="preserve"> </w:t>
      </w:r>
    </w:p>
    <w:p w14:paraId="5ED56966" w14:textId="4F7B428C" w:rsidR="009D4586" w:rsidRDefault="17DA1D06" w:rsidP="10BFAE47">
      <w:pPr>
        <w:pStyle w:val="ListParagraph"/>
        <w:numPr>
          <w:ilvl w:val="0"/>
          <w:numId w:val="1"/>
        </w:numPr>
        <w:rPr>
          <w:b/>
          <w:bCs/>
        </w:rPr>
      </w:pPr>
      <w:r w:rsidRPr="10BFAE47">
        <w:rPr>
          <w:b/>
          <w:bCs/>
        </w:rPr>
        <w:t>Property use type</w:t>
      </w:r>
      <w:r>
        <w:t xml:space="preserve">: Alienated vs agricultural </w:t>
      </w:r>
    </w:p>
    <w:p w14:paraId="1AFA6346" w14:textId="1EDEC232" w:rsidR="009D4586" w:rsidRDefault="17DA1D06" w:rsidP="10BFAE47">
      <w:pPr>
        <w:pStyle w:val="ListParagraph"/>
        <w:numPr>
          <w:ilvl w:val="0"/>
          <w:numId w:val="1"/>
        </w:numPr>
      </w:pPr>
      <w:r w:rsidRPr="10BFAE47">
        <w:rPr>
          <w:b/>
          <w:bCs/>
        </w:rPr>
        <w:t xml:space="preserve">Other scenarios: </w:t>
      </w:r>
      <w:r>
        <w:t xml:space="preserve">Any combination of properties with the above variations </w:t>
      </w:r>
    </w:p>
    <w:p w14:paraId="5BBFDA9F" w14:textId="6427706A" w:rsidR="009D4586" w:rsidRDefault="17DA1D06" w:rsidP="10BFAE47">
      <w:pPr>
        <w:pStyle w:val="ListParagraph"/>
        <w:numPr>
          <w:ilvl w:val="0"/>
          <w:numId w:val="1"/>
        </w:numPr>
      </w:pPr>
      <w:r w:rsidRPr="10BFAE47">
        <w:rPr>
          <w:b/>
          <w:bCs/>
        </w:rPr>
        <w:t>User behaviour:</w:t>
      </w:r>
      <w:r>
        <w:t xml:space="preserve"> Completion in one flow vs pause and resume </w:t>
      </w:r>
    </w:p>
    <w:p w14:paraId="08E76F93" w14:textId="0BBE76D3" w:rsidR="009D4586" w:rsidRDefault="15126BE6" w:rsidP="009D4586">
      <w:pPr>
        <w:pStyle w:val="Heading1"/>
      </w:pPr>
      <w:bookmarkStart w:id="21" w:name="_Toc196743993"/>
      <w:r>
        <w:t>Validations</w:t>
      </w:r>
      <w:bookmarkEnd w:id="21"/>
    </w:p>
    <w:p w14:paraId="0A18A5BE" w14:textId="58D0E77C" w:rsidR="00FD3812" w:rsidRDefault="4C6FBD6B" w:rsidP="009D4586">
      <w:pPr>
        <w:pStyle w:val="ListParagraph"/>
        <w:numPr>
          <w:ilvl w:val="0"/>
          <w:numId w:val="23"/>
        </w:numPr>
        <w:spacing w:before="240" w:line="256" w:lineRule="auto"/>
      </w:pPr>
      <w:r>
        <w:t xml:space="preserve">The value of pre-fetched annexure rules cannot be lowered. </w:t>
      </w:r>
      <w:r w:rsidR="71F0AE52">
        <w:t>Users should not be permitted to decrease the tree count or construction area fetched from KSRSAC; however, they are allowed to increase these values if needed.</w:t>
      </w:r>
    </w:p>
    <w:p w14:paraId="073757CC" w14:textId="15E26E54" w:rsidR="00FD3812" w:rsidRDefault="00FD3812" w:rsidP="009D4586">
      <w:pPr>
        <w:pStyle w:val="ListParagraph"/>
        <w:numPr>
          <w:ilvl w:val="0"/>
          <w:numId w:val="23"/>
        </w:numPr>
        <w:spacing w:before="240" w:line="256" w:lineRule="auto"/>
      </w:pPr>
      <w:r>
        <w:t xml:space="preserve">The system should generate the schedule description based on the response fetched from Bhoomi and shouldn’t be allowed to </w:t>
      </w:r>
      <w:r w:rsidR="00E31FD0">
        <w:t>be edited</w:t>
      </w:r>
      <w:r>
        <w:t>.</w:t>
      </w:r>
    </w:p>
    <w:p w14:paraId="058B819D" w14:textId="560A36DE" w:rsidR="00B97576" w:rsidRDefault="00A23FCF" w:rsidP="00B97576">
      <w:pPr>
        <w:pStyle w:val="ListParagraph"/>
        <w:numPr>
          <w:ilvl w:val="0"/>
          <w:numId w:val="23"/>
        </w:numPr>
        <w:spacing w:before="240" w:line="256" w:lineRule="auto"/>
      </w:pPr>
      <w:r>
        <w:t xml:space="preserve">User input fields must not be left blank. If a particular field is not applicable, the user should be instructed to enter </w:t>
      </w:r>
      <w:r w:rsidRPr="00A23FCF">
        <w:rPr>
          <w:b/>
          <w:bCs/>
        </w:rPr>
        <w:t>0</w:t>
      </w:r>
      <w:r>
        <w:t xml:space="preserve"> as the input value.</w:t>
      </w:r>
    </w:p>
    <w:p w14:paraId="60E7CB2C" w14:textId="0369F9CA" w:rsidR="00A23FCF" w:rsidRPr="00B97576" w:rsidRDefault="00A23FCF" w:rsidP="00B97576">
      <w:pPr>
        <w:pStyle w:val="ListParagraph"/>
        <w:numPr>
          <w:ilvl w:val="0"/>
          <w:numId w:val="23"/>
        </w:numPr>
        <w:spacing w:before="240" w:line="256" w:lineRule="auto"/>
      </w:pPr>
      <w:r w:rsidRPr="00B97576">
        <w:rPr>
          <w:rFonts w:ascii="Calibri" w:eastAsia="Times New Roman" w:hAnsi="Calibri" w:cs="Calibri"/>
          <w:color w:val="000000"/>
          <w:bdr w:val="none" w:sz="0" w:space="0" w:color="auto" w:frame="1"/>
          <w:lang w:eastAsia="en-IN"/>
        </w:rPr>
        <w:lastRenderedPageBreak/>
        <w:t>In the case of alienated properties, the system should ask the user to select the land usage type (Residential, Commercial, Industrial</w:t>
      </w:r>
      <w:r>
        <w:rPr>
          <w:rFonts w:ascii="Calibri" w:eastAsia="Times New Roman" w:hAnsi="Calibri" w:cs="Calibri"/>
          <w:color w:val="000000"/>
          <w:bdr w:val="none" w:sz="0" w:space="0" w:color="auto" w:frame="1"/>
          <w:lang w:eastAsia="en-IN"/>
        </w:rPr>
        <w:t>,</w:t>
      </w:r>
      <w:r w:rsidRPr="00B97576">
        <w:rPr>
          <w:rFonts w:ascii="Calibri" w:eastAsia="Times New Roman" w:hAnsi="Calibri" w:cs="Calibri"/>
          <w:color w:val="000000"/>
          <w:bdr w:val="none" w:sz="0" w:space="0" w:color="auto" w:frame="1"/>
          <w:lang w:eastAsia="en-IN"/>
        </w:rPr>
        <w:t xml:space="preserve"> etc.).</w:t>
      </w:r>
    </w:p>
    <w:p w14:paraId="7E92AE45" w14:textId="51FBC0E2" w:rsidR="005E2488" w:rsidRDefault="005E2488" w:rsidP="0060033E">
      <w:pPr>
        <w:pStyle w:val="Heading1"/>
      </w:pPr>
      <w:bookmarkStart w:id="22" w:name="_Toc196743994"/>
      <w:r>
        <w:t>Assumption</w:t>
      </w:r>
      <w:r w:rsidR="00FD20D3">
        <w:t>s</w:t>
      </w:r>
      <w:bookmarkEnd w:id="22"/>
    </w:p>
    <w:p w14:paraId="61CF35E0" w14:textId="2870DB24" w:rsidR="009F15AE" w:rsidRDefault="00E31FD0" w:rsidP="00E31FD0">
      <w:pPr>
        <w:pStyle w:val="ListParagraph"/>
        <w:numPr>
          <w:ilvl w:val="0"/>
          <w:numId w:val="25"/>
        </w:numPr>
        <w:spacing w:before="240" w:line="256" w:lineRule="auto"/>
      </w:pPr>
      <w:r>
        <w:t xml:space="preserve">A </w:t>
      </w:r>
      <w:r w:rsidR="009F15AE">
        <w:t>GIS-based map will not be shown in the following scenarios</w:t>
      </w:r>
    </w:p>
    <w:p w14:paraId="6552B2BB" w14:textId="77777777" w:rsidR="009F15AE" w:rsidRDefault="009F15AE" w:rsidP="00E31FD0">
      <w:pPr>
        <w:pStyle w:val="ListParagraph"/>
        <w:numPr>
          <w:ilvl w:val="1"/>
          <w:numId w:val="25"/>
        </w:numPr>
        <w:spacing w:line="256" w:lineRule="auto"/>
      </w:pPr>
      <w:r>
        <w:t>Restriction on the property (GL/GR/PTCL)</w:t>
      </w:r>
    </w:p>
    <w:p w14:paraId="309FA067" w14:textId="77777777" w:rsidR="009F15AE" w:rsidRDefault="009F15AE" w:rsidP="00E31FD0">
      <w:pPr>
        <w:pStyle w:val="ListParagraph"/>
        <w:numPr>
          <w:ilvl w:val="1"/>
          <w:numId w:val="25"/>
        </w:numPr>
        <w:spacing w:line="256" w:lineRule="auto"/>
      </w:pPr>
      <w:r>
        <w:t xml:space="preserve">Non-piloted talukas </w:t>
      </w:r>
    </w:p>
    <w:p w14:paraId="76D95B8B" w14:textId="77777777" w:rsidR="009F15AE" w:rsidRDefault="009F15AE" w:rsidP="00E31FD0">
      <w:pPr>
        <w:pStyle w:val="ListParagraph"/>
        <w:numPr>
          <w:ilvl w:val="0"/>
          <w:numId w:val="25"/>
        </w:numPr>
        <w:spacing w:line="256" w:lineRule="auto"/>
      </w:pPr>
      <w:r>
        <w:t xml:space="preserve">The overall process flow is consistent for all scenarios – pilot/non-pilot and articles with market valuation and without market valuation. </w:t>
      </w:r>
    </w:p>
    <w:p w14:paraId="0B99D252" w14:textId="77777777" w:rsidR="009F15AE" w:rsidRDefault="4D4F87C2" w:rsidP="00E31FD0">
      <w:pPr>
        <w:pStyle w:val="ListParagraph"/>
        <w:numPr>
          <w:ilvl w:val="0"/>
          <w:numId w:val="25"/>
        </w:numPr>
        <w:spacing w:line="256" w:lineRule="auto"/>
      </w:pPr>
      <w:r>
        <w:t xml:space="preserve">GIS-based valuation is dependent on annexure rules provided by KSRSAC. </w:t>
      </w:r>
    </w:p>
    <w:p w14:paraId="1FAD9753" w14:textId="555A5343" w:rsidR="01BC0794" w:rsidRDefault="01BC0794" w:rsidP="10BFAE47">
      <w:pPr>
        <w:pStyle w:val="ListParagraph"/>
        <w:numPr>
          <w:ilvl w:val="0"/>
          <w:numId w:val="25"/>
        </w:numPr>
        <w:spacing w:line="256" w:lineRule="auto"/>
      </w:pPr>
      <w:r>
        <w:t xml:space="preserve">The extent of a property will continue to be fetched from Bhoomi. </w:t>
      </w:r>
    </w:p>
    <w:p w14:paraId="3CEDF180" w14:textId="31A437F3" w:rsidR="4662688B" w:rsidRDefault="4662688B" w:rsidP="10BFAE47">
      <w:pPr>
        <w:pStyle w:val="ListParagraph"/>
        <w:numPr>
          <w:ilvl w:val="0"/>
          <w:numId w:val="25"/>
        </w:numPr>
        <w:spacing w:line="256" w:lineRule="auto"/>
      </w:pPr>
      <w:r>
        <w:t xml:space="preserve">The jurisdictional information, </w:t>
      </w:r>
      <w:r w:rsidR="28678273">
        <w:t>i.e.</w:t>
      </w:r>
      <w:r>
        <w:t xml:space="preserve"> urban/rural for each property will be available from KSRSAC. </w:t>
      </w:r>
    </w:p>
    <w:p w14:paraId="272639C8" w14:textId="04BD5464" w:rsidR="009F15AE" w:rsidRDefault="009F15AE" w:rsidP="10BFAE47">
      <w:pPr>
        <w:pStyle w:val="ListParagraph"/>
        <w:spacing w:line="256" w:lineRule="auto"/>
      </w:pPr>
    </w:p>
    <w:p w14:paraId="69B4E437" w14:textId="65839627" w:rsidR="0048046E" w:rsidRDefault="0060033E" w:rsidP="0060033E">
      <w:pPr>
        <w:pStyle w:val="Heading1"/>
      </w:pPr>
      <w:bookmarkStart w:id="23" w:name="_Toc196743995"/>
      <w:r>
        <w:t>Limitation</w:t>
      </w:r>
      <w:r w:rsidR="00FD20D3">
        <w:t>s</w:t>
      </w:r>
      <w:bookmarkEnd w:id="23"/>
    </w:p>
    <w:p w14:paraId="617D1490" w14:textId="209AA24C" w:rsidR="00EE1475" w:rsidRDefault="788C443C" w:rsidP="10BFAE47">
      <w:pPr>
        <w:pStyle w:val="ListParagraph"/>
        <w:numPr>
          <w:ilvl w:val="0"/>
          <w:numId w:val="15"/>
        </w:numPr>
        <w:spacing w:before="240"/>
      </w:pPr>
      <w:r>
        <w:t xml:space="preserve">Market valuation </w:t>
      </w:r>
      <w:r w:rsidR="50818F72">
        <w:t>calculations will be</w:t>
      </w:r>
      <w:r>
        <w:t xml:space="preserve"> </w:t>
      </w:r>
      <w:r w:rsidR="50818F72">
        <w:t xml:space="preserve">based on the data received from KSRSAC. </w:t>
      </w:r>
      <w:r w:rsidR="00EE1475">
        <w:br w:type="page"/>
      </w:r>
    </w:p>
    <w:p w14:paraId="78B94309" w14:textId="08885F65" w:rsidR="00CE1B97" w:rsidRDefault="00CE1B97" w:rsidP="00CE1B97">
      <w:pPr>
        <w:pStyle w:val="Heading1"/>
      </w:pPr>
      <w:bookmarkStart w:id="24" w:name="_Toc196743996"/>
      <w:r>
        <w:lastRenderedPageBreak/>
        <w:t>Annexures</w:t>
      </w:r>
      <w:bookmarkEnd w:id="24"/>
    </w:p>
    <w:p w14:paraId="21C9AE43" w14:textId="48AAF4C5" w:rsidR="00F63FE3" w:rsidRPr="00FE1792" w:rsidRDefault="00F63FE3" w:rsidP="006E5DFD">
      <w:pPr>
        <w:pStyle w:val="Heading2"/>
      </w:pPr>
      <w:bookmarkStart w:id="25" w:name="_Toc196743997"/>
      <w:r w:rsidRPr="00FE1792">
        <w:t xml:space="preserve">Annexure </w:t>
      </w:r>
      <w:r w:rsidR="00EA5F18" w:rsidRPr="00FE1792">
        <w:t>–</w:t>
      </w:r>
      <w:r w:rsidRPr="00FE1792">
        <w:t xml:space="preserve"> 1</w:t>
      </w:r>
      <w:r w:rsidR="003A4059">
        <w:t xml:space="preserve">: </w:t>
      </w:r>
      <w:r w:rsidR="00EA5F18" w:rsidRPr="00FE1792">
        <w:t>List of modules of Kaveri 2.0</w:t>
      </w:r>
      <w:bookmarkEnd w:id="25"/>
    </w:p>
    <w:p w14:paraId="512F111D" w14:textId="77777777" w:rsidR="00EA5F18" w:rsidRPr="00EA5F18" w:rsidRDefault="00EA5F18" w:rsidP="00EA5F18"/>
    <w:tbl>
      <w:tblPr>
        <w:tblW w:w="9214" w:type="dxa"/>
        <w:tblInd w:w="-5" w:type="dxa"/>
        <w:tblLook w:val="04A0" w:firstRow="1" w:lastRow="0" w:firstColumn="1" w:lastColumn="0" w:noHBand="0" w:noVBand="1"/>
      </w:tblPr>
      <w:tblGrid>
        <w:gridCol w:w="954"/>
        <w:gridCol w:w="928"/>
        <w:gridCol w:w="3788"/>
        <w:gridCol w:w="3544"/>
      </w:tblGrid>
      <w:tr w:rsidR="00F63FE3" w:rsidRPr="0077640F" w14:paraId="5E1F59E9" w14:textId="77777777" w:rsidTr="004F7874">
        <w:trPr>
          <w:trHeight w:val="600"/>
        </w:trPr>
        <w:tc>
          <w:tcPr>
            <w:tcW w:w="95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B05809" w14:textId="77777777" w:rsidR="00F63FE3" w:rsidRPr="0077640F" w:rsidRDefault="00F63FE3" w:rsidP="004F7874">
            <w:pPr>
              <w:spacing w:after="0" w:line="240" w:lineRule="auto"/>
              <w:jc w:val="center"/>
              <w:rPr>
                <w:rFonts w:eastAsia="Times New Roman" w:cstheme="minorHAnsi"/>
                <w:b/>
                <w:bCs/>
                <w:color w:val="000000"/>
                <w:sz w:val="18"/>
                <w:szCs w:val="18"/>
                <w:lang w:eastAsia="en-IN"/>
              </w:rPr>
            </w:pPr>
            <w:proofErr w:type="spellStart"/>
            <w:r w:rsidRPr="0077640F">
              <w:rPr>
                <w:rFonts w:eastAsia="Times New Roman" w:cstheme="minorHAnsi"/>
                <w:b/>
                <w:bCs/>
                <w:color w:val="000000"/>
                <w:sz w:val="18"/>
                <w:szCs w:val="18"/>
                <w:lang w:eastAsia="en-IN"/>
              </w:rPr>
              <w:t>Sl</w:t>
            </w:r>
            <w:proofErr w:type="spellEnd"/>
            <w:r w:rsidRPr="0077640F">
              <w:rPr>
                <w:rFonts w:eastAsia="Times New Roman" w:cstheme="minorHAnsi"/>
                <w:b/>
                <w:bCs/>
                <w:color w:val="000000"/>
                <w:sz w:val="18"/>
                <w:szCs w:val="18"/>
                <w:lang w:eastAsia="en-IN"/>
              </w:rPr>
              <w:t xml:space="preserve"> No</w:t>
            </w:r>
          </w:p>
        </w:tc>
        <w:tc>
          <w:tcPr>
            <w:tcW w:w="928" w:type="dxa"/>
            <w:tcBorders>
              <w:top w:val="single" w:sz="4" w:space="0" w:color="auto"/>
              <w:left w:val="nil"/>
              <w:bottom w:val="single" w:sz="4" w:space="0" w:color="auto"/>
              <w:right w:val="single" w:sz="4" w:space="0" w:color="auto"/>
            </w:tcBorders>
            <w:shd w:val="clear" w:color="000000" w:fill="FFFFFF"/>
            <w:vAlign w:val="center"/>
            <w:hideMark/>
          </w:tcPr>
          <w:p w14:paraId="292E0439" w14:textId="77777777" w:rsidR="00F63FE3" w:rsidRPr="0077640F" w:rsidRDefault="00F63FE3" w:rsidP="004F7874">
            <w:pPr>
              <w:spacing w:after="0" w:line="240" w:lineRule="auto"/>
              <w:jc w:val="center"/>
              <w:rPr>
                <w:rFonts w:eastAsia="Times New Roman" w:cstheme="minorHAnsi"/>
                <w:b/>
                <w:bCs/>
                <w:color w:val="000000"/>
                <w:sz w:val="18"/>
                <w:szCs w:val="18"/>
                <w:lang w:eastAsia="en-IN"/>
              </w:rPr>
            </w:pPr>
            <w:r w:rsidRPr="0077640F">
              <w:rPr>
                <w:rFonts w:eastAsia="Times New Roman" w:cstheme="minorHAnsi"/>
                <w:b/>
                <w:bCs/>
                <w:color w:val="000000"/>
                <w:sz w:val="18"/>
                <w:szCs w:val="18"/>
                <w:lang w:eastAsia="en-IN"/>
              </w:rPr>
              <w:t>Module No</w:t>
            </w:r>
          </w:p>
        </w:tc>
        <w:tc>
          <w:tcPr>
            <w:tcW w:w="3788" w:type="dxa"/>
            <w:tcBorders>
              <w:top w:val="single" w:sz="4" w:space="0" w:color="auto"/>
              <w:left w:val="nil"/>
              <w:bottom w:val="single" w:sz="4" w:space="0" w:color="auto"/>
              <w:right w:val="single" w:sz="4" w:space="0" w:color="auto"/>
            </w:tcBorders>
            <w:shd w:val="clear" w:color="000000" w:fill="FFFFFF"/>
            <w:vAlign w:val="center"/>
            <w:hideMark/>
          </w:tcPr>
          <w:p w14:paraId="6564C5F6" w14:textId="77777777" w:rsidR="00F63FE3" w:rsidRPr="0077640F" w:rsidRDefault="00F63FE3" w:rsidP="004F7874">
            <w:pPr>
              <w:spacing w:after="0" w:line="240" w:lineRule="auto"/>
              <w:jc w:val="center"/>
              <w:rPr>
                <w:rFonts w:eastAsia="Times New Roman" w:cstheme="minorHAnsi"/>
                <w:b/>
                <w:bCs/>
                <w:color w:val="000000"/>
                <w:sz w:val="18"/>
                <w:szCs w:val="18"/>
                <w:lang w:eastAsia="en-IN"/>
              </w:rPr>
            </w:pPr>
            <w:r w:rsidRPr="0077640F">
              <w:rPr>
                <w:rFonts w:eastAsia="Times New Roman" w:cstheme="minorHAnsi"/>
                <w:b/>
                <w:bCs/>
                <w:color w:val="000000"/>
                <w:sz w:val="18"/>
                <w:szCs w:val="18"/>
                <w:lang w:eastAsia="en-IN"/>
              </w:rPr>
              <w:t>Main Module</w:t>
            </w:r>
          </w:p>
        </w:tc>
        <w:tc>
          <w:tcPr>
            <w:tcW w:w="3544" w:type="dxa"/>
            <w:tcBorders>
              <w:top w:val="single" w:sz="4" w:space="0" w:color="auto"/>
              <w:left w:val="nil"/>
              <w:bottom w:val="single" w:sz="4" w:space="0" w:color="auto"/>
              <w:right w:val="single" w:sz="4" w:space="0" w:color="auto"/>
            </w:tcBorders>
            <w:shd w:val="clear" w:color="000000" w:fill="FFFFFF"/>
            <w:vAlign w:val="center"/>
            <w:hideMark/>
          </w:tcPr>
          <w:p w14:paraId="660B649A" w14:textId="77777777" w:rsidR="00F63FE3" w:rsidRPr="0077640F" w:rsidRDefault="00F63FE3" w:rsidP="004F7874">
            <w:pPr>
              <w:spacing w:after="0" w:line="240" w:lineRule="auto"/>
              <w:jc w:val="center"/>
              <w:rPr>
                <w:rFonts w:eastAsia="Times New Roman" w:cstheme="minorHAnsi"/>
                <w:b/>
                <w:bCs/>
                <w:color w:val="000000"/>
                <w:sz w:val="18"/>
                <w:szCs w:val="18"/>
                <w:lang w:eastAsia="en-IN"/>
              </w:rPr>
            </w:pPr>
            <w:r w:rsidRPr="0077640F">
              <w:rPr>
                <w:rFonts w:eastAsia="Times New Roman" w:cstheme="minorHAnsi"/>
                <w:b/>
                <w:bCs/>
                <w:color w:val="000000"/>
                <w:sz w:val="18"/>
                <w:szCs w:val="18"/>
                <w:lang w:eastAsia="en-IN"/>
              </w:rPr>
              <w:t>Sub-Module</w:t>
            </w:r>
          </w:p>
        </w:tc>
      </w:tr>
      <w:tr w:rsidR="00F63FE3" w:rsidRPr="0077640F" w14:paraId="332009DA" w14:textId="77777777" w:rsidTr="00426649">
        <w:trPr>
          <w:trHeight w:val="18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3C9240C"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w:t>
            </w:r>
          </w:p>
        </w:tc>
        <w:tc>
          <w:tcPr>
            <w:tcW w:w="928" w:type="dxa"/>
            <w:tcBorders>
              <w:top w:val="nil"/>
              <w:left w:val="nil"/>
              <w:bottom w:val="single" w:sz="4" w:space="0" w:color="auto"/>
              <w:right w:val="single" w:sz="4" w:space="0" w:color="auto"/>
            </w:tcBorders>
            <w:shd w:val="clear" w:color="000000" w:fill="FFFFFF"/>
            <w:vAlign w:val="bottom"/>
            <w:hideMark/>
          </w:tcPr>
          <w:p w14:paraId="0678C97D"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2D66DE4"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Registration</w:t>
            </w:r>
          </w:p>
        </w:tc>
        <w:tc>
          <w:tcPr>
            <w:tcW w:w="3544" w:type="dxa"/>
            <w:tcBorders>
              <w:top w:val="nil"/>
              <w:left w:val="nil"/>
              <w:bottom w:val="single" w:sz="4" w:space="0" w:color="auto"/>
              <w:right w:val="single" w:sz="4" w:space="0" w:color="auto"/>
            </w:tcBorders>
            <w:shd w:val="clear" w:color="000000" w:fill="FFFFFF"/>
            <w:vAlign w:val="bottom"/>
            <w:hideMark/>
          </w:tcPr>
          <w:p w14:paraId="5742A77B"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Registration</w:t>
            </w:r>
          </w:p>
        </w:tc>
      </w:tr>
      <w:tr w:rsidR="00F63FE3" w:rsidRPr="0077640F" w14:paraId="692B1C11" w14:textId="77777777" w:rsidTr="00426649">
        <w:trPr>
          <w:trHeight w:val="11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26C6CF"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w:t>
            </w:r>
          </w:p>
        </w:tc>
        <w:tc>
          <w:tcPr>
            <w:tcW w:w="928" w:type="dxa"/>
            <w:tcBorders>
              <w:top w:val="nil"/>
              <w:left w:val="nil"/>
              <w:bottom w:val="single" w:sz="4" w:space="0" w:color="auto"/>
              <w:right w:val="single" w:sz="4" w:space="0" w:color="auto"/>
            </w:tcBorders>
            <w:shd w:val="clear" w:color="000000" w:fill="FFFFFF"/>
            <w:vAlign w:val="bottom"/>
            <w:hideMark/>
          </w:tcPr>
          <w:p w14:paraId="3DA5F281"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1.2</w:t>
            </w:r>
          </w:p>
        </w:tc>
        <w:tc>
          <w:tcPr>
            <w:tcW w:w="3788" w:type="dxa"/>
            <w:vMerge/>
            <w:tcBorders>
              <w:top w:val="nil"/>
              <w:left w:val="single" w:sz="4" w:space="0" w:color="auto"/>
              <w:bottom w:val="single" w:sz="4" w:space="0" w:color="000000"/>
              <w:right w:val="single" w:sz="4" w:space="0" w:color="auto"/>
            </w:tcBorders>
            <w:vAlign w:val="center"/>
            <w:hideMark/>
          </w:tcPr>
          <w:p w14:paraId="225509B8"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3629CEE"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Appointment</w:t>
            </w:r>
          </w:p>
        </w:tc>
      </w:tr>
      <w:tr w:rsidR="00F63FE3" w:rsidRPr="0077640F" w14:paraId="774BA78C" w14:textId="77777777" w:rsidTr="00426649">
        <w:trPr>
          <w:trHeight w:val="17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5E0AE90"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w:t>
            </w:r>
          </w:p>
        </w:tc>
        <w:tc>
          <w:tcPr>
            <w:tcW w:w="928" w:type="dxa"/>
            <w:tcBorders>
              <w:top w:val="nil"/>
              <w:left w:val="nil"/>
              <w:bottom w:val="single" w:sz="4" w:space="0" w:color="auto"/>
              <w:right w:val="single" w:sz="4" w:space="0" w:color="auto"/>
            </w:tcBorders>
            <w:shd w:val="clear" w:color="000000" w:fill="FFFFFF"/>
            <w:vAlign w:val="bottom"/>
            <w:hideMark/>
          </w:tcPr>
          <w:p w14:paraId="0795A3DB"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1.3</w:t>
            </w:r>
          </w:p>
        </w:tc>
        <w:tc>
          <w:tcPr>
            <w:tcW w:w="3788" w:type="dxa"/>
            <w:vMerge/>
            <w:tcBorders>
              <w:top w:val="nil"/>
              <w:left w:val="single" w:sz="4" w:space="0" w:color="auto"/>
              <w:bottom w:val="single" w:sz="4" w:space="0" w:color="000000"/>
              <w:right w:val="single" w:sz="4" w:space="0" w:color="auto"/>
            </w:tcBorders>
            <w:vAlign w:val="center"/>
            <w:hideMark/>
          </w:tcPr>
          <w:p w14:paraId="12BBBE5C"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78292EF"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Integration module</w:t>
            </w:r>
          </w:p>
        </w:tc>
      </w:tr>
      <w:tr w:rsidR="00F63FE3" w:rsidRPr="0077640F" w14:paraId="620FA209" w14:textId="77777777" w:rsidTr="00426649">
        <w:trPr>
          <w:trHeight w:val="10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C67A610"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4</w:t>
            </w:r>
          </w:p>
        </w:tc>
        <w:tc>
          <w:tcPr>
            <w:tcW w:w="928" w:type="dxa"/>
            <w:tcBorders>
              <w:top w:val="nil"/>
              <w:left w:val="nil"/>
              <w:bottom w:val="single" w:sz="4" w:space="0" w:color="auto"/>
              <w:right w:val="single" w:sz="4" w:space="0" w:color="auto"/>
            </w:tcBorders>
            <w:shd w:val="clear" w:color="000000" w:fill="FFFFFF"/>
            <w:vAlign w:val="bottom"/>
            <w:hideMark/>
          </w:tcPr>
          <w:p w14:paraId="1F5A8590"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1.4</w:t>
            </w:r>
          </w:p>
        </w:tc>
        <w:tc>
          <w:tcPr>
            <w:tcW w:w="3788" w:type="dxa"/>
            <w:vMerge/>
            <w:tcBorders>
              <w:top w:val="nil"/>
              <w:left w:val="single" w:sz="4" w:space="0" w:color="auto"/>
              <w:bottom w:val="single" w:sz="4" w:space="0" w:color="000000"/>
              <w:right w:val="single" w:sz="4" w:space="0" w:color="auto"/>
            </w:tcBorders>
            <w:vAlign w:val="center"/>
            <w:hideMark/>
          </w:tcPr>
          <w:p w14:paraId="6EC29F4E"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B6663CE"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Stamp duty and Registration fee calculation</w:t>
            </w:r>
          </w:p>
        </w:tc>
      </w:tr>
      <w:tr w:rsidR="00F63FE3" w:rsidRPr="0077640F" w14:paraId="06CCD2F0" w14:textId="77777777" w:rsidTr="00401353">
        <w:trPr>
          <w:trHeight w:val="17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CC8290F"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5</w:t>
            </w:r>
          </w:p>
        </w:tc>
        <w:tc>
          <w:tcPr>
            <w:tcW w:w="928" w:type="dxa"/>
            <w:tcBorders>
              <w:top w:val="nil"/>
              <w:left w:val="nil"/>
              <w:bottom w:val="single" w:sz="4" w:space="0" w:color="auto"/>
              <w:right w:val="single" w:sz="4" w:space="0" w:color="auto"/>
            </w:tcBorders>
            <w:shd w:val="clear" w:color="000000" w:fill="FFFFFF"/>
            <w:vAlign w:val="bottom"/>
            <w:hideMark/>
          </w:tcPr>
          <w:p w14:paraId="75DBEC9A"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1.5</w:t>
            </w:r>
          </w:p>
        </w:tc>
        <w:tc>
          <w:tcPr>
            <w:tcW w:w="3788" w:type="dxa"/>
            <w:vMerge/>
            <w:tcBorders>
              <w:top w:val="nil"/>
              <w:left w:val="single" w:sz="4" w:space="0" w:color="auto"/>
              <w:bottom w:val="single" w:sz="4" w:space="0" w:color="000000"/>
              <w:right w:val="single" w:sz="4" w:space="0" w:color="auto"/>
            </w:tcBorders>
            <w:vAlign w:val="center"/>
            <w:hideMark/>
          </w:tcPr>
          <w:p w14:paraId="1110CD14"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auto" w:fill="B4C6E7" w:themeFill="accent1" w:themeFillTint="66"/>
            <w:vAlign w:val="bottom"/>
            <w:hideMark/>
          </w:tcPr>
          <w:p w14:paraId="4C9838EE" w14:textId="77777777" w:rsidR="00F63FE3" w:rsidRPr="0077640F" w:rsidRDefault="00F63FE3" w:rsidP="00F63FE3">
            <w:pPr>
              <w:spacing w:after="0" w:line="240" w:lineRule="auto"/>
              <w:rPr>
                <w:rFonts w:eastAsia="Times New Roman" w:cstheme="minorHAnsi"/>
                <w:b/>
                <w:bCs/>
                <w:color w:val="000000"/>
                <w:sz w:val="18"/>
                <w:szCs w:val="18"/>
                <w:lang w:eastAsia="en-IN"/>
              </w:rPr>
            </w:pPr>
            <w:r w:rsidRPr="0077640F">
              <w:rPr>
                <w:rFonts w:eastAsia="Times New Roman" w:cstheme="minorHAnsi"/>
                <w:b/>
                <w:bCs/>
                <w:color w:val="000000"/>
                <w:sz w:val="18"/>
                <w:szCs w:val="18"/>
                <w:lang w:eastAsia="en-IN"/>
              </w:rPr>
              <w:t xml:space="preserve">Guideline value </w:t>
            </w:r>
            <w:r w:rsidR="00EA5F18" w:rsidRPr="0077640F">
              <w:rPr>
                <w:rFonts w:eastAsia="Times New Roman" w:cstheme="minorHAnsi"/>
                <w:b/>
                <w:bCs/>
                <w:color w:val="000000"/>
                <w:sz w:val="18"/>
                <w:szCs w:val="18"/>
                <w:lang w:eastAsia="en-IN"/>
              </w:rPr>
              <w:t>calculation</w:t>
            </w:r>
          </w:p>
        </w:tc>
      </w:tr>
      <w:tr w:rsidR="00F63FE3" w:rsidRPr="0077640F" w14:paraId="0A36A8DC" w14:textId="77777777" w:rsidTr="00426649">
        <w:trPr>
          <w:trHeight w:val="24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AC4F7CF"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6</w:t>
            </w:r>
          </w:p>
        </w:tc>
        <w:tc>
          <w:tcPr>
            <w:tcW w:w="928" w:type="dxa"/>
            <w:tcBorders>
              <w:top w:val="nil"/>
              <w:left w:val="nil"/>
              <w:bottom w:val="single" w:sz="4" w:space="0" w:color="auto"/>
              <w:right w:val="single" w:sz="4" w:space="0" w:color="auto"/>
            </w:tcBorders>
            <w:shd w:val="clear" w:color="000000" w:fill="FFFFFF"/>
            <w:vAlign w:val="bottom"/>
            <w:hideMark/>
          </w:tcPr>
          <w:p w14:paraId="7163A9FF"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1.6</w:t>
            </w:r>
          </w:p>
        </w:tc>
        <w:tc>
          <w:tcPr>
            <w:tcW w:w="3788" w:type="dxa"/>
            <w:vMerge/>
            <w:tcBorders>
              <w:top w:val="nil"/>
              <w:left w:val="single" w:sz="4" w:space="0" w:color="auto"/>
              <w:bottom w:val="single" w:sz="4" w:space="0" w:color="000000"/>
              <w:right w:val="single" w:sz="4" w:space="0" w:color="auto"/>
            </w:tcBorders>
            <w:vAlign w:val="center"/>
            <w:hideMark/>
          </w:tcPr>
          <w:p w14:paraId="177D87C3"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5CDFB83"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Rule 17 (2) filing</w:t>
            </w:r>
          </w:p>
        </w:tc>
      </w:tr>
      <w:tr w:rsidR="00F63FE3" w:rsidRPr="0077640F" w14:paraId="4B83E7AD" w14:textId="77777777" w:rsidTr="00426649">
        <w:trPr>
          <w:trHeight w:val="13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F8B25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7</w:t>
            </w:r>
          </w:p>
        </w:tc>
        <w:tc>
          <w:tcPr>
            <w:tcW w:w="928" w:type="dxa"/>
            <w:tcBorders>
              <w:top w:val="nil"/>
              <w:left w:val="nil"/>
              <w:bottom w:val="single" w:sz="4" w:space="0" w:color="auto"/>
              <w:right w:val="single" w:sz="4" w:space="0" w:color="auto"/>
            </w:tcBorders>
            <w:shd w:val="clear" w:color="000000" w:fill="FFFFFF"/>
            <w:vAlign w:val="bottom"/>
            <w:hideMark/>
          </w:tcPr>
          <w:p w14:paraId="78DEE38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1.7</w:t>
            </w:r>
          </w:p>
        </w:tc>
        <w:tc>
          <w:tcPr>
            <w:tcW w:w="3788" w:type="dxa"/>
            <w:vMerge/>
            <w:tcBorders>
              <w:top w:val="nil"/>
              <w:left w:val="single" w:sz="4" w:space="0" w:color="auto"/>
              <w:bottom w:val="single" w:sz="4" w:space="0" w:color="000000"/>
              <w:right w:val="single" w:sz="4" w:space="0" w:color="auto"/>
            </w:tcBorders>
            <w:vAlign w:val="center"/>
            <w:hideMark/>
          </w:tcPr>
          <w:p w14:paraId="19CBEB7E"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F1609D4"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Rule 17 (3) filing</w:t>
            </w:r>
          </w:p>
        </w:tc>
      </w:tr>
      <w:tr w:rsidR="00F63FE3" w:rsidRPr="0077640F" w14:paraId="08040EFC" w14:textId="77777777" w:rsidTr="00426649">
        <w:trPr>
          <w:trHeight w:val="19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5BB3A3"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8</w:t>
            </w:r>
          </w:p>
        </w:tc>
        <w:tc>
          <w:tcPr>
            <w:tcW w:w="928" w:type="dxa"/>
            <w:tcBorders>
              <w:top w:val="nil"/>
              <w:left w:val="nil"/>
              <w:bottom w:val="single" w:sz="4" w:space="0" w:color="auto"/>
              <w:right w:val="single" w:sz="4" w:space="0" w:color="auto"/>
            </w:tcBorders>
            <w:shd w:val="clear" w:color="000000" w:fill="FFFFFF"/>
            <w:vAlign w:val="bottom"/>
            <w:hideMark/>
          </w:tcPr>
          <w:p w14:paraId="3F073B3F"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1.8</w:t>
            </w:r>
          </w:p>
        </w:tc>
        <w:tc>
          <w:tcPr>
            <w:tcW w:w="3788" w:type="dxa"/>
            <w:vMerge/>
            <w:tcBorders>
              <w:top w:val="nil"/>
              <w:left w:val="single" w:sz="4" w:space="0" w:color="auto"/>
              <w:bottom w:val="single" w:sz="4" w:space="0" w:color="000000"/>
              <w:right w:val="single" w:sz="4" w:space="0" w:color="auto"/>
            </w:tcBorders>
            <w:vAlign w:val="center"/>
            <w:hideMark/>
          </w:tcPr>
          <w:p w14:paraId="1378C139"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1A995950"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Old pending release module</w:t>
            </w:r>
          </w:p>
        </w:tc>
      </w:tr>
      <w:tr w:rsidR="006461A4" w:rsidRPr="0077640F" w14:paraId="2D475BFA" w14:textId="77777777" w:rsidTr="00401353">
        <w:trPr>
          <w:trHeight w:val="11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BF8083"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9</w:t>
            </w:r>
          </w:p>
        </w:tc>
        <w:tc>
          <w:tcPr>
            <w:tcW w:w="928" w:type="dxa"/>
            <w:tcBorders>
              <w:top w:val="nil"/>
              <w:left w:val="nil"/>
              <w:bottom w:val="single" w:sz="4" w:space="0" w:color="auto"/>
              <w:right w:val="single" w:sz="4" w:space="0" w:color="auto"/>
            </w:tcBorders>
            <w:shd w:val="clear" w:color="000000" w:fill="FFFFFF"/>
            <w:vAlign w:val="bottom"/>
            <w:hideMark/>
          </w:tcPr>
          <w:p w14:paraId="33B1E673"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1.9</w:t>
            </w:r>
          </w:p>
        </w:tc>
        <w:tc>
          <w:tcPr>
            <w:tcW w:w="3788" w:type="dxa"/>
            <w:vMerge/>
            <w:tcBorders>
              <w:top w:val="nil"/>
              <w:left w:val="single" w:sz="4" w:space="0" w:color="auto"/>
              <w:bottom w:val="single" w:sz="4" w:space="0" w:color="000000"/>
              <w:right w:val="single" w:sz="4" w:space="0" w:color="auto"/>
            </w:tcBorders>
            <w:vAlign w:val="center"/>
            <w:hideMark/>
          </w:tcPr>
          <w:p w14:paraId="4AE2A0D8"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auto" w:fill="auto"/>
            <w:vAlign w:val="bottom"/>
            <w:hideMark/>
          </w:tcPr>
          <w:p w14:paraId="73415ADA" w14:textId="77777777" w:rsidR="00F63FE3" w:rsidRPr="0077640F" w:rsidRDefault="006461A4" w:rsidP="00F63FE3">
            <w:pPr>
              <w:spacing w:after="0" w:line="240" w:lineRule="auto"/>
              <w:rPr>
                <w:rFonts w:eastAsia="Times New Roman" w:cstheme="minorHAnsi"/>
                <w:bCs/>
                <w:sz w:val="18"/>
                <w:szCs w:val="18"/>
                <w:lang w:eastAsia="en-IN"/>
              </w:rPr>
            </w:pPr>
            <w:r w:rsidRPr="0077640F">
              <w:rPr>
                <w:rFonts w:eastAsia="Times New Roman" w:cstheme="minorHAnsi"/>
                <w:bCs/>
                <w:sz w:val="18"/>
                <w:szCs w:val="18"/>
                <w:lang w:eastAsia="en-IN"/>
              </w:rPr>
              <w:t>Re-Registration</w:t>
            </w:r>
            <w:r w:rsidR="00F63FE3" w:rsidRPr="0077640F">
              <w:rPr>
                <w:rFonts w:eastAsia="Times New Roman" w:cstheme="minorHAnsi"/>
                <w:bCs/>
                <w:sz w:val="18"/>
                <w:szCs w:val="18"/>
                <w:lang w:eastAsia="en-IN"/>
              </w:rPr>
              <w:t xml:space="preserve"> module</w:t>
            </w:r>
          </w:p>
        </w:tc>
      </w:tr>
      <w:tr w:rsidR="00F63FE3" w:rsidRPr="0077640F" w14:paraId="32C15D37" w14:textId="77777777" w:rsidTr="00426649">
        <w:trPr>
          <w:trHeight w:val="186"/>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5A04630"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10</w:t>
            </w:r>
          </w:p>
        </w:tc>
        <w:tc>
          <w:tcPr>
            <w:tcW w:w="928" w:type="dxa"/>
            <w:tcBorders>
              <w:top w:val="nil"/>
              <w:left w:val="nil"/>
              <w:bottom w:val="single" w:sz="4" w:space="0" w:color="auto"/>
              <w:right w:val="single" w:sz="4" w:space="0" w:color="auto"/>
            </w:tcBorders>
            <w:shd w:val="clear" w:color="000000" w:fill="FFFFFF"/>
            <w:vAlign w:val="bottom"/>
            <w:hideMark/>
          </w:tcPr>
          <w:p w14:paraId="10B1540A"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w:t>
            </w:r>
          </w:p>
        </w:tc>
        <w:tc>
          <w:tcPr>
            <w:tcW w:w="3788" w:type="dxa"/>
            <w:vMerge/>
            <w:tcBorders>
              <w:top w:val="nil"/>
              <w:left w:val="single" w:sz="4" w:space="0" w:color="auto"/>
              <w:bottom w:val="single" w:sz="4" w:space="0" w:color="000000"/>
              <w:right w:val="single" w:sz="4" w:space="0" w:color="auto"/>
            </w:tcBorders>
            <w:vAlign w:val="center"/>
            <w:hideMark/>
          </w:tcPr>
          <w:p w14:paraId="7DF1CABC"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FFB9CF6"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Will after Death </w:t>
            </w:r>
          </w:p>
        </w:tc>
      </w:tr>
      <w:tr w:rsidR="00F63FE3" w:rsidRPr="0077640F" w14:paraId="2250D08F" w14:textId="77777777" w:rsidTr="00426649">
        <w:trPr>
          <w:trHeight w:val="11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F21C446"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w:t>
            </w:r>
          </w:p>
        </w:tc>
        <w:tc>
          <w:tcPr>
            <w:tcW w:w="928" w:type="dxa"/>
            <w:tcBorders>
              <w:top w:val="nil"/>
              <w:left w:val="nil"/>
              <w:bottom w:val="single" w:sz="4" w:space="0" w:color="auto"/>
              <w:right w:val="single" w:sz="4" w:space="0" w:color="auto"/>
            </w:tcBorders>
            <w:shd w:val="clear" w:color="000000" w:fill="FFFFFF"/>
            <w:vAlign w:val="bottom"/>
            <w:hideMark/>
          </w:tcPr>
          <w:p w14:paraId="0D737B3D"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1.11</w:t>
            </w:r>
          </w:p>
        </w:tc>
        <w:tc>
          <w:tcPr>
            <w:tcW w:w="3788" w:type="dxa"/>
            <w:vMerge/>
            <w:tcBorders>
              <w:top w:val="nil"/>
              <w:left w:val="single" w:sz="4" w:space="0" w:color="auto"/>
              <w:bottom w:val="single" w:sz="4" w:space="0" w:color="000000"/>
              <w:right w:val="single" w:sz="4" w:space="0" w:color="auto"/>
            </w:tcBorders>
            <w:vAlign w:val="center"/>
            <w:hideMark/>
          </w:tcPr>
          <w:p w14:paraId="224B836B"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5FD5273"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Filing documents (FRUITS)</w:t>
            </w:r>
          </w:p>
        </w:tc>
      </w:tr>
      <w:tr w:rsidR="00F63FE3" w:rsidRPr="0077640F" w14:paraId="498C7A15" w14:textId="77777777" w:rsidTr="00426649">
        <w:trPr>
          <w:trHeight w:val="17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15DBC11"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12</w:t>
            </w:r>
          </w:p>
        </w:tc>
        <w:tc>
          <w:tcPr>
            <w:tcW w:w="928" w:type="dxa"/>
            <w:tcBorders>
              <w:top w:val="nil"/>
              <w:left w:val="nil"/>
              <w:bottom w:val="single" w:sz="4" w:space="0" w:color="auto"/>
              <w:right w:val="single" w:sz="4" w:space="0" w:color="auto"/>
            </w:tcBorders>
            <w:shd w:val="clear" w:color="000000" w:fill="FFFFFF"/>
            <w:vAlign w:val="bottom"/>
            <w:hideMark/>
          </w:tcPr>
          <w:p w14:paraId="5404A1E8"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1.12</w:t>
            </w:r>
          </w:p>
        </w:tc>
        <w:tc>
          <w:tcPr>
            <w:tcW w:w="3788" w:type="dxa"/>
            <w:vMerge/>
            <w:tcBorders>
              <w:top w:val="nil"/>
              <w:left w:val="single" w:sz="4" w:space="0" w:color="auto"/>
              <w:bottom w:val="single" w:sz="4" w:space="0" w:color="000000"/>
              <w:right w:val="single" w:sz="4" w:space="0" w:color="auto"/>
            </w:tcBorders>
            <w:vAlign w:val="center"/>
            <w:hideMark/>
          </w:tcPr>
          <w:p w14:paraId="50C410EE"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0CCA5786"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Scanning</w:t>
            </w:r>
          </w:p>
        </w:tc>
      </w:tr>
      <w:tr w:rsidR="00F63FE3" w:rsidRPr="0077640F" w14:paraId="24911A7C" w14:textId="77777777" w:rsidTr="004F7874">
        <w:trPr>
          <w:trHeight w:val="21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345FA1"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13</w:t>
            </w:r>
          </w:p>
        </w:tc>
        <w:tc>
          <w:tcPr>
            <w:tcW w:w="928" w:type="dxa"/>
            <w:tcBorders>
              <w:top w:val="nil"/>
              <w:left w:val="nil"/>
              <w:bottom w:val="single" w:sz="4" w:space="0" w:color="auto"/>
              <w:right w:val="single" w:sz="4" w:space="0" w:color="auto"/>
            </w:tcBorders>
            <w:shd w:val="clear" w:color="000000" w:fill="FFFFFF"/>
            <w:vAlign w:val="bottom"/>
            <w:hideMark/>
          </w:tcPr>
          <w:p w14:paraId="4D4581D3"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1.13</w:t>
            </w:r>
          </w:p>
        </w:tc>
        <w:tc>
          <w:tcPr>
            <w:tcW w:w="3788" w:type="dxa"/>
            <w:vMerge/>
            <w:tcBorders>
              <w:top w:val="nil"/>
              <w:left w:val="single" w:sz="4" w:space="0" w:color="auto"/>
              <w:bottom w:val="single" w:sz="4" w:space="0" w:color="000000"/>
              <w:right w:val="single" w:sz="4" w:space="0" w:color="auto"/>
            </w:tcBorders>
            <w:vAlign w:val="center"/>
            <w:hideMark/>
          </w:tcPr>
          <w:p w14:paraId="7E92496D"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auto" w:fill="auto"/>
            <w:vAlign w:val="bottom"/>
            <w:hideMark/>
          </w:tcPr>
          <w:p w14:paraId="4D17C944"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xml:space="preserve">Memo </w:t>
            </w:r>
            <w:r w:rsidR="00EA5F18" w:rsidRPr="0077640F">
              <w:rPr>
                <w:rFonts w:eastAsia="Times New Roman" w:cstheme="minorHAnsi"/>
                <w:color w:val="000000"/>
                <w:sz w:val="18"/>
                <w:szCs w:val="18"/>
                <w:lang w:eastAsia="en-IN"/>
              </w:rPr>
              <w:t>transmission</w:t>
            </w:r>
            <w:r w:rsidRPr="0077640F">
              <w:rPr>
                <w:rFonts w:eastAsia="Times New Roman" w:cstheme="minorHAnsi"/>
                <w:color w:val="000000"/>
                <w:sz w:val="18"/>
                <w:szCs w:val="18"/>
                <w:lang w:eastAsia="en-IN"/>
              </w:rPr>
              <w:t xml:space="preserve"> and filing</w:t>
            </w:r>
          </w:p>
        </w:tc>
      </w:tr>
      <w:tr w:rsidR="00F63FE3" w:rsidRPr="0077640F" w14:paraId="5323FEEB" w14:textId="77777777" w:rsidTr="00426649">
        <w:trPr>
          <w:trHeight w:val="16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B1C64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14</w:t>
            </w:r>
          </w:p>
        </w:tc>
        <w:tc>
          <w:tcPr>
            <w:tcW w:w="928" w:type="dxa"/>
            <w:tcBorders>
              <w:top w:val="nil"/>
              <w:left w:val="nil"/>
              <w:bottom w:val="single" w:sz="4" w:space="0" w:color="auto"/>
              <w:right w:val="single" w:sz="4" w:space="0" w:color="auto"/>
            </w:tcBorders>
            <w:shd w:val="clear" w:color="000000" w:fill="FFFFFF"/>
            <w:vAlign w:val="bottom"/>
            <w:hideMark/>
          </w:tcPr>
          <w:p w14:paraId="5810C40C"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1.14</w:t>
            </w:r>
          </w:p>
        </w:tc>
        <w:tc>
          <w:tcPr>
            <w:tcW w:w="3788" w:type="dxa"/>
            <w:vMerge/>
            <w:tcBorders>
              <w:top w:val="nil"/>
              <w:left w:val="single" w:sz="4" w:space="0" w:color="auto"/>
              <w:bottom w:val="single" w:sz="4" w:space="0" w:color="000000"/>
              <w:right w:val="single" w:sz="4" w:space="0" w:color="auto"/>
            </w:tcBorders>
            <w:vAlign w:val="center"/>
            <w:hideMark/>
          </w:tcPr>
          <w:p w14:paraId="163DDEFF"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5EA09FEC"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68(2) correction</w:t>
            </w:r>
          </w:p>
        </w:tc>
      </w:tr>
      <w:tr w:rsidR="00F63FE3" w:rsidRPr="0077640F" w14:paraId="4BC9CB69" w14:textId="77777777" w:rsidTr="00426649">
        <w:trPr>
          <w:trHeight w:val="23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6F76393"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15</w:t>
            </w:r>
          </w:p>
        </w:tc>
        <w:tc>
          <w:tcPr>
            <w:tcW w:w="928" w:type="dxa"/>
            <w:tcBorders>
              <w:top w:val="nil"/>
              <w:left w:val="nil"/>
              <w:bottom w:val="single" w:sz="4" w:space="0" w:color="auto"/>
              <w:right w:val="single" w:sz="4" w:space="0" w:color="auto"/>
            </w:tcBorders>
            <w:shd w:val="clear" w:color="000000" w:fill="FFFFFF"/>
            <w:vAlign w:val="bottom"/>
            <w:hideMark/>
          </w:tcPr>
          <w:p w14:paraId="7BB3CEF2"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1.15</w:t>
            </w:r>
          </w:p>
        </w:tc>
        <w:tc>
          <w:tcPr>
            <w:tcW w:w="3788" w:type="dxa"/>
            <w:vMerge/>
            <w:tcBorders>
              <w:top w:val="nil"/>
              <w:left w:val="single" w:sz="4" w:space="0" w:color="auto"/>
              <w:bottom w:val="single" w:sz="4" w:space="0" w:color="000000"/>
              <w:right w:val="single" w:sz="4" w:space="0" w:color="auto"/>
            </w:tcBorders>
            <w:vAlign w:val="center"/>
            <w:hideMark/>
          </w:tcPr>
          <w:p w14:paraId="3C17243B"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5ED5D142"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Cross-reference Rule 123</w:t>
            </w:r>
          </w:p>
        </w:tc>
      </w:tr>
      <w:tr w:rsidR="00F63FE3" w:rsidRPr="0077640F" w14:paraId="515244CB" w14:textId="77777777" w:rsidTr="00426649">
        <w:trPr>
          <w:trHeight w:val="13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8D4D58"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16</w:t>
            </w:r>
          </w:p>
        </w:tc>
        <w:tc>
          <w:tcPr>
            <w:tcW w:w="928" w:type="dxa"/>
            <w:tcBorders>
              <w:top w:val="nil"/>
              <w:left w:val="nil"/>
              <w:bottom w:val="single" w:sz="4" w:space="0" w:color="auto"/>
              <w:right w:val="single" w:sz="4" w:space="0" w:color="auto"/>
            </w:tcBorders>
            <w:shd w:val="clear" w:color="000000" w:fill="FFFFFF"/>
            <w:vAlign w:val="bottom"/>
            <w:hideMark/>
          </w:tcPr>
          <w:p w14:paraId="22DCE66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1.16</w:t>
            </w:r>
          </w:p>
        </w:tc>
        <w:tc>
          <w:tcPr>
            <w:tcW w:w="3788" w:type="dxa"/>
            <w:vMerge/>
            <w:tcBorders>
              <w:top w:val="nil"/>
              <w:left w:val="single" w:sz="4" w:space="0" w:color="auto"/>
              <w:bottom w:val="single" w:sz="4" w:space="0" w:color="000000"/>
              <w:right w:val="single" w:sz="4" w:space="0" w:color="auto"/>
            </w:tcBorders>
            <w:vAlign w:val="center"/>
            <w:hideMark/>
          </w:tcPr>
          <w:p w14:paraId="0F8021E4"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1A0CFD7"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Integration exemption</w:t>
            </w:r>
          </w:p>
        </w:tc>
      </w:tr>
      <w:tr w:rsidR="00F63FE3" w:rsidRPr="0077640F" w14:paraId="4ED6FB3B" w14:textId="77777777" w:rsidTr="00426649">
        <w:trPr>
          <w:trHeight w:val="19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C2609D8"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17</w:t>
            </w:r>
          </w:p>
        </w:tc>
        <w:tc>
          <w:tcPr>
            <w:tcW w:w="928" w:type="dxa"/>
            <w:tcBorders>
              <w:top w:val="nil"/>
              <w:left w:val="nil"/>
              <w:bottom w:val="single" w:sz="4" w:space="0" w:color="auto"/>
              <w:right w:val="single" w:sz="4" w:space="0" w:color="auto"/>
            </w:tcBorders>
            <w:shd w:val="clear" w:color="000000" w:fill="FFFFFF"/>
            <w:vAlign w:val="bottom"/>
            <w:hideMark/>
          </w:tcPr>
          <w:p w14:paraId="3A54851A"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1.17</w:t>
            </w:r>
          </w:p>
        </w:tc>
        <w:tc>
          <w:tcPr>
            <w:tcW w:w="3788" w:type="dxa"/>
            <w:vMerge/>
            <w:tcBorders>
              <w:top w:val="nil"/>
              <w:left w:val="single" w:sz="4" w:space="0" w:color="auto"/>
              <w:bottom w:val="single" w:sz="4" w:space="0" w:color="000000"/>
              <w:right w:val="single" w:sz="4" w:space="0" w:color="auto"/>
            </w:tcBorders>
            <w:vAlign w:val="center"/>
            <w:hideMark/>
          </w:tcPr>
          <w:p w14:paraId="578303EC"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583A4787"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Court entry</w:t>
            </w:r>
          </w:p>
        </w:tc>
      </w:tr>
      <w:tr w:rsidR="00F63FE3" w:rsidRPr="0077640F" w14:paraId="6E1C9614" w14:textId="77777777" w:rsidTr="00426649">
        <w:trPr>
          <w:trHeight w:val="12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70E392"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18</w:t>
            </w:r>
          </w:p>
        </w:tc>
        <w:tc>
          <w:tcPr>
            <w:tcW w:w="928" w:type="dxa"/>
            <w:tcBorders>
              <w:top w:val="nil"/>
              <w:left w:val="nil"/>
              <w:bottom w:val="single" w:sz="4" w:space="0" w:color="auto"/>
              <w:right w:val="single" w:sz="4" w:space="0" w:color="auto"/>
            </w:tcBorders>
            <w:shd w:val="clear" w:color="000000" w:fill="FFFFFF"/>
            <w:vAlign w:val="bottom"/>
            <w:hideMark/>
          </w:tcPr>
          <w:p w14:paraId="0DD7296A"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1.18</w:t>
            </w:r>
          </w:p>
        </w:tc>
        <w:tc>
          <w:tcPr>
            <w:tcW w:w="3788" w:type="dxa"/>
            <w:vMerge/>
            <w:tcBorders>
              <w:top w:val="nil"/>
              <w:left w:val="single" w:sz="4" w:space="0" w:color="auto"/>
              <w:bottom w:val="single" w:sz="4" w:space="0" w:color="000000"/>
              <w:right w:val="single" w:sz="4" w:space="0" w:color="auto"/>
            </w:tcBorders>
            <w:vAlign w:val="center"/>
            <w:hideMark/>
          </w:tcPr>
          <w:p w14:paraId="125C8507"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026815E5" w14:textId="77777777" w:rsidR="00F63FE3" w:rsidRPr="0077640F" w:rsidRDefault="00EA5F18"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Liability</w:t>
            </w:r>
          </w:p>
        </w:tc>
      </w:tr>
      <w:tr w:rsidR="00F63FE3" w:rsidRPr="0077640F" w14:paraId="017F0A3B" w14:textId="77777777" w:rsidTr="00426649">
        <w:trPr>
          <w:trHeight w:val="18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9B67DB2"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19</w:t>
            </w:r>
          </w:p>
        </w:tc>
        <w:tc>
          <w:tcPr>
            <w:tcW w:w="928" w:type="dxa"/>
            <w:tcBorders>
              <w:top w:val="nil"/>
              <w:left w:val="nil"/>
              <w:bottom w:val="single" w:sz="4" w:space="0" w:color="auto"/>
              <w:right w:val="single" w:sz="4" w:space="0" w:color="auto"/>
            </w:tcBorders>
            <w:shd w:val="clear" w:color="000000" w:fill="FFFFFF"/>
            <w:vAlign w:val="bottom"/>
            <w:hideMark/>
          </w:tcPr>
          <w:p w14:paraId="4900ECF5"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1.19</w:t>
            </w:r>
          </w:p>
        </w:tc>
        <w:tc>
          <w:tcPr>
            <w:tcW w:w="3788" w:type="dxa"/>
            <w:vMerge/>
            <w:tcBorders>
              <w:top w:val="nil"/>
              <w:left w:val="single" w:sz="4" w:space="0" w:color="auto"/>
              <w:bottom w:val="single" w:sz="4" w:space="0" w:color="000000"/>
              <w:right w:val="single" w:sz="4" w:space="0" w:color="auto"/>
            </w:tcBorders>
            <w:vAlign w:val="center"/>
            <w:hideMark/>
          </w:tcPr>
          <w:p w14:paraId="438F3DEF"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947C5E0"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Status tracking</w:t>
            </w:r>
          </w:p>
        </w:tc>
      </w:tr>
      <w:tr w:rsidR="00F63FE3" w:rsidRPr="0077640F" w14:paraId="63FEBD75" w14:textId="77777777" w:rsidTr="00426649">
        <w:trPr>
          <w:trHeight w:val="11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1B8237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20</w:t>
            </w:r>
          </w:p>
        </w:tc>
        <w:tc>
          <w:tcPr>
            <w:tcW w:w="928" w:type="dxa"/>
            <w:tcBorders>
              <w:top w:val="nil"/>
              <w:left w:val="nil"/>
              <w:bottom w:val="single" w:sz="4" w:space="0" w:color="auto"/>
              <w:right w:val="single" w:sz="4" w:space="0" w:color="auto"/>
            </w:tcBorders>
            <w:shd w:val="clear" w:color="000000" w:fill="FFFFFF"/>
            <w:vAlign w:val="bottom"/>
            <w:hideMark/>
          </w:tcPr>
          <w:p w14:paraId="1035889E"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1.2</w:t>
            </w:r>
          </w:p>
        </w:tc>
        <w:tc>
          <w:tcPr>
            <w:tcW w:w="3788" w:type="dxa"/>
            <w:vMerge/>
            <w:tcBorders>
              <w:top w:val="nil"/>
              <w:left w:val="single" w:sz="4" w:space="0" w:color="auto"/>
              <w:bottom w:val="single" w:sz="4" w:space="0" w:color="000000"/>
              <w:right w:val="single" w:sz="4" w:space="0" w:color="auto"/>
            </w:tcBorders>
            <w:vAlign w:val="center"/>
            <w:hideMark/>
          </w:tcPr>
          <w:p w14:paraId="70C6C217"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1410CFC0"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Investigation and Search</w:t>
            </w:r>
          </w:p>
        </w:tc>
      </w:tr>
      <w:tr w:rsidR="00F63FE3" w:rsidRPr="0077640F" w14:paraId="4BE81B2E" w14:textId="77777777" w:rsidTr="00426649">
        <w:trPr>
          <w:trHeight w:val="17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B720FF"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21</w:t>
            </w:r>
          </w:p>
        </w:tc>
        <w:tc>
          <w:tcPr>
            <w:tcW w:w="928" w:type="dxa"/>
            <w:tcBorders>
              <w:top w:val="nil"/>
              <w:left w:val="nil"/>
              <w:bottom w:val="single" w:sz="4" w:space="0" w:color="auto"/>
              <w:right w:val="single" w:sz="4" w:space="0" w:color="auto"/>
            </w:tcBorders>
            <w:shd w:val="clear" w:color="000000" w:fill="FFFFFF"/>
            <w:vAlign w:val="bottom"/>
            <w:hideMark/>
          </w:tcPr>
          <w:p w14:paraId="1279BB45"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1.21</w:t>
            </w:r>
          </w:p>
        </w:tc>
        <w:tc>
          <w:tcPr>
            <w:tcW w:w="3788" w:type="dxa"/>
            <w:vMerge/>
            <w:tcBorders>
              <w:top w:val="nil"/>
              <w:left w:val="single" w:sz="4" w:space="0" w:color="auto"/>
              <w:bottom w:val="single" w:sz="4" w:space="0" w:color="000000"/>
              <w:right w:val="single" w:sz="4" w:space="0" w:color="auto"/>
            </w:tcBorders>
            <w:vAlign w:val="center"/>
            <w:hideMark/>
          </w:tcPr>
          <w:p w14:paraId="6311F75E"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34BBEEB"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Valuation Module (CVC)</w:t>
            </w:r>
          </w:p>
        </w:tc>
      </w:tr>
      <w:tr w:rsidR="00F63FE3" w:rsidRPr="0077640F" w14:paraId="0E27D3FD" w14:textId="77777777" w:rsidTr="00426649">
        <w:trPr>
          <w:trHeight w:val="10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2679D70"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22</w:t>
            </w:r>
          </w:p>
        </w:tc>
        <w:tc>
          <w:tcPr>
            <w:tcW w:w="928" w:type="dxa"/>
            <w:tcBorders>
              <w:top w:val="nil"/>
              <w:left w:val="nil"/>
              <w:bottom w:val="single" w:sz="4" w:space="0" w:color="auto"/>
              <w:right w:val="single" w:sz="4" w:space="0" w:color="auto"/>
            </w:tcBorders>
            <w:shd w:val="clear" w:color="000000" w:fill="FFFFFF"/>
            <w:vAlign w:val="bottom"/>
            <w:hideMark/>
          </w:tcPr>
          <w:p w14:paraId="7C0F907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w:t>
            </w:r>
          </w:p>
        </w:tc>
        <w:tc>
          <w:tcPr>
            <w:tcW w:w="3788" w:type="dxa"/>
            <w:tcBorders>
              <w:top w:val="nil"/>
              <w:left w:val="nil"/>
              <w:bottom w:val="single" w:sz="4" w:space="0" w:color="auto"/>
              <w:right w:val="single" w:sz="4" w:space="0" w:color="auto"/>
            </w:tcBorders>
            <w:shd w:val="clear" w:color="000000" w:fill="FFFFFF"/>
            <w:vAlign w:val="bottom"/>
            <w:hideMark/>
          </w:tcPr>
          <w:p w14:paraId="7C267A66"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EC</w:t>
            </w:r>
          </w:p>
        </w:tc>
        <w:tc>
          <w:tcPr>
            <w:tcW w:w="3544" w:type="dxa"/>
            <w:tcBorders>
              <w:top w:val="nil"/>
              <w:left w:val="nil"/>
              <w:bottom w:val="single" w:sz="4" w:space="0" w:color="auto"/>
              <w:right w:val="single" w:sz="4" w:space="0" w:color="auto"/>
            </w:tcBorders>
            <w:shd w:val="clear" w:color="000000" w:fill="FFFFFF"/>
            <w:vAlign w:val="bottom"/>
            <w:hideMark/>
          </w:tcPr>
          <w:p w14:paraId="6B32926A"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w:t>
            </w:r>
          </w:p>
        </w:tc>
      </w:tr>
      <w:tr w:rsidR="00F63FE3" w:rsidRPr="0077640F" w14:paraId="16AD399D" w14:textId="77777777" w:rsidTr="00426649">
        <w:trPr>
          <w:trHeight w:val="16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FC3E8B"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23</w:t>
            </w:r>
          </w:p>
        </w:tc>
        <w:tc>
          <w:tcPr>
            <w:tcW w:w="928" w:type="dxa"/>
            <w:tcBorders>
              <w:top w:val="nil"/>
              <w:left w:val="nil"/>
              <w:bottom w:val="single" w:sz="4" w:space="0" w:color="auto"/>
              <w:right w:val="single" w:sz="4" w:space="0" w:color="auto"/>
            </w:tcBorders>
            <w:shd w:val="clear" w:color="000000" w:fill="FFFFFF"/>
            <w:vAlign w:val="bottom"/>
            <w:hideMark/>
          </w:tcPr>
          <w:p w14:paraId="6FF825B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w:t>
            </w:r>
          </w:p>
        </w:tc>
        <w:tc>
          <w:tcPr>
            <w:tcW w:w="3788" w:type="dxa"/>
            <w:tcBorders>
              <w:top w:val="nil"/>
              <w:left w:val="nil"/>
              <w:bottom w:val="single" w:sz="4" w:space="0" w:color="auto"/>
              <w:right w:val="single" w:sz="4" w:space="0" w:color="auto"/>
            </w:tcBorders>
            <w:shd w:val="clear" w:color="000000" w:fill="FFFFFF"/>
            <w:vAlign w:val="bottom"/>
            <w:hideMark/>
          </w:tcPr>
          <w:p w14:paraId="1DCC1223"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CC</w:t>
            </w:r>
          </w:p>
        </w:tc>
        <w:tc>
          <w:tcPr>
            <w:tcW w:w="3544" w:type="dxa"/>
            <w:tcBorders>
              <w:top w:val="nil"/>
              <w:left w:val="nil"/>
              <w:bottom w:val="single" w:sz="4" w:space="0" w:color="auto"/>
              <w:right w:val="single" w:sz="4" w:space="0" w:color="auto"/>
            </w:tcBorders>
            <w:shd w:val="clear" w:color="000000" w:fill="FFFFFF"/>
            <w:vAlign w:val="bottom"/>
            <w:hideMark/>
          </w:tcPr>
          <w:p w14:paraId="38E079CB"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w:t>
            </w:r>
          </w:p>
        </w:tc>
      </w:tr>
      <w:tr w:rsidR="00F63FE3" w:rsidRPr="0077640F" w14:paraId="4D83F416" w14:textId="77777777" w:rsidTr="00426649">
        <w:trPr>
          <w:trHeight w:val="22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E87FFD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24</w:t>
            </w:r>
          </w:p>
        </w:tc>
        <w:tc>
          <w:tcPr>
            <w:tcW w:w="928" w:type="dxa"/>
            <w:tcBorders>
              <w:top w:val="nil"/>
              <w:left w:val="nil"/>
              <w:bottom w:val="single" w:sz="4" w:space="0" w:color="auto"/>
              <w:right w:val="single" w:sz="4" w:space="0" w:color="auto"/>
            </w:tcBorders>
            <w:shd w:val="clear" w:color="000000" w:fill="FFFFFF"/>
            <w:vAlign w:val="bottom"/>
            <w:hideMark/>
          </w:tcPr>
          <w:p w14:paraId="126EEA12"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4</w:t>
            </w:r>
          </w:p>
        </w:tc>
        <w:tc>
          <w:tcPr>
            <w:tcW w:w="3788" w:type="dxa"/>
            <w:tcBorders>
              <w:top w:val="nil"/>
              <w:left w:val="nil"/>
              <w:bottom w:val="single" w:sz="4" w:space="0" w:color="auto"/>
              <w:right w:val="single" w:sz="4" w:space="0" w:color="auto"/>
            </w:tcBorders>
            <w:shd w:val="clear" w:color="000000" w:fill="FFFFFF"/>
            <w:vAlign w:val="bottom"/>
            <w:hideMark/>
          </w:tcPr>
          <w:p w14:paraId="44167DE5"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Verify Document</w:t>
            </w:r>
          </w:p>
        </w:tc>
        <w:tc>
          <w:tcPr>
            <w:tcW w:w="3544" w:type="dxa"/>
            <w:tcBorders>
              <w:top w:val="nil"/>
              <w:left w:val="nil"/>
              <w:bottom w:val="single" w:sz="4" w:space="0" w:color="auto"/>
              <w:right w:val="single" w:sz="4" w:space="0" w:color="auto"/>
            </w:tcBorders>
            <w:shd w:val="clear" w:color="000000" w:fill="FFFFFF"/>
            <w:vAlign w:val="bottom"/>
            <w:hideMark/>
          </w:tcPr>
          <w:p w14:paraId="2DE88D5D"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w:t>
            </w:r>
          </w:p>
        </w:tc>
      </w:tr>
      <w:tr w:rsidR="00F63FE3" w:rsidRPr="0077640F" w14:paraId="1DC12F48" w14:textId="77777777" w:rsidTr="004F7874">
        <w:trPr>
          <w:trHeight w:val="26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A37DEE3"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25</w:t>
            </w:r>
          </w:p>
        </w:tc>
        <w:tc>
          <w:tcPr>
            <w:tcW w:w="928" w:type="dxa"/>
            <w:tcBorders>
              <w:top w:val="nil"/>
              <w:left w:val="nil"/>
              <w:bottom w:val="single" w:sz="4" w:space="0" w:color="auto"/>
              <w:right w:val="single" w:sz="4" w:space="0" w:color="auto"/>
            </w:tcBorders>
            <w:shd w:val="clear" w:color="000000" w:fill="FFFFFF"/>
            <w:vAlign w:val="bottom"/>
            <w:hideMark/>
          </w:tcPr>
          <w:p w14:paraId="2C6E7DB6"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5</w:t>
            </w:r>
          </w:p>
        </w:tc>
        <w:tc>
          <w:tcPr>
            <w:tcW w:w="3788" w:type="dxa"/>
            <w:tcBorders>
              <w:top w:val="nil"/>
              <w:left w:val="nil"/>
              <w:bottom w:val="single" w:sz="4" w:space="0" w:color="auto"/>
              <w:right w:val="single" w:sz="4" w:space="0" w:color="auto"/>
            </w:tcBorders>
            <w:shd w:val="clear" w:color="000000" w:fill="FFFFFF"/>
            <w:vAlign w:val="bottom"/>
            <w:hideMark/>
          </w:tcPr>
          <w:p w14:paraId="25D98164"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Power of attorney Authentication Module</w:t>
            </w:r>
          </w:p>
        </w:tc>
        <w:tc>
          <w:tcPr>
            <w:tcW w:w="3544" w:type="dxa"/>
            <w:tcBorders>
              <w:top w:val="nil"/>
              <w:left w:val="nil"/>
              <w:bottom w:val="single" w:sz="4" w:space="0" w:color="auto"/>
              <w:right w:val="single" w:sz="4" w:space="0" w:color="auto"/>
            </w:tcBorders>
            <w:shd w:val="clear" w:color="000000" w:fill="FFFFFF"/>
            <w:vAlign w:val="bottom"/>
            <w:hideMark/>
          </w:tcPr>
          <w:p w14:paraId="24459DBD" w14:textId="77777777" w:rsidR="00F63FE3" w:rsidRPr="0077640F" w:rsidRDefault="00F63FE3" w:rsidP="00F63FE3">
            <w:pPr>
              <w:spacing w:after="0" w:line="240" w:lineRule="auto"/>
              <w:rPr>
                <w:rFonts w:eastAsia="Times New Roman" w:cstheme="minorHAnsi"/>
                <w:color w:val="000000"/>
                <w:sz w:val="18"/>
                <w:szCs w:val="18"/>
                <w:lang w:eastAsia="en-IN"/>
              </w:rPr>
            </w:pPr>
          </w:p>
        </w:tc>
      </w:tr>
      <w:tr w:rsidR="00F63FE3" w:rsidRPr="0077640F" w14:paraId="305CD6BC" w14:textId="77777777" w:rsidTr="00426649">
        <w:trPr>
          <w:trHeight w:val="15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3FABE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26</w:t>
            </w:r>
          </w:p>
        </w:tc>
        <w:tc>
          <w:tcPr>
            <w:tcW w:w="928" w:type="dxa"/>
            <w:tcBorders>
              <w:top w:val="nil"/>
              <w:left w:val="nil"/>
              <w:bottom w:val="single" w:sz="4" w:space="0" w:color="auto"/>
              <w:right w:val="single" w:sz="4" w:space="0" w:color="auto"/>
            </w:tcBorders>
            <w:shd w:val="clear" w:color="000000" w:fill="FFFFFF"/>
            <w:vAlign w:val="bottom"/>
            <w:hideMark/>
          </w:tcPr>
          <w:p w14:paraId="00B2B974"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6</w:t>
            </w:r>
          </w:p>
        </w:tc>
        <w:tc>
          <w:tcPr>
            <w:tcW w:w="3788" w:type="dxa"/>
            <w:tcBorders>
              <w:top w:val="nil"/>
              <w:left w:val="nil"/>
              <w:bottom w:val="single" w:sz="4" w:space="0" w:color="auto"/>
              <w:right w:val="single" w:sz="4" w:space="0" w:color="auto"/>
            </w:tcBorders>
            <w:shd w:val="clear" w:color="000000" w:fill="FFFFFF"/>
            <w:vAlign w:val="bottom"/>
            <w:hideMark/>
          </w:tcPr>
          <w:p w14:paraId="63814645"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Refund Module</w:t>
            </w:r>
          </w:p>
        </w:tc>
        <w:tc>
          <w:tcPr>
            <w:tcW w:w="3544" w:type="dxa"/>
            <w:tcBorders>
              <w:top w:val="nil"/>
              <w:left w:val="nil"/>
              <w:bottom w:val="single" w:sz="4" w:space="0" w:color="auto"/>
              <w:right w:val="single" w:sz="4" w:space="0" w:color="auto"/>
            </w:tcBorders>
            <w:shd w:val="clear" w:color="000000" w:fill="FFFFFF"/>
            <w:vAlign w:val="bottom"/>
            <w:hideMark/>
          </w:tcPr>
          <w:p w14:paraId="7171A892"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w:t>
            </w:r>
          </w:p>
        </w:tc>
      </w:tr>
      <w:tr w:rsidR="00F63FE3" w:rsidRPr="0077640F" w14:paraId="26AFB14C" w14:textId="77777777" w:rsidTr="00426649">
        <w:trPr>
          <w:trHeight w:val="24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4A6C123"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27</w:t>
            </w:r>
          </w:p>
        </w:tc>
        <w:tc>
          <w:tcPr>
            <w:tcW w:w="928" w:type="dxa"/>
            <w:tcBorders>
              <w:top w:val="nil"/>
              <w:left w:val="nil"/>
              <w:bottom w:val="single" w:sz="4" w:space="0" w:color="auto"/>
              <w:right w:val="single" w:sz="4" w:space="0" w:color="auto"/>
            </w:tcBorders>
            <w:shd w:val="clear" w:color="000000" w:fill="FFFFFF"/>
            <w:vAlign w:val="bottom"/>
            <w:hideMark/>
          </w:tcPr>
          <w:p w14:paraId="3C4C498F"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7.1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AED7E0"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Marriage</w:t>
            </w:r>
          </w:p>
        </w:tc>
        <w:tc>
          <w:tcPr>
            <w:tcW w:w="3544" w:type="dxa"/>
            <w:tcBorders>
              <w:top w:val="nil"/>
              <w:left w:val="nil"/>
              <w:bottom w:val="single" w:sz="4" w:space="0" w:color="auto"/>
              <w:right w:val="single" w:sz="4" w:space="0" w:color="auto"/>
            </w:tcBorders>
            <w:shd w:val="clear" w:color="000000" w:fill="FFFFFF"/>
            <w:vAlign w:val="bottom"/>
            <w:hideMark/>
          </w:tcPr>
          <w:p w14:paraId="2F9C9FEA"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Hindu Marriage</w:t>
            </w:r>
          </w:p>
        </w:tc>
      </w:tr>
      <w:tr w:rsidR="00F63FE3" w:rsidRPr="0077640F" w14:paraId="76894898" w14:textId="77777777" w:rsidTr="00426649">
        <w:trPr>
          <w:trHeight w:val="218"/>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D31698E"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28</w:t>
            </w:r>
          </w:p>
        </w:tc>
        <w:tc>
          <w:tcPr>
            <w:tcW w:w="928" w:type="dxa"/>
            <w:tcBorders>
              <w:top w:val="nil"/>
              <w:left w:val="nil"/>
              <w:bottom w:val="single" w:sz="4" w:space="0" w:color="auto"/>
              <w:right w:val="single" w:sz="4" w:space="0" w:color="auto"/>
            </w:tcBorders>
            <w:shd w:val="clear" w:color="000000" w:fill="FFFFFF"/>
            <w:vAlign w:val="bottom"/>
            <w:hideMark/>
          </w:tcPr>
          <w:p w14:paraId="2BAB483A"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7.2</w:t>
            </w:r>
          </w:p>
        </w:tc>
        <w:tc>
          <w:tcPr>
            <w:tcW w:w="3788" w:type="dxa"/>
            <w:vMerge/>
            <w:tcBorders>
              <w:top w:val="nil"/>
              <w:left w:val="single" w:sz="4" w:space="0" w:color="auto"/>
              <w:bottom w:val="single" w:sz="4" w:space="0" w:color="000000"/>
              <w:right w:val="single" w:sz="4" w:space="0" w:color="auto"/>
            </w:tcBorders>
            <w:vAlign w:val="center"/>
            <w:hideMark/>
          </w:tcPr>
          <w:p w14:paraId="64FE922A"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153A3ED6"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Special Marriage</w:t>
            </w:r>
          </w:p>
        </w:tc>
      </w:tr>
      <w:tr w:rsidR="00F63FE3" w:rsidRPr="0077640F" w14:paraId="6314E253" w14:textId="77777777" w:rsidTr="004F7874">
        <w:trPr>
          <w:trHeight w:val="12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BB2D98C"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29</w:t>
            </w:r>
          </w:p>
        </w:tc>
        <w:tc>
          <w:tcPr>
            <w:tcW w:w="928" w:type="dxa"/>
            <w:tcBorders>
              <w:top w:val="nil"/>
              <w:left w:val="nil"/>
              <w:bottom w:val="single" w:sz="4" w:space="0" w:color="auto"/>
              <w:right w:val="single" w:sz="4" w:space="0" w:color="auto"/>
            </w:tcBorders>
            <w:shd w:val="clear" w:color="000000" w:fill="FFFFFF"/>
            <w:vAlign w:val="bottom"/>
            <w:hideMark/>
          </w:tcPr>
          <w:p w14:paraId="675079BE"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7.3</w:t>
            </w:r>
          </w:p>
        </w:tc>
        <w:tc>
          <w:tcPr>
            <w:tcW w:w="3788" w:type="dxa"/>
            <w:vMerge/>
            <w:tcBorders>
              <w:top w:val="nil"/>
              <w:left w:val="single" w:sz="4" w:space="0" w:color="auto"/>
              <w:bottom w:val="single" w:sz="4" w:space="0" w:color="000000"/>
              <w:right w:val="single" w:sz="4" w:space="0" w:color="auto"/>
            </w:tcBorders>
            <w:vAlign w:val="center"/>
            <w:hideMark/>
          </w:tcPr>
          <w:p w14:paraId="155B5C78"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CF73764" w14:textId="517F5B79"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xml:space="preserve">Special Marriage in Other </w:t>
            </w:r>
            <w:r w:rsidR="00C41DD9" w:rsidRPr="0077640F">
              <w:rPr>
                <w:rFonts w:eastAsia="Times New Roman" w:cstheme="minorHAnsi"/>
                <w:color w:val="000000"/>
                <w:sz w:val="18"/>
                <w:szCs w:val="18"/>
                <w:lang w:eastAsia="en-IN"/>
              </w:rPr>
              <w:t>Forms</w:t>
            </w:r>
          </w:p>
        </w:tc>
      </w:tr>
      <w:tr w:rsidR="00F63FE3" w:rsidRPr="0077640F" w14:paraId="3AF10764" w14:textId="77777777" w:rsidTr="004F7874">
        <w:trPr>
          <w:trHeight w:val="24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33B72AE"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30</w:t>
            </w:r>
          </w:p>
        </w:tc>
        <w:tc>
          <w:tcPr>
            <w:tcW w:w="928" w:type="dxa"/>
            <w:tcBorders>
              <w:top w:val="nil"/>
              <w:left w:val="nil"/>
              <w:bottom w:val="single" w:sz="4" w:space="0" w:color="auto"/>
              <w:right w:val="single" w:sz="4" w:space="0" w:color="auto"/>
            </w:tcBorders>
            <w:shd w:val="clear" w:color="000000" w:fill="FFFFFF"/>
            <w:vAlign w:val="bottom"/>
            <w:hideMark/>
          </w:tcPr>
          <w:p w14:paraId="0AAB3F9A"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8</w:t>
            </w:r>
          </w:p>
        </w:tc>
        <w:tc>
          <w:tcPr>
            <w:tcW w:w="3788" w:type="dxa"/>
            <w:tcBorders>
              <w:top w:val="nil"/>
              <w:left w:val="nil"/>
              <w:bottom w:val="single" w:sz="4" w:space="0" w:color="auto"/>
              <w:right w:val="single" w:sz="4" w:space="0" w:color="auto"/>
            </w:tcBorders>
            <w:shd w:val="clear" w:color="000000" w:fill="FFFFFF"/>
            <w:vAlign w:val="bottom"/>
            <w:hideMark/>
          </w:tcPr>
          <w:p w14:paraId="66B3A7DF" w14:textId="36C8B843" w:rsidR="00F63FE3" w:rsidRPr="0077640F" w:rsidRDefault="00EA5F18"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Legacy</w:t>
            </w:r>
            <w:r w:rsidR="00F63FE3" w:rsidRPr="0077640F">
              <w:rPr>
                <w:rFonts w:eastAsia="Times New Roman" w:cstheme="minorHAnsi"/>
                <w:color w:val="000000"/>
                <w:sz w:val="18"/>
                <w:szCs w:val="18"/>
                <w:lang w:eastAsia="en-IN"/>
              </w:rPr>
              <w:t xml:space="preserve"> </w:t>
            </w:r>
            <w:r w:rsidR="00C41DD9" w:rsidRPr="0077640F">
              <w:rPr>
                <w:rFonts w:eastAsia="Times New Roman" w:cstheme="minorHAnsi"/>
                <w:color w:val="000000"/>
                <w:sz w:val="18"/>
                <w:szCs w:val="18"/>
                <w:lang w:eastAsia="en-IN"/>
              </w:rPr>
              <w:t>Record</w:t>
            </w:r>
            <w:r w:rsidR="00F63FE3" w:rsidRPr="0077640F">
              <w:rPr>
                <w:rFonts w:eastAsia="Times New Roman" w:cstheme="minorHAnsi"/>
                <w:color w:val="000000"/>
                <w:sz w:val="18"/>
                <w:szCs w:val="18"/>
                <w:lang w:eastAsia="en-IN"/>
              </w:rPr>
              <w:t xml:space="preserve"> </w:t>
            </w:r>
            <w:r w:rsidR="00C41DD9" w:rsidRPr="0077640F">
              <w:rPr>
                <w:rFonts w:eastAsia="Times New Roman" w:cstheme="minorHAnsi"/>
                <w:color w:val="000000"/>
                <w:sz w:val="18"/>
                <w:szCs w:val="18"/>
                <w:lang w:eastAsia="en-IN"/>
              </w:rPr>
              <w:t>D</w:t>
            </w:r>
            <w:r w:rsidR="00F63FE3" w:rsidRPr="0077640F">
              <w:rPr>
                <w:rFonts w:eastAsia="Times New Roman" w:cstheme="minorHAnsi"/>
                <w:color w:val="000000"/>
                <w:sz w:val="18"/>
                <w:szCs w:val="18"/>
                <w:lang w:eastAsia="en-IN"/>
              </w:rPr>
              <w:t>igitisation</w:t>
            </w:r>
          </w:p>
        </w:tc>
        <w:tc>
          <w:tcPr>
            <w:tcW w:w="3544" w:type="dxa"/>
            <w:tcBorders>
              <w:top w:val="nil"/>
              <w:left w:val="nil"/>
              <w:bottom w:val="single" w:sz="4" w:space="0" w:color="auto"/>
              <w:right w:val="single" w:sz="4" w:space="0" w:color="auto"/>
            </w:tcBorders>
            <w:shd w:val="clear" w:color="000000" w:fill="FFFFFF"/>
            <w:vAlign w:val="bottom"/>
            <w:hideMark/>
          </w:tcPr>
          <w:p w14:paraId="153C074E"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w:t>
            </w:r>
          </w:p>
        </w:tc>
      </w:tr>
      <w:tr w:rsidR="00F63FE3" w:rsidRPr="0077640F" w14:paraId="422F84E1" w14:textId="77777777" w:rsidTr="00426649">
        <w:trPr>
          <w:trHeight w:val="14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BB548D1"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31</w:t>
            </w:r>
          </w:p>
        </w:tc>
        <w:tc>
          <w:tcPr>
            <w:tcW w:w="928" w:type="dxa"/>
            <w:tcBorders>
              <w:top w:val="nil"/>
              <w:left w:val="nil"/>
              <w:bottom w:val="single" w:sz="4" w:space="0" w:color="auto"/>
              <w:right w:val="single" w:sz="4" w:space="0" w:color="auto"/>
            </w:tcBorders>
            <w:shd w:val="clear" w:color="000000" w:fill="FFFFFF"/>
            <w:vAlign w:val="bottom"/>
            <w:hideMark/>
          </w:tcPr>
          <w:p w14:paraId="04B74A54"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9</w:t>
            </w:r>
          </w:p>
        </w:tc>
        <w:tc>
          <w:tcPr>
            <w:tcW w:w="3788" w:type="dxa"/>
            <w:tcBorders>
              <w:top w:val="nil"/>
              <w:left w:val="nil"/>
              <w:bottom w:val="single" w:sz="4" w:space="0" w:color="auto"/>
              <w:right w:val="single" w:sz="4" w:space="0" w:color="auto"/>
            </w:tcBorders>
            <w:shd w:val="clear" w:color="000000" w:fill="FFFFFF"/>
            <w:vAlign w:val="bottom"/>
            <w:hideMark/>
          </w:tcPr>
          <w:p w14:paraId="06AB282D"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Audit</w:t>
            </w:r>
          </w:p>
        </w:tc>
        <w:tc>
          <w:tcPr>
            <w:tcW w:w="3544" w:type="dxa"/>
            <w:tcBorders>
              <w:top w:val="nil"/>
              <w:left w:val="nil"/>
              <w:bottom w:val="single" w:sz="4" w:space="0" w:color="auto"/>
              <w:right w:val="single" w:sz="4" w:space="0" w:color="auto"/>
            </w:tcBorders>
            <w:shd w:val="clear" w:color="000000" w:fill="FFFFFF"/>
            <w:vAlign w:val="bottom"/>
            <w:hideMark/>
          </w:tcPr>
          <w:p w14:paraId="6F30E78A"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w:t>
            </w:r>
          </w:p>
        </w:tc>
      </w:tr>
      <w:tr w:rsidR="00F63FE3" w:rsidRPr="0077640F" w14:paraId="7EB346C5" w14:textId="77777777" w:rsidTr="00426649">
        <w:trPr>
          <w:trHeight w:val="20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4098D5F"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32</w:t>
            </w:r>
          </w:p>
        </w:tc>
        <w:tc>
          <w:tcPr>
            <w:tcW w:w="928" w:type="dxa"/>
            <w:tcBorders>
              <w:top w:val="nil"/>
              <w:left w:val="nil"/>
              <w:bottom w:val="single" w:sz="4" w:space="0" w:color="auto"/>
              <w:right w:val="single" w:sz="4" w:space="0" w:color="auto"/>
            </w:tcBorders>
            <w:shd w:val="clear" w:color="000000" w:fill="FFFFFF"/>
            <w:vAlign w:val="bottom"/>
            <w:hideMark/>
          </w:tcPr>
          <w:p w14:paraId="6D8142FC"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10</w:t>
            </w:r>
          </w:p>
        </w:tc>
        <w:tc>
          <w:tcPr>
            <w:tcW w:w="3788" w:type="dxa"/>
            <w:tcBorders>
              <w:top w:val="nil"/>
              <w:left w:val="nil"/>
              <w:bottom w:val="single" w:sz="4" w:space="0" w:color="auto"/>
              <w:right w:val="single" w:sz="4" w:space="0" w:color="auto"/>
            </w:tcBorders>
            <w:shd w:val="clear" w:color="000000" w:fill="FFFFFF"/>
            <w:vAlign w:val="bottom"/>
            <w:hideMark/>
          </w:tcPr>
          <w:p w14:paraId="12F3B6B6"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Accounts</w:t>
            </w:r>
          </w:p>
        </w:tc>
        <w:tc>
          <w:tcPr>
            <w:tcW w:w="3544" w:type="dxa"/>
            <w:tcBorders>
              <w:top w:val="nil"/>
              <w:left w:val="nil"/>
              <w:bottom w:val="single" w:sz="4" w:space="0" w:color="auto"/>
              <w:right w:val="single" w:sz="4" w:space="0" w:color="auto"/>
            </w:tcBorders>
            <w:shd w:val="clear" w:color="000000" w:fill="FFFFFF"/>
            <w:vAlign w:val="bottom"/>
            <w:hideMark/>
          </w:tcPr>
          <w:p w14:paraId="2AB50CA8"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w:t>
            </w:r>
          </w:p>
        </w:tc>
      </w:tr>
      <w:tr w:rsidR="00F63FE3" w:rsidRPr="0077640F" w14:paraId="2E1C8FBE" w14:textId="77777777" w:rsidTr="00426649">
        <w:trPr>
          <w:trHeight w:val="13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AEE72E"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33</w:t>
            </w:r>
          </w:p>
        </w:tc>
        <w:tc>
          <w:tcPr>
            <w:tcW w:w="928" w:type="dxa"/>
            <w:tcBorders>
              <w:top w:val="nil"/>
              <w:left w:val="nil"/>
              <w:bottom w:val="single" w:sz="4" w:space="0" w:color="auto"/>
              <w:right w:val="single" w:sz="4" w:space="0" w:color="auto"/>
            </w:tcBorders>
            <w:shd w:val="clear" w:color="000000" w:fill="FFFFFF"/>
            <w:vAlign w:val="bottom"/>
            <w:hideMark/>
          </w:tcPr>
          <w:p w14:paraId="56E7B40A"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1F2C5CB"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MIS</w:t>
            </w:r>
          </w:p>
        </w:tc>
        <w:tc>
          <w:tcPr>
            <w:tcW w:w="3544" w:type="dxa"/>
            <w:tcBorders>
              <w:top w:val="nil"/>
              <w:left w:val="nil"/>
              <w:bottom w:val="single" w:sz="4" w:space="0" w:color="auto"/>
              <w:right w:val="single" w:sz="4" w:space="0" w:color="auto"/>
            </w:tcBorders>
            <w:shd w:val="clear" w:color="000000" w:fill="FFFFFF"/>
            <w:vAlign w:val="bottom"/>
            <w:hideMark/>
          </w:tcPr>
          <w:p w14:paraId="299AAE47" w14:textId="77777777" w:rsidR="00F63FE3" w:rsidRPr="0077640F" w:rsidRDefault="00EA5F18"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Statutory</w:t>
            </w:r>
            <w:r w:rsidR="00F63FE3" w:rsidRPr="0077640F">
              <w:rPr>
                <w:rFonts w:eastAsia="Times New Roman" w:cstheme="minorHAnsi"/>
                <w:color w:val="000000"/>
                <w:sz w:val="18"/>
                <w:szCs w:val="18"/>
                <w:lang w:eastAsia="en-IN"/>
              </w:rPr>
              <w:t xml:space="preserve"> (44)</w:t>
            </w:r>
          </w:p>
        </w:tc>
      </w:tr>
      <w:tr w:rsidR="00F63FE3" w:rsidRPr="0077640F" w14:paraId="649E09CB" w14:textId="77777777" w:rsidTr="00426649">
        <w:trPr>
          <w:trHeight w:val="19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8C33D7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34</w:t>
            </w:r>
          </w:p>
        </w:tc>
        <w:tc>
          <w:tcPr>
            <w:tcW w:w="928" w:type="dxa"/>
            <w:tcBorders>
              <w:top w:val="nil"/>
              <w:left w:val="nil"/>
              <w:bottom w:val="single" w:sz="4" w:space="0" w:color="auto"/>
              <w:right w:val="single" w:sz="4" w:space="0" w:color="auto"/>
            </w:tcBorders>
            <w:shd w:val="clear" w:color="000000" w:fill="FFFFFF"/>
            <w:vAlign w:val="bottom"/>
            <w:hideMark/>
          </w:tcPr>
          <w:p w14:paraId="151A0F72"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11.2</w:t>
            </w:r>
          </w:p>
        </w:tc>
        <w:tc>
          <w:tcPr>
            <w:tcW w:w="3788" w:type="dxa"/>
            <w:vMerge/>
            <w:tcBorders>
              <w:top w:val="nil"/>
              <w:left w:val="single" w:sz="4" w:space="0" w:color="auto"/>
              <w:bottom w:val="single" w:sz="4" w:space="0" w:color="000000"/>
              <w:right w:val="single" w:sz="4" w:space="0" w:color="auto"/>
            </w:tcBorders>
            <w:vAlign w:val="center"/>
            <w:hideMark/>
          </w:tcPr>
          <w:p w14:paraId="23CF3CA4"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60562A34" w14:textId="77777777" w:rsidR="00F63FE3" w:rsidRPr="0077640F" w:rsidRDefault="00EA5F18"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Statistical</w:t>
            </w:r>
            <w:r w:rsidR="00F63FE3" w:rsidRPr="0077640F">
              <w:rPr>
                <w:rFonts w:eastAsia="Times New Roman" w:cstheme="minorHAnsi"/>
                <w:color w:val="000000"/>
                <w:sz w:val="18"/>
                <w:szCs w:val="18"/>
                <w:lang w:eastAsia="en-IN"/>
              </w:rPr>
              <w:t xml:space="preserve"> (54)</w:t>
            </w:r>
          </w:p>
        </w:tc>
      </w:tr>
      <w:tr w:rsidR="00F63FE3" w:rsidRPr="0077640F" w14:paraId="22083458" w14:textId="77777777" w:rsidTr="00426649">
        <w:trPr>
          <w:trHeight w:val="11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DEAA915"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35</w:t>
            </w:r>
          </w:p>
        </w:tc>
        <w:tc>
          <w:tcPr>
            <w:tcW w:w="928" w:type="dxa"/>
            <w:tcBorders>
              <w:top w:val="nil"/>
              <w:left w:val="nil"/>
              <w:bottom w:val="single" w:sz="4" w:space="0" w:color="auto"/>
              <w:right w:val="single" w:sz="4" w:space="0" w:color="auto"/>
            </w:tcBorders>
            <w:shd w:val="clear" w:color="000000" w:fill="FFFFFF"/>
            <w:vAlign w:val="bottom"/>
            <w:hideMark/>
          </w:tcPr>
          <w:p w14:paraId="4E655987"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11.3</w:t>
            </w:r>
          </w:p>
        </w:tc>
        <w:tc>
          <w:tcPr>
            <w:tcW w:w="3788" w:type="dxa"/>
            <w:vMerge/>
            <w:tcBorders>
              <w:top w:val="nil"/>
              <w:left w:val="single" w:sz="4" w:space="0" w:color="auto"/>
              <w:bottom w:val="single" w:sz="4" w:space="0" w:color="000000"/>
              <w:right w:val="single" w:sz="4" w:space="0" w:color="auto"/>
            </w:tcBorders>
            <w:vAlign w:val="center"/>
            <w:hideMark/>
          </w:tcPr>
          <w:p w14:paraId="21287426"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27FCA30F"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Integration (15)</w:t>
            </w:r>
          </w:p>
        </w:tc>
      </w:tr>
      <w:tr w:rsidR="00F63FE3" w:rsidRPr="0077640F" w14:paraId="59512569" w14:textId="77777777" w:rsidTr="00426649">
        <w:trPr>
          <w:trHeight w:val="2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FCCC8CB"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36</w:t>
            </w:r>
          </w:p>
        </w:tc>
        <w:tc>
          <w:tcPr>
            <w:tcW w:w="928" w:type="dxa"/>
            <w:tcBorders>
              <w:top w:val="nil"/>
              <w:left w:val="nil"/>
              <w:bottom w:val="single" w:sz="4" w:space="0" w:color="auto"/>
              <w:right w:val="single" w:sz="4" w:space="0" w:color="auto"/>
            </w:tcBorders>
            <w:shd w:val="clear" w:color="000000" w:fill="FFFFFF"/>
            <w:vAlign w:val="bottom"/>
            <w:hideMark/>
          </w:tcPr>
          <w:p w14:paraId="5E3FEFC2"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11.4</w:t>
            </w:r>
          </w:p>
        </w:tc>
        <w:tc>
          <w:tcPr>
            <w:tcW w:w="3788" w:type="dxa"/>
            <w:vMerge/>
            <w:tcBorders>
              <w:top w:val="nil"/>
              <w:left w:val="single" w:sz="4" w:space="0" w:color="auto"/>
              <w:bottom w:val="single" w:sz="4" w:space="0" w:color="000000"/>
              <w:right w:val="single" w:sz="4" w:space="0" w:color="auto"/>
            </w:tcBorders>
            <w:vAlign w:val="center"/>
            <w:hideMark/>
          </w:tcPr>
          <w:p w14:paraId="55DDC16A"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3751D47A"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xml:space="preserve">Computer </w:t>
            </w:r>
            <w:r w:rsidR="00EA5F18" w:rsidRPr="0077640F">
              <w:rPr>
                <w:rFonts w:eastAsia="Times New Roman" w:cstheme="minorHAnsi"/>
                <w:color w:val="000000"/>
                <w:sz w:val="18"/>
                <w:szCs w:val="18"/>
                <w:lang w:eastAsia="en-IN"/>
              </w:rPr>
              <w:t>related</w:t>
            </w:r>
            <w:r w:rsidRPr="0077640F">
              <w:rPr>
                <w:rFonts w:eastAsia="Times New Roman" w:cstheme="minorHAnsi"/>
                <w:color w:val="000000"/>
                <w:sz w:val="18"/>
                <w:szCs w:val="18"/>
                <w:lang w:eastAsia="en-IN"/>
              </w:rPr>
              <w:t xml:space="preserve"> (4)</w:t>
            </w:r>
          </w:p>
        </w:tc>
      </w:tr>
      <w:tr w:rsidR="00F63FE3" w:rsidRPr="0077640F" w14:paraId="2A61C7E6" w14:textId="77777777" w:rsidTr="00426649">
        <w:trPr>
          <w:trHeight w:val="11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91505DD"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37</w:t>
            </w:r>
          </w:p>
        </w:tc>
        <w:tc>
          <w:tcPr>
            <w:tcW w:w="928" w:type="dxa"/>
            <w:tcBorders>
              <w:top w:val="nil"/>
              <w:left w:val="nil"/>
              <w:bottom w:val="single" w:sz="4" w:space="0" w:color="auto"/>
              <w:right w:val="single" w:sz="4" w:space="0" w:color="auto"/>
            </w:tcBorders>
            <w:shd w:val="clear" w:color="000000" w:fill="FFFFFF"/>
            <w:vAlign w:val="bottom"/>
            <w:hideMark/>
          </w:tcPr>
          <w:p w14:paraId="568EA528"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11.5</w:t>
            </w:r>
          </w:p>
        </w:tc>
        <w:tc>
          <w:tcPr>
            <w:tcW w:w="3788" w:type="dxa"/>
            <w:vMerge/>
            <w:tcBorders>
              <w:top w:val="nil"/>
              <w:left w:val="single" w:sz="4" w:space="0" w:color="auto"/>
              <w:bottom w:val="single" w:sz="4" w:space="0" w:color="000000"/>
              <w:right w:val="single" w:sz="4" w:space="0" w:color="auto"/>
            </w:tcBorders>
            <w:vAlign w:val="center"/>
            <w:hideMark/>
          </w:tcPr>
          <w:p w14:paraId="3962E060"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21468B7C" w14:textId="77777777" w:rsidR="00F63FE3" w:rsidRPr="0077640F" w:rsidRDefault="00EA5F18"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Reconciliation</w:t>
            </w:r>
            <w:r w:rsidR="00F63FE3" w:rsidRPr="0077640F">
              <w:rPr>
                <w:rFonts w:eastAsia="Times New Roman" w:cstheme="minorHAnsi"/>
                <w:color w:val="000000"/>
                <w:sz w:val="18"/>
                <w:szCs w:val="18"/>
                <w:lang w:eastAsia="en-IN"/>
              </w:rPr>
              <w:t xml:space="preserve"> (5)</w:t>
            </w:r>
          </w:p>
        </w:tc>
      </w:tr>
      <w:tr w:rsidR="00F63FE3" w:rsidRPr="0077640F" w14:paraId="757E4276" w14:textId="77777777" w:rsidTr="00426649">
        <w:trPr>
          <w:trHeight w:val="17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43E90B5"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38</w:t>
            </w:r>
          </w:p>
        </w:tc>
        <w:tc>
          <w:tcPr>
            <w:tcW w:w="928" w:type="dxa"/>
            <w:tcBorders>
              <w:top w:val="nil"/>
              <w:left w:val="nil"/>
              <w:bottom w:val="single" w:sz="4" w:space="0" w:color="auto"/>
              <w:right w:val="single" w:sz="4" w:space="0" w:color="auto"/>
            </w:tcBorders>
            <w:shd w:val="clear" w:color="000000" w:fill="FFFFFF"/>
            <w:vAlign w:val="bottom"/>
            <w:hideMark/>
          </w:tcPr>
          <w:p w14:paraId="6F42348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11.6</w:t>
            </w:r>
          </w:p>
        </w:tc>
        <w:tc>
          <w:tcPr>
            <w:tcW w:w="3788" w:type="dxa"/>
            <w:vMerge/>
            <w:tcBorders>
              <w:top w:val="nil"/>
              <w:left w:val="single" w:sz="4" w:space="0" w:color="auto"/>
              <w:bottom w:val="single" w:sz="4" w:space="0" w:color="000000"/>
              <w:right w:val="single" w:sz="4" w:space="0" w:color="auto"/>
            </w:tcBorders>
            <w:vAlign w:val="center"/>
            <w:hideMark/>
          </w:tcPr>
          <w:p w14:paraId="59E6623B"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76535203"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HR (5)</w:t>
            </w:r>
          </w:p>
        </w:tc>
      </w:tr>
      <w:tr w:rsidR="00F63FE3" w:rsidRPr="0077640F" w14:paraId="13142030" w14:textId="77777777" w:rsidTr="00426649">
        <w:trPr>
          <w:trHeight w:val="25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7C88F00"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39</w:t>
            </w:r>
          </w:p>
        </w:tc>
        <w:tc>
          <w:tcPr>
            <w:tcW w:w="928" w:type="dxa"/>
            <w:tcBorders>
              <w:top w:val="nil"/>
              <w:left w:val="nil"/>
              <w:bottom w:val="single" w:sz="4" w:space="0" w:color="auto"/>
              <w:right w:val="single" w:sz="4" w:space="0" w:color="auto"/>
            </w:tcBorders>
            <w:shd w:val="clear" w:color="000000" w:fill="FFFFFF"/>
            <w:vAlign w:val="bottom"/>
            <w:hideMark/>
          </w:tcPr>
          <w:p w14:paraId="3422964B"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12.1</w:t>
            </w:r>
          </w:p>
        </w:tc>
        <w:tc>
          <w:tcPr>
            <w:tcW w:w="378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DEC83EE"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DRO</w:t>
            </w:r>
          </w:p>
        </w:tc>
        <w:tc>
          <w:tcPr>
            <w:tcW w:w="3544" w:type="dxa"/>
            <w:tcBorders>
              <w:top w:val="nil"/>
              <w:left w:val="nil"/>
              <w:bottom w:val="single" w:sz="4" w:space="0" w:color="auto"/>
              <w:right w:val="single" w:sz="4" w:space="0" w:color="auto"/>
            </w:tcBorders>
            <w:shd w:val="clear" w:color="000000" w:fill="FFFFFF"/>
            <w:vAlign w:val="bottom"/>
            <w:hideMark/>
          </w:tcPr>
          <w:p w14:paraId="658DFC47"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Firm Registration</w:t>
            </w:r>
          </w:p>
        </w:tc>
      </w:tr>
      <w:tr w:rsidR="00F63FE3" w:rsidRPr="0077640F" w14:paraId="0C5482D3" w14:textId="77777777" w:rsidTr="00426649">
        <w:trPr>
          <w:trHeight w:val="12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623969A"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40</w:t>
            </w:r>
          </w:p>
        </w:tc>
        <w:tc>
          <w:tcPr>
            <w:tcW w:w="928" w:type="dxa"/>
            <w:tcBorders>
              <w:top w:val="nil"/>
              <w:left w:val="nil"/>
              <w:bottom w:val="single" w:sz="4" w:space="0" w:color="auto"/>
              <w:right w:val="single" w:sz="4" w:space="0" w:color="auto"/>
            </w:tcBorders>
            <w:shd w:val="clear" w:color="000000" w:fill="FFFFFF"/>
            <w:vAlign w:val="bottom"/>
            <w:hideMark/>
          </w:tcPr>
          <w:p w14:paraId="1E553829"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12.2</w:t>
            </w:r>
          </w:p>
        </w:tc>
        <w:tc>
          <w:tcPr>
            <w:tcW w:w="3788" w:type="dxa"/>
            <w:vMerge/>
            <w:tcBorders>
              <w:top w:val="nil"/>
              <w:left w:val="single" w:sz="4" w:space="0" w:color="auto"/>
              <w:bottom w:val="single" w:sz="4" w:space="0" w:color="000000"/>
              <w:right w:val="single" w:sz="4" w:space="0" w:color="auto"/>
            </w:tcBorders>
            <w:vAlign w:val="center"/>
            <w:hideMark/>
          </w:tcPr>
          <w:p w14:paraId="465848CC"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3ED9406"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Undervaluation</w:t>
            </w:r>
          </w:p>
        </w:tc>
      </w:tr>
      <w:tr w:rsidR="00F63FE3" w:rsidRPr="0077640F" w14:paraId="528FAB34" w14:textId="77777777" w:rsidTr="00426649">
        <w:trPr>
          <w:trHeight w:val="202"/>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12B878F"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41</w:t>
            </w:r>
          </w:p>
        </w:tc>
        <w:tc>
          <w:tcPr>
            <w:tcW w:w="928" w:type="dxa"/>
            <w:tcBorders>
              <w:top w:val="nil"/>
              <w:left w:val="nil"/>
              <w:bottom w:val="single" w:sz="4" w:space="0" w:color="auto"/>
              <w:right w:val="single" w:sz="4" w:space="0" w:color="auto"/>
            </w:tcBorders>
            <w:shd w:val="clear" w:color="000000" w:fill="FFFFFF"/>
            <w:vAlign w:val="bottom"/>
            <w:hideMark/>
          </w:tcPr>
          <w:p w14:paraId="1DFC478D"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12.3</w:t>
            </w:r>
          </w:p>
        </w:tc>
        <w:tc>
          <w:tcPr>
            <w:tcW w:w="3788" w:type="dxa"/>
            <w:vMerge/>
            <w:tcBorders>
              <w:top w:val="nil"/>
              <w:left w:val="single" w:sz="4" w:space="0" w:color="auto"/>
              <w:bottom w:val="single" w:sz="4" w:space="0" w:color="000000"/>
              <w:right w:val="single" w:sz="4" w:space="0" w:color="auto"/>
            </w:tcBorders>
            <w:vAlign w:val="center"/>
            <w:hideMark/>
          </w:tcPr>
          <w:p w14:paraId="7251B473"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4384A3E0"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Deposit of will</w:t>
            </w:r>
          </w:p>
        </w:tc>
      </w:tr>
      <w:tr w:rsidR="00F63FE3" w:rsidRPr="0077640F" w14:paraId="5E102C88" w14:textId="77777777" w:rsidTr="00426649">
        <w:trPr>
          <w:trHeight w:val="11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CA7DA21"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42</w:t>
            </w:r>
          </w:p>
        </w:tc>
        <w:tc>
          <w:tcPr>
            <w:tcW w:w="928" w:type="dxa"/>
            <w:tcBorders>
              <w:top w:val="nil"/>
              <w:left w:val="nil"/>
              <w:bottom w:val="single" w:sz="4" w:space="0" w:color="auto"/>
              <w:right w:val="single" w:sz="4" w:space="0" w:color="auto"/>
            </w:tcBorders>
            <w:shd w:val="clear" w:color="000000" w:fill="FFFFFF"/>
            <w:vAlign w:val="bottom"/>
            <w:hideMark/>
          </w:tcPr>
          <w:p w14:paraId="7E6827EF"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12.4</w:t>
            </w:r>
          </w:p>
        </w:tc>
        <w:tc>
          <w:tcPr>
            <w:tcW w:w="3788" w:type="dxa"/>
            <w:vMerge/>
            <w:tcBorders>
              <w:top w:val="nil"/>
              <w:left w:val="single" w:sz="4" w:space="0" w:color="auto"/>
              <w:bottom w:val="single" w:sz="4" w:space="0" w:color="000000"/>
              <w:right w:val="single" w:sz="4" w:space="0" w:color="auto"/>
            </w:tcBorders>
            <w:vAlign w:val="center"/>
            <w:hideMark/>
          </w:tcPr>
          <w:p w14:paraId="7CD0F714" w14:textId="77777777" w:rsidR="00F63FE3" w:rsidRPr="0077640F" w:rsidRDefault="00F63FE3" w:rsidP="00F63FE3">
            <w:pPr>
              <w:spacing w:after="0" w:line="240" w:lineRule="auto"/>
              <w:rPr>
                <w:rFonts w:eastAsia="Times New Roman" w:cstheme="minorHAnsi"/>
                <w:color w:val="000000"/>
                <w:sz w:val="18"/>
                <w:szCs w:val="18"/>
                <w:lang w:eastAsia="en-IN"/>
              </w:rPr>
            </w:pPr>
          </w:p>
        </w:tc>
        <w:tc>
          <w:tcPr>
            <w:tcW w:w="3544" w:type="dxa"/>
            <w:tcBorders>
              <w:top w:val="nil"/>
              <w:left w:val="nil"/>
              <w:bottom w:val="single" w:sz="4" w:space="0" w:color="auto"/>
              <w:right w:val="single" w:sz="4" w:space="0" w:color="auto"/>
            </w:tcBorders>
            <w:shd w:val="clear" w:color="000000" w:fill="FFFFFF"/>
            <w:vAlign w:val="bottom"/>
            <w:hideMark/>
          </w:tcPr>
          <w:p w14:paraId="77A3B2D2"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Adjudication of documents</w:t>
            </w:r>
          </w:p>
        </w:tc>
      </w:tr>
      <w:tr w:rsidR="00F63FE3" w:rsidRPr="0077640F" w14:paraId="276C487D" w14:textId="77777777" w:rsidTr="00426649">
        <w:trPr>
          <w:trHeight w:val="179"/>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893C31"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43</w:t>
            </w:r>
          </w:p>
        </w:tc>
        <w:tc>
          <w:tcPr>
            <w:tcW w:w="928" w:type="dxa"/>
            <w:tcBorders>
              <w:top w:val="nil"/>
              <w:left w:val="nil"/>
              <w:bottom w:val="single" w:sz="4" w:space="0" w:color="auto"/>
              <w:right w:val="single" w:sz="4" w:space="0" w:color="auto"/>
            </w:tcBorders>
            <w:shd w:val="clear" w:color="000000" w:fill="FFFFFF"/>
            <w:vAlign w:val="bottom"/>
            <w:hideMark/>
          </w:tcPr>
          <w:p w14:paraId="04D6F507"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13</w:t>
            </w:r>
          </w:p>
        </w:tc>
        <w:tc>
          <w:tcPr>
            <w:tcW w:w="3788" w:type="dxa"/>
            <w:tcBorders>
              <w:top w:val="nil"/>
              <w:left w:val="nil"/>
              <w:bottom w:val="single" w:sz="4" w:space="0" w:color="auto"/>
              <w:right w:val="single" w:sz="4" w:space="0" w:color="auto"/>
            </w:tcBorders>
            <w:shd w:val="clear" w:color="000000" w:fill="FFFFFF"/>
            <w:vAlign w:val="bottom"/>
            <w:hideMark/>
          </w:tcPr>
          <w:p w14:paraId="4582BD1F"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IGRO</w:t>
            </w:r>
          </w:p>
        </w:tc>
        <w:tc>
          <w:tcPr>
            <w:tcW w:w="3544" w:type="dxa"/>
            <w:tcBorders>
              <w:top w:val="nil"/>
              <w:left w:val="nil"/>
              <w:bottom w:val="single" w:sz="4" w:space="0" w:color="auto"/>
              <w:right w:val="single" w:sz="4" w:space="0" w:color="auto"/>
            </w:tcBorders>
            <w:shd w:val="clear" w:color="000000" w:fill="FFFFFF"/>
            <w:vAlign w:val="bottom"/>
            <w:hideMark/>
          </w:tcPr>
          <w:p w14:paraId="439E3537"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Appeal</w:t>
            </w:r>
          </w:p>
        </w:tc>
      </w:tr>
      <w:tr w:rsidR="00F63FE3" w:rsidRPr="0077640F" w14:paraId="79B3550E" w14:textId="77777777" w:rsidTr="00426649">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0259E28"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44</w:t>
            </w:r>
          </w:p>
        </w:tc>
        <w:tc>
          <w:tcPr>
            <w:tcW w:w="928" w:type="dxa"/>
            <w:tcBorders>
              <w:top w:val="nil"/>
              <w:left w:val="nil"/>
              <w:bottom w:val="single" w:sz="4" w:space="0" w:color="auto"/>
              <w:right w:val="single" w:sz="4" w:space="0" w:color="auto"/>
            </w:tcBorders>
            <w:shd w:val="clear" w:color="000000" w:fill="FFFFFF"/>
            <w:vAlign w:val="bottom"/>
            <w:hideMark/>
          </w:tcPr>
          <w:p w14:paraId="3E312798"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14</w:t>
            </w:r>
          </w:p>
        </w:tc>
        <w:tc>
          <w:tcPr>
            <w:tcW w:w="3788" w:type="dxa"/>
            <w:tcBorders>
              <w:top w:val="nil"/>
              <w:left w:val="nil"/>
              <w:bottom w:val="single" w:sz="4" w:space="0" w:color="auto"/>
              <w:right w:val="single" w:sz="4" w:space="0" w:color="auto"/>
            </w:tcBorders>
            <w:shd w:val="clear" w:color="000000" w:fill="FFFFFF"/>
            <w:vAlign w:val="bottom"/>
            <w:hideMark/>
          </w:tcPr>
          <w:p w14:paraId="7EC8BB7F"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Master Data Management</w:t>
            </w:r>
          </w:p>
        </w:tc>
        <w:tc>
          <w:tcPr>
            <w:tcW w:w="3544" w:type="dxa"/>
            <w:tcBorders>
              <w:top w:val="nil"/>
              <w:left w:val="nil"/>
              <w:bottom w:val="single" w:sz="4" w:space="0" w:color="auto"/>
              <w:right w:val="single" w:sz="4" w:space="0" w:color="auto"/>
            </w:tcBorders>
            <w:shd w:val="clear" w:color="000000" w:fill="FFFFFF"/>
            <w:vAlign w:val="bottom"/>
            <w:hideMark/>
          </w:tcPr>
          <w:p w14:paraId="75CDF816"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w:t>
            </w:r>
          </w:p>
        </w:tc>
      </w:tr>
      <w:tr w:rsidR="00F63FE3" w:rsidRPr="0077640F" w14:paraId="698335A7" w14:textId="77777777" w:rsidTr="00426649">
        <w:trPr>
          <w:trHeight w:val="12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D2FE08"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45</w:t>
            </w:r>
          </w:p>
        </w:tc>
        <w:tc>
          <w:tcPr>
            <w:tcW w:w="928" w:type="dxa"/>
            <w:tcBorders>
              <w:top w:val="nil"/>
              <w:left w:val="nil"/>
              <w:bottom w:val="single" w:sz="4" w:space="0" w:color="auto"/>
              <w:right w:val="single" w:sz="4" w:space="0" w:color="auto"/>
            </w:tcBorders>
            <w:shd w:val="clear" w:color="000000" w:fill="FFFFFF"/>
            <w:vAlign w:val="bottom"/>
            <w:hideMark/>
          </w:tcPr>
          <w:p w14:paraId="0C68742B"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15</w:t>
            </w:r>
          </w:p>
        </w:tc>
        <w:tc>
          <w:tcPr>
            <w:tcW w:w="3788" w:type="dxa"/>
            <w:tcBorders>
              <w:top w:val="nil"/>
              <w:left w:val="nil"/>
              <w:bottom w:val="single" w:sz="4" w:space="0" w:color="auto"/>
              <w:right w:val="single" w:sz="4" w:space="0" w:color="auto"/>
            </w:tcBorders>
            <w:shd w:val="clear" w:color="000000" w:fill="FFFFFF"/>
            <w:vAlign w:val="bottom"/>
            <w:hideMark/>
          </w:tcPr>
          <w:p w14:paraId="1E3D4175"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xml:space="preserve">User </w:t>
            </w:r>
            <w:r w:rsidR="00EA5F18" w:rsidRPr="0077640F">
              <w:rPr>
                <w:rFonts w:eastAsia="Times New Roman" w:cstheme="minorHAnsi"/>
                <w:color w:val="000000"/>
                <w:sz w:val="18"/>
                <w:szCs w:val="18"/>
                <w:lang w:eastAsia="en-IN"/>
              </w:rPr>
              <w:t>Management</w:t>
            </w:r>
          </w:p>
        </w:tc>
        <w:tc>
          <w:tcPr>
            <w:tcW w:w="3544" w:type="dxa"/>
            <w:tcBorders>
              <w:top w:val="nil"/>
              <w:left w:val="nil"/>
              <w:bottom w:val="single" w:sz="4" w:space="0" w:color="auto"/>
              <w:right w:val="single" w:sz="4" w:space="0" w:color="auto"/>
            </w:tcBorders>
            <w:shd w:val="clear" w:color="000000" w:fill="FFFFFF"/>
            <w:vAlign w:val="bottom"/>
            <w:hideMark/>
          </w:tcPr>
          <w:p w14:paraId="2F04E2F2"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w:t>
            </w:r>
          </w:p>
        </w:tc>
      </w:tr>
      <w:tr w:rsidR="00F63FE3" w:rsidRPr="0077640F" w14:paraId="63C6FD4C" w14:textId="77777777" w:rsidTr="004F7874">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9AE3C67"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46</w:t>
            </w:r>
          </w:p>
        </w:tc>
        <w:tc>
          <w:tcPr>
            <w:tcW w:w="928" w:type="dxa"/>
            <w:tcBorders>
              <w:top w:val="nil"/>
              <w:left w:val="nil"/>
              <w:bottom w:val="single" w:sz="4" w:space="0" w:color="auto"/>
              <w:right w:val="single" w:sz="4" w:space="0" w:color="auto"/>
            </w:tcBorders>
            <w:shd w:val="clear" w:color="000000" w:fill="FFFFFF"/>
            <w:vAlign w:val="bottom"/>
            <w:hideMark/>
          </w:tcPr>
          <w:p w14:paraId="5C503B78"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16</w:t>
            </w:r>
          </w:p>
        </w:tc>
        <w:tc>
          <w:tcPr>
            <w:tcW w:w="3788" w:type="dxa"/>
            <w:tcBorders>
              <w:top w:val="nil"/>
              <w:left w:val="nil"/>
              <w:bottom w:val="single" w:sz="4" w:space="0" w:color="auto"/>
              <w:right w:val="single" w:sz="4" w:space="0" w:color="auto"/>
            </w:tcBorders>
            <w:shd w:val="clear" w:color="000000" w:fill="FFFFFF"/>
            <w:vAlign w:val="bottom"/>
            <w:hideMark/>
          </w:tcPr>
          <w:p w14:paraId="0D0654B2"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Mobile application</w:t>
            </w:r>
          </w:p>
        </w:tc>
        <w:tc>
          <w:tcPr>
            <w:tcW w:w="3544" w:type="dxa"/>
            <w:tcBorders>
              <w:top w:val="nil"/>
              <w:left w:val="nil"/>
              <w:bottom w:val="single" w:sz="4" w:space="0" w:color="auto"/>
              <w:right w:val="single" w:sz="4" w:space="0" w:color="auto"/>
            </w:tcBorders>
            <w:shd w:val="clear" w:color="000000" w:fill="FFFFFF"/>
            <w:vAlign w:val="bottom"/>
            <w:hideMark/>
          </w:tcPr>
          <w:p w14:paraId="46EBEBEF"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 </w:t>
            </w:r>
          </w:p>
        </w:tc>
      </w:tr>
      <w:tr w:rsidR="00F63FE3" w:rsidRPr="0077640F" w14:paraId="795B9FD2" w14:textId="77777777" w:rsidTr="004F7874">
        <w:trPr>
          <w:trHeight w:val="25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3F045C4"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47</w:t>
            </w:r>
          </w:p>
        </w:tc>
        <w:tc>
          <w:tcPr>
            <w:tcW w:w="928" w:type="dxa"/>
            <w:tcBorders>
              <w:top w:val="nil"/>
              <w:left w:val="nil"/>
              <w:bottom w:val="single" w:sz="4" w:space="0" w:color="auto"/>
              <w:right w:val="single" w:sz="4" w:space="0" w:color="auto"/>
            </w:tcBorders>
            <w:shd w:val="clear" w:color="000000" w:fill="FFFFFF"/>
            <w:vAlign w:val="bottom"/>
            <w:hideMark/>
          </w:tcPr>
          <w:p w14:paraId="13B16565" w14:textId="77777777" w:rsidR="00F63FE3" w:rsidRPr="0077640F" w:rsidRDefault="00F63FE3" w:rsidP="00F63FE3">
            <w:pPr>
              <w:spacing w:after="0" w:line="240" w:lineRule="auto"/>
              <w:jc w:val="center"/>
              <w:rPr>
                <w:rFonts w:eastAsia="Times New Roman" w:cstheme="minorHAnsi"/>
                <w:color w:val="000000"/>
                <w:sz w:val="18"/>
                <w:szCs w:val="18"/>
                <w:lang w:eastAsia="en-IN"/>
              </w:rPr>
            </w:pPr>
            <w:r w:rsidRPr="0077640F">
              <w:rPr>
                <w:rFonts w:eastAsia="Times New Roman" w:cstheme="minorHAnsi"/>
                <w:color w:val="000000"/>
                <w:sz w:val="18"/>
                <w:szCs w:val="18"/>
                <w:lang w:eastAsia="en-IN"/>
              </w:rPr>
              <w:t>17</w:t>
            </w:r>
          </w:p>
        </w:tc>
        <w:tc>
          <w:tcPr>
            <w:tcW w:w="3788" w:type="dxa"/>
            <w:tcBorders>
              <w:top w:val="nil"/>
              <w:left w:val="nil"/>
              <w:bottom w:val="single" w:sz="4" w:space="0" w:color="auto"/>
              <w:right w:val="single" w:sz="4" w:space="0" w:color="auto"/>
            </w:tcBorders>
            <w:shd w:val="clear" w:color="000000" w:fill="FFFFFF"/>
            <w:vAlign w:val="bottom"/>
            <w:hideMark/>
          </w:tcPr>
          <w:p w14:paraId="178B8A77"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Training Module</w:t>
            </w:r>
          </w:p>
        </w:tc>
        <w:tc>
          <w:tcPr>
            <w:tcW w:w="3544" w:type="dxa"/>
            <w:tcBorders>
              <w:top w:val="nil"/>
              <w:left w:val="nil"/>
              <w:bottom w:val="single" w:sz="4" w:space="0" w:color="auto"/>
              <w:right w:val="single" w:sz="4" w:space="0" w:color="auto"/>
            </w:tcBorders>
            <w:shd w:val="clear" w:color="000000" w:fill="FFFFFF"/>
            <w:vAlign w:val="bottom"/>
            <w:hideMark/>
          </w:tcPr>
          <w:p w14:paraId="5F4BC89A" w14:textId="77777777" w:rsidR="00F63FE3" w:rsidRPr="0077640F" w:rsidRDefault="00F63FE3" w:rsidP="00F63FE3">
            <w:pPr>
              <w:spacing w:after="0" w:line="240" w:lineRule="auto"/>
              <w:rPr>
                <w:rFonts w:eastAsia="Times New Roman" w:cstheme="minorHAnsi"/>
                <w:color w:val="000000"/>
                <w:sz w:val="18"/>
                <w:szCs w:val="18"/>
                <w:lang w:eastAsia="en-IN"/>
              </w:rPr>
            </w:pPr>
            <w:r w:rsidRPr="0077640F">
              <w:rPr>
                <w:rFonts w:eastAsia="Times New Roman" w:cstheme="minorHAnsi"/>
                <w:color w:val="000000"/>
                <w:sz w:val="18"/>
                <w:szCs w:val="18"/>
                <w:lang w:eastAsia="en-IN"/>
              </w:rPr>
              <w:t>Master Trainer, Training Plan</w:t>
            </w:r>
          </w:p>
        </w:tc>
      </w:tr>
    </w:tbl>
    <w:p w14:paraId="4B0F405D" w14:textId="77777777" w:rsidR="00F63FE3" w:rsidRDefault="00F63FE3" w:rsidP="00A84294"/>
    <w:p w14:paraId="2324FA0B" w14:textId="77777777" w:rsidR="00EA5F18" w:rsidRDefault="00EA5F18" w:rsidP="00A84294"/>
    <w:p w14:paraId="40BF6119" w14:textId="77777777" w:rsidR="003148C5" w:rsidRDefault="003148C5" w:rsidP="00A84294"/>
    <w:p w14:paraId="7B2E323D" w14:textId="06C7C03C" w:rsidR="00EA5F18" w:rsidRPr="005839B8" w:rsidRDefault="00EA5F18" w:rsidP="002E79F2">
      <w:pPr>
        <w:pStyle w:val="Heading2"/>
      </w:pPr>
      <w:bookmarkStart w:id="26" w:name="_Toc196743998"/>
      <w:r w:rsidRPr="005839B8">
        <w:t>Annexure- 2</w:t>
      </w:r>
      <w:r w:rsidR="003A4059">
        <w:t xml:space="preserve">: </w:t>
      </w:r>
      <w:r w:rsidRPr="005839B8">
        <w:t>Requirements as shared by the department</w:t>
      </w:r>
      <w:bookmarkEnd w:id="26"/>
    </w:p>
    <w:p w14:paraId="364A418D" w14:textId="04BB9916" w:rsidR="00EA5F18" w:rsidRDefault="00EA5F18" w:rsidP="00EA5F18"/>
    <w:p w14:paraId="773DF04B" w14:textId="1B4139C8" w:rsidR="006D63C9" w:rsidRDefault="006D63C9" w:rsidP="00D100CC">
      <w:pPr>
        <w:jc w:val="center"/>
      </w:pPr>
      <w:r w:rsidRPr="006D63C9">
        <w:rPr>
          <w:noProof/>
        </w:rPr>
        <w:drawing>
          <wp:inline distT="0" distB="0" distL="0" distR="0" wp14:anchorId="305278E3" wp14:editId="66F45E06">
            <wp:extent cx="4944165" cy="7011378"/>
            <wp:effectExtent l="0" t="0" r="8890" b="0"/>
            <wp:docPr id="105744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49924" name=""/>
                    <pic:cNvPicPr/>
                  </pic:nvPicPr>
                  <pic:blipFill>
                    <a:blip r:embed="rId27"/>
                    <a:stretch>
                      <a:fillRect/>
                    </a:stretch>
                  </pic:blipFill>
                  <pic:spPr>
                    <a:xfrm>
                      <a:off x="0" y="0"/>
                      <a:ext cx="4944165" cy="7011378"/>
                    </a:xfrm>
                    <a:prstGeom prst="rect">
                      <a:avLst/>
                    </a:prstGeom>
                  </pic:spPr>
                </pic:pic>
              </a:graphicData>
            </a:graphic>
          </wp:inline>
        </w:drawing>
      </w:r>
    </w:p>
    <w:p w14:paraId="74CD3553" w14:textId="77777777" w:rsidR="002E7DA8" w:rsidRDefault="002E7DA8" w:rsidP="00AD7FDB">
      <w:pPr>
        <w:rPr>
          <w:noProof/>
        </w:rPr>
      </w:pPr>
    </w:p>
    <w:p w14:paraId="16FC8990" w14:textId="2535A5CA" w:rsidR="006D63C9" w:rsidRDefault="006D63C9">
      <w:r>
        <w:br w:type="page"/>
      </w:r>
    </w:p>
    <w:p w14:paraId="1625F733" w14:textId="77777777" w:rsidR="00AD7FDB" w:rsidRDefault="00AD7FDB" w:rsidP="00AD7FDB"/>
    <w:p w14:paraId="04DCD98B" w14:textId="61B322BF" w:rsidR="00EA5F18" w:rsidRDefault="00EA5F18" w:rsidP="002E79F2">
      <w:pPr>
        <w:pStyle w:val="Heading2"/>
      </w:pPr>
      <w:bookmarkStart w:id="27" w:name="_Toc196743999"/>
      <w:r w:rsidRPr="00F840DB">
        <w:t>Annexure – 3</w:t>
      </w:r>
      <w:r w:rsidR="003A4059">
        <w:t xml:space="preserve">: </w:t>
      </w:r>
      <w:proofErr w:type="spellStart"/>
      <w:r w:rsidR="003148C5">
        <w:t>Agrilandtypes</w:t>
      </w:r>
      <w:proofErr w:type="spellEnd"/>
      <w:r w:rsidR="003148C5">
        <w:t xml:space="preserve"> masters</w:t>
      </w:r>
      <w:bookmarkEnd w:id="27"/>
    </w:p>
    <w:p w14:paraId="75A560B0" w14:textId="77777777" w:rsidR="003148C5" w:rsidRDefault="003148C5" w:rsidP="003148C5"/>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7162"/>
      </w:tblGrid>
      <w:tr w:rsidR="006D63C9" w:rsidRPr="006D63C9" w14:paraId="062A98FE" w14:textId="77777777" w:rsidTr="006D63C9">
        <w:trPr>
          <w:trHeight w:val="300"/>
        </w:trPr>
        <w:tc>
          <w:tcPr>
            <w:tcW w:w="1480" w:type="dxa"/>
            <w:shd w:val="clear" w:color="156082" w:fill="156082"/>
            <w:noWrap/>
            <w:vAlign w:val="bottom"/>
            <w:hideMark/>
          </w:tcPr>
          <w:p w14:paraId="7F39C4AD" w14:textId="77777777" w:rsidR="006D63C9" w:rsidRPr="006D63C9" w:rsidRDefault="006D63C9" w:rsidP="006D63C9">
            <w:pPr>
              <w:spacing w:after="0" w:line="240" w:lineRule="auto"/>
              <w:jc w:val="center"/>
              <w:rPr>
                <w:rFonts w:ascii="Aptos Narrow" w:eastAsia="Times New Roman" w:hAnsi="Aptos Narrow" w:cs="Times New Roman"/>
                <w:b/>
                <w:bCs/>
                <w:color w:val="FFFFFF"/>
                <w:lang w:eastAsia="en-IN"/>
              </w:rPr>
            </w:pPr>
            <w:proofErr w:type="spellStart"/>
            <w:r w:rsidRPr="006D63C9">
              <w:rPr>
                <w:rFonts w:ascii="Aptos Narrow" w:eastAsia="Times New Roman" w:hAnsi="Aptos Narrow" w:cs="Times New Roman"/>
                <w:b/>
                <w:bCs/>
                <w:color w:val="FFFFFF"/>
                <w:lang w:eastAsia="en-IN"/>
              </w:rPr>
              <w:t>Agrilandtype</w:t>
            </w:r>
            <w:proofErr w:type="spellEnd"/>
          </w:p>
        </w:tc>
        <w:tc>
          <w:tcPr>
            <w:tcW w:w="7162" w:type="dxa"/>
            <w:shd w:val="clear" w:color="156082" w:fill="156082"/>
            <w:vAlign w:val="bottom"/>
            <w:hideMark/>
          </w:tcPr>
          <w:p w14:paraId="663B25EB" w14:textId="77777777" w:rsidR="006D63C9" w:rsidRPr="006D63C9" w:rsidRDefault="006D63C9" w:rsidP="006D63C9">
            <w:pPr>
              <w:spacing w:after="0" w:line="240" w:lineRule="auto"/>
              <w:rPr>
                <w:rFonts w:ascii="Aptos Narrow" w:eastAsia="Times New Roman" w:hAnsi="Aptos Narrow" w:cs="Times New Roman"/>
                <w:b/>
                <w:bCs/>
                <w:color w:val="FFFFFF"/>
                <w:lang w:eastAsia="en-IN"/>
              </w:rPr>
            </w:pPr>
            <w:r w:rsidRPr="006D63C9">
              <w:rPr>
                <w:rFonts w:ascii="Aptos Narrow" w:eastAsia="Times New Roman" w:hAnsi="Aptos Narrow" w:cs="Times New Roman"/>
                <w:b/>
                <w:bCs/>
                <w:color w:val="FFFFFF"/>
                <w:lang w:eastAsia="en-IN"/>
              </w:rPr>
              <w:t>Description</w:t>
            </w:r>
          </w:p>
        </w:tc>
      </w:tr>
      <w:tr w:rsidR="006D63C9" w:rsidRPr="006D63C9" w14:paraId="6FDD344B" w14:textId="77777777" w:rsidTr="006D63C9">
        <w:trPr>
          <w:trHeight w:val="300"/>
        </w:trPr>
        <w:tc>
          <w:tcPr>
            <w:tcW w:w="1480" w:type="dxa"/>
            <w:shd w:val="clear" w:color="C0E6F5" w:fill="C0E6F5"/>
            <w:noWrap/>
            <w:vAlign w:val="bottom"/>
            <w:hideMark/>
          </w:tcPr>
          <w:p w14:paraId="2B3BFBF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w:t>
            </w:r>
          </w:p>
        </w:tc>
        <w:tc>
          <w:tcPr>
            <w:tcW w:w="7162" w:type="dxa"/>
            <w:shd w:val="clear" w:color="C0E6F5" w:fill="C0E6F5"/>
            <w:vAlign w:val="bottom"/>
            <w:hideMark/>
          </w:tcPr>
          <w:p w14:paraId="373E6609"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No Source of Irrigation, Black Soil</w:t>
            </w:r>
          </w:p>
        </w:tc>
      </w:tr>
      <w:tr w:rsidR="006D63C9" w:rsidRPr="006D63C9" w14:paraId="267AAE59" w14:textId="77777777" w:rsidTr="006D63C9">
        <w:trPr>
          <w:trHeight w:val="300"/>
        </w:trPr>
        <w:tc>
          <w:tcPr>
            <w:tcW w:w="1480" w:type="dxa"/>
            <w:shd w:val="clear" w:color="auto" w:fill="auto"/>
            <w:noWrap/>
            <w:vAlign w:val="bottom"/>
            <w:hideMark/>
          </w:tcPr>
          <w:p w14:paraId="142C16F6"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w:t>
            </w:r>
          </w:p>
        </w:tc>
        <w:tc>
          <w:tcPr>
            <w:tcW w:w="7162" w:type="dxa"/>
            <w:shd w:val="clear" w:color="auto" w:fill="auto"/>
            <w:vAlign w:val="bottom"/>
            <w:hideMark/>
          </w:tcPr>
          <w:p w14:paraId="7A799CA0"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No Source of </w:t>
            </w:r>
            <w:proofErr w:type="spellStart"/>
            <w:proofErr w:type="gramStart"/>
            <w:r w:rsidRPr="006D63C9">
              <w:rPr>
                <w:rFonts w:ascii="Aptos Narrow" w:eastAsia="Times New Roman" w:hAnsi="Aptos Narrow" w:cs="Times New Roman"/>
                <w:color w:val="000000"/>
                <w:lang w:eastAsia="en-IN"/>
              </w:rPr>
              <w:t>Irrigation,Red</w:t>
            </w:r>
            <w:proofErr w:type="spellEnd"/>
            <w:proofErr w:type="gramEnd"/>
            <w:r w:rsidRPr="006D63C9">
              <w:rPr>
                <w:rFonts w:ascii="Aptos Narrow" w:eastAsia="Times New Roman" w:hAnsi="Aptos Narrow" w:cs="Times New Roman"/>
                <w:color w:val="000000"/>
                <w:lang w:eastAsia="en-IN"/>
              </w:rPr>
              <w:t xml:space="preserve"> Soil</w:t>
            </w:r>
          </w:p>
        </w:tc>
      </w:tr>
      <w:tr w:rsidR="006D63C9" w:rsidRPr="006D63C9" w14:paraId="2D3274B8" w14:textId="77777777" w:rsidTr="006D63C9">
        <w:trPr>
          <w:trHeight w:val="300"/>
        </w:trPr>
        <w:tc>
          <w:tcPr>
            <w:tcW w:w="1480" w:type="dxa"/>
            <w:shd w:val="clear" w:color="C0E6F5" w:fill="C0E6F5"/>
            <w:noWrap/>
            <w:vAlign w:val="bottom"/>
            <w:hideMark/>
          </w:tcPr>
          <w:p w14:paraId="4B7F4880"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w:t>
            </w:r>
          </w:p>
        </w:tc>
        <w:tc>
          <w:tcPr>
            <w:tcW w:w="7162" w:type="dxa"/>
            <w:shd w:val="clear" w:color="C0E6F5" w:fill="C0E6F5"/>
            <w:vAlign w:val="bottom"/>
            <w:hideMark/>
          </w:tcPr>
          <w:p w14:paraId="6D0D2AD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No Source of </w:t>
            </w:r>
            <w:proofErr w:type="spellStart"/>
            <w:proofErr w:type="gramStart"/>
            <w:r w:rsidRPr="006D63C9">
              <w:rPr>
                <w:rFonts w:ascii="Aptos Narrow" w:eastAsia="Times New Roman" w:hAnsi="Aptos Narrow" w:cs="Times New Roman"/>
                <w:color w:val="000000"/>
                <w:lang w:eastAsia="en-IN"/>
              </w:rPr>
              <w:t>Irrigation,Other</w:t>
            </w:r>
            <w:proofErr w:type="spellEnd"/>
            <w:proofErr w:type="gramEnd"/>
          </w:p>
        </w:tc>
      </w:tr>
      <w:tr w:rsidR="006D63C9" w:rsidRPr="006D63C9" w14:paraId="5F54C6AD" w14:textId="77777777" w:rsidTr="006D63C9">
        <w:trPr>
          <w:trHeight w:val="600"/>
        </w:trPr>
        <w:tc>
          <w:tcPr>
            <w:tcW w:w="1480" w:type="dxa"/>
            <w:shd w:val="clear" w:color="auto" w:fill="auto"/>
            <w:noWrap/>
            <w:vAlign w:val="bottom"/>
            <w:hideMark/>
          </w:tcPr>
          <w:p w14:paraId="03B48A3E"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w:t>
            </w:r>
          </w:p>
        </w:tc>
        <w:tc>
          <w:tcPr>
            <w:tcW w:w="7162" w:type="dxa"/>
            <w:shd w:val="clear" w:color="auto" w:fill="auto"/>
            <w:vAlign w:val="bottom"/>
            <w:hideMark/>
          </w:tcPr>
          <w:p w14:paraId="4028265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Paddy/Areca/Coconut/Mango/Grapes/Fruit grown with rain water, Black Soil</w:t>
            </w:r>
          </w:p>
        </w:tc>
      </w:tr>
      <w:tr w:rsidR="006D63C9" w:rsidRPr="006D63C9" w14:paraId="595DF110" w14:textId="77777777" w:rsidTr="006D63C9">
        <w:trPr>
          <w:trHeight w:val="391"/>
        </w:trPr>
        <w:tc>
          <w:tcPr>
            <w:tcW w:w="1480" w:type="dxa"/>
            <w:shd w:val="clear" w:color="C0E6F5" w:fill="C0E6F5"/>
            <w:noWrap/>
            <w:vAlign w:val="bottom"/>
            <w:hideMark/>
          </w:tcPr>
          <w:p w14:paraId="5256D594"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w:t>
            </w:r>
          </w:p>
        </w:tc>
        <w:tc>
          <w:tcPr>
            <w:tcW w:w="7162" w:type="dxa"/>
            <w:shd w:val="clear" w:color="C0E6F5" w:fill="C0E6F5"/>
            <w:vAlign w:val="bottom"/>
            <w:hideMark/>
          </w:tcPr>
          <w:p w14:paraId="684C7CD5"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Paddy/Areca/Coconut/Mango/Grapes/Fruit grown with rain water, Red Soil</w:t>
            </w:r>
          </w:p>
        </w:tc>
      </w:tr>
      <w:tr w:rsidR="006D63C9" w:rsidRPr="006D63C9" w14:paraId="6B4F37DE" w14:textId="77777777" w:rsidTr="006D63C9">
        <w:trPr>
          <w:trHeight w:val="600"/>
        </w:trPr>
        <w:tc>
          <w:tcPr>
            <w:tcW w:w="1480" w:type="dxa"/>
            <w:shd w:val="clear" w:color="auto" w:fill="auto"/>
            <w:noWrap/>
            <w:vAlign w:val="bottom"/>
            <w:hideMark/>
          </w:tcPr>
          <w:p w14:paraId="03F5CC0E"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w:t>
            </w:r>
          </w:p>
        </w:tc>
        <w:tc>
          <w:tcPr>
            <w:tcW w:w="7162" w:type="dxa"/>
            <w:shd w:val="clear" w:color="auto" w:fill="auto"/>
            <w:vAlign w:val="bottom"/>
            <w:hideMark/>
          </w:tcPr>
          <w:p w14:paraId="07A1F561"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Paddy/Areca/Coconut/Mango/Grapes/Fruit grown with rain water, Other Soil</w:t>
            </w:r>
          </w:p>
        </w:tc>
      </w:tr>
      <w:tr w:rsidR="006D63C9" w:rsidRPr="006D63C9" w14:paraId="4784F85C" w14:textId="77777777" w:rsidTr="006D63C9">
        <w:trPr>
          <w:trHeight w:val="362"/>
        </w:trPr>
        <w:tc>
          <w:tcPr>
            <w:tcW w:w="1480" w:type="dxa"/>
            <w:shd w:val="clear" w:color="C0E6F5" w:fill="C0E6F5"/>
            <w:noWrap/>
            <w:vAlign w:val="bottom"/>
            <w:hideMark/>
          </w:tcPr>
          <w:p w14:paraId="591F313D"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7</w:t>
            </w:r>
          </w:p>
        </w:tc>
        <w:tc>
          <w:tcPr>
            <w:tcW w:w="7162" w:type="dxa"/>
            <w:shd w:val="clear" w:color="C0E6F5" w:fill="C0E6F5"/>
            <w:vAlign w:val="bottom"/>
            <w:hideMark/>
          </w:tcPr>
          <w:p w14:paraId="1CB0D917"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Irrigation by pumping water from river/ canal/ stream/ pond, Black Soil</w:t>
            </w:r>
          </w:p>
        </w:tc>
      </w:tr>
      <w:tr w:rsidR="006D63C9" w:rsidRPr="006D63C9" w14:paraId="6C753311" w14:textId="77777777" w:rsidTr="006D63C9">
        <w:trPr>
          <w:trHeight w:val="439"/>
        </w:trPr>
        <w:tc>
          <w:tcPr>
            <w:tcW w:w="1480" w:type="dxa"/>
            <w:shd w:val="clear" w:color="auto" w:fill="auto"/>
            <w:noWrap/>
            <w:vAlign w:val="bottom"/>
            <w:hideMark/>
          </w:tcPr>
          <w:p w14:paraId="5338B351"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8</w:t>
            </w:r>
          </w:p>
        </w:tc>
        <w:tc>
          <w:tcPr>
            <w:tcW w:w="7162" w:type="dxa"/>
            <w:shd w:val="clear" w:color="auto" w:fill="auto"/>
            <w:vAlign w:val="bottom"/>
            <w:hideMark/>
          </w:tcPr>
          <w:p w14:paraId="414418B8"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Irrigation by pumping water from river/ canal/ stream/ pond, Red Soil</w:t>
            </w:r>
          </w:p>
        </w:tc>
      </w:tr>
      <w:tr w:rsidR="006D63C9" w:rsidRPr="006D63C9" w14:paraId="629E91B0" w14:textId="77777777" w:rsidTr="006D63C9">
        <w:trPr>
          <w:trHeight w:val="403"/>
        </w:trPr>
        <w:tc>
          <w:tcPr>
            <w:tcW w:w="1480" w:type="dxa"/>
            <w:shd w:val="clear" w:color="C0E6F5" w:fill="C0E6F5"/>
            <w:noWrap/>
            <w:vAlign w:val="bottom"/>
            <w:hideMark/>
          </w:tcPr>
          <w:p w14:paraId="6735066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9</w:t>
            </w:r>
          </w:p>
        </w:tc>
        <w:tc>
          <w:tcPr>
            <w:tcW w:w="7162" w:type="dxa"/>
            <w:shd w:val="clear" w:color="C0E6F5" w:fill="C0E6F5"/>
            <w:vAlign w:val="bottom"/>
            <w:hideMark/>
          </w:tcPr>
          <w:p w14:paraId="7843F86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Irrigation by pumping water from river/ canal/ stream/ pond, Other Soil</w:t>
            </w:r>
          </w:p>
        </w:tc>
      </w:tr>
      <w:tr w:rsidR="006D63C9" w:rsidRPr="006D63C9" w14:paraId="2D5B6DA9" w14:textId="77777777" w:rsidTr="006D63C9">
        <w:trPr>
          <w:trHeight w:val="300"/>
        </w:trPr>
        <w:tc>
          <w:tcPr>
            <w:tcW w:w="1480" w:type="dxa"/>
            <w:shd w:val="clear" w:color="auto" w:fill="auto"/>
            <w:noWrap/>
            <w:vAlign w:val="bottom"/>
            <w:hideMark/>
          </w:tcPr>
          <w:p w14:paraId="78480558"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10</w:t>
            </w:r>
          </w:p>
        </w:tc>
        <w:tc>
          <w:tcPr>
            <w:tcW w:w="7162" w:type="dxa"/>
            <w:shd w:val="clear" w:color="auto" w:fill="auto"/>
            <w:vAlign w:val="bottom"/>
            <w:hideMark/>
          </w:tcPr>
          <w:p w14:paraId="7E01FD32"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r w:rsidRPr="006D63C9">
              <w:rPr>
                <w:rFonts w:ascii="Aptos Narrow" w:eastAsia="Times New Roman" w:hAnsi="Aptos Narrow" w:cs="Times New Roman"/>
                <w:color w:val="000000"/>
                <w:lang w:eastAsia="en-IN"/>
              </w:rPr>
              <w:t>Bagayat</w:t>
            </w:r>
            <w:proofErr w:type="spellEnd"/>
            <w:r w:rsidRPr="006D63C9">
              <w:rPr>
                <w:rFonts w:ascii="Aptos Narrow" w:eastAsia="Times New Roman" w:hAnsi="Aptos Narrow" w:cs="Times New Roman"/>
                <w:color w:val="000000"/>
                <w:lang w:eastAsia="en-IN"/>
              </w:rPr>
              <w:t>, Dry</w:t>
            </w:r>
          </w:p>
        </w:tc>
      </w:tr>
      <w:tr w:rsidR="006D63C9" w:rsidRPr="006D63C9" w14:paraId="3F826B5C" w14:textId="77777777" w:rsidTr="006D63C9">
        <w:trPr>
          <w:trHeight w:val="300"/>
        </w:trPr>
        <w:tc>
          <w:tcPr>
            <w:tcW w:w="1480" w:type="dxa"/>
            <w:shd w:val="clear" w:color="C0E6F5" w:fill="C0E6F5"/>
            <w:noWrap/>
            <w:vAlign w:val="bottom"/>
            <w:hideMark/>
          </w:tcPr>
          <w:p w14:paraId="278AC809"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11</w:t>
            </w:r>
          </w:p>
        </w:tc>
        <w:tc>
          <w:tcPr>
            <w:tcW w:w="7162" w:type="dxa"/>
            <w:shd w:val="clear" w:color="C0E6F5" w:fill="C0E6F5"/>
            <w:vAlign w:val="bottom"/>
            <w:hideMark/>
          </w:tcPr>
          <w:p w14:paraId="1228BA5E"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r w:rsidRPr="006D63C9">
              <w:rPr>
                <w:rFonts w:ascii="Aptos Narrow" w:eastAsia="Times New Roman" w:hAnsi="Aptos Narrow" w:cs="Times New Roman"/>
                <w:color w:val="000000"/>
                <w:lang w:eastAsia="en-IN"/>
              </w:rPr>
              <w:t>Bagayat</w:t>
            </w:r>
            <w:proofErr w:type="spellEnd"/>
            <w:r w:rsidRPr="006D63C9">
              <w:rPr>
                <w:rFonts w:ascii="Aptos Narrow" w:eastAsia="Times New Roman" w:hAnsi="Aptos Narrow" w:cs="Times New Roman"/>
                <w:color w:val="000000"/>
                <w:lang w:eastAsia="en-IN"/>
              </w:rPr>
              <w:t>, Wet</w:t>
            </w:r>
          </w:p>
        </w:tc>
      </w:tr>
      <w:tr w:rsidR="006D63C9" w:rsidRPr="006D63C9" w14:paraId="24C7D04F" w14:textId="77777777" w:rsidTr="006D63C9">
        <w:trPr>
          <w:trHeight w:val="600"/>
        </w:trPr>
        <w:tc>
          <w:tcPr>
            <w:tcW w:w="1480" w:type="dxa"/>
            <w:shd w:val="clear" w:color="auto" w:fill="auto"/>
            <w:noWrap/>
            <w:vAlign w:val="bottom"/>
            <w:hideMark/>
          </w:tcPr>
          <w:p w14:paraId="095D7FA4"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12</w:t>
            </w:r>
          </w:p>
        </w:tc>
        <w:tc>
          <w:tcPr>
            <w:tcW w:w="7162" w:type="dxa"/>
            <w:shd w:val="clear" w:color="auto" w:fill="auto"/>
            <w:vAlign w:val="bottom"/>
            <w:hideMark/>
          </w:tcPr>
          <w:p w14:paraId="62F67A89"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(Assured Water Supply from Government Tanks/Canals), Two Crops of Paddy</w:t>
            </w:r>
          </w:p>
        </w:tc>
      </w:tr>
      <w:tr w:rsidR="006D63C9" w:rsidRPr="006D63C9" w14:paraId="5B259B4E" w14:textId="77777777" w:rsidTr="006D63C9">
        <w:trPr>
          <w:trHeight w:val="327"/>
        </w:trPr>
        <w:tc>
          <w:tcPr>
            <w:tcW w:w="1480" w:type="dxa"/>
            <w:shd w:val="clear" w:color="C0E6F5" w:fill="C0E6F5"/>
            <w:noWrap/>
            <w:vAlign w:val="bottom"/>
            <w:hideMark/>
          </w:tcPr>
          <w:p w14:paraId="208F27D0"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13</w:t>
            </w:r>
          </w:p>
        </w:tc>
        <w:tc>
          <w:tcPr>
            <w:tcW w:w="7162" w:type="dxa"/>
            <w:shd w:val="clear" w:color="C0E6F5" w:fill="C0E6F5"/>
            <w:vAlign w:val="bottom"/>
            <w:hideMark/>
          </w:tcPr>
          <w:p w14:paraId="2EF72A7C"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(Assured Water Supply from Government Tanks/Canals), Sugarcane</w:t>
            </w:r>
          </w:p>
        </w:tc>
      </w:tr>
      <w:tr w:rsidR="006D63C9" w:rsidRPr="006D63C9" w14:paraId="4959CDA3" w14:textId="77777777" w:rsidTr="006D63C9">
        <w:trPr>
          <w:trHeight w:val="402"/>
        </w:trPr>
        <w:tc>
          <w:tcPr>
            <w:tcW w:w="1480" w:type="dxa"/>
            <w:shd w:val="clear" w:color="auto" w:fill="auto"/>
            <w:noWrap/>
            <w:vAlign w:val="bottom"/>
            <w:hideMark/>
          </w:tcPr>
          <w:p w14:paraId="4CC3EB62"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14</w:t>
            </w:r>
          </w:p>
        </w:tc>
        <w:tc>
          <w:tcPr>
            <w:tcW w:w="7162" w:type="dxa"/>
            <w:shd w:val="clear" w:color="auto" w:fill="auto"/>
            <w:vAlign w:val="bottom"/>
            <w:hideMark/>
          </w:tcPr>
          <w:p w14:paraId="1329E599"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(Assured Water Supply from Government Tanks/Canals), One Crop</w:t>
            </w:r>
          </w:p>
        </w:tc>
      </w:tr>
      <w:tr w:rsidR="006D63C9" w:rsidRPr="006D63C9" w14:paraId="04D091EF" w14:textId="77777777" w:rsidTr="006D63C9">
        <w:trPr>
          <w:trHeight w:val="409"/>
        </w:trPr>
        <w:tc>
          <w:tcPr>
            <w:tcW w:w="1480" w:type="dxa"/>
            <w:shd w:val="clear" w:color="C0E6F5" w:fill="C0E6F5"/>
            <w:noWrap/>
            <w:vAlign w:val="bottom"/>
            <w:hideMark/>
          </w:tcPr>
          <w:p w14:paraId="1532C2C1"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15</w:t>
            </w:r>
          </w:p>
        </w:tc>
        <w:tc>
          <w:tcPr>
            <w:tcW w:w="7162" w:type="dxa"/>
            <w:shd w:val="clear" w:color="C0E6F5" w:fill="C0E6F5"/>
            <w:vAlign w:val="bottom"/>
            <w:hideMark/>
          </w:tcPr>
          <w:p w14:paraId="5766261A"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(Assured Water Supply from Government Tanks/Canals), Lift Irrigation</w:t>
            </w:r>
          </w:p>
        </w:tc>
      </w:tr>
      <w:tr w:rsidR="006D63C9" w:rsidRPr="006D63C9" w14:paraId="0847729A" w14:textId="77777777" w:rsidTr="006D63C9">
        <w:trPr>
          <w:trHeight w:val="600"/>
        </w:trPr>
        <w:tc>
          <w:tcPr>
            <w:tcW w:w="1480" w:type="dxa"/>
            <w:shd w:val="clear" w:color="auto" w:fill="auto"/>
            <w:noWrap/>
            <w:vAlign w:val="bottom"/>
            <w:hideMark/>
          </w:tcPr>
          <w:p w14:paraId="507B332C"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16</w:t>
            </w:r>
          </w:p>
        </w:tc>
        <w:tc>
          <w:tcPr>
            <w:tcW w:w="7162" w:type="dxa"/>
            <w:shd w:val="clear" w:color="auto" w:fill="auto"/>
            <w:vAlign w:val="bottom"/>
            <w:hideMark/>
          </w:tcPr>
          <w:p w14:paraId="2167056A"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(Assured Water Supply from Government Tanks/Canals), Garden/Areca/Coconut</w:t>
            </w:r>
          </w:p>
        </w:tc>
      </w:tr>
      <w:tr w:rsidR="006D63C9" w:rsidRPr="006D63C9" w14:paraId="78EFADF3" w14:textId="77777777" w:rsidTr="006D63C9">
        <w:trPr>
          <w:trHeight w:val="300"/>
        </w:trPr>
        <w:tc>
          <w:tcPr>
            <w:tcW w:w="1480" w:type="dxa"/>
            <w:shd w:val="clear" w:color="C0E6F5" w:fill="C0E6F5"/>
            <w:noWrap/>
            <w:vAlign w:val="bottom"/>
            <w:hideMark/>
          </w:tcPr>
          <w:p w14:paraId="38042F2D"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17</w:t>
            </w:r>
          </w:p>
        </w:tc>
        <w:tc>
          <w:tcPr>
            <w:tcW w:w="7162" w:type="dxa"/>
            <w:shd w:val="clear" w:color="C0E6F5" w:fill="C0E6F5"/>
            <w:vAlign w:val="bottom"/>
            <w:hideMark/>
          </w:tcPr>
          <w:p w14:paraId="139291CA"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Coffee/Pepper</w:t>
            </w:r>
          </w:p>
        </w:tc>
      </w:tr>
      <w:tr w:rsidR="006D63C9" w:rsidRPr="006D63C9" w14:paraId="54FAEE89" w14:textId="77777777" w:rsidTr="006D63C9">
        <w:trPr>
          <w:trHeight w:val="300"/>
        </w:trPr>
        <w:tc>
          <w:tcPr>
            <w:tcW w:w="1480" w:type="dxa"/>
            <w:shd w:val="clear" w:color="auto" w:fill="auto"/>
            <w:noWrap/>
            <w:vAlign w:val="bottom"/>
            <w:hideMark/>
          </w:tcPr>
          <w:p w14:paraId="1DF12CA1"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18</w:t>
            </w:r>
          </w:p>
        </w:tc>
        <w:tc>
          <w:tcPr>
            <w:tcW w:w="7162" w:type="dxa"/>
            <w:shd w:val="clear" w:color="auto" w:fill="auto"/>
            <w:vAlign w:val="bottom"/>
            <w:hideMark/>
          </w:tcPr>
          <w:p w14:paraId="4849DEF3"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Cardamom/Pepper</w:t>
            </w:r>
          </w:p>
        </w:tc>
      </w:tr>
      <w:tr w:rsidR="006D63C9" w:rsidRPr="006D63C9" w14:paraId="274BBA27" w14:textId="77777777" w:rsidTr="006D63C9">
        <w:trPr>
          <w:trHeight w:val="300"/>
        </w:trPr>
        <w:tc>
          <w:tcPr>
            <w:tcW w:w="1480" w:type="dxa"/>
            <w:shd w:val="clear" w:color="C0E6F5" w:fill="C0E6F5"/>
            <w:noWrap/>
            <w:vAlign w:val="bottom"/>
            <w:hideMark/>
          </w:tcPr>
          <w:p w14:paraId="399DEAF1"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19</w:t>
            </w:r>
          </w:p>
        </w:tc>
        <w:tc>
          <w:tcPr>
            <w:tcW w:w="7162" w:type="dxa"/>
            <w:shd w:val="clear" w:color="C0E6F5" w:fill="C0E6F5"/>
            <w:vAlign w:val="bottom"/>
            <w:hideMark/>
          </w:tcPr>
          <w:p w14:paraId="7A4AEBF9"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Rubber/Areca nut</w:t>
            </w:r>
          </w:p>
        </w:tc>
      </w:tr>
      <w:tr w:rsidR="006D63C9" w:rsidRPr="006D63C9" w14:paraId="2C30F82E" w14:textId="77777777" w:rsidTr="006D63C9">
        <w:trPr>
          <w:trHeight w:val="300"/>
        </w:trPr>
        <w:tc>
          <w:tcPr>
            <w:tcW w:w="1480" w:type="dxa"/>
            <w:shd w:val="clear" w:color="auto" w:fill="auto"/>
            <w:noWrap/>
            <w:vAlign w:val="bottom"/>
            <w:hideMark/>
          </w:tcPr>
          <w:p w14:paraId="1F31260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20</w:t>
            </w:r>
          </w:p>
        </w:tc>
        <w:tc>
          <w:tcPr>
            <w:tcW w:w="7162" w:type="dxa"/>
            <w:shd w:val="clear" w:color="auto" w:fill="auto"/>
            <w:vAlign w:val="bottom"/>
            <w:hideMark/>
          </w:tcPr>
          <w:p w14:paraId="3B8D0621"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Tea</w:t>
            </w:r>
          </w:p>
        </w:tc>
      </w:tr>
      <w:tr w:rsidR="006D63C9" w:rsidRPr="006D63C9" w14:paraId="077CD85C" w14:textId="77777777" w:rsidTr="006D63C9">
        <w:trPr>
          <w:trHeight w:val="413"/>
        </w:trPr>
        <w:tc>
          <w:tcPr>
            <w:tcW w:w="1480" w:type="dxa"/>
            <w:shd w:val="clear" w:color="C0E6F5" w:fill="C0E6F5"/>
            <w:noWrap/>
            <w:vAlign w:val="bottom"/>
            <w:hideMark/>
          </w:tcPr>
          <w:p w14:paraId="6DADCE88"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23</w:t>
            </w:r>
          </w:p>
        </w:tc>
        <w:tc>
          <w:tcPr>
            <w:tcW w:w="7162" w:type="dxa"/>
            <w:shd w:val="clear" w:color="C0E6F5" w:fill="C0E6F5"/>
            <w:vAlign w:val="bottom"/>
            <w:hideMark/>
          </w:tcPr>
          <w:p w14:paraId="3FD91EBC"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Agriculture Land, Irrigated </w:t>
            </w:r>
            <w:proofErr w:type="gramStart"/>
            <w:r w:rsidRPr="006D63C9">
              <w:rPr>
                <w:rFonts w:ascii="Aptos Narrow" w:eastAsia="Times New Roman" w:hAnsi="Aptos Narrow" w:cs="Times New Roman"/>
                <w:color w:val="000000"/>
                <w:lang w:eastAsia="en-IN"/>
              </w:rPr>
              <w:t>By</w:t>
            </w:r>
            <w:proofErr w:type="gramEnd"/>
            <w:r w:rsidRPr="006D63C9">
              <w:rPr>
                <w:rFonts w:ascii="Aptos Narrow" w:eastAsia="Times New Roman" w:hAnsi="Aptos Narrow" w:cs="Times New Roman"/>
                <w:color w:val="000000"/>
                <w:lang w:eastAsia="en-IN"/>
              </w:rPr>
              <w:t xml:space="preserve"> Bore / Well / </w:t>
            </w:r>
            <w:proofErr w:type="spellStart"/>
            <w:r w:rsidRPr="006D63C9">
              <w:rPr>
                <w:rFonts w:ascii="Aptos Narrow" w:eastAsia="Times New Roman" w:hAnsi="Aptos Narrow" w:cs="Times New Roman"/>
                <w:color w:val="000000"/>
                <w:lang w:eastAsia="en-IN"/>
              </w:rPr>
              <w:t>Pumpset</w:t>
            </w:r>
            <w:proofErr w:type="spellEnd"/>
            <w:r w:rsidRPr="006D63C9">
              <w:rPr>
                <w:rFonts w:ascii="Aptos Narrow" w:eastAsia="Times New Roman" w:hAnsi="Aptos Narrow" w:cs="Times New Roman"/>
                <w:color w:val="000000"/>
                <w:lang w:eastAsia="en-IN"/>
              </w:rPr>
              <w:t>, Other Soil</w:t>
            </w:r>
          </w:p>
        </w:tc>
      </w:tr>
      <w:tr w:rsidR="006D63C9" w:rsidRPr="006D63C9" w14:paraId="723F7AC0" w14:textId="77777777" w:rsidTr="006D63C9">
        <w:trPr>
          <w:trHeight w:val="300"/>
        </w:trPr>
        <w:tc>
          <w:tcPr>
            <w:tcW w:w="1480" w:type="dxa"/>
            <w:shd w:val="clear" w:color="auto" w:fill="auto"/>
            <w:noWrap/>
            <w:vAlign w:val="bottom"/>
            <w:hideMark/>
          </w:tcPr>
          <w:p w14:paraId="5B84EE87"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24</w:t>
            </w:r>
          </w:p>
        </w:tc>
        <w:tc>
          <w:tcPr>
            <w:tcW w:w="7162" w:type="dxa"/>
            <w:shd w:val="clear" w:color="auto" w:fill="auto"/>
            <w:vAlign w:val="bottom"/>
            <w:hideMark/>
          </w:tcPr>
          <w:p w14:paraId="15BF9839"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No Source of Irrigation, Loamy Soil</w:t>
            </w:r>
          </w:p>
        </w:tc>
      </w:tr>
      <w:tr w:rsidR="006D63C9" w:rsidRPr="006D63C9" w14:paraId="0BAE3EC3" w14:textId="77777777" w:rsidTr="006D63C9">
        <w:trPr>
          <w:trHeight w:val="600"/>
        </w:trPr>
        <w:tc>
          <w:tcPr>
            <w:tcW w:w="1480" w:type="dxa"/>
            <w:shd w:val="clear" w:color="C0E6F5" w:fill="C0E6F5"/>
            <w:noWrap/>
            <w:vAlign w:val="bottom"/>
            <w:hideMark/>
          </w:tcPr>
          <w:p w14:paraId="085512DC"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26</w:t>
            </w:r>
          </w:p>
        </w:tc>
        <w:tc>
          <w:tcPr>
            <w:tcW w:w="7162" w:type="dxa"/>
            <w:shd w:val="clear" w:color="C0E6F5" w:fill="C0E6F5"/>
            <w:vAlign w:val="bottom"/>
            <w:hideMark/>
          </w:tcPr>
          <w:p w14:paraId="42C1462F" w14:textId="437BFC2D"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Paddy/Areca/Coconut/Mango/Grapes/Fruit grown with rain </w:t>
            </w:r>
            <w:proofErr w:type="gramStart"/>
            <w:r w:rsidRPr="006D63C9">
              <w:rPr>
                <w:rFonts w:ascii="Aptos Narrow" w:eastAsia="Times New Roman" w:hAnsi="Aptos Narrow" w:cs="Times New Roman"/>
                <w:color w:val="000000"/>
                <w:lang w:eastAsia="en-IN"/>
              </w:rPr>
              <w:t>water ,loamy</w:t>
            </w:r>
            <w:proofErr w:type="gramEnd"/>
            <w:r w:rsidRPr="006D63C9">
              <w:rPr>
                <w:rFonts w:ascii="Aptos Narrow" w:eastAsia="Times New Roman" w:hAnsi="Aptos Narrow" w:cs="Times New Roman"/>
                <w:color w:val="000000"/>
                <w:lang w:eastAsia="en-IN"/>
              </w:rPr>
              <w:t xml:space="preserve"> Soil</w:t>
            </w:r>
          </w:p>
        </w:tc>
      </w:tr>
      <w:tr w:rsidR="006D63C9" w:rsidRPr="006D63C9" w14:paraId="190963A1" w14:textId="77777777" w:rsidTr="006D63C9">
        <w:trPr>
          <w:trHeight w:val="360"/>
        </w:trPr>
        <w:tc>
          <w:tcPr>
            <w:tcW w:w="1480" w:type="dxa"/>
            <w:shd w:val="clear" w:color="auto" w:fill="auto"/>
            <w:noWrap/>
            <w:vAlign w:val="bottom"/>
            <w:hideMark/>
          </w:tcPr>
          <w:p w14:paraId="36AA6F78"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27</w:t>
            </w:r>
          </w:p>
        </w:tc>
        <w:tc>
          <w:tcPr>
            <w:tcW w:w="7162" w:type="dxa"/>
            <w:shd w:val="clear" w:color="auto" w:fill="auto"/>
            <w:vAlign w:val="bottom"/>
            <w:hideMark/>
          </w:tcPr>
          <w:p w14:paraId="43832403"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Dry, Irrigation by pumping water from river/ canal/ stream/ pond, loamy Soil</w:t>
            </w:r>
          </w:p>
        </w:tc>
      </w:tr>
      <w:tr w:rsidR="006D63C9" w:rsidRPr="006D63C9" w14:paraId="29FB578D" w14:textId="77777777" w:rsidTr="006D63C9">
        <w:trPr>
          <w:trHeight w:val="300"/>
        </w:trPr>
        <w:tc>
          <w:tcPr>
            <w:tcW w:w="1480" w:type="dxa"/>
            <w:shd w:val="clear" w:color="C0E6F5" w:fill="C0E6F5"/>
            <w:noWrap/>
            <w:vAlign w:val="bottom"/>
            <w:hideMark/>
          </w:tcPr>
          <w:p w14:paraId="183FD77B"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28</w:t>
            </w:r>
          </w:p>
        </w:tc>
        <w:tc>
          <w:tcPr>
            <w:tcW w:w="7162" w:type="dxa"/>
            <w:shd w:val="clear" w:color="C0E6F5" w:fill="C0E6F5"/>
            <w:vAlign w:val="bottom"/>
            <w:hideMark/>
          </w:tcPr>
          <w:p w14:paraId="643A41CE"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proofErr w:type="gramStart"/>
            <w:r w:rsidRPr="006D63C9">
              <w:rPr>
                <w:rFonts w:ascii="Aptos Narrow" w:eastAsia="Times New Roman" w:hAnsi="Aptos Narrow" w:cs="Times New Roman"/>
                <w:color w:val="000000"/>
                <w:lang w:eastAsia="en-IN"/>
              </w:rPr>
              <w:t>Dry,Areca</w:t>
            </w:r>
            <w:proofErr w:type="gramEnd"/>
            <w:r w:rsidRPr="006D63C9">
              <w:rPr>
                <w:rFonts w:ascii="Aptos Narrow" w:eastAsia="Times New Roman" w:hAnsi="Aptos Narrow" w:cs="Times New Roman"/>
                <w:color w:val="000000"/>
                <w:lang w:eastAsia="en-IN"/>
              </w:rPr>
              <w:t>,coconut,Rubber,CashewNut</w:t>
            </w:r>
            <w:proofErr w:type="spellEnd"/>
          </w:p>
        </w:tc>
      </w:tr>
      <w:tr w:rsidR="006D63C9" w:rsidRPr="006D63C9" w14:paraId="0F0FE50D" w14:textId="77777777" w:rsidTr="006D63C9">
        <w:trPr>
          <w:trHeight w:val="300"/>
        </w:trPr>
        <w:tc>
          <w:tcPr>
            <w:tcW w:w="1480" w:type="dxa"/>
            <w:shd w:val="clear" w:color="auto" w:fill="auto"/>
            <w:noWrap/>
            <w:vAlign w:val="bottom"/>
            <w:hideMark/>
          </w:tcPr>
          <w:p w14:paraId="2A5A7C4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29</w:t>
            </w:r>
          </w:p>
        </w:tc>
        <w:tc>
          <w:tcPr>
            <w:tcW w:w="7162" w:type="dxa"/>
            <w:shd w:val="clear" w:color="auto" w:fill="auto"/>
            <w:vAlign w:val="bottom"/>
            <w:hideMark/>
          </w:tcPr>
          <w:p w14:paraId="6C5EE1F8"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Plantation </w:t>
            </w:r>
            <w:proofErr w:type="gramStart"/>
            <w:r w:rsidRPr="006D63C9">
              <w:rPr>
                <w:rFonts w:ascii="Aptos Narrow" w:eastAsia="Times New Roman" w:hAnsi="Aptos Narrow" w:cs="Times New Roman"/>
                <w:color w:val="000000"/>
                <w:lang w:eastAsia="en-IN"/>
              </w:rPr>
              <w:t>Coffee(</w:t>
            </w:r>
            <w:proofErr w:type="gramEnd"/>
            <w:r w:rsidRPr="006D63C9">
              <w:rPr>
                <w:rFonts w:ascii="Aptos Narrow" w:eastAsia="Times New Roman" w:hAnsi="Aptos Narrow" w:cs="Times New Roman"/>
                <w:color w:val="000000"/>
                <w:lang w:eastAsia="en-IN"/>
              </w:rPr>
              <w:t>Low Grade)</w:t>
            </w:r>
          </w:p>
        </w:tc>
      </w:tr>
      <w:tr w:rsidR="006D63C9" w:rsidRPr="006D63C9" w14:paraId="4D2923E4" w14:textId="77777777" w:rsidTr="006D63C9">
        <w:trPr>
          <w:trHeight w:val="300"/>
        </w:trPr>
        <w:tc>
          <w:tcPr>
            <w:tcW w:w="1480" w:type="dxa"/>
            <w:shd w:val="clear" w:color="C0E6F5" w:fill="C0E6F5"/>
            <w:noWrap/>
            <w:vAlign w:val="bottom"/>
            <w:hideMark/>
          </w:tcPr>
          <w:p w14:paraId="6FD2E43C"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30</w:t>
            </w:r>
          </w:p>
        </w:tc>
        <w:tc>
          <w:tcPr>
            <w:tcW w:w="7162" w:type="dxa"/>
            <w:shd w:val="clear" w:color="C0E6F5" w:fill="C0E6F5"/>
            <w:vAlign w:val="bottom"/>
            <w:hideMark/>
          </w:tcPr>
          <w:p w14:paraId="088ABAB3"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Plantation </w:t>
            </w:r>
            <w:proofErr w:type="gramStart"/>
            <w:r w:rsidRPr="006D63C9">
              <w:rPr>
                <w:rFonts w:ascii="Aptos Narrow" w:eastAsia="Times New Roman" w:hAnsi="Aptos Narrow" w:cs="Times New Roman"/>
                <w:color w:val="000000"/>
                <w:lang w:eastAsia="en-IN"/>
              </w:rPr>
              <w:t>Coffee(</w:t>
            </w:r>
            <w:proofErr w:type="gramEnd"/>
            <w:r w:rsidRPr="006D63C9">
              <w:rPr>
                <w:rFonts w:ascii="Aptos Narrow" w:eastAsia="Times New Roman" w:hAnsi="Aptos Narrow" w:cs="Times New Roman"/>
                <w:color w:val="000000"/>
                <w:lang w:eastAsia="en-IN"/>
              </w:rPr>
              <w:t>High Grade)</w:t>
            </w:r>
          </w:p>
        </w:tc>
      </w:tr>
      <w:tr w:rsidR="006D63C9" w:rsidRPr="006D63C9" w14:paraId="26C21CF1" w14:textId="77777777" w:rsidTr="006D63C9">
        <w:trPr>
          <w:trHeight w:val="300"/>
        </w:trPr>
        <w:tc>
          <w:tcPr>
            <w:tcW w:w="1480" w:type="dxa"/>
            <w:shd w:val="clear" w:color="auto" w:fill="auto"/>
            <w:noWrap/>
            <w:vAlign w:val="bottom"/>
            <w:hideMark/>
          </w:tcPr>
          <w:p w14:paraId="3E52CAE1"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31</w:t>
            </w:r>
          </w:p>
        </w:tc>
        <w:tc>
          <w:tcPr>
            <w:tcW w:w="7162" w:type="dxa"/>
            <w:shd w:val="clear" w:color="auto" w:fill="auto"/>
            <w:vAlign w:val="bottom"/>
            <w:hideMark/>
          </w:tcPr>
          <w:p w14:paraId="093DE68B"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r w:rsidRPr="006D63C9">
              <w:rPr>
                <w:rFonts w:ascii="Aptos Narrow" w:eastAsia="Times New Roman" w:hAnsi="Aptos Narrow" w:cs="Times New Roman"/>
                <w:color w:val="000000"/>
                <w:lang w:eastAsia="en-IN"/>
              </w:rPr>
              <w:t>Bagayat</w:t>
            </w:r>
            <w:proofErr w:type="spellEnd"/>
            <w:r w:rsidRPr="006D63C9">
              <w:rPr>
                <w:rFonts w:ascii="Aptos Narrow" w:eastAsia="Times New Roman" w:hAnsi="Aptos Narrow" w:cs="Times New Roman"/>
                <w:color w:val="000000"/>
                <w:lang w:eastAsia="en-IN"/>
              </w:rPr>
              <w:t xml:space="preserve"> </w:t>
            </w:r>
            <w:proofErr w:type="gramStart"/>
            <w:r w:rsidRPr="006D63C9">
              <w:rPr>
                <w:rFonts w:ascii="Aptos Narrow" w:eastAsia="Times New Roman" w:hAnsi="Aptos Narrow" w:cs="Times New Roman"/>
                <w:color w:val="000000"/>
                <w:lang w:eastAsia="en-IN"/>
              </w:rPr>
              <w:t>Coconut(</w:t>
            </w:r>
            <w:proofErr w:type="gramEnd"/>
            <w:r w:rsidRPr="006D63C9">
              <w:rPr>
                <w:rFonts w:ascii="Aptos Narrow" w:eastAsia="Times New Roman" w:hAnsi="Aptos Narrow" w:cs="Times New Roman"/>
                <w:color w:val="000000"/>
                <w:lang w:eastAsia="en-IN"/>
              </w:rPr>
              <w:t>Plant Within 2 years)</w:t>
            </w:r>
          </w:p>
        </w:tc>
      </w:tr>
      <w:tr w:rsidR="006D63C9" w:rsidRPr="006D63C9" w14:paraId="34165479" w14:textId="77777777" w:rsidTr="006D63C9">
        <w:trPr>
          <w:trHeight w:val="300"/>
        </w:trPr>
        <w:tc>
          <w:tcPr>
            <w:tcW w:w="1480" w:type="dxa"/>
            <w:shd w:val="clear" w:color="C0E6F5" w:fill="C0E6F5"/>
            <w:noWrap/>
            <w:vAlign w:val="bottom"/>
            <w:hideMark/>
          </w:tcPr>
          <w:p w14:paraId="7FDD1719"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32</w:t>
            </w:r>
          </w:p>
        </w:tc>
        <w:tc>
          <w:tcPr>
            <w:tcW w:w="7162" w:type="dxa"/>
            <w:shd w:val="clear" w:color="C0E6F5" w:fill="C0E6F5"/>
            <w:vAlign w:val="bottom"/>
            <w:hideMark/>
          </w:tcPr>
          <w:p w14:paraId="5FCC1A35"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r w:rsidRPr="006D63C9">
              <w:rPr>
                <w:rFonts w:ascii="Aptos Narrow" w:eastAsia="Times New Roman" w:hAnsi="Aptos Narrow" w:cs="Times New Roman"/>
                <w:color w:val="000000"/>
                <w:lang w:eastAsia="en-IN"/>
              </w:rPr>
              <w:t>Bagayat</w:t>
            </w:r>
            <w:proofErr w:type="spellEnd"/>
            <w:r w:rsidRPr="006D63C9">
              <w:rPr>
                <w:rFonts w:ascii="Aptos Narrow" w:eastAsia="Times New Roman" w:hAnsi="Aptos Narrow" w:cs="Times New Roman"/>
                <w:color w:val="000000"/>
                <w:lang w:eastAsia="en-IN"/>
              </w:rPr>
              <w:t xml:space="preserve"> Coconut</w:t>
            </w:r>
          </w:p>
        </w:tc>
      </w:tr>
      <w:tr w:rsidR="006D63C9" w:rsidRPr="006D63C9" w14:paraId="3A20EC55" w14:textId="77777777" w:rsidTr="006D63C9">
        <w:trPr>
          <w:trHeight w:val="300"/>
        </w:trPr>
        <w:tc>
          <w:tcPr>
            <w:tcW w:w="1480" w:type="dxa"/>
            <w:shd w:val="clear" w:color="auto" w:fill="auto"/>
            <w:noWrap/>
            <w:vAlign w:val="bottom"/>
            <w:hideMark/>
          </w:tcPr>
          <w:p w14:paraId="57B36B0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33</w:t>
            </w:r>
          </w:p>
        </w:tc>
        <w:tc>
          <w:tcPr>
            <w:tcW w:w="7162" w:type="dxa"/>
            <w:shd w:val="clear" w:color="auto" w:fill="auto"/>
            <w:vAlign w:val="bottom"/>
            <w:hideMark/>
          </w:tcPr>
          <w:p w14:paraId="191E4A9B"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r w:rsidRPr="006D63C9">
              <w:rPr>
                <w:rFonts w:ascii="Aptos Narrow" w:eastAsia="Times New Roman" w:hAnsi="Aptos Narrow" w:cs="Times New Roman"/>
                <w:color w:val="000000"/>
                <w:lang w:eastAsia="en-IN"/>
              </w:rPr>
              <w:t>Bagayat</w:t>
            </w:r>
            <w:proofErr w:type="spellEnd"/>
            <w:r w:rsidRPr="006D63C9">
              <w:rPr>
                <w:rFonts w:ascii="Aptos Narrow" w:eastAsia="Times New Roman" w:hAnsi="Aptos Narrow" w:cs="Times New Roman"/>
                <w:color w:val="000000"/>
                <w:lang w:eastAsia="en-IN"/>
              </w:rPr>
              <w:t xml:space="preserve"> </w:t>
            </w:r>
            <w:proofErr w:type="spellStart"/>
            <w:r w:rsidRPr="006D63C9">
              <w:rPr>
                <w:rFonts w:ascii="Aptos Narrow" w:eastAsia="Times New Roman" w:hAnsi="Aptos Narrow" w:cs="Times New Roman"/>
                <w:color w:val="000000"/>
                <w:lang w:eastAsia="en-IN"/>
              </w:rPr>
              <w:t>Arecanut</w:t>
            </w:r>
            <w:proofErr w:type="spellEnd"/>
            <w:r w:rsidRPr="006D63C9">
              <w:rPr>
                <w:rFonts w:ascii="Aptos Narrow" w:eastAsia="Times New Roman" w:hAnsi="Aptos Narrow" w:cs="Times New Roman"/>
                <w:color w:val="000000"/>
                <w:lang w:eastAsia="en-IN"/>
              </w:rPr>
              <w:t xml:space="preserve"> &amp; </w:t>
            </w:r>
            <w:proofErr w:type="spellStart"/>
            <w:proofErr w:type="gramStart"/>
            <w:r w:rsidRPr="006D63C9">
              <w:rPr>
                <w:rFonts w:ascii="Aptos Narrow" w:eastAsia="Times New Roman" w:hAnsi="Aptos Narrow" w:cs="Times New Roman"/>
                <w:color w:val="000000"/>
                <w:lang w:eastAsia="en-IN"/>
              </w:rPr>
              <w:t>venilla</w:t>
            </w:r>
            <w:proofErr w:type="spellEnd"/>
            <w:r w:rsidRPr="006D63C9">
              <w:rPr>
                <w:rFonts w:ascii="Aptos Narrow" w:eastAsia="Times New Roman" w:hAnsi="Aptos Narrow" w:cs="Times New Roman"/>
                <w:color w:val="000000"/>
                <w:lang w:eastAsia="en-IN"/>
              </w:rPr>
              <w:t>(</w:t>
            </w:r>
            <w:proofErr w:type="gramEnd"/>
            <w:r w:rsidRPr="006D63C9">
              <w:rPr>
                <w:rFonts w:ascii="Aptos Narrow" w:eastAsia="Times New Roman" w:hAnsi="Aptos Narrow" w:cs="Times New Roman"/>
                <w:color w:val="000000"/>
                <w:lang w:eastAsia="en-IN"/>
              </w:rPr>
              <w:t>Plant Within 2 years)</w:t>
            </w:r>
          </w:p>
        </w:tc>
      </w:tr>
      <w:tr w:rsidR="006D63C9" w:rsidRPr="006D63C9" w14:paraId="3264AFC8" w14:textId="77777777" w:rsidTr="006D63C9">
        <w:trPr>
          <w:trHeight w:val="300"/>
        </w:trPr>
        <w:tc>
          <w:tcPr>
            <w:tcW w:w="1480" w:type="dxa"/>
            <w:shd w:val="clear" w:color="C0E6F5" w:fill="C0E6F5"/>
            <w:noWrap/>
            <w:vAlign w:val="bottom"/>
            <w:hideMark/>
          </w:tcPr>
          <w:p w14:paraId="1C17526C"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34</w:t>
            </w:r>
          </w:p>
        </w:tc>
        <w:tc>
          <w:tcPr>
            <w:tcW w:w="7162" w:type="dxa"/>
            <w:shd w:val="clear" w:color="C0E6F5" w:fill="C0E6F5"/>
            <w:vAlign w:val="bottom"/>
            <w:hideMark/>
          </w:tcPr>
          <w:p w14:paraId="45C1AF08"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r w:rsidRPr="006D63C9">
              <w:rPr>
                <w:rFonts w:ascii="Aptos Narrow" w:eastAsia="Times New Roman" w:hAnsi="Aptos Narrow" w:cs="Times New Roman"/>
                <w:color w:val="000000"/>
                <w:lang w:eastAsia="en-IN"/>
              </w:rPr>
              <w:t>Bagayat</w:t>
            </w:r>
            <w:proofErr w:type="spellEnd"/>
            <w:r w:rsidRPr="006D63C9">
              <w:rPr>
                <w:rFonts w:ascii="Aptos Narrow" w:eastAsia="Times New Roman" w:hAnsi="Aptos Narrow" w:cs="Times New Roman"/>
                <w:color w:val="000000"/>
                <w:lang w:eastAsia="en-IN"/>
              </w:rPr>
              <w:t xml:space="preserve"> </w:t>
            </w:r>
            <w:proofErr w:type="spellStart"/>
            <w:r w:rsidRPr="006D63C9">
              <w:rPr>
                <w:rFonts w:ascii="Aptos Narrow" w:eastAsia="Times New Roman" w:hAnsi="Aptos Narrow" w:cs="Times New Roman"/>
                <w:color w:val="000000"/>
                <w:lang w:eastAsia="en-IN"/>
              </w:rPr>
              <w:t>Arecanut</w:t>
            </w:r>
            <w:proofErr w:type="spellEnd"/>
            <w:r w:rsidRPr="006D63C9">
              <w:rPr>
                <w:rFonts w:ascii="Aptos Narrow" w:eastAsia="Times New Roman" w:hAnsi="Aptos Narrow" w:cs="Times New Roman"/>
                <w:color w:val="000000"/>
                <w:lang w:eastAsia="en-IN"/>
              </w:rPr>
              <w:t xml:space="preserve"> &amp; </w:t>
            </w:r>
            <w:proofErr w:type="spellStart"/>
            <w:r w:rsidRPr="006D63C9">
              <w:rPr>
                <w:rFonts w:ascii="Aptos Narrow" w:eastAsia="Times New Roman" w:hAnsi="Aptos Narrow" w:cs="Times New Roman"/>
                <w:color w:val="000000"/>
                <w:lang w:eastAsia="en-IN"/>
              </w:rPr>
              <w:t>venilla</w:t>
            </w:r>
            <w:proofErr w:type="spellEnd"/>
          </w:p>
        </w:tc>
      </w:tr>
      <w:tr w:rsidR="006D63C9" w:rsidRPr="006D63C9" w14:paraId="4F299DB9" w14:textId="77777777" w:rsidTr="006D63C9">
        <w:trPr>
          <w:trHeight w:val="300"/>
        </w:trPr>
        <w:tc>
          <w:tcPr>
            <w:tcW w:w="1480" w:type="dxa"/>
            <w:shd w:val="clear" w:color="auto" w:fill="auto"/>
            <w:noWrap/>
            <w:vAlign w:val="bottom"/>
            <w:hideMark/>
          </w:tcPr>
          <w:p w14:paraId="5BB85862"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lastRenderedPageBreak/>
              <w:t>35</w:t>
            </w:r>
          </w:p>
        </w:tc>
        <w:tc>
          <w:tcPr>
            <w:tcW w:w="7162" w:type="dxa"/>
            <w:shd w:val="clear" w:color="auto" w:fill="auto"/>
            <w:vAlign w:val="bottom"/>
            <w:hideMark/>
          </w:tcPr>
          <w:p w14:paraId="4A238171"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Cardamom/</w:t>
            </w:r>
            <w:proofErr w:type="gramStart"/>
            <w:r w:rsidRPr="006D63C9">
              <w:rPr>
                <w:rFonts w:ascii="Aptos Narrow" w:eastAsia="Times New Roman" w:hAnsi="Aptos Narrow" w:cs="Times New Roman"/>
                <w:color w:val="000000"/>
                <w:lang w:eastAsia="en-IN"/>
              </w:rPr>
              <w:t>Pepper(</w:t>
            </w:r>
            <w:proofErr w:type="gramEnd"/>
            <w:r w:rsidRPr="006D63C9">
              <w:rPr>
                <w:rFonts w:ascii="Aptos Narrow" w:eastAsia="Times New Roman" w:hAnsi="Aptos Narrow" w:cs="Times New Roman"/>
                <w:color w:val="000000"/>
                <w:lang w:eastAsia="en-IN"/>
              </w:rPr>
              <w:t>Low Grade)</w:t>
            </w:r>
          </w:p>
        </w:tc>
      </w:tr>
      <w:tr w:rsidR="006D63C9" w:rsidRPr="006D63C9" w14:paraId="6F0572F3" w14:textId="77777777" w:rsidTr="006D63C9">
        <w:trPr>
          <w:trHeight w:val="300"/>
        </w:trPr>
        <w:tc>
          <w:tcPr>
            <w:tcW w:w="1480" w:type="dxa"/>
            <w:shd w:val="clear" w:color="C0E6F5" w:fill="C0E6F5"/>
            <w:noWrap/>
            <w:vAlign w:val="bottom"/>
            <w:hideMark/>
          </w:tcPr>
          <w:p w14:paraId="0A949B9A"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36</w:t>
            </w:r>
          </w:p>
        </w:tc>
        <w:tc>
          <w:tcPr>
            <w:tcW w:w="7162" w:type="dxa"/>
            <w:shd w:val="clear" w:color="C0E6F5" w:fill="C0E6F5"/>
            <w:vAlign w:val="bottom"/>
            <w:hideMark/>
          </w:tcPr>
          <w:p w14:paraId="02220AD0"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Cardamom/</w:t>
            </w:r>
            <w:proofErr w:type="gramStart"/>
            <w:r w:rsidRPr="006D63C9">
              <w:rPr>
                <w:rFonts w:ascii="Aptos Narrow" w:eastAsia="Times New Roman" w:hAnsi="Aptos Narrow" w:cs="Times New Roman"/>
                <w:color w:val="000000"/>
                <w:lang w:eastAsia="en-IN"/>
              </w:rPr>
              <w:t>Pepper(</w:t>
            </w:r>
            <w:proofErr w:type="gramEnd"/>
            <w:r w:rsidRPr="006D63C9">
              <w:rPr>
                <w:rFonts w:ascii="Aptos Narrow" w:eastAsia="Times New Roman" w:hAnsi="Aptos Narrow" w:cs="Times New Roman"/>
                <w:color w:val="000000"/>
                <w:lang w:eastAsia="en-IN"/>
              </w:rPr>
              <w:t>High Grade)</w:t>
            </w:r>
          </w:p>
        </w:tc>
      </w:tr>
      <w:tr w:rsidR="006D63C9" w:rsidRPr="006D63C9" w14:paraId="38C102D8" w14:textId="77777777" w:rsidTr="006D63C9">
        <w:trPr>
          <w:trHeight w:val="300"/>
        </w:trPr>
        <w:tc>
          <w:tcPr>
            <w:tcW w:w="1480" w:type="dxa"/>
            <w:shd w:val="clear" w:color="auto" w:fill="auto"/>
            <w:noWrap/>
            <w:vAlign w:val="bottom"/>
            <w:hideMark/>
          </w:tcPr>
          <w:p w14:paraId="3F17C69F"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37</w:t>
            </w:r>
          </w:p>
        </w:tc>
        <w:tc>
          <w:tcPr>
            <w:tcW w:w="7162" w:type="dxa"/>
            <w:shd w:val="clear" w:color="auto" w:fill="auto"/>
            <w:vAlign w:val="bottom"/>
            <w:hideMark/>
          </w:tcPr>
          <w:p w14:paraId="0E2B935D"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Coffee/Cardamom</w:t>
            </w:r>
          </w:p>
        </w:tc>
      </w:tr>
      <w:tr w:rsidR="006D63C9" w:rsidRPr="006D63C9" w14:paraId="14ACC2D6" w14:textId="77777777" w:rsidTr="006D63C9">
        <w:trPr>
          <w:trHeight w:val="300"/>
        </w:trPr>
        <w:tc>
          <w:tcPr>
            <w:tcW w:w="1480" w:type="dxa"/>
            <w:shd w:val="clear" w:color="C0E6F5" w:fill="C0E6F5"/>
            <w:noWrap/>
            <w:vAlign w:val="bottom"/>
            <w:hideMark/>
          </w:tcPr>
          <w:p w14:paraId="5F96EAD0"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38</w:t>
            </w:r>
          </w:p>
        </w:tc>
        <w:tc>
          <w:tcPr>
            <w:tcW w:w="7162" w:type="dxa"/>
            <w:shd w:val="clear" w:color="C0E6F5" w:fill="C0E6F5"/>
            <w:vAlign w:val="bottom"/>
            <w:hideMark/>
          </w:tcPr>
          <w:p w14:paraId="3BBB1F4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Plantation, Coffee/Cardamom/Pepper</w:t>
            </w:r>
          </w:p>
        </w:tc>
      </w:tr>
      <w:tr w:rsidR="006D63C9" w:rsidRPr="006D63C9" w14:paraId="2ECC2980" w14:textId="77777777" w:rsidTr="006D63C9">
        <w:trPr>
          <w:trHeight w:val="300"/>
        </w:trPr>
        <w:tc>
          <w:tcPr>
            <w:tcW w:w="1480" w:type="dxa"/>
            <w:shd w:val="clear" w:color="auto" w:fill="auto"/>
            <w:noWrap/>
            <w:vAlign w:val="bottom"/>
            <w:hideMark/>
          </w:tcPr>
          <w:p w14:paraId="42BB5ADE"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39</w:t>
            </w:r>
          </w:p>
        </w:tc>
        <w:tc>
          <w:tcPr>
            <w:tcW w:w="7162" w:type="dxa"/>
            <w:shd w:val="clear" w:color="auto" w:fill="auto"/>
            <w:vAlign w:val="bottom"/>
            <w:hideMark/>
          </w:tcPr>
          <w:p w14:paraId="2899C94C"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No Source of </w:t>
            </w:r>
            <w:proofErr w:type="spellStart"/>
            <w:proofErr w:type="gramStart"/>
            <w:r w:rsidRPr="006D63C9">
              <w:rPr>
                <w:rFonts w:ascii="Aptos Narrow" w:eastAsia="Times New Roman" w:hAnsi="Aptos Narrow" w:cs="Times New Roman"/>
                <w:color w:val="000000"/>
                <w:lang w:eastAsia="en-IN"/>
              </w:rPr>
              <w:t>Irrigation,Maradi</w:t>
            </w:r>
            <w:proofErr w:type="spellEnd"/>
            <w:proofErr w:type="gramEnd"/>
          </w:p>
        </w:tc>
      </w:tr>
      <w:tr w:rsidR="006D63C9" w:rsidRPr="006D63C9" w14:paraId="32990C53" w14:textId="77777777" w:rsidTr="006D63C9">
        <w:trPr>
          <w:trHeight w:val="300"/>
        </w:trPr>
        <w:tc>
          <w:tcPr>
            <w:tcW w:w="1480" w:type="dxa"/>
            <w:shd w:val="clear" w:color="C0E6F5" w:fill="C0E6F5"/>
            <w:noWrap/>
            <w:vAlign w:val="bottom"/>
            <w:hideMark/>
          </w:tcPr>
          <w:p w14:paraId="6960D283"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40</w:t>
            </w:r>
          </w:p>
        </w:tc>
        <w:tc>
          <w:tcPr>
            <w:tcW w:w="7162" w:type="dxa"/>
            <w:shd w:val="clear" w:color="C0E6F5" w:fill="C0E6F5"/>
            <w:vAlign w:val="bottom"/>
            <w:hideMark/>
          </w:tcPr>
          <w:p w14:paraId="4278E293"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No Source of Irrigation, </w:t>
            </w:r>
            <w:proofErr w:type="spellStart"/>
            <w:r w:rsidRPr="006D63C9">
              <w:rPr>
                <w:rFonts w:ascii="Aptos Narrow" w:eastAsia="Times New Roman" w:hAnsi="Aptos Narrow" w:cs="Times New Roman"/>
                <w:color w:val="000000"/>
                <w:lang w:eastAsia="en-IN"/>
              </w:rPr>
              <w:t>Garasu</w:t>
            </w:r>
            <w:proofErr w:type="spellEnd"/>
          </w:p>
        </w:tc>
      </w:tr>
      <w:tr w:rsidR="006D63C9" w:rsidRPr="006D63C9" w14:paraId="4384020B" w14:textId="77777777" w:rsidTr="006D63C9">
        <w:trPr>
          <w:trHeight w:val="300"/>
        </w:trPr>
        <w:tc>
          <w:tcPr>
            <w:tcW w:w="1480" w:type="dxa"/>
            <w:shd w:val="clear" w:color="auto" w:fill="auto"/>
            <w:noWrap/>
            <w:vAlign w:val="bottom"/>
            <w:hideMark/>
          </w:tcPr>
          <w:p w14:paraId="347AADB6"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41</w:t>
            </w:r>
          </w:p>
        </w:tc>
        <w:tc>
          <w:tcPr>
            <w:tcW w:w="7162" w:type="dxa"/>
            <w:shd w:val="clear" w:color="auto" w:fill="auto"/>
            <w:vAlign w:val="bottom"/>
            <w:hideMark/>
          </w:tcPr>
          <w:p w14:paraId="6166E59F"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Non-Agriculture Land</w:t>
            </w:r>
          </w:p>
        </w:tc>
      </w:tr>
      <w:tr w:rsidR="006D63C9" w:rsidRPr="006D63C9" w14:paraId="76971483" w14:textId="77777777" w:rsidTr="006D63C9">
        <w:trPr>
          <w:trHeight w:val="288"/>
        </w:trPr>
        <w:tc>
          <w:tcPr>
            <w:tcW w:w="1480" w:type="dxa"/>
            <w:shd w:val="clear" w:color="C0E6F5" w:fill="C0E6F5"/>
            <w:noWrap/>
            <w:vAlign w:val="bottom"/>
            <w:hideMark/>
          </w:tcPr>
          <w:p w14:paraId="3A4F2E72"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42</w:t>
            </w:r>
          </w:p>
        </w:tc>
        <w:tc>
          <w:tcPr>
            <w:tcW w:w="7162" w:type="dxa"/>
            <w:shd w:val="clear" w:color="C0E6F5" w:fill="C0E6F5"/>
            <w:vAlign w:val="bottom"/>
            <w:hideMark/>
          </w:tcPr>
          <w:p w14:paraId="0AB5AC13"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Agriculture Land, Irrigated </w:t>
            </w:r>
            <w:proofErr w:type="gramStart"/>
            <w:r w:rsidRPr="006D63C9">
              <w:rPr>
                <w:rFonts w:ascii="Aptos Narrow" w:eastAsia="Times New Roman" w:hAnsi="Aptos Narrow" w:cs="Times New Roman"/>
                <w:color w:val="000000"/>
                <w:lang w:eastAsia="en-IN"/>
              </w:rPr>
              <w:t>By</w:t>
            </w:r>
            <w:proofErr w:type="gramEnd"/>
            <w:r w:rsidRPr="006D63C9">
              <w:rPr>
                <w:rFonts w:ascii="Aptos Narrow" w:eastAsia="Times New Roman" w:hAnsi="Aptos Narrow" w:cs="Times New Roman"/>
                <w:color w:val="000000"/>
                <w:lang w:eastAsia="en-IN"/>
              </w:rPr>
              <w:t xml:space="preserve"> Bore / Well / </w:t>
            </w:r>
            <w:proofErr w:type="spellStart"/>
            <w:r w:rsidRPr="006D63C9">
              <w:rPr>
                <w:rFonts w:ascii="Aptos Narrow" w:eastAsia="Times New Roman" w:hAnsi="Aptos Narrow" w:cs="Times New Roman"/>
                <w:color w:val="000000"/>
                <w:lang w:eastAsia="en-IN"/>
              </w:rPr>
              <w:t>Pumpset</w:t>
            </w:r>
            <w:proofErr w:type="spellEnd"/>
            <w:r w:rsidRPr="006D63C9">
              <w:rPr>
                <w:rFonts w:ascii="Aptos Narrow" w:eastAsia="Times New Roman" w:hAnsi="Aptos Narrow" w:cs="Times New Roman"/>
                <w:color w:val="000000"/>
                <w:lang w:eastAsia="en-IN"/>
              </w:rPr>
              <w:t>, Black Soil</w:t>
            </w:r>
          </w:p>
        </w:tc>
      </w:tr>
      <w:tr w:rsidR="006D63C9" w:rsidRPr="006D63C9" w14:paraId="2FE9EE58" w14:textId="77777777" w:rsidTr="006D63C9">
        <w:trPr>
          <w:trHeight w:val="279"/>
        </w:trPr>
        <w:tc>
          <w:tcPr>
            <w:tcW w:w="1480" w:type="dxa"/>
            <w:shd w:val="clear" w:color="auto" w:fill="auto"/>
            <w:noWrap/>
            <w:vAlign w:val="bottom"/>
            <w:hideMark/>
          </w:tcPr>
          <w:p w14:paraId="1CFAEDF6"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43</w:t>
            </w:r>
          </w:p>
        </w:tc>
        <w:tc>
          <w:tcPr>
            <w:tcW w:w="7162" w:type="dxa"/>
            <w:shd w:val="clear" w:color="auto" w:fill="auto"/>
            <w:vAlign w:val="bottom"/>
            <w:hideMark/>
          </w:tcPr>
          <w:p w14:paraId="6187C052"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Dry Agriculture Land, Irrigated </w:t>
            </w:r>
            <w:proofErr w:type="gramStart"/>
            <w:r w:rsidRPr="006D63C9">
              <w:rPr>
                <w:rFonts w:ascii="Aptos Narrow" w:eastAsia="Times New Roman" w:hAnsi="Aptos Narrow" w:cs="Times New Roman"/>
                <w:color w:val="000000"/>
                <w:lang w:eastAsia="en-IN"/>
              </w:rPr>
              <w:t>By</w:t>
            </w:r>
            <w:proofErr w:type="gramEnd"/>
            <w:r w:rsidRPr="006D63C9">
              <w:rPr>
                <w:rFonts w:ascii="Aptos Narrow" w:eastAsia="Times New Roman" w:hAnsi="Aptos Narrow" w:cs="Times New Roman"/>
                <w:color w:val="000000"/>
                <w:lang w:eastAsia="en-IN"/>
              </w:rPr>
              <w:t xml:space="preserve"> Bore / Well / </w:t>
            </w:r>
            <w:proofErr w:type="spellStart"/>
            <w:r w:rsidRPr="006D63C9">
              <w:rPr>
                <w:rFonts w:ascii="Aptos Narrow" w:eastAsia="Times New Roman" w:hAnsi="Aptos Narrow" w:cs="Times New Roman"/>
                <w:color w:val="000000"/>
                <w:lang w:eastAsia="en-IN"/>
              </w:rPr>
              <w:t>Pumpset</w:t>
            </w:r>
            <w:proofErr w:type="spellEnd"/>
            <w:r w:rsidRPr="006D63C9">
              <w:rPr>
                <w:rFonts w:ascii="Aptos Narrow" w:eastAsia="Times New Roman" w:hAnsi="Aptos Narrow" w:cs="Times New Roman"/>
                <w:color w:val="000000"/>
                <w:lang w:eastAsia="en-IN"/>
              </w:rPr>
              <w:t>, Red Soil</w:t>
            </w:r>
          </w:p>
        </w:tc>
      </w:tr>
      <w:tr w:rsidR="006D63C9" w:rsidRPr="006D63C9" w14:paraId="00E842BF" w14:textId="77777777" w:rsidTr="006D63C9">
        <w:trPr>
          <w:trHeight w:val="300"/>
        </w:trPr>
        <w:tc>
          <w:tcPr>
            <w:tcW w:w="1480" w:type="dxa"/>
            <w:shd w:val="clear" w:color="C0E6F5" w:fill="C0E6F5"/>
            <w:noWrap/>
            <w:vAlign w:val="bottom"/>
            <w:hideMark/>
          </w:tcPr>
          <w:p w14:paraId="3C6976AB"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44</w:t>
            </w:r>
          </w:p>
        </w:tc>
        <w:tc>
          <w:tcPr>
            <w:tcW w:w="7162" w:type="dxa"/>
            <w:shd w:val="clear" w:color="C0E6F5" w:fill="C0E6F5"/>
            <w:vAlign w:val="bottom"/>
            <w:hideMark/>
          </w:tcPr>
          <w:p w14:paraId="34FA49A6"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Dry land (Undeveloped) - Residential Use</w:t>
            </w:r>
          </w:p>
        </w:tc>
      </w:tr>
      <w:tr w:rsidR="006D63C9" w:rsidRPr="006D63C9" w14:paraId="31D97485" w14:textId="77777777" w:rsidTr="006D63C9">
        <w:trPr>
          <w:trHeight w:val="300"/>
        </w:trPr>
        <w:tc>
          <w:tcPr>
            <w:tcW w:w="1480" w:type="dxa"/>
            <w:shd w:val="clear" w:color="auto" w:fill="auto"/>
            <w:noWrap/>
            <w:vAlign w:val="bottom"/>
            <w:hideMark/>
          </w:tcPr>
          <w:p w14:paraId="695539E7"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45</w:t>
            </w:r>
          </w:p>
        </w:tc>
        <w:tc>
          <w:tcPr>
            <w:tcW w:w="7162" w:type="dxa"/>
            <w:shd w:val="clear" w:color="auto" w:fill="auto"/>
            <w:vAlign w:val="bottom"/>
            <w:hideMark/>
          </w:tcPr>
          <w:p w14:paraId="059B4CAE"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Dry land (Undeveloped) - Commercial Use</w:t>
            </w:r>
          </w:p>
        </w:tc>
      </w:tr>
      <w:tr w:rsidR="006D63C9" w:rsidRPr="006D63C9" w14:paraId="4C88395F" w14:textId="77777777" w:rsidTr="006D63C9">
        <w:trPr>
          <w:trHeight w:val="300"/>
        </w:trPr>
        <w:tc>
          <w:tcPr>
            <w:tcW w:w="1480" w:type="dxa"/>
            <w:shd w:val="clear" w:color="C0E6F5" w:fill="C0E6F5"/>
            <w:noWrap/>
            <w:vAlign w:val="bottom"/>
            <w:hideMark/>
          </w:tcPr>
          <w:p w14:paraId="7E57ECD4"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46</w:t>
            </w:r>
          </w:p>
        </w:tc>
        <w:tc>
          <w:tcPr>
            <w:tcW w:w="7162" w:type="dxa"/>
            <w:shd w:val="clear" w:color="C0E6F5" w:fill="C0E6F5"/>
            <w:vAlign w:val="bottom"/>
            <w:hideMark/>
          </w:tcPr>
          <w:p w14:paraId="0E256B0B"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Dry land (Undeveloped) - Industrial Use</w:t>
            </w:r>
          </w:p>
        </w:tc>
      </w:tr>
      <w:tr w:rsidR="006D63C9" w:rsidRPr="006D63C9" w14:paraId="2043A066" w14:textId="77777777" w:rsidTr="006D63C9">
        <w:trPr>
          <w:trHeight w:val="300"/>
        </w:trPr>
        <w:tc>
          <w:tcPr>
            <w:tcW w:w="1480" w:type="dxa"/>
            <w:shd w:val="clear" w:color="auto" w:fill="auto"/>
            <w:noWrap/>
            <w:vAlign w:val="bottom"/>
            <w:hideMark/>
          </w:tcPr>
          <w:p w14:paraId="210DCA14"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50</w:t>
            </w:r>
          </w:p>
        </w:tc>
        <w:tc>
          <w:tcPr>
            <w:tcW w:w="7162" w:type="dxa"/>
            <w:shd w:val="clear" w:color="auto" w:fill="auto"/>
            <w:vAlign w:val="bottom"/>
            <w:hideMark/>
          </w:tcPr>
          <w:p w14:paraId="290E2F91"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Wet land (Undeveloped) - Residential Use</w:t>
            </w:r>
          </w:p>
        </w:tc>
      </w:tr>
      <w:tr w:rsidR="006D63C9" w:rsidRPr="006D63C9" w14:paraId="5AD8DDEA" w14:textId="77777777" w:rsidTr="006D63C9">
        <w:trPr>
          <w:trHeight w:val="300"/>
        </w:trPr>
        <w:tc>
          <w:tcPr>
            <w:tcW w:w="1480" w:type="dxa"/>
            <w:shd w:val="clear" w:color="C0E6F5" w:fill="C0E6F5"/>
            <w:noWrap/>
            <w:vAlign w:val="bottom"/>
            <w:hideMark/>
          </w:tcPr>
          <w:p w14:paraId="5D6D30E9"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52</w:t>
            </w:r>
          </w:p>
        </w:tc>
        <w:tc>
          <w:tcPr>
            <w:tcW w:w="7162" w:type="dxa"/>
            <w:shd w:val="clear" w:color="C0E6F5" w:fill="C0E6F5"/>
            <w:vAlign w:val="bottom"/>
            <w:hideMark/>
          </w:tcPr>
          <w:p w14:paraId="40FA3BE7"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NA Wet land (Undeveloped) - Industrial Use</w:t>
            </w:r>
          </w:p>
        </w:tc>
      </w:tr>
      <w:tr w:rsidR="006D63C9" w:rsidRPr="006D63C9" w14:paraId="556A5576" w14:textId="77777777" w:rsidTr="006D63C9">
        <w:trPr>
          <w:trHeight w:val="300"/>
        </w:trPr>
        <w:tc>
          <w:tcPr>
            <w:tcW w:w="1480" w:type="dxa"/>
            <w:shd w:val="clear" w:color="auto" w:fill="auto"/>
            <w:noWrap/>
            <w:vAlign w:val="bottom"/>
            <w:hideMark/>
          </w:tcPr>
          <w:p w14:paraId="4CC64169"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53</w:t>
            </w:r>
          </w:p>
        </w:tc>
        <w:tc>
          <w:tcPr>
            <w:tcW w:w="7162" w:type="dxa"/>
            <w:shd w:val="clear" w:color="auto" w:fill="auto"/>
            <w:vAlign w:val="bottom"/>
            <w:hideMark/>
          </w:tcPr>
          <w:p w14:paraId="6CC82618"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 xml:space="preserve">NA </w:t>
            </w:r>
            <w:proofErr w:type="spellStart"/>
            <w:r w:rsidRPr="006D63C9">
              <w:rPr>
                <w:rFonts w:ascii="Aptos Narrow" w:eastAsia="Times New Roman" w:hAnsi="Aptos Narrow" w:cs="Times New Roman"/>
                <w:color w:val="000000"/>
                <w:lang w:eastAsia="en-IN"/>
              </w:rPr>
              <w:t>Bhagayat</w:t>
            </w:r>
            <w:proofErr w:type="spellEnd"/>
            <w:r w:rsidRPr="006D63C9">
              <w:rPr>
                <w:rFonts w:ascii="Aptos Narrow" w:eastAsia="Times New Roman" w:hAnsi="Aptos Narrow" w:cs="Times New Roman"/>
                <w:color w:val="000000"/>
                <w:lang w:eastAsia="en-IN"/>
              </w:rPr>
              <w:t xml:space="preserve"> land (Undeveloped) - Residential Use</w:t>
            </w:r>
          </w:p>
        </w:tc>
      </w:tr>
      <w:tr w:rsidR="006D63C9" w:rsidRPr="006D63C9" w14:paraId="624572E5" w14:textId="77777777" w:rsidTr="006D63C9">
        <w:trPr>
          <w:trHeight w:val="300"/>
        </w:trPr>
        <w:tc>
          <w:tcPr>
            <w:tcW w:w="1480" w:type="dxa"/>
            <w:shd w:val="clear" w:color="C0E6F5" w:fill="C0E6F5"/>
            <w:noWrap/>
            <w:vAlign w:val="bottom"/>
            <w:hideMark/>
          </w:tcPr>
          <w:p w14:paraId="6B5D7BB0"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55</w:t>
            </w:r>
          </w:p>
        </w:tc>
        <w:tc>
          <w:tcPr>
            <w:tcW w:w="7162" w:type="dxa"/>
            <w:shd w:val="clear" w:color="C0E6F5" w:fill="C0E6F5"/>
            <w:vAlign w:val="bottom"/>
            <w:hideMark/>
          </w:tcPr>
          <w:p w14:paraId="7C5EF762"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gramStart"/>
            <w:r w:rsidRPr="006D63C9">
              <w:rPr>
                <w:rFonts w:ascii="Aptos Narrow" w:eastAsia="Times New Roman" w:hAnsi="Aptos Narrow" w:cs="Times New Roman"/>
                <w:color w:val="000000"/>
                <w:lang w:eastAsia="en-IN"/>
              </w:rPr>
              <w:t xml:space="preserve">NA  </w:t>
            </w:r>
            <w:proofErr w:type="spellStart"/>
            <w:r w:rsidRPr="006D63C9">
              <w:rPr>
                <w:rFonts w:ascii="Aptos Narrow" w:eastAsia="Times New Roman" w:hAnsi="Aptos Narrow" w:cs="Times New Roman"/>
                <w:color w:val="000000"/>
                <w:lang w:eastAsia="en-IN"/>
              </w:rPr>
              <w:t>Bhagayat</w:t>
            </w:r>
            <w:proofErr w:type="spellEnd"/>
            <w:proofErr w:type="gramEnd"/>
            <w:r w:rsidRPr="006D63C9">
              <w:rPr>
                <w:rFonts w:ascii="Aptos Narrow" w:eastAsia="Times New Roman" w:hAnsi="Aptos Narrow" w:cs="Times New Roman"/>
                <w:color w:val="000000"/>
                <w:lang w:eastAsia="en-IN"/>
              </w:rPr>
              <w:t xml:space="preserve"> land (Undeveloped) - Industrial Use</w:t>
            </w:r>
          </w:p>
        </w:tc>
      </w:tr>
      <w:tr w:rsidR="006D63C9" w:rsidRPr="006D63C9" w14:paraId="7F3B8169" w14:textId="77777777" w:rsidTr="006D63C9">
        <w:trPr>
          <w:trHeight w:val="300"/>
        </w:trPr>
        <w:tc>
          <w:tcPr>
            <w:tcW w:w="1480" w:type="dxa"/>
            <w:shd w:val="clear" w:color="auto" w:fill="auto"/>
            <w:noWrap/>
            <w:vAlign w:val="bottom"/>
            <w:hideMark/>
          </w:tcPr>
          <w:p w14:paraId="1D55A49E"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57</w:t>
            </w:r>
          </w:p>
        </w:tc>
        <w:tc>
          <w:tcPr>
            <w:tcW w:w="7162" w:type="dxa"/>
            <w:shd w:val="clear" w:color="auto" w:fill="auto"/>
            <w:vAlign w:val="bottom"/>
            <w:hideMark/>
          </w:tcPr>
          <w:p w14:paraId="79990AAD"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Wet Pond</w:t>
            </w:r>
          </w:p>
        </w:tc>
      </w:tr>
      <w:tr w:rsidR="006D63C9" w:rsidRPr="006D63C9" w14:paraId="73D873B6" w14:textId="77777777" w:rsidTr="006D63C9">
        <w:trPr>
          <w:trHeight w:val="300"/>
        </w:trPr>
        <w:tc>
          <w:tcPr>
            <w:tcW w:w="1480" w:type="dxa"/>
            <w:shd w:val="clear" w:color="C0E6F5" w:fill="C0E6F5"/>
            <w:noWrap/>
            <w:vAlign w:val="bottom"/>
            <w:hideMark/>
          </w:tcPr>
          <w:p w14:paraId="28E08F02"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58</w:t>
            </w:r>
          </w:p>
        </w:tc>
        <w:tc>
          <w:tcPr>
            <w:tcW w:w="7162" w:type="dxa"/>
            <w:shd w:val="clear" w:color="C0E6F5" w:fill="C0E6F5"/>
            <w:vAlign w:val="bottom"/>
            <w:hideMark/>
          </w:tcPr>
          <w:p w14:paraId="49DB0EED"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Coconut Tree in Dry Land</w:t>
            </w:r>
          </w:p>
        </w:tc>
      </w:tr>
      <w:tr w:rsidR="006D63C9" w:rsidRPr="006D63C9" w14:paraId="78E8EE8C" w14:textId="77777777" w:rsidTr="006D63C9">
        <w:trPr>
          <w:trHeight w:val="300"/>
        </w:trPr>
        <w:tc>
          <w:tcPr>
            <w:tcW w:w="1480" w:type="dxa"/>
            <w:shd w:val="clear" w:color="auto" w:fill="auto"/>
            <w:noWrap/>
            <w:vAlign w:val="bottom"/>
            <w:hideMark/>
          </w:tcPr>
          <w:p w14:paraId="51DBF03F"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59</w:t>
            </w:r>
          </w:p>
        </w:tc>
        <w:tc>
          <w:tcPr>
            <w:tcW w:w="7162" w:type="dxa"/>
            <w:shd w:val="clear" w:color="auto" w:fill="auto"/>
            <w:vAlign w:val="bottom"/>
            <w:hideMark/>
          </w:tcPr>
          <w:p w14:paraId="7D9C86B6" w14:textId="77777777" w:rsidR="006D63C9" w:rsidRPr="006D63C9" w:rsidRDefault="006D63C9" w:rsidP="006D63C9">
            <w:pPr>
              <w:spacing w:after="0" w:line="240" w:lineRule="auto"/>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Coconut Tree in Wet Land</w:t>
            </w:r>
          </w:p>
        </w:tc>
      </w:tr>
      <w:tr w:rsidR="006D63C9" w:rsidRPr="006D63C9" w14:paraId="47CBA53E" w14:textId="77777777" w:rsidTr="006D63C9">
        <w:trPr>
          <w:trHeight w:val="300"/>
        </w:trPr>
        <w:tc>
          <w:tcPr>
            <w:tcW w:w="1480" w:type="dxa"/>
            <w:shd w:val="clear" w:color="C0E6F5" w:fill="C0E6F5"/>
            <w:noWrap/>
            <w:vAlign w:val="bottom"/>
            <w:hideMark/>
          </w:tcPr>
          <w:p w14:paraId="1B146992"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60</w:t>
            </w:r>
          </w:p>
        </w:tc>
        <w:tc>
          <w:tcPr>
            <w:tcW w:w="7162" w:type="dxa"/>
            <w:shd w:val="clear" w:color="C0E6F5" w:fill="C0E6F5"/>
            <w:vAlign w:val="bottom"/>
            <w:hideMark/>
          </w:tcPr>
          <w:p w14:paraId="7922D17D"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r w:rsidRPr="006D63C9">
              <w:rPr>
                <w:rFonts w:ascii="Aptos Narrow" w:eastAsia="Times New Roman" w:hAnsi="Aptos Narrow" w:cs="Times New Roman"/>
                <w:color w:val="000000"/>
                <w:lang w:eastAsia="en-IN"/>
              </w:rPr>
              <w:t>Arecanut</w:t>
            </w:r>
            <w:proofErr w:type="spellEnd"/>
            <w:r w:rsidRPr="006D63C9">
              <w:rPr>
                <w:rFonts w:ascii="Aptos Narrow" w:eastAsia="Times New Roman" w:hAnsi="Aptos Narrow" w:cs="Times New Roman"/>
                <w:color w:val="000000"/>
                <w:lang w:eastAsia="en-IN"/>
              </w:rPr>
              <w:t xml:space="preserve"> Tree in Dry Land</w:t>
            </w:r>
          </w:p>
        </w:tc>
      </w:tr>
      <w:tr w:rsidR="006D63C9" w:rsidRPr="006D63C9" w14:paraId="766BE952" w14:textId="77777777" w:rsidTr="006D63C9">
        <w:trPr>
          <w:trHeight w:val="300"/>
        </w:trPr>
        <w:tc>
          <w:tcPr>
            <w:tcW w:w="1480" w:type="dxa"/>
            <w:shd w:val="clear" w:color="auto" w:fill="auto"/>
            <w:noWrap/>
            <w:vAlign w:val="bottom"/>
            <w:hideMark/>
          </w:tcPr>
          <w:p w14:paraId="6A8F06AD"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61</w:t>
            </w:r>
          </w:p>
        </w:tc>
        <w:tc>
          <w:tcPr>
            <w:tcW w:w="7162" w:type="dxa"/>
            <w:shd w:val="clear" w:color="auto" w:fill="auto"/>
            <w:vAlign w:val="bottom"/>
            <w:hideMark/>
          </w:tcPr>
          <w:p w14:paraId="0BFFFBCF"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r w:rsidRPr="006D63C9">
              <w:rPr>
                <w:rFonts w:ascii="Aptos Narrow" w:eastAsia="Times New Roman" w:hAnsi="Aptos Narrow" w:cs="Times New Roman"/>
                <w:color w:val="000000"/>
                <w:lang w:eastAsia="en-IN"/>
              </w:rPr>
              <w:t>Arecanut</w:t>
            </w:r>
            <w:proofErr w:type="spellEnd"/>
            <w:r w:rsidRPr="006D63C9">
              <w:rPr>
                <w:rFonts w:ascii="Aptos Narrow" w:eastAsia="Times New Roman" w:hAnsi="Aptos Narrow" w:cs="Times New Roman"/>
                <w:color w:val="000000"/>
                <w:lang w:eastAsia="en-IN"/>
              </w:rPr>
              <w:t xml:space="preserve"> Tree in Wet Land</w:t>
            </w:r>
          </w:p>
        </w:tc>
      </w:tr>
      <w:tr w:rsidR="006D63C9" w:rsidRPr="006D63C9" w14:paraId="4B6DCE71" w14:textId="77777777" w:rsidTr="006D63C9">
        <w:trPr>
          <w:trHeight w:val="300"/>
        </w:trPr>
        <w:tc>
          <w:tcPr>
            <w:tcW w:w="1480" w:type="dxa"/>
            <w:shd w:val="clear" w:color="C0E6F5" w:fill="C0E6F5"/>
            <w:noWrap/>
            <w:vAlign w:val="bottom"/>
            <w:hideMark/>
          </w:tcPr>
          <w:p w14:paraId="24E2E6AD"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63</w:t>
            </w:r>
          </w:p>
        </w:tc>
        <w:tc>
          <w:tcPr>
            <w:tcW w:w="7162" w:type="dxa"/>
            <w:shd w:val="clear" w:color="C0E6F5" w:fill="C0E6F5"/>
            <w:vAlign w:val="bottom"/>
            <w:hideMark/>
          </w:tcPr>
          <w:p w14:paraId="2FB8464D"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proofErr w:type="gramStart"/>
            <w:r w:rsidRPr="006D63C9">
              <w:rPr>
                <w:rFonts w:ascii="Aptos Narrow" w:eastAsia="Times New Roman" w:hAnsi="Aptos Narrow" w:cs="Times New Roman"/>
                <w:color w:val="000000"/>
                <w:lang w:eastAsia="en-IN"/>
              </w:rPr>
              <w:t>Bagayath</w:t>
            </w:r>
            <w:proofErr w:type="spellEnd"/>
            <w:r w:rsidRPr="006D63C9">
              <w:rPr>
                <w:rFonts w:ascii="Aptos Narrow" w:eastAsia="Times New Roman" w:hAnsi="Aptos Narrow" w:cs="Times New Roman"/>
                <w:color w:val="000000"/>
                <w:lang w:eastAsia="en-IN"/>
              </w:rPr>
              <w:t xml:space="preserve">  -</w:t>
            </w:r>
            <w:proofErr w:type="gramEnd"/>
            <w:r w:rsidRPr="006D63C9">
              <w:rPr>
                <w:rFonts w:ascii="Aptos Narrow" w:eastAsia="Times New Roman" w:hAnsi="Aptos Narrow" w:cs="Times New Roman"/>
                <w:color w:val="000000"/>
                <w:lang w:eastAsia="en-IN"/>
              </w:rPr>
              <w:t xml:space="preserve"> </w:t>
            </w:r>
            <w:proofErr w:type="spellStart"/>
            <w:r w:rsidRPr="006D63C9">
              <w:rPr>
                <w:rFonts w:ascii="Aptos Narrow" w:eastAsia="Times New Roman" w:hAnsi="Aptos Narrow" w:cs="Times New Roman"/>
                <w:color w:val="000000"/>
                <w:lang w:eastAsia="en-IN"/>
              </w:rPr>
              <w:t>Maradi</w:t>
            </w:r>
            <w:proofErr w:type="spellEnd"/>
          </w:p>
        </w:tc>
      </w:tr>
      <w:tr w:rsidR="006D63C9" w:rsidRPr="006D63C9" w14:paraId="3542BB8A" w14:textId="77777777" w:rsidTr="006D63C9">
        <w:trPr>
          <w:trHeight w:val="300"/>
        </w:trPr>
        <w:tc>
          <w:tcPr>
            <w:tcW w:w="1480" w:type="dxa"/>
            <w:shd w:val="clear" w:color="auto" w:fill="auto"/>
            <w:noWrap/>
            <w:vAlign w:val="bottom"/>
            <w:hideMark/>
          </w:tcPr>
          <w:p w14:paraId="4E95900E"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64</w:t>
            </w:r>
          </w:p>
        </w:tc>
        <w:tc>
          <w:tcPr>
            <w:tcW w:w="7162" w:type="dxa"/>
            <w:shd w:val="clear" w:color="auto" w:fill="auto"/>
            <w:vAlign w:val="bottom"/>
            <w:hideMark/>
          </w:tcPr>
          <w:p w14:paraId="5AC43C1B"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proofErr w:type="gramStart"/>
            <w:r w:rsidRPr="006D63C9">
              <w:rPr>
                <w:rFonts w:ascii="Aptos Narrow" w:eastAsia="Times New Roman" w:hAnsi="Aptos Narrow" w:cs="Times New Roman"/>
                <w:color w:val="000000"/>
                <w:lang w:eastAsia="en-IN"/>
              </w:rPr>
              <w:t>Bagayath</w:t>
            </w:r>
            <w:proofErr w:type="spellEnd"/>
            <w:r w:rsidRPr="006D63C9">
              <w:rPr>
                <w:rFonts w:ascii="Aptos Narrow" w:eastAsia="Times New Roman" w:hAnsi="Aptos Narrow" w:cs="Times New Roman"/>
                <w:color w:val="000000"/>
                <w:lang w:eastAsia="en-IN"/>
              </w:rPr>
              <w:t xml:space="preserve">  -</w:t>
            </w:r>
            <w:proofErr w:type="gramEnd"/>
            <w:r w:rsidRPr="006D63C9">
              <w:rPr>
                <w:rFonts w:ascii="Aptos Narrow" w:eastAsia="Times New Roman" w:hAnsi="Aptos Narrow" w:cs="Times New Roman"/>
                <w:color w:val="000000"/>
                <w:lang w:eastAsia="en-IN"/>
              </w:rPr>
              <w:t xml:space="preserve"> </w:t>
            </w:r>
            <w:proofErr w:type="spellStart"/>
            <w:r w:rsidRPr="006D63C9">
              <w:rPr>
                <w:rFonts w:ascii="Aptos Narrow" w:eastAsia="Times New Roman" w:hAnsi="Aptos Narrow" w:cs="Times New Roman"/>
                <w:color w:val="000000"/>
                <w:lang w:eastAsia="en-IN"/>
              </w:rPr>
              <w:t>Masari</w:t>
            </w:r>
            <w:proofErr w:type="spellEnd"/>
          </w:p>
        </w:tc>
      </w:tr>
      <w:tr w:rsidR="006D63C9" w:rsidRPr="006D63C9" w14:paraId="626FBE9B" w14:textId="77777777" w:rsidTr="006D63C9">
        <w:trPr>
          <w:trHeight w:val="300"/>
        </w:trPr>
        <w:tc>
          <w:tcPr>
            <w:tcW w:w="1480" w:type="dxa"/>
            <w:shd w:val="clear" w:color="C0E6F5" w:fill="C0E6F5"/>
            <w:noWrap/>
            <w:vAlign w:val="bottom"/>
            <w:hideMark/>
          </w:tcPr>
          <w:p w14:paraId="5C216DE7" w14:textId="77777777" w:rsidR="006D63C9" w:rsidRPr="006D63C9" w:rsidRDefault="006D63C9" w:rsidP="006D63C9">
            <w:pPr>
              <w:spacing w:after="0" w:line="240" w:lineRule="auto"/>
              <w:jc w:val="center"/>
              <w:rPr>
                <w:rFonts w:ascii="Aptos Narrow" w:eastAsia="Times New Roman" w:hAnsi="Aptos Narrow" w:cs="Times New Roman"/>
                <w:color w:val="000000"/>
                <w:lang w:eastAsia="en-IN"/>
              </w:rPr>
            </w:pPr>
            <w:r w:rsidRPr="006D63C9">
              <w:rPr>
                <w:rFonts w:ascii="Aptos Narrow" w:eastAsia="Times New Roman" w:hAnsi="Aptos Narrow" w:cs="Times New Roman"/>
                <w:color w:val="000000"/>
                <w:lang w:eastAsia="en-IN"/>
              </w:rPr>
              <w:t>65</w:t>
            </w:r>
          </w:p>
        </w:tc>
        <w:tc>
          <w:tcPr>
            <w:tcW w:w="7162" w:type="dxa"/>
            <w:shd w:val="clear" w:color="C0E6F5" w:fill="C0E6F5"/>
            <w:vAlign w:val="bottom"/>
            <w:hideMark/>
          </w:tcPr>
          <w:p w14:paraId="09822FC8" w14:textId="77777777" w:rsidR="006D63C9" w:rsidRPr="006D63C9" w:rsidRDefault="006D63C9" w:rsidP="006D63C9">
            <w:pPr>
              <w:spacing w:after="0" w:line="240" w:lineRule="auto"/>
              <w:rPr>
                <w:rFonts w:ascii="Aptos Narrow" w:eastAsia="Times New Roman" w:hAnsi="Aptos Narrow" w:cs="Times New Roman"/>
                <w:color w:val="000000"/>
                <w:lang w:eastAsia="en-IN"/>
              </w:rPr>
            </w:pPr>
            <w:proofErr w:type="spellStart"/>
            <w:proofErr w:type="gramStart"/>
            <w:r w:rsidRPr="006D63C9">
              <w:rPr>
                <w:rFonts w:ascii="Aptos Narrow" w:eastAsia="Times New Roman" w:hAnsi="Aptos Narrow" w:cs="Times New Roman"/>
                <w:color w:val="000000"/>
                <w:lang w:eastAsia="en-IN"/>
              </w:rPr>
              <w:t>Bagayath</w:t>
            </w:r>
            <w:proofErr w:type="spellEnd"/>
            <w:r w:rsidRPr="006D63C9">
              <w:rPr>
                <w:rFonts w:ascii="Aptos Narrow" w:eastAsia="Times New Roman" w:hAnsi="Aptos Narrow" w:cs="Times New Roman"/>
                <w:color w:val="000000"/>
                <w:lang w:eastAsia="en-IN"/>
              </w:rPr>
              <w:t xml:space="preserve">  -</w:t>
            </w:r>
            <w:proofErr w:type="gramEnd"/>
            <w:r w:rsidRPr="006D63C9">
              <w:rPr>
                <w:rFonts w:ascii="Aptos Narrow" w:eastAsia="Times New Roman" w:hAnsi="Aptos Narrow" w:cs="Times New Roman"/>
                <w:color w:val="000000"/>
                <w:lang w:eastAsia="en-IN"/>
              </w:rPr>
              <w:t xml:space="preserve"> </w:t>
            </w:r>
            <w:proofErr w:type="spellStart"/>
            <w:r w:rsidRPr="006D63C9">
              <w:rPr>
                <w:rFonts w:ascii="Aptos Narrow" w:eastAsia="Times New Roman" w:hAnsi="Aptos Narrow" w:cs="Times New Roman"/>
                <w:color w:val="000000"/>
                <w:lang w:eastAsia="en-IN"/>
              </w:rPr>
              <w:t>yari</w:t>
            </w:r>
            <w:proofErr w:type="spellEnd"/>
          </w:p>
        </w:tc>
      </w:tr>
    </w:tbl>
    <w:p w14:paraId="644A9A00" w14:textId="71CB8B53" w:rsidR="00B97576" w:rsidRDefault="00B97576" w:rsidP="003148C5"/>
    <w:p w14:paraId="28ACE8C3" w14:textId="77777777" w:rsidR="00B97576" w:rsidRDefault="00B97576">
      <w:r>
        <w:br w:type="page"/>
      </w:r>
    </w:p>
    <w:p w14:paraId="3A505347" w14:textId="660623D0" w:rsidR="00ED7665" w:rsidRDefault="00B97576" w:rsidP="002E79F2">
      <w:pPr>
        <w:pStyle w:val="Heading2"/>
      </w:pPr>
      <w:bookmarkStart w:id="28" w:name="_Toc196744000"/>
      <w:r>
        <w:lastRenderedPageBreak/>
        <w:t>Changes suggested during the demo</w:t>
      </w:r>
      <w:bookmarkEnd w:id="28"/>
    </w:p>
    <w:p w14:paraId="4ADB5434" w14:textId="77777777" w:rsidR="00ED7665" w:rsidRDefault="00ED7665" w:rsidP="003148C5"/>
    <w:tbl>
      <w:tblPr>
        <w:tblW w:w="9062" w:type="dxa"/>
        <w:shd w:val="clear" w:color="auto" w:fill="FFFFFF"/>
        <w:tblCellMar>
          <w:left w:w="0" w:type="dxa"/>
          <w:right w:w="0" w:type="dxa"/>
        </w:tblCellMar>
        <w:tblLook w:val="04A0" w:firstRow="1" w:lastRow="0" w:firstColumn="1" w:lastColumn="0" w:noHBand="0" w:noVBand="1"/>
      </w:tblPr>
      <w:tblGrid>
        <w:gridCol w:w="624"/>
        <w:gridCol w:w="8438"/>
      </w:tblGrid>
      <w:tr w:rsidR="00B97576" w:rsidRPr="00B97576" w14:paraId="6EAAC503" w14:textId="77777777" w:rsidTr="00A23FCF">
        <w:trPr>
          <w:trHeight w:val="232"/>
        </w:trPr>
        <w:tc>
          <w:tcPr>
            <w:tcW w:w="624" w:type="dxa"/>
            <w:tcBorders>
              <w:top w:val="single" w:sz="8" w:space="0" w:color="auto"/>
              <w:left w:val="single" w:sz="8" w:space="0" w:color="auto"/>
              <w:bottom w:val="single" w:sz="8" w:space="0" w:color="auto"/>
              <w:right w:val="single" w:sz="8" w:space="0" w:color="auto"/>
            </w:tcBorders>
            <w:shd w:val="clear" w:color="auto" w:fill="B4C6E7" w:themeFill="accent1" w:themeFillTint="66"/>
            <w:noWrap/>
            <w:tcMar>
              <w:top w:w="0" w:type="dxa"/>
              <w:left w:w="108" w:type="dxa"/>
              <w:bottom w:w="0" w:type="dxa"/>
              <w:right w:w="108" w:type="dxa"/>
            </w:tcMar>
            <w:vAlign w:val="bottom"/>
            <w:hideMark/>
          </w:tcPr>
          <w:p w14:paraId="3A495820"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b/>
                <w:bCs/>
                <w:color w:val="000000"/>
                <w:bdr w:val="none" w:sz="0" w:space="0" w:color="auto" w:frame="1"/>
                <w:lang w:eastAsia="en-IN"/>
              </w:rPr>
              <w:t>Sl. No</w:t>
            </w:r>
          </w:p>
        </w:tc>
        <w:tc>
          <w:tcPr>
            <w:tcW w:w="8438" w:type="dxa"/>
            <w:tcBorders>
              <w:top w:val="single" w:sz="8" w:space="0" w:color="auto"/>
              <w:left w:val="nil"/>
              <w:bottom w:val="single" w:sz="8" w:space="0" w:color="auto"/>
              <w:right w:val="single" w:sz="8" w:space="0" w:color="auto"/>
            </w:tcBorders>
            <w:shd w:val="clear" w:color="auto" w:fill="B4C6E7" w:themeFill="accent1" w:themeFillTint="66"/>
            <w:tcMar>
              <w:top w:w="0" w:type="dxa"/>
              <w:left w:w="108" w:type="dxa"/>
              <w:bottom w:w="0" w:type="dxa"/>
              <w:right w:w="108" w:type="dxa"/>
            </w:tcMar>
            <w:vAlign w:val="center"/>
            <w:hideMark/>
          </w:tcPr>
          <w:p w14:paraId="2AC68484"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b/>
                <w:bCs/>
                <w:color w:val="000000"/>
                <w:bdr w:val="none" w:sz="0" w:space="0" w:color="auto" w:frame="1"/>
                <w:lang w:eastAsia="en-IN"/>
              </w:rPr>
              <w:t>Changes suggested by the department during the demo</w:t>
            </w:r>
          </w:p>
        </w:tc>
      </w:tr>
      <w:tr w:rsidR="00B97576" w:rsidRPr="00B97576" w14:paraId="712D357D" w14:textId="77777777" w:rsidTr="00B97576">
        <w:trPr>
          <w:trHeight w:val="464"/>
        </w:trPr>
        <w:tc>
          <w:tcPr>
            <w:tcW w:w="6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854EFD7"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1</w:t>
            </w:r>
          </w:p>
        </w:tc>
        <w:tc>
          <w:tcPr>
            <w:tcW w:w="84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81C65F" w14:textId="77777777" w:rsidR="00B97576" w:rsidRPr="00B97576" w:rsidRDefault="00B97576" w:rsidP="00B97576">
            <w:pPr>
              <w:spacing w:after="0" w:line="240" w:lineRule="auto"/>
              <w:jc w:val="both"/>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Survey numbers and the Proceed button should be visible prominently on the Map provided by KSRSAC.</w:t>
            </w:r>
          </w:p>
        </w:tc>
      </w:tr>
      <w:tr w:rsidR="00B97576" w:rsidRPr="00B97576" w14:paraId="7831A4CD" w14:textId="77777777" w:rsidTr="00B97576">
        <w:trPr>
          <w:trHeight w:val="464"/>
        </w:trPr>
        <w:tc>
          <w:tcPr>
            <w:tcW w:w="6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E69F198"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2</w:t>
            </w:r>
          </w:p>
        </w:tc>
        <w:tc>
          <w:tcPr>
            <w:tcW w:w="84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6657B7" w14:textId="77777777" w:rsidR="00B97576" w:rsidRPr="00B97576" w:rsidRDefault="00B97576" w:rsidP="00B97576">
            <w:pPr>
              <w:spacing w:after="0" w:line="240" w:lineRule="auto"/>
              <w:jc w:val="both"/>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 xml:space="preserve">The area should be shown as Acres, </w:t>
            </w:r>
            <w:proofErr w:type="spellStart"/>
            <w:r w:rsidRPr="00B97576">
              <w:rPr>
                <w:rFonts w:ascii="Calibri" w:eastAsia="Times New Roman" w:hAnsi="Calibri" w:cs="Calibri"/>
                <w:color w:val="000000"/>
                <w:bdr w:val="none" w:sz="0" w:space="0" w:color="auto" w:frame="1"/>
                <w:lang w:eastAsia="en-IN"/>
              </w:rPr>
              <w:t>Gunta</w:t>
            </w:r>
            <w:proofErr w:type="spellEnd"/>
            <w:r w:rsidRPr="00B97576">
              <w:rPr>
                <w:rFonts w:ascii="Calibri" w:eastAsia="Times New Roman" w:hAnsi="Calibri" w:cs="Calibri"/>
                <w:color w:val="000000"/>
                <w:bdr w:val="none" w:sz="0" w:space="0" w:color="auto" w:frame="1"/>
                <w:lang w:eastAsia="en-IN"/>
              </w:rPr>
              <w:t xml:space="preserve"> and Cents.</w:t>
            </w:r>
          </w:p>
        </w:tc>
      </w:tr>
      <w:tr w:rsidR="00B97576" w:rsidRPr="00B97576" w14:paraId="37AFE1F5" w14:textId="77777777" w:rsidTr="00B97576">
        <w:trPr>
          <w:trHeight w:val="464"/>
        </w:trPr>
        <w:tc>
          <w:tcPr>
            <w:tcW w:w="6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38C5478"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3</w:t>
            </w:r>
          </w:p>
        </w:tc>
        <w:tc>
          <w:tcPr>
            <w:tcW w:w="84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914D25" w14:textId="77777777" w:rsidR="00B97576" w:rsidRPr="00B97576" w:rsidRDefault="00B97576" w:rsidP="00B97576">
            <w:pPr>
              <w:spacing w:after="0" w:line="240" w:lineRule="auto"/>
              <w:jc w:val="both"/>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User input must not be left blank. Currently, users manually enter construction details and the number of trees if KSRSAC does not provide this information. A validation should be implemented to ensure that users input these details before proceeding further.</w:t>
            </w:r>
          </w:p>
        </w:tc>
      </w:tr>
      <w:tr w:rsidR="00B97576" w:rsidRPr="00B97576" w14:paraId="1511BAA1" w14:textId="77777777" w:rsidTr="00B97576">
        <w:trPr>
          <w:trHeight w:val="494"/>
        </w:trPr>
        <w:tc>
          <w:tcPr>
            <w:tcW w:w="6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17C5183"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4</w:t>
            </w:r>
          </w:p>
        </w:tc>
        <w:tc>
          <w:tcPr>
            <w:tcW w:w="84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5002CE" w14:textId="77777777" w:rsidR="00B97576" w:rsidRPr="00B97576" w:rsidRDefault="00B97576" w:rsidP="00B97576">
            <w:pPr>
              <w:spacing w:after="0" w:line="240" w:lineRule="auto"/>
              <w:jc w:val="both"/>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A disclaimer should be shown in the UI for the Construction and Tree count declared by the citizen.</w:t>
            </w:r>
          </w:p>
        </w:tc>
      </w:tr>
      <w:tr w:rsidR="00B97576" w:rsidRPr="00B97576" w14:paraId="2F8E9444" w14:textId="77777777" w:rsidTr="00B97576">
        <w:trPr>
          <w:trHeight w:val="329"/>
        </w:trPr>
        <w:tc>
          <w:tcPr>
            <w:tcW w:w="6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4316703"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5</w:t>
            </w:r>
          </w:p>
        </w:tc>
        <w:tc>
          <w:tcPr>
            <w:tcW w:w="84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49C497" w14:textId="77777777" w:rsidR="00B97576" w:rsidRPr="00B97576" w:rsidRDefault="00B97576" w:rsidP="00B97576">
            <w:pPr>
              <w:spacing w:after="0" w:line="240" w:lineRule="auto"/>
              <w:jc w:val="both"/>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The disclaimer message will be provided by the department.</w:t>
            </w:r>
          </w:p>
        </w:tc>
      </w:tr>
      <w:tr w:rsidR="00B97576" w:rsidRPr="00B97576" w14:paraId="75D03897" w14:textId="77777777" w:rsidTr="00B97576">
        <w:trPr>
          <w:trHeight w:val="696"/>
        </w:trPr>
        <w:tc>
          <w:tcPr>
            <w:tcW w:w="6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BDAB585"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6</w:t>
            </w:r>
          </w:p>
        </w:tc>
        <w:tc>
          <w:tcPr>
            <w:tcW w:w="84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72675C" w14:textId="77777777" w:rsidR="00B97576" w:rsidRPr="00B97576" w:rsidRDefault="00B97576" w:rsidP="00B97576">
            <w:pPr>
              <w:spacing w:after="0" w:line="240" w:lineRule="auto"/>
              <w:jc w:val="both"/>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The SR should be able to change the citizen input values such as Land type, Construction details and Number of trees during the market valuation and based on SR input the market valuation should be updated.</w:t>
            </w:r>
          </w:p>
        </w:tc>
      </w:tr>
      <w:tr w:rsidR="00B97576" w:rsidRPr="00B97576" w14:paraId="60F2D161" w14:textId="77777777" w:rsidTr="00B97576">
        <w:trPr>
          <w:trHeight w:val="464"/>
        </w:trPr>
        <w:tc>
          <w:tcPr>
            <w:tcW w:w="6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017DDEF"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7</w:t>
            </w:r>
          </w:p>
        </w:tc>
        <w:tc>
          <w:tcPr>
            <w:tcW w:w="84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A9F503" w14:textId="3C4626C5" w:rsidR="00B97576" w:rsidRPr="00B97576" w:rsidRDefault="00B97576" w:rsidP="00B97576">
            <w:pPr>
              <w:spacing w:after="0" w:line="240" w:lineRule="auto"/>
              <w:jc w:val="both"/>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 xml:space="preserve">Valuation details (including annexures) of all the properties with </w:t>
            </w:r>
            <w:r w:rsidR="00A23FCF">
              <w:rPr>
                <w:rFonts w:ascii="Calibri" w:eastAsia="Times New Roman" w:hAnsi="Calibri" w:cs="Calibri"/>
                <w:color w:val="000000"/>
                <w:bdr w:val="none" w:sz="0" w:space="0" w:color="auto" w:frame="1"/>
                <w:lang w:eastAsia="en-IN"/>
              </w:rPr>
              <w:t xml:space="preserve">a </w:t>
            </w:r>
            <w:r w:rsidRPr="00B97576">
              <w:rPr>
                <w:rFonts w:ascii="Calibri" w:eastAsia="Times New Roman" w:hAnsi="Calibri" w:cs="Calibri"/>
                <w:color w:val="000000"/>
                <w:bdr w:val="none" w:sz="0" w:space="0" w:color="auto" w:frame="1"/>
                <w:lang w:eastAsia="en-IN"/>
              </w:rPr>
              <w:t>Map should be shown in the SR summary in the valuation sections.</w:t>
            </w:r>
          </w:p>
        </w:tc>
      </w:tr>
      <w:tr w:rsidR="00B97576" w:rsidRPr="00B97576" w14:paraId="3F269AB3" w14:textId="77777777" w:rsidTr="00B97576">
        <w:trPr>
          <w:trHeight w:val="696"/>
        </w:trPr>
        <w:tc>
          <w:tcPr>
            <w:tcW w:w="6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E577192"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8</w:t>
            </w:r>
          </w:p>
        </w:tc>
        <w:tc>
          <w:tcPr>
            <w:tcW w:w="84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ACC721" w14:textId="77777777" w:rsidR="00B97576" w:rsidRPr="00B97576" w:rsidRDefault="00B97576" w:rsidP="00B97576">
            <w:pPr>
              <w:spacing w:after="0" w:line="240" w:lineRule="auto"/>
              <w:jc w:val="both"/>
              <w:rPr>
                <w:rFonts w:ascii="Calibri" w:eastAsia="Times New Roman" w:hAnsi="Calibri" w:cs="Calibri"/>
                <w:color w:val="000000"/>
                <w:lang w:eastAsia="en-IN"/>
              </w:rPr>
            </w:pPr>
            <w:r w:rsidRPr="00B97576">
              <w:rPr>
                <w:rFonts w:ascii="Calibri" w:eastAsia="Times New Roman" w:hAnsi="Calibri" w:cs="Calibri"/>
                <w:color w:val="000000"/>
                <w:lang w:eastAsia="en-IN"/>
              </w:rPr>
              <w:t>On the property schedule page,</w:t>
            </w:r>
          </w:p>
          <w:p w14:paraId="0E6015B5" w14:textId="77777777" w:rsidR="00B97576" w:rsidRPr="00B97576" w:rsidRDefault="00B97576" w:rsidP="00B97576">
            <w:pPr>
              <w:numPr>
                <w:ilvl w:val="0"/>
                <w:numId w:val="28"/>
              </w:numPr>
              <w:spacing w:after="0" w:line="240" w:lineRule="auto"/>
              <w:jc w:val="both"/>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 xml:space="preserve">the </w:t>
            </w:r>
            <w:proofErr w:type="spellStart"/>
            <w:r w:rsidRPr="00B97576">
              <w:rPr>
                <w:rFonts w:ascii="Calibri" w:eastAsia="Times New Roman" w:hAnsi="Calibri" w:cs="Calibri"/>
                <w:color w:val="000000"/>
                <w:bdr w:val="none" w:sz="0" w:space="0" w:color="auto" w:frame="1"/>
                <w:lang w:eastAsia="en-IN"/>
              </w:rPr>
              <w:t>checkbandi</w:t>
            </w:r>
            <w:proofErr w:type="spellEnd"/>
            <w:r w:rsidRPr="00B97576">
              <w:rPr>
                <w:rFonts w:ascii="Calibri" w:eastAsia="Times New Roman" w:hAnsi="Calibri" w:cs="Calibri"/>
                <w:color w:val="000000"/>
                <w:bdr w:val="none" w:sz="0" w:space="0" w:color="auto" w:frame="1"/>
                <w:lang w:eastAsia="en-IN"/>
              </w:rPr>
              <w:t xml:space="preserve"> details are currently editable; instead, these details should be retrieved from the Bhoomi/</w:t>
            </w:r>
            <w:proofErr w:type="spellStart"/>
            <w:r w:rsidRPr="00B97576">
              <w:rPr>
                <w:rFonts w:ascii="Calibri" w:eastAsia="Times New Roman" w:hAnsi="Calibri" w:cs="Calibri"/>
                <w:color w:val="000000"/>
                <w:bdr w:val="none" w:sz="0" w:space="0" w:color="auto" w:frame="1"/>
                <w:lang w:eastAsia="en-IN"/>
              </w:rPr>
              <w:t>Mojani</w:t>
            </w:r>
            <w:proofErr w:type="spellEnd"/>
            <w:r w:rsidRPr="00B97576">
              <w:rPr>
                <w:rFonts w:ascii="Calibri" w:eastAsia="Times New Roman" w:hAnsi="Calibri" w:cs="Calibri"/>
                <w:color w:val="000000"/>
                <w:bdr w:val="none" w:sz="0" w:space="0" w:color="auto" w:frame="1"/>
                <w:lang w:eastAsia="en-IN"/>
              </w:rPr>
              <w:t xml:space="preserve"> response.</w:t>
            </w:r>
          </w:p>
          <w:p w14:paraId="172D76A1" w14:textId="0A929163" w:rsidR="00B97576" w:rsidRPr="00B97576" w:rsidRDefault="00A23FCF" w:rsidP="00B97576">
            <w:pPr>
              <w:numPr>
                <w:ilvl w:val="0"/>
                <w:numId w:val="28"/>
              </w:numPr>
              <w:spacing w:after="0" w:line="240" w:lineRule="auto"/>
              <w:jc w:val="both"/>
              <w:rPr>
                <w:rFonts w:ascii="Calibri" w:eastAsia="Times New Roman" w:hAnsi="Calibri" w:cs="Calibri"/>
                <w:color w:val="000000"/>
                <w:lang w:eastAsia="en-IN"/>
              </w:rPr>
            </w:pPr>
            <w:r>
              <w:rPr>
                <w:rFonts w:ascii="Calibri" w:eastAsia="Times New Roman" w:hAnsi="Calibri" w:cs="Calibri"/>
                <w:color w:val="000000"/>
                <w:bdr w:val="none" w:sz="0" w:space="0" w:color="auto" w:frame="1"/>
                <w:lang w:eastAsia="en-IN"/>
              </w:rPr>
              <w:t>The</w:t>
            </w:r>
            <w:r w:rsidR="00B97576" w:rsidRPr="00B97576">
              <w:rPr>
                <w:rFonts w:ascii="Calibri" w:eastAsia="Times New Roman" w:hAnsi="Calibri" w:cs="Calibri"/>
                <w:color w:val="000000"/>
                <w:bdr w:val="none" w:sz="0" w:space="0" w:color="auto" w:frame="1"/>
                <w:lang w:eastAsia="en-IN"/>
              </w:rPr>
              <w:t xml:space="preserve"> property description should be auto-generated based on the fetched property details, and the application should restrict the user from manually entering the information.</w:t>
            </w:r>
          </w:p>
        </w:tc>
      </w:tr>
      <w:tr w:rsidR="00B97576" w:rsidRPr="00B97576" w14:paraId="26F256F4" w14:textId="77777777" w:rsidTr="00B97576">
        <w:trPr>
          <w:trHeight w:val="696"/>
        </w:trPr>
        <w:tc>
          <w:tcPr>
            <w:tcW w:w="6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7099F3E"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9</w:t>
            </w:r>
          </w:p>
        </w:tc>
        <w:tc>
          <w:tcPr>
            <w:tcW w:w="84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2EDBAC" w14:textId="33E03B0D" w:rsidR="00B97576" w:rsidRPr="00B97576" w:rsidRDefault="00B97576" w:rsidP="00B97576">
            <w:pPr>
              <w:spacing w:after="0" w:line="240" w:lineRule="auto"/>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 xml:space="preserve">In the case of alienated properties, the system should ask the user to select the land usage type </w:t>
            </w:r>
            <w:proofErr w:type="gramStart"/>
            <w:r w:rsidRPr="00B97576">
              <w:rPr>
                <w:rFonts w:ascii="Calibri" w:eastAsia="Times New Roman" w:hAnsi="Calibri" w:cs="Calibri"/>
                <w:color w:val="000000"/>
                <w:bdr w:val="none" w:sz="0" w:space="0" w:color="auto" w:frame="1"/>
                <w:lang w:eastAsia="en-IN"/>
              </w:rPr>
              <w:t>( Residential</w:t>
            </w:r>
            <w:proofErr w:type="gramEnd"/>
            <w:r w:rsidRPr="00B97576">
              <w:rPr>
                <w:rFonts w:ascii="Calibri" w:eastAsia="Times New Roman" w:hAnsi="Calibri" w:cs="Calibri"/>
                <w:color w:val="000000"/>
                <w:bdr w:val="none" w:sz="0" w:space="0" w:color="auto" w:frame="1"/>
                <w:lang w:eastAsia="en-IN"/>
              </w:rPr>
              <w:t>, Commercial, Industrial</w:t>
            </w:r>
            <w:r w:rsidR="00A23FCF">
              <w:rPr>
                <w:rFonts w:ascii="Calibri" w:eastAsia="Times New Roman" w:hAnsi="Calibri" w:cs="Calibri"/>
                <w:color w:val="000000"/>
                <w:bdr w:val="none" w:sz="0" w:space="0" w:color="auto" w:frame="1"/>
                <w:lang w:eastAsia="en-IN"/>
              </w:rPr>
              <w:t>,</w:t>
            </w:r>
            <w:r w:rsidRPr="00B97576">
              <w:rPr>
                <w:rFonts w:ascii="Calibri" w:eastAsia="Times New Roman" w:hAnsi="Calibri" w:cs="Calibri"/>
                <w:color w:val="000000"/>
                <w:bdr w:val="none" w:sz="0" w:space="0" w:color="auto" w:frame="1"/>
                <w:lang w:eastAsia="en-IN"/>
              </w:rPr>
              <w:t xml:space="preserve"> etc.).</w:t>
            </w:r>
          </w:p>
        </w:tc>
      </w:tr>
      <w:tr w:rsidR="00B97576" w:rsidRPr="00B97576" w14:paraId="1A0F1863" w14:textId="77777777" w:rsidTr="00B97576">
        <w:trPr>
          <w:trHeight w:val="442"/>
        </w:trPr>
        <w:tc>
          <w:tcPr>
            <w:tcW w:w="6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9FE88C9" w14:textId="77777777" w:rsidR="00B97576" w:rsidRPr="00B97576" w:rsidRDefault="00B97576" w:rsidP="00B97576">
            <w:pPr>
              <w:spacing w:after="0" w:line="240" w:lineRule="auto"/>
              <w:jc w:val="center"/>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10</w:t>
            </w:r>
          </w:p>
        </w:tc>
        <w:tc>
          <w:tcPr>
            <w:tcW w:w="843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4D25F0F" w14:textId="77777777" w:rsidR="00B97576" w:rsidRPr="00B97576" w:rsidRDefault="00B97576" w:rsidP="00B97576">
            <w:pPr>
              <w:spacing w:after="0" w:line="240" w:lineRule="auto"/>
              <w:rPr>
                <w:rFonts w:ascii="Calibri" w:eastAsia="Times New Roman" w:hAnsi="Calibri" w:cs="Calibri"/>
                <w:color w:val="000000"/>
                <w:lang w:eastAsia="en-IN"/>
              </w:rPr>
            </w:pPr>
            <w:r w:rsidRPr="00B97576">
              <w:rPr>
                <w:rFonts w:ascii="Calibri" w:eastAsia="Times New Roman" w:hAnsi="Calibri" w:cs="Calibri"/>
                <w:color w:val="000000"/>
                <w:bdr w:val="none" w:sz="0" w:space="0" w:color="auto" w:frame="1"/>
                <w:lang w:eastAsia="en-IN"/>
              </w:rPr>
              <w:t xml:space="preserve">The department will share the revised rates for alienated properties and the base rates will remain the same for less than 5 </w:t>
            </w:r>
            <w:proofErr w:type="spellStart"/>
            <w:r w:rsidRPr="00B97576">
              <w:rPr>
                <w:rFonts w:ascii="Calibri" w:eastAsia="Times New Roman" w:hAnsi="Calibri" w:cs="Calibri"/>
                <w:color w:val="000000"/>
                <w:bdr w:val="none" w:sz="0" w:space="0" w:color="auto" w:frame="1"/>
                <w:lang w:eastAsia="en-IN"/>
              </w:rPr>
              <w:t>gunta</w:t>
            </w:r>
            <w:proofErr w:type="spellEnd"/>
            <w:r w:rsidRPr="00B97576">
              <w:rPr>
                <w:rFonts w:ascii="Calibri" w:eastAsia="Times New Roman" w:hAnsi="Calibri" w:cs="Calibri"/>
                <w:color w:val="000000"/>
                <w:bdr w:val="none" w:sz="0" w:space="0" w:color="auto" w:frame="1"/>
                <w:lang w:eastAsia="en-IN"/>
              </w:rPr>
              <w:t xml:space="preserve"> properties as that of non-</w:t>
            </w:r>
            <w:proofErr w:type="spellStart"/>
            <w:r w:rsidRPr="00B97576">
              <w:rPr>
                <w:rFonts w:ascii="Calibri" w:eastAsia="Times New Roman" w:hAnsi="Calibri" w:cs="Calibri"/>
                <w:color w:val="000000"/>
                <w:bdr w:val="none" w:sz="0" w:space="0" w:color="auto" w:frame="1"/>
                <w:lang w:eastAsia="en-IN"/>
              </w:rPr>
              <w:t>agri</w:t>
            </w:r>
            <w:proofErr w:type="spellEnd"/>
            <w:r w:rsidRPr="00B97576">
              <w:rPr>
                <w:rFonts w:ascii="Calibri" w:eastAsia="Times New Roman" w:hAnsi="Calibri" w:cs="Calibri"/>
                <w:color w:val="000000"/>
                <w:bdr w:val="none" w:sz="0" w:space="0" w:color="auto" w:frame="1"/>
                <w:lang w:eastAsia="en-IN"/>
              </w:rPr>
              <w:t xml:space="preserve"> properties.</w:t>
            </w:r>
          </w:p>
        </w:tc>
      </w:tr>
    </w:tbl>
    <w:p w14:paraId="52C01C82" w14:textId="74E5A640" w:rsidR="00ED7665" w:rsidRDefault="00ED7665" w:rsidP="003148C5"/>
    <w:p w14:paraId="77DE97A3" w14:textId="77777777" w:rsidR="006E67D8" w:rsidRDefault="006E67D8">
      <w:pPr>
        <w:rPr>
          <w:rFonts w:asciiTheme="majorHAnsi" w:eastAsiaTheme="majorEastAsia" w:hAnsiTheme="majorHAnsi" w:cstheme="majorBidi"/>
          <w:color w:val="2F5496" w:themeColor="accent1" w:themeShade="BF"/>
          <w:sz w:val="32"/>
          <w:szCs w:val="32"/>
        </w:rPr>
      </w:pPr>
      <w:r>
        <w:br w:type="page"/>
      </w:r>
    </w:p>
    <w:p w14:paraId="774A6AF6" w14:textId="00BBD55F" w:rsidR="006E67D8" w:rsidRDefault="006E67D8" w:rsidP="002E79F2">
      <w:pPr>
        <w:pStyle w:val="Heading2"/>
      </w:pPr>
      <w:bookmarkStart w:id="29" w:name="_Toc196744001"/>
      <w:r>
        <w:lastRenderedPageBreak/>
        <w:t>Annexure 5: Annexure Rules for Market valuation of Agricultural Properties</w:t>
      </w:r>
      <w:bookmarkEnd w:id="29"/>
    </w:p>
    <w:p w14:paraId="5B563144" w14:textId="0B1A1A5F" w:rsidR="00AE1FF7" w:rsidRDefault="00AE1FF7" w:rsidP="00AE1FF7">
      <w:pPr>
        <w:jc w:val="center"/>
      </w:pPr>
      <w:r>
        <w:rPr>
          <w:noProof/>
        </w:rPr>
        <w:drawing>
          <wp:inline distT="0" distB="0" distL="0" distR="0" wp14:anchorId="53320EEF" wp14:editId="57A49C23">
            <wp:extent cx="5000490" cy="78505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7-03-2025-1.png"/>
                    <pic:cNvPicPr/>
                  </pic:nvPicPr>
                  <pic:blipFill>
                    <a:blip r:embed="rId28"/>
                    <a:stretch>
                      <a:fillRect/>
                    </a:stretch>
                  </pic:blipFill>
                  <pic:spPr>
                    <a:xfrm>
                      <a:off x="0" y="0"/>
                      <a:ext cx="5007375" cy="7861321"/>
                    </a:xfrm>
                    <a:prstGeom prst="rect">
                      <a:avLst/>
                    </a:prstGeom>
                  </pic:spPr>
                </pic:pic>
              </a:graphicData>
            </a:graphic>
          </wp:inline>
        </w:drawing>
      </w:r>
    </w:p>
    <w:p w14:paraId="03725567" w14:textId="77777777" w:rsidR="00AE1FF7" w:rsidRDefault="00AE1FF7">
      <w:r>
        <w:br w:type="page"/>
      </w:r>
    </w:p>
    <w:p w14:paraId="6B35D430" w14:textId="1EBDB462" w:rsidR="00AE1FF7" w:rsidRDefault="00AE1FF7" w:rsidP="00AE1FF7">
      <w:pPr>
        <w:jc w:val="center"/>
      </w:pPr>
      <w:r>
        <w:rPr>
          <w:noProof/>
        </w:rPr>
        <w:lastRenderedPageBreak/>
        <w:drawing>
          <wp:inline distT="0" distB="0" distL="0" distR="0" wp14:anchorId="306F1001" wp14:editId="3A02495B">
            <wp:extent cx="5124450" cy="59850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7-03-2025-2.png"/>
                    <pic:cNvPicPr/>
                  </pic:nvPicPr>
                  <pic:blipFill>
                    <a:blip r:embed="rId29"/>
                    <a:stretch>
                      <a:fillRect/>
                    </a:stretch>
                  </pic:blipFill>
                  <pic:spPr>
                    <a:xfrm>
                      <a:off x="0" y="0"/>
                      <a:ext cx="5131180" cy="5992905"/>
                    </a:xfrm>
                    <a:prstGeom prst="rect">
                      <a:avLst/>
                    </a:prstGeom>
                  </pic:spPr>
                </pic:pic>
              </a:graphicData>
            </a:graphic>
          </wp:inline>
        </w:drawing>
      </w:r>
    </w:p>
    <w:p w14:paraId="6EBDE8F1" w14:textId="77777777" w:rsidR="00AE1FF7" w:rsidRDefault="00AE1FF7">
      <w:r>
        <w:br w:type="page"/>
      </w:r>
    </w:p>
    <w:p w14:paraId="151D43C6" w14:textId="7FFEB4A2" w:rsidR="00AE1FF7" w:rsidRDefault="00AE1FF7" w:rsidP="00AE1FF7">
      <w:pPr>
        <w:jc w:val="center"/>
      </w:pPr>
      <w:r>
        <w:rPr>
          <w:noProof/>
        </w:rPr>
        <w:lastRenderedPageBreak/>
        <w:drawing>
          <wp:inline distT="0" distB="0" distL="0" distR="0" wp14:anchorId="6964ADC0" wp14:editId="7F965EE1">
            <wp:extent cx="4781550" cy="5848300"/>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7-03-2025-3.png"/>
                    <pic:cNvPicPr/>
                  </pic:nvPicPr>
                  <pic:blipFill>
                    <a:blip r:embed="rId30"/>
                    <a:stretch>
                      <a:fillRect/>
                    </a:stretch>
                  </pic:blipFill>
                  <pic:spPr>
                    <a:xfrm>
                      <a:off x="0" y="0"/>
                      <a:ext cx="4785484" cy="5853111"/>
                    </a:xfrm>
                    <a:prstGeom prst="rect">
                      <a:avLst/>
                    </a:prstGeom>
                  </pic:spPr>
                </pic:pic>
              </a:graphicData>
            </a:graphic>
          </wp:inline>
        </w:drawing>
      </w:r>
    </w:p>
    <w:p w14:paraId="74154CA2" w14:textId="77777777" w:rsidR="00AE1FF7" w:rsidRDefault="00AE1FF7">
      <w:pPr>
        <w:rPr>
          <w:rFonts w:eastAsiaTheme="majorEastAsia" w:cstheme="majorBidi"/>
          <w:color w:val="2F5496" w:themeColor="accent1" w:themeShade="BF"/>
          <w:sz w:val="28"/>
          <w:szCs w:val="26"/>
          <w:u w:val="single"/>
        </w:rPr>
      </w:pPr>
      <w:r>
        <w:br w:type="page"/>
      </w:r>
    </w:p>
    <w:p w14:paraId="3A54C83C" w14:textId="56AE3432" w:rsidR="006E67D8" w:rsidRDefault="006E67D8" w:rsidP="002E79F2">
      <w:pPr>
        <w:pStyle w:val="Heading2"/>
      </w:pPr>
      <w:bookmarkStart w:id="30" w:name="_Toc196744002"/>
      <w:r>
        <w:lastRenderedPageBreak/>
        <w:t>Annexure 6: Annexure Rules for Market valuation of Non -Agricultural properties</w:t>
      </w:r>
      <w:bookmarkEnd w:id="30"/>
    </w:p>
    <w:p w14:paraId="19AC4B6B" w14:textId="6B0E6FBF" w:rsidR="006E67D8" w:rsidRDefault="006E67D8" w:rsidP="006E67D8">
      <w:pPr>
        <w:jc w:val="center"/>
      </w:pPr>
    </w:p>
    <w:p w14:paraId="6029FB5C" w14:textId="26422DA5" w:rsidR="00AE1FF7" w:rsidRDefault="00AE1FF7" w:rsidP="00AE1FF7">
      <w:pPr>
        <w:jc w:val="center"/>
      </w:pPr>
      <w:r>
        <w:rPr>
          <w:noProof/>
        </w:rPr>
        <w:drawing>
          <wp:inline distT="0" distB="0" distL="0" distR="0" wp14:anchorId="7039B1E2" wp14:editId="5E83A758">
            <wp:extent cx="4798458" cy="37909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7-03-2025-6.png"/>
                    <pic:cNvPicPr/>
                  </pic:nvPicPr>
                  <pic:blipFill>
                    <a:blip r:embed="rId31"/>
                    <a:stretch>
                      <a:fillRect/>
                    </a:stretch>
                  </pic:blipFill>
                  <pic:spPr>
                    <a:xfrm>
                      <a:off x="0" y="0"/>
                      <a:ext cx="4812869" cy="3802335"/>
                    </a:xfrm>
                    <a:prstGeom prst="rect">
                      <a:avLst/>
                    </a:prstGeom>
                  </pic:spPr>
                </pic:pic>
              </a:graphicData>
            </a:graphic>
          </wp:inline>
        </w:drawing>
      </w:r>
    </w:p>
    <w:p w14:paraId="6EB5E21F" w14:textId="3F881604" w:rsidR="0018676C" w:rsidRDefault="00AE1FF7" w:rsidP="00AE1FF7">
      <w:pPr>
        <w:jc w:val="center"/>
      </w:pPr>
      <w:r>
        <w:rPr>
          <w:noProof/>
        </w:rPr>
        <w:drawing>
          <wp:inline distT="0" distB="0" distL="0" distR="0" wp14:anchorId="62C16A8C" wp14:editId="437CCC42">
            <wp:extent cx="4993929" cy="2971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7-03-2025-7.png"/>
                    <pic:cNvPicPr/>
                  </pic:nvPicPr>
                  <pic:blipFill>
                    <a:blip r:embed="rId32"/>
                    <a:stretch>
                      <a:fillRect/>
                    </a:stretch>
                  </pic:blipFill>
                  <pic:spPr>
                    <a:xfrm>
                      <a:off x="0" y="0"/>
                      <a:ext cx="5005495" cy="2978683"/>
                    </a:xfrm>
                    <a:prstGeom prst="rect">
                      <a:avLst/>
                    </a:prstGeom>
                  </pic:spPr>
                </pic:pic>
              </a:graphicData>
            </a:graphic>
          </wp:inline>
        </w:drawing>
      </w:r>
    </w:p>
    <w:p w14:paraId="2372B716" w14:textId="6709533B" w:rsidR="006E67D8" w:rsidRDefault="006E67D8" w:rsidP="003148C5"/>
    <w:p w14:paraId="1401CD79" w14:textId="33FA0A9B" w:rsidR="0018676C" w:rsidRDefault="00AE1FF7" w:rsidP="003148C5">
      <w:r>
        <w:rPr>
          <w:noProof/>
        </w:rPr>
        <w:lastRenderedPageBreak/>
        <w:drawing>
          <wp:inline distT="0" distB="0" distL="0" distR="0" wp14:anchorId="5B864B36" wp14:editId="038F8550">
            <wp:extent cx="5836920" cy="40024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7-03-2025-8.png"/>
                    <pic:cNvPicPr/>
                  </pic:nvPicPr>
                  <pic:blipFill>
                    <a:blip r:embed="rId33"/>
                    <a:stretch>
                      <a:fillRect/>
                    </a:stretch>
                  </pic:blipFill>
                  <pic:spPr>
                    <a:xfrm>
                      <a:off x="0" y="0"/>
                      <a:ext cx="5836920" cy="4002405"/>
                    </a:xfrm>
                    <a:prstGeom prst="rect">
                      <a:avLst/>
                    </a:prstGeom>
                  </pic:spPr>
                </pic:pic>
              </a:graphicData>
            </a:graphic>
          </wp:inline>
        </w:drawing>
      </w:r>
    </w:p>
    <w:p w14:paraId="1A75AD29" w14:textId="2F80B0FF" w:rsidR="00AE1FF7" w:rsidRDefault="00AE1FF7" w:rsidP="003148C5"/>
    <w:p w14:paraId="7712FBD4" w14:textId="14D8FC2F" w:rsidR="00AE1FF7" w:rsidRDefault="00AE1FF7" w:rsidP="003148C5">
      <w:r>
        <w:rPr>
          <w:noProof/>
        </w:rPr>
        <w:drawing>
          <wp:inline distT="0" distB="0" distL="0" distR="0" wp14:anchorId="51FE2169" wp14:editId="656CAA95">
            <wp:extent cx="5836920" cy="42741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7-03-2025-4.png"/>
                    <pic:cNvPicPr/>
                  </pic:nvPicPr>
                  <pic:blipFill>
                    <a:blip r:embed="rId34"/>
                    <a:stretch>
                      <a:fillRect/>
                    </a:stretch>
                  </pic:blipFill>
                  <pic:spPr>
                    <a:xfrm>
                      <a:off x="0" y="0"/>
                      <a:ext cx="5836920" cy="4274185"/>
                    </a:xfrm>
                    <a:prstGeom prst="rect">
                      <a:avLst/>
                    </a:prstGeom>
                  </pic:spPr>
                </pic:pic>
              </a:graphicData>
            </a:graphic>
          </wp:inline>
        </w:drawing>
      </w:r>
    </w:p>
    <w:p w14:paraId="634F59AF" w14:textId="68360941" w:rsidR="00AE1FF7" w:rsidRDefault="00AE1FF7" w:rsidP="003148C5">
      <w:r>
        <w:rPr>
          <w:noProof/>
        </w:rPr>
        <w:lastRenderedPageBreak/>
        <w:drawing>
          <wp:inline distT="0" distB="0" distL="0" distR="0" wp14:anchorId="24389DD6" wp14:editId="15EE0B59">
            <wp:extent cx="5836920" cy="2788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7-03-2025-5.png"/>
                    <pic:cNvPicPr/>
                  </pic:nvPicPr>
                  <pic:blipFill>
                    <a:blip r:embed="rId35"/>
                    <a:stretch>
                      <a:fillRect/>
                    </a:stretch>
                  </pic:blipFill>
                  <pic:spPr>
                    <a:xfrm>
                      <a:off x="0" y="0"/>
                      <a:ext cx="5836920" cy="2788920"/>
                    </a:xfrm>
                    <a:prstGeom prst="rect">
                      <a:avLst/>
                    </a:prstGeom>
                  </pic:spPr>
                </pic:pic>
              </a:graphicData>
            </a:graphic>
          </wp:inline>
        </w:drawing>
      </w:r>
    </w:p>
    <w:p w14:paraId="7C0DFE17" w14:textId="2D95E598" w:rsidR="00AE1FF7" w:rsidRPr="003148C5" w:rsidRDefault="00AE1FF7" w:rsidP="003148C5">
      <w:r>
        <w:rPr>
          <w:noProof/>
        </w:rPr>
        <w:drawing>
          <wp:inline distT="0" distB="0" distL="0" distR="0" wp14:anchorId="6A95C34B" wp14:editId="43D955F3">
            <wp:extent cx="5836920" cy="40024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7-03-2025-8.png"/>
                    <pic:cNvPicPr/>
                  </pic:nvPicPr>
                  <pic:blipFill>
                    <a:blip r:embed="rId33"/>
                    <a:stretch>
                      <a:fillRect/>
                    </a:stretch>
                  </pic:blipFill>
                  <pic:spPr>
                    <a:xfrm>
                      <a:off x="0" y="0"/>
                      <a:ext cx="5836920" cy="4002405"/>
                    </a:xfrm>
                    <a:prstGeom prst="rect">
                      <a:avLst/>
                    </a:prstGeom>
                  </pic:spPr>
                </pic:pic>
              </a:graphicData>
            </a:graphic>
          </wp:inline>
        </w:drawing>
      </w:r>
    </w:p>
    <w:sectPr w:rsidR="00AE1FF7" w:rsidRPr="003148C5" w:rsidSect="004F7874">
      <w:headerReference w:type="default" r:id="rId36"/>
      <w:footerReference w:type="default" r:id="rId37"/>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E9637D" w14:textId="77777777" w:rsidR="00B24AA1" w:rsidRDefault="00B24AA1" w:rsidP="008F36B1">
      <w:pPr>
        <w:spacing w:after="0" w:line="240" w:lineRule="auto"/>
      </w:pPr>
      <w:r>
        <w:separator/>
      </w:r>
    </w:p>
  </w:endnote>
  <w:endnote w:type="continuationSeparator" w:id="0">
    <w:p w14:paraId="2237451C" w14:textId="77777777" w:rsidR="00B24AA1" w:rsidRDefault="00B24AA1" w:rsidP="008F3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3391252"/>
      <w:docPartObj>
        <w:docPartGallery w:val="Page Numbers (Bottom of Page)"/>
        <w:docPartUnique/>
      </w:docPartObj>
    </w:sdtPr>
    <w:sdtEndPr>
      <w:rPr>
        <w:noProof/>
      </w:rPr>
    </w:sdtEndPr>
    <w:sdtContent>
      <w:p w14:paraId="382933F7" w14:textId="77777777" w:rsidR="00EF56AA" w:rsidRDefault="00EF56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B68C5" w14:textId="77777777" w:rsidR="00EF56AA" w:rsidRDefault="00EF56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B4A1BD" w14:textId="77777777" w:rsidR="00B24AA1" w:rsidRDefault="00B24AA1" w:rsidP="008F36B1">
      <w:pPr>
        <w:spacing w:after="0" w:line="240" w:lineRule="auto"/>
      </w:pPr>
      <w:r>
        <w:separator/>
      </w:r>
    </w:p>
  </w:footnote>
  <w:footnote w:type="continuationSeparator" w:id="0">
    <w:p w14:paraId="154E9701" w14:textId="77777777" w:rsidR="00B24AA1" w:rsidRDefault="00B24AA1" w:rsidP="008F36B1">
      <w:pPr>
        <w:spacing w:after="0" w:line="240" w:lineRule="auto"/>
      </w:pPr>
      <w:r>
        <w:continuationSeparator/>
      </w:r>
    </w:p>
  </w:footnote>
  <w:footnote w:id="1">
    <w:p w14:paraId="3EAE210C" w14:textId="56EB5F27" w:rsidR="00EF56AA" w:rsidRDefault="00EF56AA">
      <w:pPr>
        <w:pStyle w:val="FootnoteText"/>
      </w:pPr>
      <w:r>
        <w:rPr>
          <w:rStyle w:val="FootnoteReference"/>
        </w:rPr>
        <w:footnoteRef/>
      </w:r>
      <w:r>
        <w:t xml:space="preserve"> To maintain the flow of GIS Market valuation, market valuation for all the properties will be done after fetching the properties in the property search page to maintain the common flow in all the districts and talukas.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1B5181" w14:textId="50DF91F4" w:rsidR="00EF56AA" w:rsidRDefault="00EF56AA" w:rsidP="00D06059">
    <w:pPr>
      <w:pStyle w:val="Header"/>
      <w:jc w:val="center"/>
    </w:pPr>
    <w:r>
      <w:rPr>
        <w:noProof/>
      </w:rPr>
      <w:drawing>
        <wp:anchor distT="0" distB="0" distL="114300" distR="114300" simplePos="0" relativeHeight="251659264" behindDoc="0" locked="0" layoutInCell="1" allowOverlap="1" wp14:anchorId="2CF794FC" wp14:editId="648B58EE">
          <wp:simplePos x="0" y="0"/>
          <wp:positionH relativeFrom="column">
            <wp:posOffset>5902960</wp:posOffset>
          </wp:positionH>
          <wp:positionV relativeFrom="page">
            <wp:posOffset>396875</wp:posOffset>
          </wp:positionV>
          <wp:extent cx="349250" cy="2819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EFB5C79" w14:textId="77777777" w:rsidR="00EF56AA" w:rsidRDefault="00EF56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37CE"/>
    <w:multiLevelType w:val="hybridMultilevel"/>
    <w:tmpl w:val="159C46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9A07D5"/>
    <w:multiLevelType w:val="hybridMultilevel"/>
    <w:tmpl w:val="AAB6A59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F7082"/>
    <w:multiLevelType w:val="hybridMultilevel"/>
    <w:tmpl w:val="A1AE1FA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02043B2"/>
    <w:multiLevelType w:val="hybridMultilevel"/>
    <w:tmpl w:val="2A160C8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1B5DB7"/>
    <w:multiLevelType w:val="hybridMultilevel"/>
    <w:tmpl w:val="F29CFAD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71484A"/>
    <w:multiLevelType w:val="hybridMultilevel"/>
    <w:tmpl w:val="13422E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5C7F2E"/>
    <w:multiLevelType w:val="hybridMultilevel"/>
    <w:tmpl w:val="AE1E1F64"/>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E622E57"/>
    <w:multiLevelType w:val="hybridMultilevel"/>
    <w:tmpl w:val="AAB6A59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476B3A"/>
    <w:multiLevelType w:val="hybridMultilevel"/>
    <w:tmpl w:val="AAB6A59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E41991"/>
    <w:multiLevelType w:val="hybridMultilevel"/>
    <w:tmpl w:val="2A160C8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D117D7"/>
    <w:multiLevelType w:val="hybridMultilevel"/>
    <w:tmpl w:val="47AAB6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A5D4131"/>
    <w:multiLevelType w:val="hybridMultilevel"/>
    <w:tmpl w:val="F29CF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D0658C6"/>
    <w:multiLevelType w:val="multilevel"/>
    <w:tmpl w:val="C74A115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36F4890"/>
    <w:multiLevelType w:val="hybridMultilevel"/>
    <w:tmpl w:val="689EEB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4D25B72"/>
    <w:multiLevelType w:val="hybridMultilevel"/>
    <w:tmpl w:val="ED661824"/>
    <w:lvl w:ilvl="0" w:tplc="7B46BF0A">
      <w:start w:val="1"/>
      <w:numFmt w:val="decimal"/>
      <w:lvlText w:val="%1."/>
      <w:lvlJc w:val="left"/>
      <w:pPr>
        <w:ind w:left="720" w:hanging="360"/>
      </w:pPr>
    </w:lvl>
    <w:lvl w:ilvl="1" w:tplc="63705946">
      <w:start w:val="1"/>
      <w:numFmt w:val="lowerLetter"/>
      <w:lvlText w:val="%2."/>
      <w:lvlJc w:val="left"/>
      <w:pPr>
        <w:ind w:left="1440" w:hanging="360"/>
      </w:pPr>
    </w:lvl>
    <w:lvl w:ilvl="2" w:tplc="27CE7666">
      <w:start w:val="1"/>
      <w:numFmt w:val="lowerRoman"/>
      <w:lvlText w:val="%3."/>
      <w:lvlJc w:val="right"/>
      <w:pPr>
        <w:ind w:left="2160" w:hanging="180"/>
      </w:pPr>
    </w:lvl>
    <w:lvl w:ilvl="3" w:tplc="A836C00C">
      <w:start w:val="1"/>
      <w:numFmt w:val="decimal"/>
      <w:lvlText w:val="%4."/>
      <w:lvlJc w:val="left"/>
      <w:pPr>
        <w:ind w:left="2880" w:hanging="360"/>
      </w:pPr>
    </w:lvl>
    <w:lvl w:ilvl="4" w:tplc="159C89F0">
      <w:start w:val="1"/>
      <w:numFmt w:val="lowerLetter"/>
      <w:lvlText w:val="%5."/>
      <w:lvlJc w:val="left"/>
      <w:pPr>
        <w:ind w:left="3600" w:hanging="360"/>
      </w:pPr>
    </w:lvl>
    <w:lvl w:ilvl="5" w:tplc="51E66AC4">
      <w:start w:val="1"/>
      <w:numFmt w:val="lowerRoman"/>
      <w:lvlText w:val="%6."/>
      <w:lvlJc w:val="right"/>
      <w:pPr>
        <w:ind w:left="4320" w:hanging="180"/>
      </w:pPr>
    </w:lvl>
    <w:lvl w:ilvl="6" w:tplc="6A2804BC">
      <w:start w:val="1"/>
      <w:numFmt w:val="decimal"/>
      <w:lvlText w:val="%7."/>
      <w:lvlJc w:val="left"/>
      <w:pPr>
        <w:ind w:left="5040" w:hanging="360"/>
      </w:pPr>
    </w:lvl>
    <w:lvl w:ilvl="7" w:tplc="F70AE224">
      <w:start w:val="1"/>
      <w:numFmt w:val="lowerLetter"/>
      <w:lvlText w:val="%8."/>
      <w:lvlJc w:val="left"/>
      <w:pPr>
        <w:ind w:left="5760" w:hanging="360"/>
      </w:pPr>
    </w:lvl>
    <w:lvl w:ilvl="8" w:tplc="1CFEBAD6">
      <w:start w:val="1"/>
      <w:numFmt w:val="lowerRoman"/>
      <w:lvlText w:val="%9."/>
      <w:lvlJc w:val="right"/>
      <w:pPr>
        <w:ind w:left="6480" w:hanging="180"/>
      </w:pPr>
    </w:lvl>
  </w:abstractNum>
  <w:abstractNum w:abstractNumId="15" w15:restartNumberingAfterBreak="0">
    <w:nsid w:val="49F8788E"/>
    <w:multiLevelType w:val="hybridMultilevel"/>
    <w:tmpl w:val="5DD8C3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739A30"/>
    <w:multiLevelType w:val="hybridMultilevel"/>
    <w:tmpl w:val="0AB06A2A"/>
    <w:lvl w:ilvl="0" w:tplc="653E523A">
      <w:start w:val="1"/>
      <w:numFmt w:val="decimal"/>
      <w:lvlText w:val="%1."/>
      <w:lvlJc w:val="left"/>
      <w:pPr>
        <w:ind w:left="720" w:hanging="360"/>
      </w:pPr>
    </w:lvl>
    <w:lvl w:ilvl="1" w:tplc="D83AA4A8">
      <w:start w:val="1"/>
      <w:numFmt w:val="lowerLetter"/>
      <w:lvlText w:val="%2."/>
      <w:lvlJc w:val="left"/>
      <w:pPr>
        <w:ind w:left="1440" w:hanging="360"/>
      </w:pPr>
    </w:lvl>
    <w:lvl w:ilvl="2" w:tplc="5134C130">
      <w:start w:val="1"/>
      <w:numFmt w:val="lowerRoman"/>
      <w:lvlText w:val="%3."/>
      <w:lvlJc w:val="right"/>
      <w:pPr>
        <w:ind w:left="2160" w:hanging="180"/>
      </w:pPr>
    </w:lvl>
    <w:lvl w:ilvl="3" w:tplc="0A20AC0E">
      <w:start w:val="1"/>
      <w:numFmt w:val="decimal"/>
      <w:lvlText w:val="%4."/>
      <w:lvlJc w:val="left"/>
      <w:pPr>
        <w:ind w:left="2880" w:hanging="360"/>
      </w:pPr>
    </w:lvl>
    <w:lvl w:ilvl="4" w:tplc="352C4438">
      <w:start w:val="1"/>
      <w:numFmt w:val="lowerLetter"/>
      <w:lvlText w:val="%5."/>
      <w:lvlJc w:val="left"/>
      <w:pPr>
        <w:ind w:left="3600" w:hanging="360"/>
      </w:pPr>
    </w:lvl>
    <w:lvl w:ilvl="5" w:tplc="A02673BE">
      <w:start w:val="1"/>
      <w:numFmt w:val="lowerRoman"/>
      <w:lvlText w:val="%6."/>
      <w:lvlJc w:val="right"/>
      <w:pPr>
        <w:ind w:left="4320" w:hanging="180"/>
      </w:pPr>
    </w:lvl>
    <w:lvl w:ilvl="6" w:tplc="C12648F0">
      <w:start w:val="1"/>
      <w:numFmt w:val="decimal"/>
      <w:lvlText w:val="%7."/>
      <w:lvlJc w:val="left"/>
      <w:pPr>
        <w:ind w:left="5040" w:hanging="360"/>
      </w:pPr>
    </w:lvl>
    <w:lvl w:ilvl="7" w:tplc="7018B208">
      <w:start w:val="1"/>
      <w:numFmt w:val="lowerLetter"/>
      <w:lvlText w:val="%8."/>
      <w:lvlJc w:val="left"/>
      <w:pPr>
        <w:ind w:left="5760" w:hanging="360"/>
      </w:pPr>
    </w:lvl>
    <w:lvl w:ilvl="8" w:tplc="7856EF68">
      <w:start w:val="1"/>
      <w:numFmt w:val="lowerRoman"/>
      <w:lvlText w:val="%9."/>
      <w:lvlJc w:val="right"/>
      <w:pPr>
        <w:ind w:left="6480" w:hanging="180"/>
      </w:pPr>
    </w:lvl>
  </w:abstractNum>
  <w:abstractNum w:abstractNumId="17" w15:restartNumberingAfterBreak="0">
    <w:nsid w:val="55654D47"/>
    <w:multiLevelType w:val="hybridMultilevel"/>
    <w:tmpl w:val="175C7708"/>
    <w:lvl w:ilvl="0" w:tplc="42202C7C">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7D8398F"/>
    <w:multiLevelType w:val="multilevel"/>
    <w:tmpl w:val="AD88EC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6015610D"/>
    <w:multiLevelType w:val="hybridMultilevel"/>
    <w:tmpl w:val="47AAB6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63951AFE"/>
    <w:multiLevelType w:val="hybridMultilevel"/>
    <w:tmpl w:val="862492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4AA12E7"/>
    <w:multiLevelType w:val="hybridMultilevel"/>
    <w:tmpl w:val="47AAB6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5A2178C"/>
    <w:multiLevelType w:val="hybridMultilevel"/>
    <w:tmpl w:val="169CCB54"/>
    <w:lvl w:ilvl="0" w:tplc="0AC6B422">
      <w:start w:val="1"/>
      <w:numFmt w:val="decimal"/>
      <w:lvlText w:val="%1."/>
      <w:lvlJc w:val="left"/>
      <w:pPr>
        <w:ind w:left="720" w:hanging="360"/>
      </w:pPr>
    </w:lvl>
    <w:lvl w:ilvl="1" w:tplc="1A7A1C1E">
      <w:start w:val="1"/>
      <w:numFmt w:val="lowerLetter"/>
      <w:lvlText w:val="%2."/>
      <w:lvlJc w:val="left"/>
      <w:pPr>
        <w:ind w:left="1440" w:hanging="360"/>
      </w:pPr>
    </w:lvl>
    <w:lvl w:ilvl="2" w:tplc="244CDC48">
      <w:start w:val="1"/>
      <w:numFmt w:val="lowerRoman"/>
      <w:lvlText w:val="%3."/>
      <w:lvlJc w:val="right"/>
      <w:pPr>
        <w:ind w:left="2160" w:hanging="180"/>
      </w:pPr>
    </w:lvl>
    <w:lvl w:ilvl="3" w:tplc="5CC20EA4">
      <w:start w:val="1"/>
      <w:numFmt w:val="decimal"/>
      <w:lvlText w:val="%4."/>
      <w:lvlJc w:val="left"/>
      <w:pPr>
        <w:ind w:left="2880" w:hanging="360"/>
      </w:pPr>
    </w:lvl>
    <w:lvl w:ilvl="4" w:tplc="0FF47380">
      <w:start w:val="1"/>
      <w:numFmt w:val="lowerLetter"/>
      <w:lvlText w:val="%5."/>
      <w:lvlJc w:val="left"/>
      <w:pPr>
        <w:ind w:left="3600" w:hanging="360"/>
      </w:pPr>
    </w:lvl>
    <w:lvl w:ilvl="5" w:tplc="52FE4590">
      <w:start w:val="1"/>
      <w:numFmt w:val="lowerRoman"/>
      <w:lvlText w:val="%6."/>
      <w:lvlJc w:val="right"/>
      <w:pPr>
        <w:ind w:left="4320" w:hanging="180"/>
      </w:pPr>
    </w:lvl>
    <w:lvl w:ilvl="6" w:tplc="1A8CD240">
      <w:start w:val="1"/>
      <w:numFmt w:val="decimal"/>
      <w:lvlText w:val="%7."/>
      <w:lvlJc w:val="left"/>
      <w:pPr>
        <w:ind w:left="5040" w:hanging="360"/>
      </w:pPr>
    </w:lvl>
    <w:lvl w:ilvl="7" w:tplc="8332BD5A">
      <w:start w:val="1"/>
      <w:numFmt w:val="lowerLetter"/>
      <w:lvlText w:val="%8."/>
      <w:lvlJc w:val="left"/>
      <w:pPr>
        <w:ind w:left="5760" w:hanging="360"/>
      </w:pPr>
    </w:lvl>
    <w:lvl w:ilvl="8" w:tplc="97CAA750">
      <w:start w:val="1"/>
      <w:numFmt w:val="lowerRoman"/>
      <w:lvlText w:val="%9."/>
      <w:lvlJc w:val="right"/>
      <w:pPr>
        <w:ind w:left="6480" w:hanging="180"/>
      </w:pPr>
    </w:lvl>
  </w:abstractNum>
  <w:abstractNum w:abstractNumId="23" w15:restartNumberingAfterBreak="0">
    <w:nsid w:val="6B5A5BD2"/>
    <w:multiLevelType w:val="hybridMultilevel"/>
    <w:tmpl w:val="DC926706"/>
    <w:lvl w:ilvl="0" w:tplc="CFE28AB2">
      <w:start w:val="1"/>
      <w:numFmt w:val="upperLetter"/>
      <w:lvlText w:val="%1."/>
      <w:lvlJc w:val="left"/>
      <w:pPr>
        <w:ind w:left="720" w:hanging="360"/>
      </w:pPr>
    </w:lvl>
    <w:lvl w:ilvl="1" w:tplc="382C4936">
      <w:start w:val="1"/>
      <w:numFmt w:val="lowerLetter"/>
      <w:lvlText w:val="%2."/>
      <w:lvlJc w:val="left"/>
      <w:pPr>
        <w:ind w:left="1440" w:hanging="360"/>
      </w:pPr>
    </w:lvl>
    <w:lvl w:ilvl="2" w:tplc="0E0EA4B6">
      <w:start w:val="1"/>
      <w:numFmt w:val="lowerRoman"/>
      <w:lvlText w:val="%3."/>
      <w:lvlJc w:val="right"/>
      <w:pPr>
        <w:ind w:left="2160" w:hanging="180"/>
      </w:pPr>
    </w:lvl>
    <w:lvl w:ilvl="3" w:tplc="5CE2DBE4">
      <w:start w:val="1"/>
      <w:numFmt w:val="decimal"/>
      <w:lvlText w:val="%4."/>
      <w:lvlJc w:val="left"/>
      <w:pPr>
        <w:ind w:left="2880" w:hanging="360"/>
      </w:pPr>
    </w:lvl>
    <w:lvl w:ilvl="4" w:tplc="7E7AA452">
      <w:start w:val="1"/>
      <w:numFmt w:val="lowerLetter"/>
      <w:lvlText w:val="%5."/>
      <w:lvlJc w:val="left"/>
      <w:pPr>
        <w:ind w:left="3600" w:hanging="360"/>
      </w:pPr>
    </w:lvl>
    <w:lvl w:ilvl="5" w:tplc="6F9639E0">
      <w:start w:val="1"/>
      <w:numFmt w:val="lowerRoman"/>
      <w:lvlText w:val="%6."/>
      <w:lvlJc w:val="right"/>
      <w:pPr>
        <w:ind w:left="4320" w:hanging="180"/>
      </w:pPr>
    </w:lvl>
    <w:lvl w:ilvl="6" w:tplc="B6C0938E">
      <w:start w:val="1"/>
      <w:numFmt w:val="decimal"/>
      <w:lvlText w:val="%7."/>
      <w:lvlJc w:val="left"/>
      <w:pPr>
        <w:ind w:left="5040" w:hanging="360"/>
      </w:pPr>
    </w:lvl>
    <w:lvl w:ilvl="7" w:tplc="2222EF74">
      <w:start w:val="1"/>
      <w:numFmt w:val="lowerLetter"/>
      <w:lvlText w:val="%8."/>
      <w:lvlJc w:val="left"/>
      <w:pPr>
        <w:ind w:left="5760" w:hanging="360"/>
      </w:pPr>
    </w:lvl>
    <w:lvl w:ilvl="8" w:tplc="B32893D2">
      <w:start w:val="1"/>
      <w:numFmt w:val="lowerRoman"/>
      <w:lvlText w:val="%9."/>
      <w:lvlJc w:val="right"/>
      <w:pPr>
        <w:ind w:left="6480" w:hanging="180"/>
      </w:pPr>
    </w:lvl>
  </w:abstractNum>
  <w:abstractNum w:abstractNumId="24" w15:restartNumberingAfterBreak="0">
    <w:nsid w:val="6FA42A01"/>
    <w:multiLevelType w:val="hybridMultilevel"/>
    <w:tmpl w:val="2CB6C5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4B21E49"/>
    <w:multiLevelType w:val="hybridMultilevel"/>
    <w:tmpl w:val="27D8F5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C6737D"/>
    <w:multiLevelType w:val="hybridMultilevel"/>
    <w:tmpl w:val="F5F412D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DAD17A3"/>
    <w:multiLevelType w:val="hybridMultilevel"/>
    <w:tmpl w:val="47AAB6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6"/>
  </w:num>
  <w:num w:numId="2">
    <w:abstractNumId w:val="22"/>
  </w:num>
  <w:num w:numId="3">
    <w:abstractNumId w:val="14"/>
  </w:num>
  <w:num w:numId="4">
    <w:abstractNumId w:val="23"/>
  </w:num>
  <w:num w:numId="5">
    <w:abstractNumId w:val="12"/>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3"/>
  </w:num>
  <w:num w:numId="9">
    <w:abstractNumId w:val="26"/>
  </w:num>
  <w:num w:numId="10">
    <w:abstractNumId w:val="24"/>
  </w:num>
  <w:num w:numId="11">
    <w:abstractNumId w:val="11"/>
  </w:num>
  <w:num w:numId="12">
    <w:abstractNumId w:val="3"/>
  </w:num>
  <w:num w:numId="13">
    <w:abstractNumId w:val="19"/>
  </w:num>
  <w:num w:numId="14">
    <w:abstractNumId w:val="4"/>
  </w:num>
  <w:num w:numId="15">
    <w:abstractNumId w:val="8"/>
  </w:num>
  <w:num w:numId="16">
    <w:abstractNumId w:val="5"/>
  </w:num>
  <w:num w:numId="17">
    <w:abstractNumId w:val="15"/>
  </w:num>
  <w:num w:numId="18">
    <w:abstractNumId w:val="25"/>
  </w:num>
  <w:num w:numId="19">
    <w:abstractNumId w:val="2"/>
  </w:num>
  <w:num w:numId="20">
    <w:abstractNumId w:val="0"/>
  </w:num>
  <w:num w:numId="21">
    <w:abstractNumId w:val="20"/>
  </w:num>
  <w:num w:numId="22">
    <w:abstractNumId w:val="21"/>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 w:numId="25">
    <w:abstractNumId w:val="1"/>
  </w:num>
  <w:num w:numId="26">
    <w:abstractNumId w:val="6"/>
  </w:num>
  <w:num w:numId="27">
    <w:abstractNumId w:val="27"/>
  </w:num>
  <w:num w:numId="28">
    <w:abstractNumId w:val="18"/>
  </w:num>
  <w:num w:numId="29">
    <w:abstractNumId w:val="1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jesh Hanbal">
    <w15:presenceInfo w15:providerId="AD" w15:userId="S::rajesh.hanbal@csgkarnataka.in::4ad97f58-2e68-41f7-beae-0973aaeecb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76"/>
    <w:rsid w:val="00000448"/>
    <w:rsid w:val="00001281"/>
    <w:rsid w:val="00001CA0"/>
    <w:rsid w:val="000033BB"/>
    <w:rsid w:val="00003F3E"/>
    <w:rsid w:val="00005539"/>
    <w:rsid w:val="00010CD2"/>
    <w:rsid w:val="00012F08"/>
    <w:rsid w:val="00017C47"/>
    <w:rsid w:val="00024310"/>
    <w:rsid w:val="00025C77"/>
    <w:rsid w:val="00026A36"/>
    <w:rsid w:val="00027DE7"/>
    <w:rsid w:val="0003043E"/>
    <w:rsid w:val="0003097E"/>
    <w:rsid w:val="00032152"/>
    <w:rsid w:val="0003353C"/>
    <w:rsid w:val="000335FA"/>
    <w:rsid w:val="00034AA9"/>
    <w:rsid w:val="00034C7B"/>
    <w:rsid w:val="00041686"/>
    <w:rsid w:val="00041B1C"/>
    <w:rsid w:val="00045EAB"/>
    <w:rsid w:val="0005007B"/>
    <w:rsid w:val="000511E8"/>
    <w:rsid w:val="00051584"/>
    <w:rsid w:val="000521FF"/>
    <w:rsid w:val="000527B3"/>
    <w:rsid w:val="00052E8A"/>
    <w:rsid w:val="000535DB"/>
    <w:rsid w:val="00054422"/>
    <w:rsid w:val="0005640B"/>
    <w:rsid w:val="00060A68"/>
    <w:rsid w:val="000620AE"/>
    <w:rsid w:val="00062235"/>
    <w:rsid w:val="00062A6B"/>
    <w:rsid w:val="00066666"/>
    <w:rsid w:val="000717BA"/>
    <w:rsid w:val="00080304"/>
    <w:rsid w:val="00080E28"/>
    <w:rsid w:val="0008327B"/>
    <w:rsid w:val="00084A39"/>
    <w:rsid w:val="00086093"/>
    <w:rsid w:val="00090B47"/>
    <w:rsid w:val="000939B3"/>
    <w:rsid w:val="000951CF"/>
    <w:rsid w:val="00095433"/>
    <w:rsid w:val="00096F69"/>
    <w:rsid w:val="000A1B24"/>
    <w:rsid w:val="000A38B6"/>
    <w:rsid w:val="000A3FD9"/>
    <w:rsid w:val="000A4C7E"/>
    <w:rsid w:val="000B20AC"/>
    <w:rsid w:val="000B6D78"/>
    <w:rsid w:val="000B714D"/>
    <w:rsid w:val="000B7724"/>
    <w:rsid w:val="000B7C61"/>
    <w:rsid w:val="000B7FDF"/>
    <w:rsid w:val="000C0028"/>
    <w:rsid w:val="000C23CE"/>
    <w:rsid w:val="000C7430"/>
    <w:rsid w:val="000D3181"/>
    <w:rsid w:val="000D7D5A"/>
    <w:rsid w:val="000F3F08"/>
    <w:rsid w:val="000F4908"/>
    <w:rsid w:val="00100A71"/>
    <w:rsid w:val="00100F8C"/>
    <w:rsid w:val="00101D18"/>
    <w:rsid w:val="00101DAE"/>
    <w:rsid w:val="001045DF"/>
    <w:rsid w:val="00104996"/>
    <w:rsid w:val="00111A3A"/>
    <w:rsid w:val="00111EB7"/>
    <w:rsid w:val="00111EFF"/>
    <w:rsid w:val="00113915"/>
    <w:rsid w:val="001141D6"/>
    <w:rsid w:val="001156B1"/>
    <w:rsid w:val="001222B7"/>
    <w:rsid w:val="00123739"/>
    <w:rsid w:val="00125EAA"/>
    <w:rsid w:val="0012717B"/>
    <w:rsid w:val="001273B2"/>
    <w:rsid w:val="0013449C"/>
    <w:rsid w:val="0013488D"/>
    <w:rsid w:val="00135D4E"/>
    <w:rsid w:val="00136EF8"/>
    <w:rsid w:val="001401DA"/>
    <w:rsid w:val="001408A2"/>
    <w:rsid w:val="0014121C"/>
    <w:rsid w:val="00142CBA"/>
    <w:rsid w:val="00144C1E"/>
    <w:rsid w:val="00145060"/>
    <w:rsid w:val="0014514E"/>
    <w:rsid w:val="0015248D"/>
    <w:rsid w:val="00153596"/>
    <w:rsid w:val="0015395C"/>
    <w:rsid w:val="00160920"/>
    <w:rsid w:val="00160B81"/>
    <w:rsid w:val="0016238B"/>
    <w:rsid w:val="001664A6"/>
    <w:rsid w:val="00166BC7"/>
    <w:rsid w:val="00166F05"/>
    <w:rsid w:val="001755FA"/>
    <w:rsid w:val="0018052D"/>
    <w:rsid w:val="001808A5"/>
    <w:rsid w:val="00180C49"/>
    <w:rsid w:val="00184B73"/>
    <w:rsid w:val="0018596E"/>
    <w:rsid w:val="0018676C"/>
    <w:rsid w:val="0018702C"/>
    <w:rsid w:val="00187540"/>
    <w:rsid w:val="001926CD"/>
    <w:rsid w:val="001A1DC3"/>
    <w:rsid w:val="001A35E0"/>
    <w:rsid w:val="001A37BF"/>
    <w:rsid w:val="001B4604"/>
    <w:rsid w:val="001B6F4B"/>
    <w:rsid w:val="001C0803"/>
    <w:rsid w:val="001C0F70"/>
    <w:rsid w:val="001C3BCF"/>
    <w:rsid w:val="001C5D7A"/>
    <w:rsid w:val="001C6E96"/>
    <w:rsid w:val="001C76D0"/>
    <w:rsid w:val="001C7F7E"/>
    <w:rsid w:val="001D2632"/>
    <w:rsid w:val="001D405B"/>
    <w:rsid w:val="001D4E2B"/>
    <w:rsid w:val="001D5882"/>
    <w:rsid w:val="001D5DB2"/>
    <w:rsid w:val="001E122B"/>
    <w:rsid w:val="001E3889"/>
    <w:rsid w:val="001F0782"/>
    <w:rsid w:val="001F3722"/>
    <w:rsid w:val="001F451B"/>
    <w:rsid w:val="001F536C"/>
    <w:rsid w:val="001F7765"/>
    <w:rsid w:val="00203515"/>
    <w:rsid w:val="00204E35"/>
    <w:rsid w:val="00205F2A"/>
    <w:rsid w:val="00206CEC"/>
    <w:rsid w:val="00206D43"/>
    <w:rsid w:val="0020766A"/>
    <w:rsid w:val="00210A95"/>
    <w:rsid w:val="00212293"/>
    <w:rsid w:val="00214255"/>
    <w:rsid w:val="00217F32"/>
    <w:rsid w:val="00220333"/>
    <w:rsid w:val="00220B61"/>
    <w:rsid w:val="0022196E"/>
    <w:rsid w:val="0022417D"/>
    <w:rsid w:val="002245C5"/>
    <w:rsid w:val="00226602"/>
    <w:rsid w:val="00231542"/>
    <w:rsid w:val="002331FB"/>
    <w:rsid w:val="00233273"/>
    <w:rsid w:val="0023629E"/>
    <w:rsid w:val="00241BF0"/>
    <w:rsid w:val="00241EDD"/>
    <w:rsid w:val="00242007"/>
    <w:rsid w:val="002429A0"/>
    <w:rsid w:val="00242E81"/>
    <w:rsid w:val="002443F7"/>
    <w:rsid w:val="00245074"/>
    <w:rsid w:val="00250EF9"/>
    <w:rsid w:val="002513A9"/>
    <w:rsid w:val="00251DD3"/>
    <w:rsid w:val="002545C2"/>
    <w:rsid w:val="00256931"/>
    <w:rsid w:val="00262834"/>
    <w:rsid w:val="00262EAA"/>
    <w:rsid w:val="002654F6"/>
    <w:rsid w:val="00265A69"/>
    <w:rsid w:val="002679DB"/>
    <w:rsid w:val="00280C0A"/>
    <w:rsid w:val="002839B4"/>
    <w:rsid w:val="00286979"/>
    <w:rsid w:val="00286F8E"/>
    <w:rsid w:val="0029088D"/>
    <w:rsid w:val="002A0747"/>
    <w:rsid w:val="002A4347"/>
    <w:rsid w:val="002A496F"/>
    <w:rsid w:val="002A7F0F"/>
    <w:rsid w:val="002B127B"/>
    <w:rsid w:val="002B1EA6"/>
    <w:rsid w:val="002B2B0B"/>
    <w:rsid w:val="002B64DC"/>
    <w:rsid w:val="002C25E2"/>
    <w:rsid w:val="002C27EC"/>
    <w:rsid w:val="002C2818"/>
    <w:rsid w:val="002C35E4"/>
    <w:rsid w:val="002C4C44"/>
    <w:rsid w:val="002C64D6"/>
    <w:rsid w:val="002D478A"/>
    <w:rsid w:val="002D4F63"/>
    <w:rsid w:val="002E3DBA"/>
    <w:rsid w:val="002E4278"/>
    <w:rsid w:val="002E79F2"/>
    <w:rsid w:val="002E7DA8"/>
    <w:rsid w:val="002F1DD3"/>
    <w:rsid w:val="002F1EA0"/>
    <w:rsid w:val="002F420A"/>
    <w:rsid w:val="002F4559"/>
    <w:rsid w:val="00302122"/>
    <w:rsid w:val="00302368"/>
    <w:rsid w:val="00302644"/>
    <w:rsid w:val="00304173"/>
    <w:rsid w:val="0030420C"/>
    <w:rsid w:val="00304FC8"/>
    <w:rsid w:val="003077F9"/>
    <w:rsid w:val="003101AD"/>
    <w:rsid w:val="003148C5"/>
    <w:rsid w:val="00315E52"/>
    <w:rsid w:val="00321BD8"/>
    <w:rsid w:val="0032274D"/>
    <w:rsid w:val="00323DAE"/>
    <w:rsid w:val="00325F82"/>
    <w:rsid w:val="00327468"/>
    <w:rsid w:val="00331654"/>
    <w:rsid w:val="00331E86"/>
    <w:rsid w:val="00333F3D"/>
    <w:rsid w:val="00336922"/>
    <w:rsid w:val="00344CBC"/>
    <w:rsid w:val="0034599C"/>
    <w:rsid w:val="00353E29"/>
    <w:rsid w:val="00354439"/>
    <w:rsid w:val="00356F88"/>
    <w:rsid w:val="00360D22"/>
    <w:rsid w:val="0036274F"/>
    <w:rsid w:val="00367E8F"/>
    <w:rsid w:val="00371053"/>
    <w:rsid w:val="0037122C"/>
    <w:rsid w:val="00371506"/>
    <w:rsid w:val="00374A94"/>
    <w:rsid w:val="00375E48"/>
    <w:rsid w:val="00383D90"/>
    <w:rsid w:val="00384690"/>
    <w:rsid w:val="003858B4"/>
    <w:rsid w:val="00385E4F"/>
    <w:rsid w:val="00386A6D"/>
    <w:rsid w:val="00386BC7"/>
    <w:rsid w:val="00387F48"/>
    <w:rsid w:val="00394D63"/>
    <w:rsid w:val="003A3C9E"/>
    <w:rsid w:val="003A4059"/>
    <w:rsid w:val="003A6400"/>
    <w:rsid w:val="003B1901"/>
    <w:rsid w:val="003B1B93"/>
    <w:rsid w:val="003B1CF8"/>
    <w:rsid w:val="003B384F"/>
    <w:rsid w:val="003C2CE0"/>
    <w:rsid w:val="003C4EF0"/>
    <w:rsid w:val="003D1316"/>
    <w:rsid w:val="003D2C65"/>
    <w:rsid w:val="003D3BCA"/>
    <w:rsid w:val="003D3BEE"/>
    <w:rsid w:val="003D4374"/>
    <w:rsid w:val="003D7D0F"/>
    <w:rsid w:val="003E002A"/>
    <w:rsid w:val="003E210F"/>
    <w:rsid w:val="003E3B87"/>
    <w:rsid w:val="003E4D4C"/>
    <w:rsid w:val="003E5460"/>
    <w:rsid w:val="003E575F"/>
    <w:rsid w:val="003E5CFD"/>
    <w:rsid w:val="003F4064"/>
    <w:rsid w:val="003F45C5"/>
    <w:rsid w:val="003F64C4"/>
    <w:rsid w:val="00401353"/>
    <w:rsid w:val="0040383B"/>
    <w:rsid w:val="00411234"/>
    <w:rsid w:val="004220E8"/>
    <w:rsid w:val="00422438"/>
    <w:rsid w:val="004236B6"/>
    <w:rsid w:val="004258DD"/>
    <w:rsid w:val="00426649"/>
    <w:rsid w:val="0042778F"/>
    <w:rsid w:val="004279E5"/>
    <w:rsid w:val="00431F84"/>
    <w:rsid w:val="00432B5E"/>
    <w:rsid w:val="00442797"/>
    <w:rsid w:val="00443B08"/>
    <w:rsid w:val="00447C16"/>
    <w:rsid w:val="0045271F"/>
    <w:rsid w:val="004531C7"/>
    <w:rsid w:val="00453229"/>
    <w:rsid w:val="00453924"/>
    <w:rsid w:val="004544A1"/>
    <w:rsid w:val="004548CB"/>
    <w:rsid w:val="00455AAA"/>
    <w:rsid w:val="00460643"/>
    <w:rsid w:val="004618F7"/>
    <w:rsid w:val="00467A8C"/>
    <w:rsid w:val="00470807"/>
    <w:rsid w:val="00471CDB"/>
    <w:rsid w:val="00471CF5"/>
    <w:rsid w:val="004734E2"/>
    <w:rsid w:val="00474C8D"/>
    <w:rsid w:val="00475E13"/>
    <w:rsid w:val="0048046E"/>
    <w:rsid w:val="004811FD"/>
    <w:rsid w:val="0048425A"/>
    <w:rsid w:val="004930A9"/>
    <w:rsid w:val="00494BA0"/>
    <w:rsid w:val="0049538D"/>
    <w:rsid w:val="004A4975"/>
    <w:rsid w:val="004B054C"/>
    <w:rsid w:val="004B0977"/>
    <w:rsid w:val="004B26ED"/>
    <w:rsid w:val="004B2776"/>
    <w:rsid w:val="004B3EC3"/>
    <w:rsid w:val="004B6EC5"/>
    <w:rsid w:val="004C0FB1"/>
    <w:rsid w:val="004C6469"/>
    <w:rsid w:val="004C6D31"/>
    <w:rsid w:val="004C76C6"/>
    <w:rsid w:val="004D29E4"/>
    <w:rsid w:val="004D6133"/>
    <w:rsid w:val="004E0B8D"/>
    <w:rsid w:val="004E37CB"/>
    <w:rsid w:val="004E42E3"/>
    <w:rsid w:val="004F3E41"/>
    <w:rsid w:val="004F53EA"/>
    <w:rsid w:val="004F65FC"/>
    <w:rsid w:val="004F7082"/>
    <w:rsid w:val="004F712E"/>
    <w:rsid w:val="004F7874"/>
    <w:rsid w:val="00500965"/>
    <w:rsid w:val="00501719"/>
    <w:rsid w:val="005026D3"/>
    <w:rsid w:val="00503FDF"/>
    <w:rsid w:val="0050434C"/>
    <w:rsid w:val="00506AA3"/>
    <w:rsid w:val="005131A7"/>
    <w:rsid w:val="005138EA"/>
    <w:rsid w:val="00514E08"/>
    <w:rsid w:val="00515A82"/>
    <w:rsid w:val="00516FAC"/>
    <w:rsid w:val="00522083"/>
    <w:rsid w:val="00523292"/>
    <w:rsid w:val="005236EB"/>
    <w:rsid w:val="00524068"/>
    <w:rsid w:val="00524AF6"/>
    <w:rsid w:val="0052670B"/>
    <w:rsid w:val="0052751E"/>
    <w:rsid w:val="00530564"/>
    <w:rsid w:val="0053166F"/>
    <w:rsid w:val="005351C6"/>
    <w:rsid w:val="00536996"/>
    <w:rsid w:val="00536FAA"/>
    <w:rsid w:val="00542301"/>
    <w:rsid w:val="005424EE"/>
    <w:rsid w:val="00542607"/>
    <w:rsid w:val="005428A9"/>
    <w:rsid w:val="00543AC2"/>
    <w:rsid w:val="00554462"/>
    <w:rsid w:val="005553B8"/>
    <w:rsid w:val="0055730A"/>
    <w:rsid w:val="00561732"/>
    <w:rsid w:val="0056715F"/>
    <w:rsid w:val="00570784"/>
    <w:rsid w:val="00570BA5"/>
    <w:rsid w:val="005729F0"/>
    <w:rsid w:val="0057513F"/>
    <w:rsid w:val="0057598A"/>
    <w:rsid w:val="00577703"/>
    <w:rsid w:val="005839B8"/>
    <w:rsid w:val="00583D48"/>
    <w:rsid w:val="00584BBD"/>
    <w:rsid w:val="00586B92"/>
    <w:rsid w:val="00594452"/>
    <w:rsid w:val="0059575E"/>
    <w:rsid w:val="005A2020"/>
    <w:rsid w:val="005A2646"/>
    <w:rsid w:val="005A6EA4"/>
    <w:rsid w:val="005B01CE"/>
    <w:rsid w:val="005B06AA"/>
    <w:rsid w:val="005B0B05"/>
    <w:rsid w:val="005B0ED2"/>
    <w:rsid w:val="005B7F2B"/>
    <w:rsid w:val="005C3DFC"/>
    <w:rsid w:val="005C4B7F"/>
    <w:rsid w:val="005C5596"/>
    <w:rsid w:val="005D3B8E"/>
    <w:rsid w:val="005D4C5E"/>
    <w:rsid w:val="005D5E19"/>
    <w:rsid w:val="005E1864"/>
    <w:rsid w:val="005E2488"/>
    <w:rsid w:val="005E4032"/>
    <w:rsid w:val="005E605B"/>
    <w:rsid w:val="005E7924"/>
    <w:rsid w:val="005F5640"/>
    <w:rsid w:val="005F5924"/>
    <w:rsid w:val="006000D6"/>
    <w:rsid w:val="0060033E"/>
    <w:rsid w:val="006012D6"/>
    <w:rsid w:val="00602991"/>
    <w:rsid w:val="00603368"/>
    <w:rsid w:val="00605475"/>
    <w:rsid w:val="006069BC"/>
    <w:rsid w:val="00611D64"/>
    <w:rsid w:val="00616447"/>
    <w:rsid w:val="00623E89"/>
    <w:rsid w:val="00624E6C"/>
    <w:rsid w:val="00630D3D"/>
    <w:rsid w:val="00641BFD"/>
    <w:rsid w:val="006449DE"/>
    <w:rsid w:val="006461A4"/>
    <w:rsid w:val="00647959"/>
    <w:rsid w:val="0065273A"/>
    <w:rsid w:val="00655063"/>
    <w:rsid w:val="006552B8"/>
    <w:rsid w:val="00661A76"/>
    <w:rsid w:val="00663BE8"/>
    <w:rsid w:val="00667207"/>
    <w:rsid w:val="006721F1"/>
    <w:rsid w:val="00672848"/>
    <w:rsid w:val="00674F68"/>
    <w:rsid w:val="00675EAF"/>
    <w:rsid w:val="00676630"/>
    <w:rsid w:val="0067712F"/>
    <w:rsid w:val="0068283B"/>
    <w:rsid w:val="006836FF"/>
    <w:rsid w:val="00687726"/>
    <w:rsid w:val="006900D0"/>
    <w:rsid w:val="00690943"/>
    <w:rsid w:val="0069122F"/>
    <w:rsid w:val="00693D99"/>
    <w:rsid w:val="006A1582"/>
    <w:rsid w:val="006A18B9"/>
    <w:rsid w:val="006A193D"/>
    <w:rsid w:val="006A3C9B"/>
    <w:rsid w:val="006A6A45"/>
    <w:rsid w:val="006A70E8"/>
    <w:rsid w:val="006C38BF"/>
    <w:rsid w:val="006C43CB"/>
    <w:rsid w:val="006D060B"/>
    <w:rsid w:val="006D0846"/>
    <w:rsid w:val="006D22BE"/>
    <w:rsid w:val="006D24BE"/>
    <w:rsid w:val="006D2567"/>
    <w:rsid w:val="006D2B9F"/>
    <w:rsid w:val="006D2D27"/>
    <w:rsid w:val="006D3D2E"/>
    <w:rsid w:val="006D54E0"/>
    <w:rsid w:val="006D5C11"/>
    <w:rsid w:val="006D63C9"/>
    <w:rsid w:val="006D7A58"/>
    <w:rsid w:val="006E02DE"/>
    <w:rsid w:val="006E5DFD"/>
    <w:rsid w:val="006E67D8"/>
    <w:rsid w:val="006E7193"/>
    <w:rsid w:val="006F2ACD"/>
    <w:rsid w:val="006F484C"/>
    <w:rsid w:val="0070176A"/>
    <w:rsid w:val="007078F3"/>
    <w:rsid w:val="00710B49"/>
    <w:rsid w:val="00712193"/>
    <w:rsid w:val="007176DC"/>
    <w:rsid w:val="00717EBE"/>
    <w:rsid w:val="00717FEA"/>
    <w:rsid w:val="00721F97"/>
    <w:rsid w:val="00724AE1"/>
    <w:rsid w:val="00725B6F"/>
    <w:rsid w:val="00725D74"/>
    <w:rsid w:val="00731EBC"/>
    <w:rsid w:val="00732C5E"/>
    <w:rsid w:val="007364F1"/>
    <w:rsid w:val="007365A1"/>
    <w:rsid w:val="00736B82"/>
    <w:rsid w:val="007371C6"/>
    <w:rsid w:val="00743694"/>
    <w:rsid w:val="00744E77"/>
    <w:rsid w:val="0074634B"/>
    <w:rsid w:val="00747F20"/>
    <w:rsid w:val="00750CBC"/>
    <w:rsid w:val="007555BB"/>
    <w:rsid w:val="0075780A"/>
    <w:rsid w:val="00761ABE"/>
    <w:rsid w:val="00761B73"/>
    <w:rsid w:val="00765EDF"/>
    <w:rsid w:val="0077640F"/>
    <w:rsid w:val="0078001F"/>
    <w:rsid w:val="00784A28"/>
    <w:rsid w:val="00785834"/>
    <w:rsid w:val="00786AAD"/>
    <w:rsid w:val="007870ED"/>
    <w:rsid w:val="0079168A"/>
    <w:rsid w:val="007952EA"/>
    <w:rsid w:val="007A028D"/>
    <w:rsid w:val="007A4097"/>
    <w:rsid w:val="007A6152"/>
    <w:rsid w:val="007A670D"/>
    <w:rsid w:val="007A74B1"/>
    <w:rsid w:val="007B79CE"/>
    <w:rsid w:val="007C1196"/>
    <w:rsid w:val="007C5879"/>
    <w:rsid w:val="007D1431"/>
    <w:rsid w:val="007D39F8"/>
    <w:rsid w:val="007D6DDC"/>
    <w:rsid w:val="007E237B"/>
    <w:rsid w:val="007E4E4A"/>
    <w:rsid w:val="007E5819"/>
    <w:rsid w:val="007E5838"/>
    <w:rsid w:val="007E5C81"/>
    <w:rsid w:val="007E69FC"/>
    <w:rsid w:val="007F671E"/>
    <w:rsid w:val="007F7739"/>
    <w:rsid w:val="008001F7"/>
    <w:rsid w:val="008055D5"/>
    <w:rsid w:val="0080750C"/>
    <w:rsid w:val="00810DD9"/>
    <w:rsid w:val="0081124A"/>
    <w:rsid w:val="008114A1"/>
    <w:rsid w:val="00811ACB"/>
    <w:rsid w:val="00812998"/>
    <w:rsid w:val="00813116"/>
    <w:rsid w:val="00814709"/>
    <w:rsid w:val="00814E40"/>
    <w:rsid w:val="00814F10"/>
    <w:rsid w:val="00820472"/>
    <w:rsid w:val="0082462C"/>
    <w:rsid w:val="00826696"/>
    <w:rsid w:val="00826C1B"/>
    <w:rsid w:val="00827C94"/>
    <w:rsid w:val="008338DA"/>
    <w:rsid w:val="008341F7"/>
    <w:rsid w:val="0083490D"/>
    <w:rsid w:val="008354BB"/>
    <w:rsid w:val="0083794D"/>
    <w:rsid w:val="00837C4F"/>
    <w:rsid w:val="008431BD"/>
    <w:rsid w:val="00845F4C"/>
    <w:rsid w:val="00846D28"/>
    <w:rsid w:val="0084710D"/>
    <w:rsid w:val="00850446"/>
    <w:rsid w:val="00850E06"/>
    <w:rsid w:val="00852380"/>
    <w:rsid w:val="00857841"/>
    <w:rsid w:val="00860E8E"/>
    <w:rsid w:val="00861F39"/>
    <w:rsid w:val="0086445E"/>
    <w:rsid w:val="0086773E"/>
    <w:rsid w:val="00871655"/>
    <w:rsid w:val="00871B30"/>
    <w:rsid w:val="00871DF9"/>
    <w:rsid w:val="00871E61"/>
    <w:rsid w:val="008768C5"/>
    <w:rsid w:val="008800BE"/>
    <w:rsid w:val="00882024"/>
    <w:rsid w:val="00882541"/>
    <w:rsid w:val="008827A8"/>
    <w:rsid w:val="0088388F"/>
    <w:rsid w:val="00884AAB"/>
    <w:rsid w:val="0088587C"/>
    <w:rsid w:val="00891D8B"/>
    <w:rsid w:val="00892C0B"/>
    <w:rsid w:val="00895D22"/>
    <w:rsid w:val="008A0217"/>
    <w:rsid w:val="008A2015"/>
    <w:rsid w:val="008A2939"/>
    <w:rsid w:val="008A5142"/>
    <w:rsid w:val="008B6D0D"/>
    <w:rsid w:val="008B7A20"/>
    <w:rsid w:val="008C15F1"/>
    <w:rsid w:val="008C1CB9"/>
    <w:rsid w:val="008C3AF0"/>
    <w:rsid w:val="008C4DAA"/>
    <w:rsid w:val="008D064F"/>
    <w:rsid w:val="008D0FC9"/>
    <w:rsid w:val="008D6D64"/>
    <w:rsid w:val="008E2101"/>
    <w:rsid w:val="008F36B1"/>
    <w:rsid w:val="008F4D31"/>
    <w:rsid w:val="00901CEE"/>
    <w:rsid w:val="00912947"/>
    <w:rsid w:val="009139B0"/>
    <w:rsid w:val="00925190"/>
    <w:rsid w:val="00936089"/>
    <w:rsid w:val="00940222"/>
    <w:rsid w:val="00941B01"/>
    <w:rsid w:val="009461D9"/>
    <w:rsid w:val="00947CFA"/>
    <w:rsid w:val="009534CA"/>
    <w:rsid w:val="00953529"/>
    <w:rsid w:val="009602C6"/>
    <w:rsid w:val="009608DE"/>
    <w:rsid w:val="00961623"/>
    <w:rsid w:val="009616CD"/>
    <w:rsid w:val="009632BF"/>
    <w:rsid w:val="00963E19"/>
    <w:rsid w:val="009658D3"/>
    <w:rsid w:val="00965A1A"/>
    <w:rsid w:val="0097093F"/>
    <w:rsid w:val="00971058"/>
    <w:rsid w:val="0097163F"/>
    <w:rsid w:val="0097306B"/>
    <w:rsid w:val="00974F4B"/>
    <w:rsid w:val="00976145"/>
    <w:rsid w:val="0097674A"/>
    <w:rsid w:val="00977928"/>
    <w:rsid w:val="00984D88"/>
    <w:rsid w:val="009856FD"/>
    <w:rsid w:val="00986C82"/>
    <w:rsid w:val="00986F3E"/>
    <w:rsid w:val="00993696"/>
    <w:rsid w:val="00995B3C"/>
    <w:rsid w:val="0099664B"/>
    <w:rsid w:val="009A7B0A"/>
    <w:rsid w:val="009B3730"/>
    <w:rsid w:val="009B4517"/>
    <w:rsid w:val="009B5A8B"/>
    <w:rsid w:val="009B703B"/>
    <w:rsid w:val="009C03DD"/>
    <w:rsid w:val="009C07E5"/>
    <w:rsid w:val="009C2AC2"/>
    <w:rsid w:val="009C7121"/>
    <w:rsid w:val="009D1A00"/>
    <w:rsid w:val="009D1E22"/>
    <w:rsid w:val="009D4586"/>
    <w:rsid w:val="009D5BD2"/>
    <w:rsid w:val="009E1126"/>
    <w:rsid w:val="009E14ED"/>
    <w:rsid w:val="009E1D40"/>
    <w:rsid w:val="009E41BC"/>
    <w:rsid w:val="009E4742"/>
    <w:rsid w:val="009E557E"/>
    <w:rsid w:val="009E6066"/>
    <w:rsid w:val="009F15AE"/>
    <w:rsid w:val="009F4662"/>
    <w:rsid w:val="009F52BF"/>
    <w:rsid w:val="00A05058"/>
    <w:rsid w:val="00A0536E"/>
    <w:rsid w:val="00A07861"/>
    <w:rsid w:val="00A123F6"/>
    <w:rsid w:val="00A13B83"/>
    <w:rsid w:val="00A178E2"/>
    <w:rsid w:val="00A207D3"/>
    <w:rsid w:val="00A20EF0"/>
    <w:rsid w:val="00A23FCF"/>
    <w:rsid w:val="00A24181"/>
    <w:rsid w:val="00A2432A"/>
    <w:rsid w:val="00A24597"/>
    <w:rsid w:val="00A30615"/>
    <w:rsid w:val="00A31C11"/>
    <w:rsid w:val="00A3772E"/>
    <w:rsid w:val="00A427FA"/>
    <w:rsid w:val="00A4483F"/>
    <w:rsid w:val="00A4630F"/>
    <w:rsid w:val="00A529C3"/>
    <w:rsid w:val="00A55B2F"/>
    <w:rsid w:val="00A56C4E"/>
    <w:rsid w:val="00A60FFC"/>
    <w:rsid w:val="00A668C7"/>
    <w:rsid w:val="00A66957"/>
    <w:rsid w:val="00A743C4"/>
    <w:rsid w:val="00A77271"/>
    <w:rsid w:val="00A82C4A"/>
    <w:rsid w:val="00A84294"/>
    <w:rsid w:val="00A86BC2"/>
    <w:rsid w:val="00A8720C"/>
    <w:rsid w:val="00A918EB"/>
    <w:rsid w:val="00A94552"/>
    <w:rsid w:val="00A963AA"/>
    <w:rsid w:val="00AA35EB"/>
    <w:rsid w:val="00AA3611"/>
    <w:rsid w:val="00AA5E3E"/>
    <w:rsid w:val="00AB21CC"/>
    <w:rsid w:val="00AB2A8C"/>
    <w:rsid w:val="00AB4C9F"/>
    <w:rsid w:val="00AB61B9"/>
    <w:rsid w:val="00AB78CC"/>
    <w:rsid w:val="00AC3009"/>
    <w:rsid w:val="00AD074F"/>
    <w:rsid w:val="00AD36CE"/>
    <w:rsid w:val="00AD6FF3"/>
    <w:rsid w:val="00AD7C7E"/>
    <w:rsid w:val="00AD7FDB"/>
    <w:rsid w:val="00AE1FF7"/>
    <w:rsid w:val="00AE48B9"/>
    <w:rsid w:val="00AE71BB"/>
    <w:rsid w:val="00AF00B6"/>
    <w:rsid w:val="00AF624E"/>
    <w:rsid w:val="00B00BA0"/>
    <w:rsid w:val="00B04DFE"/>
    <w:rsid w:val="00B063CC"/>
    <w:rsid w:val="00B11A4E"/>
    <w:rsid w:val="00B12FF2"/>
    <w:rsid w:val="00B14577"/>
    <w:rsid w:val="00B200D0"/>
    <w:rsid w:val="00B23B49"/>
    <w:rsid w:val="00B24AA1"/>
    <w:rsid w:val="00B26E20"/>
    <w:rsid w:val="00B27B93"/>
    <w:rsid w:val="00B33563"/>
    <w:rsid w:val="00B36278"/>
    <w:rsid w:val="00B37792"/>
    <w:rsid w:val="00B41EE7"/>
    <w:rsid w:val="00B468ED"/>
    <w:rsid w:val="00B46B9D"/>
    <w:rsid w:val="00B50C70"/>
    <w:rsid w:val="00B521FA"/>
    <w:rsid w:val="00B52628"/>
    <w:rsid w:val="00B535F4"/>
    <w:rsid w:val="00B557A1"/>
    <w:rsid w:val="00B561B2"/>
    <w:rsid w:val="00B61D57"/>
    <w:rsid w:val="00B6414C"/>
    <w:rsid w:val="00B64F21"/>
    <w:rsid w:val="00B66E78"/>
    <w:rsid w:val="00B67DFA"/>
    <w:rsid w:val="00B706CC"/>
    <w:rsid w:val="00B70B1E"/>
    <w:rsid w:val="00B72410"/>
    <w:rsid w:val="00B76C30"/>
    <w:rsid w:val="00B86307"/>
    <w:rsid w:val="00B8761F"/>
    <w:rsid w:val="00B91D1B"/>
    <w:rsid w:val="00B92C5E"/>
    <w:rsid w:val="00B97205"/>
    <w:rsid w:val="00B97576"/>
    <w:rsid w:val="00BA6191"/>
    <w:rsid w:val="00BB035D"/>
    <w:rsid w:val="00BB1344"/>
    <w:rsid w:val="00BB1962"/>
    <w:rsid w:val="00BB48FD"/>
    <w:rsid w:val="00BC0C20"/>
    <w:rsid w:val="00BC1271"/>
    <w:rsid w:val="00BC2F2C"/>
    <w:rsid w:val="00BC5433"/>
    <w:rsid w:val="00BC5B81"/>
    <w:rsid w:val="00BC5F7B"/>
    <w:rsid w:val="00BC6174"/>
    <w:rsid w:val="00BD17C7"/>
    <w:rsid w:val="00BD6868"/>
    <w:rsid w:val="00BD73B0"/>
    <w:rsid w:val="00BE0A8D"/>
    <w:rsid w:val="00BE3068"/>
    <w:rsid w:val="00BE4315"/>
    <w:rsid w:val="00BE6672"/>
    <w:rsid w:val="00BF0C2D"/>
    <w:rsid w:val="00BF3EAB"/>
    <w:rsid w:val="00BF5A8F"/>
    <w:rsid w:val="00BF62B9"/>
    <w:rsid w:val="00BF7660"/>
    <w:rsid w:val="00BF7882"/>
    <w:rsid w:val="00C05CBD"/>
    <w:rsid w:val="00C07C5A"/>
    <w:rsid w:val="00C10E95"/>
    <w:rsid w:val="00C20A28"/>
    <w:rsid w:val="00C20E3A"/>
    <w:rsid w:val="00C22F69"/>
    <w:rsid w:val="00C22F78"/>
    <w:rsid w:val="00C233A7"/>
    <w:rsid w:val="00C23584"/>
    <w:rsid w:val="00C31BBE"/>
    <w:rsid w:val="00C31EE4"/>
    <w:rsid w:val="00C41B3E"/>
    <w:rsid w:val="00C41DD9"/>
    <w:rsid w:val="00C45FDB"/>
    <w:rsid w:val="00C4668F"/>
    <w:rsid w:val="00C47CC0"/>
    <w:rsid w:val="00C5554A"/>
    <w:rsid w:val="00C56FDF"/>
    <w:rsid w:val="00C62A2E"/>
    <w:rsid w:val="00C66C71"/>
    <w:rsid w:val="00C67B03"/>
    <w:rsid w:val="00C812BF"/>
    <w:rsid w:val="00C81964"/>
    <w:rsid w:val="00C82F21"/>
    <w:rsid w:val="00C87701"/>
    <w:rsid w:val="00C94D65"/>
    <w:rsid w:val="00C96470"/>
    <w:rsid w:val="00CA2048"/>
    <w:rsid w:val="00CA466A"/>
    <w:rsid w:val="00CA5F41"/>
    <w:rsid w:val="00CA722C"/>
    <w:rsid w:val="00CB1BF0"/>
    <w:rsid w:val="00CB21C3"/>
    <w:rsid w:val="00CB22DE"/>
    <w:rsid w:val="00CB6935"/>
    <w:rsid w:val="00CC127C"/>
    <w:rsid w:val="00CC2B20"/>
    <w:rsid w:val="00CC43BC"/>
    <w:rsid w:val="00CC7293"/>
    <w:rsid w:val="00CD53F4"/>
    <w:rsid w:val="00CD6DA2"/>
    <w:rsid w:val="00CD73B1"/>
    <w:rsid w:val="00CE1B97"/>
    <w:rsid w:val="00CE2CBD"/>
    <w:rsid w:val="00CF074D"/>
    <w:rsid w:val="00D01A83"/>
    <w:rsid w:val="00D01ADC"/>
    <w:rsid w:val="00D0223B"/>
    <w:rsid w:val="00D02413"/>
    <w:rsid w:val="00D0400D"/>
    <w:rsid w:val="00D056E0"/>
    <w:rsid w:val="00D06059"/>
    <w:rsid w:val="00D060AD"/>
    <w:rsid w:val="00D076B8"/>
    <w:rsid w:val="00D07ECB"/>
    <w:rsid w:val="00D100CC"/>
    <w:rsid w:val="00D13B42"/>
    <w:rsid w:val="00D21056"/>
    <w:rsid w:val="00D22563"/>
    <w:rsid w:val="00D24D18"/>
    <w:rsid w:val="00D26B1E"/>
    <w:rsid w:val="00D27D8A"/>
    <w:rsid w:val="00D30823"/>
    <w:rsid w:val="00D313A4"/>
    <w:rsid w:val="00D34405"/>
    <w:rsid w:val="00D36EA7"/>
    <w:rsid w:val="00D45187"/>
    <w:rsid w:val="00D4658F"/>
    <w:rsid w:val="00D50984"/>
    <w:rsid w:val="00D516CB"/>
    <w:rsid w:val="00D5182B"/>
    <w:rsid w:val="00D52462"/>
    <w:rsid w:val="00D529E3"/>
    <w:rsid w:val="00D52F16"/>
    <w:rsid w:val="00D538BB"/>
    <w:rsid w:val="00D55C27"/>
    <w:rsid w:val="00D57A01"/>
    <w:rsid w:val="00D62827"/>
    <w:rsid w:val="00D640AF"/>
    <w:rsid w:val="00D6575B"/>
    <w:rsid w:val="00D6578D"/>
    <w:rsid w:val="00D658BC"/>
    <w:rsid w:val="00D661F0"/>
    <w:rsid w:val="00D66A21"/>
    <w:rsid w:val="00D67B24"/>
    <w:rsid w:val="00D702E9"/>
    <w:rsid w:val="00D7176A"/>
    <w:rsid w:val="00D9079D"/>
    <w:rsid w:val="00D9503D"/>
    <w:rsid w:val="00D96FF6"/>
    <w:rsid w:val="00DA490B"/>
    <w:rsid w:val="00DA6550"/>
    <w:rsid w:val="00DA7420"/>
    <w:rsid w:val="00DAB763"/>
    <w:rsid w:val="00DB15B8"/>
    <w:rsid w:val="00DB3590"/>
    <w:rsid w:val="00DB4091"/>
    <w:rsid w:val="00DB4DF3"/>
    <w:rsid w:val="00DB530D"/>
    <w:rsid w:val="00DB5610"/>
    <w:rsid w:val="00DB63DA"/>
    <w:rsid w:val="00DB7B59"/>
    <w:rsid w:val="00DC0AE7"/>
    <w:rsid w:val="00DC13A5"/>
    <w:rsid w:val="00DC1931"/>
    <w:rsid w:val="00DC459C"/>
    <w:rsid w:val="00DC514E"/>
    <w:rsid w:val="00DD1E98"/>
    <w:rsid w:val="00DD20C6"/>
    <w:rsid w:val="00DE326B"/>
    <w:rsid w:val="00DE33F9"/>
    <w:rsid w:val="00DE45B1"/>
    <w:rsid w:val="00DE4EB2"/>
    <w:rsid w:val="00DE60D6"/>
    <w:rsid w:val="00DE6371"/>
    <w:rsid w:val="00DF0693"/>
    <w:rsid w:val="00DF73B0"/>
    <w:rsid w:val="00E01A7A"/>
    <w:rsid w:val="00E04C4E"/>
    <w:rsid w:val="00E05CFF"/>
    <w:rsid w:val="00E05D9C"/>
    <w:rsid w:val="00E07076"/>
    <w:rsid w:val="00E11583"/>
    <w:rsid w:val="00E13FAB"/>
    <w:rsid w:val="00E148C0"/>
    <w:rsid w:val="00E16788"/>
    <w:rsid w:val="00E2024B"/>
    <w:rsid w:val="00E2474C"/>
    <w:rsid w:val="00E250B6"/>
    <w:rsid w:val="00E26613"/>
    <w:rsid w:val="00E2736A"/>
    <w:rsid w:val="00E27F01"/>
    <w:rsid w:val="00E303C5"/>
    <w:rsid w:val="00E31FD0"/>
    <w:rsid w:val="00E3766E"/>
    <w:rsid w:val="00E41798"/>
    <w:rsid w:val="00E43287"/>
    <w:rsid w:val="00E437B0"/>
    <w:rsid w:val="00E45C44"/>
    <w:rsid w:val="00E50A8B"/>
    <w:rsid w:val="00E5118A"/>
    <w:rsid w:val="00E5245C"/>
    <w:rsid w:val="00E53E7A"/>
    <w:rsid w:val="00E54447"/>
    <w:rsid w:val="00E566ED"/>
    <w:rsid w:val="00E62EED"/>
    <w:rsid w:val="00E6333B"/>
    <w:rsid w:val="00E657A2"/>
    <w:rsid w:val="00E7322F"/>
    <w:rsid w:val="00E84560"/>
    <w:rsid w:val="00E847FF"/>
    <w:rsid w:val="00E865B2"/>
    <w:rsid w:val="00E94E17"/>
    <w:rsid w:val="00EA0367"/>
    <w:rsid w:val="00EA0C82"/>
    <w:rsid w:val="00EA108D"/>
    <w:rsid w:val="00EA4EB5"/>
    <w:rsid w:val="00EA5F18"/>
    <w:rsid w:val="00EB6CFB"/>
    <w:rsid w:val="00EC0032"/>
    <w:rsid w:val="00EC0C21"/>
    <w:rsid w:val="00EC2AB6"/>
    <w:rsid w:val="00ED2727"/>
    <w:rsid w:val="00ED2950"/>
    <w:rsid w:val="00ED7665"/>
    <w:rsid w:val="00EE0086"/>
    <w:rsid w:val="00EE1475"/>
    <w:rsid w:val="00EE244F"/>
    <w:rsid w:val="00EE400D"/>
    <w:rsid w:val="00EE4CA1"/>
    <w:rsid w:val="00EE69B8"/>
    <w:rsid w:val="00EE77B2"/>
    <w:rsid w:val="00EF56AA"/>
    <w:rsid w:val="00EF5E8F"/>
    <w:rsid w:val="00F02E4A"/>
    <w:rsid w:val="00F05D2F"/>
    <w:rsid w:val="00F06C9F"/>
    <w:rsid w:val="00F13E5C"/>
    <w:rsid w:val="00F14C71"/>
    <w:rsid w:val="00F2058E"/>
    <w:rsid w:val="00F33FCF"/>
    <w:rsid w:val="00F344E6"/>
    <w:rsid w:val="00F3500E"/>
    <w:rsid w:val="00F41F7F"/>
    <w:rsid w:val="00F44386"/>
    <w:rsid w:val="00F46AE0"/>
    <w:rsid w:val="00F47390"/>
    <w:rsid w:val="00F51D4C"/>
    <w:rsid w:val="00F54D52"/>
    <w:rsid w:val="00F600D0"/>
    <w:rsid w:val="00F63E2B"/>
    <w:rsid w:val="00F63FE3"/>
    <w:rsid w:val="00F649CF"/>
    <w:rsid w:val="00F64EB0"/>
    <w:rsid w:val="00F666F8"/>
    <w:rsid w:val="00F66A1F"/>
    <w:rsid w:val="00F81F4F"/>
    <w:rsid w:val="00F840DB"/>
    <w:rsid w:val="00F9108D"/>
    <w:rsid w:val="00F92D3A"/>
    <w:rsid w:val="00FA349F"/>
    <w:rsid w:val="00FA35ED"/>
    <w:rsid w:val="00FA3945"/>
    <w:rsid w:val="00FA6467"/>
    <w:rsid w:val="00FB0CF0"/>
    <w:rsid w:val="00FB30FB"/>
    <w:rsid w:val="00FD0AF3"/>
    <w:rsid w:val="00FD0BEA"/>
    <w:rsid w:val="00FD0F67"/>
    <w:rsid w:val="00FD20D3"/>
    <w:rsid w:val="00FD2942"/>
    <w:rsid w:val="00FD29AD"/>
    <w:rsid w:val="00FD2A74"/>
    <w:rsid w:val="00FD3812"/>
    <w:rsid w:val="00FD3F92"/>
    <w:rsid w:val="00FD4F6A"/>
    <w:rsid w:val="00FD5561"/>
    <w:rsid w:val="00FE1792"/>
    <w:rsid w:val="00FE5074"/>
    <w:rsid w:val="00FE518F"/>
    <w:rsid w:val="00FE5B61"/>
    <w:rsid w:val="00FF40FF"/>
    <w:rsid w:val="01BC0794"/>
    <w:rsid w:val="02331D42"/>
    <w:rsid w:val="0269458C"/>
    <w:rsid w:val="033A97D3"/>
    <w:rsid w:val="0375396C"/>
    <w:rsid w:val="0752B582"/>
    <w:rsid w:val="0843FA65"/>
    <w:rsid w:val="0899A02D"/>
    <w:rsid w:val="08CF8415"/>
    <w:rsid w:val="094DAF3E"/>
    <w:rsid w:val="098444CD"/>
    <w:rsid w:val="0A27319A"/>
    <w:rsid w:val="0A7A4A62"/>
    <w:rsid w:val="0B542A27"/>
    <w:rsid w:val="0B9B5C59"/>
    <w:rsid w:val="0BD61603"/>
    <w:rsid w:val="0BDF8E68"/>
    <w:rsid w:val="0CCC6D5E"/>
    <w:rsid w:val="0D234C82"/>
    <w:rsid w:val="0D84DE4F"/>
    <w:rsid w:val="0F87D8F5"/>
    <w:rsid w:val="10857D6F"/>
    <w:rsid w:val="10BFAE47"/>
    <w:rsid w:val="11856E2F"/>
    <w:rsid w:val="11EED543"/>
    <w:rsid w:val="12451C58"/>
    <w:rsid w:val="13346D1A"/>
    <w:rsid w:val="13C19780"/>
    <w:rsid w:val="144C2157"/>
    <w:rsid w:val="14ACFF7F"/>
    <w:rsid w:val="15126BE6"/>
    <w:rsid w:val="15FB5BD9"/>
    <w:rsid w:val="170962F1"/>
    <w:rsid w:val="17DA1D06"/>
    <w:rsid w:val="17FEEED2"/>
    <w:rsid w:val="18B516AC"/>
    <w:rsid w:val="18C2EB5C"/>
    <w:rsid w:val="1A4116FA"/>
    <w:rsid w:val="1AFF52F0"/>
    <w:rsid w:val="1BD1FEEE"/>
    <w:rsid w:val="1C41D4E6"/>
    <w:rsid w:val="1CAC94C0"/>
    <w:rsid w:val="1D121D4F"/>
    <w:rsid w:val="1D4E76BC"/>
    <w:rsid w:val="1D680877"/>
    <w:rsid w:val="204F8701"/>
    <w:rsid w:val="20A17921"/>
    <w:rsid w:val="212A13FE"/>
    <w:rsid w:val="214A624E"/>
    <w:rsid w:val="2160B6F9"/>
    <w:rsid w:val="21A894AF"/>
    <w:rsid w:val="22CC0265"/>
    <w:rsid w:val="238F3339"/>
    <w:rsid w:val="248304A0"/>
    <w:rsid w:val="24E4ACA8"/>
    <w:rsid w:val="27211404"/>
    <w:rsid w:val="28678273"/>
    <w:rsid w:val="2A5578F0"/>
    <w:rsid w:val="2B2C0A65"/>
    <w:rsid w:val="2D70C996"/>
    <w:rsid w:val="2D831A16"/>
    <w:rsid w:val="2DD0CBA9"/>
    <w:rsid w:val="2DD6AFD0"/>
    <w:rsid w:val="2E6BAD29"/>
    <w:rsid w:val="2F92D4C3"/>
    <w:rsid w:val="305637B7"/>
    <w:rsid w:val="311C6C5C"/>
    <w:rsid w:val="3324DBB9"/>
    <w:rsid w:val="34F28F01"/>
    <w:rsid w:val="35BF0BB7"/>
    <w:rsid w:val="36FDAA93"/>
    <w:rsid w:val="377DB8C4"/>
    <w:rsid w:val="3844F85F"/>
    <w:rsid w:val="38818749"/>
    <w:rsid w:val="390E7036"/>
    <w:rsid w:val="399616B1"/>
    <w:rsid w:val="3A288BFF"/>
    <w:rsid w:val="3A7EF2A5"/>
    <w:rsid w:val="3BCFAEE9"/>
    <w:rsid w:val="3CD9BF2F"/>
    <w:rsid w:val="3DD6C41E"/>
    <w:rsid w:val="3E7B30FF"/>
    <w:rsid w:val="3F626D85"/>
    <w:rsid w:val="3F87889E"/>
    <w:rsid w:val="3FDEA0C1"/>
    <w:rsid w:val="40519868"/>
    <w:rsid w:val="40751B15"/>
    <w:rsid w:val="40D8A858"/>
    <w:rsid w:val="4206B0FF"/>
    <w:rsid w:val="4244DC84"/>
    <w:rsid w:val="42A99EB1"/>
    <w:rsid w:val="42D9C3FE"/>
    <w:rsid w:val="4454EAE9"/>
    <w:rsid w:val="457E40AB"/>
    <w:rsid w:val="4662688B"/>
    <w:rsid w:val="46856822"/>
    <w:rsid w:val="47747D8D"/>
    <w:rsid w:val="4786A0FF"/>
    <w:rsid w:val="48574EBC"/>
    <w:rsid w:val="487068E6"/>
    <w:rsid w:val="48E29F0E"/>
    <w:rsid w:val="49D9D5B3"/>
    <w:rsid w:val="4B021958"/>
    <w:rsid w:val="4C09C64C"/>
    <w:rsid w:val="4C6FBD6B"/>
    <w:rsid w:val="4CD21EEE"/>
    <w:rsid w:val="4D14376A"/>
    <w:rsid w:val="4D4F87C2"/>
    <w:rsid w:val="4DA46B57"/>
    <w:rsid w:val="4DA8988A"/>
    <w:rsid w:val="4E901C6F"/>
    <w:rsid w:val="4E98092D"/>
    <w:rsid w:val="4F3384A1"/>
    <w:rsid w:val="4FF83D9C"/>
    <w:rsid w:val="5075898F"/>
    <w:rsid w:val="50818F72"/>
    <w:rsid w:val="513FEF28"/>
    <w:rsid w:val="520BA5B2"/>
    <w:rsid w:val="52AE0BF6"/>
    <w:rsid w:val="53C9687B"/>
    <w:rsid w:val="570AC527"/>
    <w:rsid w:val="571984A4"/>
    <w:rsid w:val="57246847"/>
    <w:rsid w:val="58A1AC77"/>
    <w:rsid w:val="5B305D01"/>
    <w:rsid w:val="5B508D77"/>
    <w:rsid w:val="5B64E113"/>
    <w:rsid w:val="5D31B8EC"/>
    <w:rsid w:val="5FA063E2"/>
    <w:rsid w:val="604F0024"/>
    <w:rsid w:val="60C5D2D5"/>
    <w:rsid w:val="61161A95"/>
    <w:rsid w:val="6207FFE5"/>
    <w:rsid w:val="625E73E9"/>
    <w:rsid w:val="62D47A75"/>
    <w:rsid w:val="63CB05AE"/>
    <w:rsid w:val="64772CC8"/>
    <w:rsid w:val="64A26EE0"/>
    <w:rsid w:val="64BF0BA1"/>
    <w:rsid w:val="64DCEEB3"/>
    <w:rsid w:val="657881C7"/>
    <w:rsid w:val="65C3BF0D"/>
    <w:rsid w:val="662F7C4C"/>
    <w:rsid w:val="66C9AE34"/>
    <w:rsid w:val="6749FD4B"/>
    <w:rsid w:val="6767531E"/>
    <w:rsid w:val="680AE309"/>
    <w:rsid w:val="686CCE86"/>
    <w:rsid w:val="6891AF92"/>
    <w:rsid w:val="6A3AF0AA"/>
    <w:rsid w:val="6C5EB03C"/>
    <w:rsid w:val="6CC6897C"/>
    <w:rsid w:val="6F0CD7A6"/>
    <w:rsid w:val="6FBD9146"/>
    <w:rsid w:val="70917E96"/>
    <w:rsid w:val="71F0AE52"/>
    <w:rsid w:val="7280DEEE"/>
    <w:rsid w:val="72A32A08"/>
    <w:rsid w:val="73921BF0"/>
    <w:rsid w:val="7504335F"/>
    <w:rsid w:val="7530DCBD"/>
    <w:rsid w:val="75780B56"/>
    <w:rsid w:val="75EDE6C8"/>
    <w:rsid w:val="76079362"/>
    <w:rsid w:val="7632A530"/>
    <w:rsid w:val="785244A2"/>
    <w:rsid w:val="788C443C"/>
    <w:rsid w:val="7998D71B"/>
    <w:rsid w:val="79A0705B"/>
    <w:rsid w:val="79BDCF21"/>
    <w:rsid w:val="7A1C403B"/>
    <w:rsid w:val="7AB9C5A1"/>
    <w:rsid w:val="7AEA0D99"/>
    <w:rsid w:val="7CBB65C5"/>
    <w:rsid w:val="7D87A5E6"/>
    <w:rsid w:val="7F13E0FF"/>
    <w:rsid w:val="7FA64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2F914D0"/>
  <w14:defaultImageDpi w14:val="32767"/>
  <w15:chartTrackingRefBased/>
  <w15:docId w15:val="{2AC268F0-AABD-419B-AF41-4B80259A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2E4A"/>
  </w:style>
  <w:style w:type="paragraph" w:styleId="Heading1">
    <w:name w:val="heading 1"/>
    <w:basedOn w:val="Normal"/>
    <w:next w:val="Normal"/>
    <w:link w:val="Heading1Char"/>
    <w:autoRedefine/>
    <w:uiPriority w:val="9"/>
    <w:qFormat/>
    <w:rsid w:val="00D34405"/>
    <w:pPr>
      <w:keepNext/>
      <w:keepLines/>
      <w:numPr>
        <w:numId w:val="5"/>
      </w:numPr>
      <w:spacing w:before="240" w:after="0"/>
      <w:outlineLvl w:val="0"/>
    </w:pPr>
    <w:rPr>
      <w:rFonts w:eastAsiaTheme="majorEastAsia" w:cstheme="majorBidi"/>
      <w:color w:val="2F5496" w:themeColor="accent1" w:themeShade="BF"/>
      <w:sz w:val="32"/>
      <w:szCs w:val="32"/>
      <w:u w:val="single"/>
    </w:rPr>
  </w:style>
  <w:style w:type="paragraph" w:styleId="Heading2">
    <w:name w:val="heading 2"/>
    <w:basedOn w:val="Normal"/>
    <w:next w:val="Normal"/>
    <w:link w:val="Heading2Char"/>
    <w:autoRedefine/>
    <w:uiPriority w:val="9"/>
    <w:unhideWhenUsed/>
    <w:qFormat/>
    <w:rsid w:val="002B1EA6"/>
    <w:pPr>
      <w:keepNext/>
      <w:keepLines/>
      <w:numPr>
        <w:ilvl w:val="1"/>
        <w:numId w:val="5"/>
      </w:numPr>
      <w:spacing w:before="40" w:after="0"/>
      <w:outlineLvl w:val="1"/>
    </w:pPr>
    <w:rPr>
      <w:rFonts w:eastAsiaTheme="majorEastAsia" w:cstheme="majorBidi"/>
      <w:color w:val="2F5496" w:themeColor="accent1" w:themeShade="BF"/>
      <w:sz w:val="28"/>
      <w:szCs w:val="26"/>
      <w:u w:val="single"/>
    </w:rPr>
  </w:style>
  <w:style w:type="paragraph" w:styleId="Heading3">
    <w:name w:val="heading 3"/>
    <w:basedOn w:val="Normal"/>
    <w:next w:val="Normal"/>
    <w:link w:val="Heading3Char"/>
    <w:autoRedefine/>
    <w:uiPriority w:val="9"/>
    <w:unhideWhenUsed/>
    <w:qFormat/>
    <w:rsid w:val="005B06AA"/>
    <w:pPr>
      <w:keepNext/>
      <w:keepLines/>
      <w:numPr>
        <w:ilvl w:val="2"/>
        <w:numId w:val="5"/>
      </w:numPr>
      <w:spacing w:before="40" w:after="240"/>
      <w:outlineLvl w:val="2"/>
    </w:pPr>
    <w:rPr>
      <w:rFonts w:eastAsiaTheme="majorEastAsia" w:cstheme="majorBidi"/>
      <w:color w:val="1F3763" w:themeColor="accent1" w:themeShade="7F"/>
      <w:sz w:val="24"/>
      <w:szCs w:val="24"/>
      <w:u w:val="single"/>
    </w:rPr>
  </w:style>
  <w:style w:type="paragraph" w:styleId="Heading4">
    <w:name w:val="heading 4"/>
    <w:basedOn w:val="Normal"/>
    <w:next w:val="Normal"/>
    <w:link w:val="Heading4Char"/>
    <w:uiPriority w:val="9"/>
    <w:unhideWhenUsed/>
    <w:qFormat/>
    <w:rsid w:val="00385E4F"/>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85E4F"/>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5E4F"/>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85E4F"/>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85E4F"/>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5E4F"/>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661A76"/>
    <w:pPr>
      <w:ind w:left="720"/>
      <w:contextualSpacing/>
    </w:pPr>
  </w:style>
  <w:style w:type="character" w:customStyle="1" w:styleId="Heading1Char">
    <w:name w:val="Heading 1 Char"/>
    <w:basedOn w:val="DefaultParagraphFont"/>
    <w:link w:val="Heading1"/>
    <w:uiPriority w:val="9"/>
    <w:rsid w:val="00D34405"/>
    <w:rPr>
      <w:rFonts w:eastAsiaTheme="majorEastAsia" w:cstheme="majorBidi"/>
      <w:color w:val="2F5496" w:themeColor="accent1" w:themeShade="BF"/>
      <w:sz w:val="32"/>
      <w:szCs w:val="32"/>
      <w:u w:val="single"/>
    </w:rPr>
  </w:style>
  <w:style w:type="character" w:customStyle="1" w:styleId="Heading2Char">
    <w:name w:val="Heading 2 Char"/>
    <w:basedOn w:val="DefaultParagraphFont"/>
    <w:link w:val="Heading2"/>
    <w:uiPriority w:val="9"/>
    <w:rsid w:val="002B1EA6"/>
    <w:rPr>
      <w:rFonts w:eastAsiaTheme="majorEastAsia" w:cstheme="majorBidi"/>
      <w:color w:val="2F5496" w:themeColor="accent1" w:themeShade="BF"/>
      <w:sz w:val="28"/>
      <w:szCs w:val="26"/>
      <w:u w:val="single"/>
    </w:rPr>
  </w:style>
  <w:style w:type="character" w:customStyle="1" w:styleId="Heading3Char">
    <w:name w:val="Heading 3 Char"/>
    <w:basedOn w:val="DefaultParagraphFont"/>
    <w:link w:val="Heading3"/>
    <w:uiPriority w:val="9"/>
    <w:rsid w:val="005B06AA"/>
    <w:rPr>
      <w:rFonts w:eastAsiaTheme="majorEastAsia" w:cstheme="majorBidi"/>
      <w:color w:val="1F3763" w:themeColor="accent1" w:themeShade="7F"/>
      <w:sz w:val="24"/>
      <w:szCs w:val="24"/>
      <w:u w:val="single"/>
    </w:rPr>
  </w:style>
  <w:style w:type="table" w:styleId="TableGrid">
    <w:name w:val="Table Grid"/>
    <w:basedOn w:val="TableNormal"/>
    <w:uiPriority w:val="39"/>
    <w:rsid w:val="0032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65EDF"/>
    <w:pPr>
      <w:spacing w:after="0" w:line="240" w:lineRule="auto"/>
    </w:pPr>
    <w:rPr>
      <w:sz w:val="20"/>
      <w:szCs w:val="20"/>
    </w:rPr>
  </w:style>
  <w:style w:type="character" w:customStyle="1" w:styleId="FootnoteTextChar">
    <w:name w:val="Footnote Text Char"/>
    <w:basedOn w:val="DefaultParagraphFont"/>
    <w:link w:val="FootnoteText"/>
    <w:uiPriority w:val="99"/>
    <w:rsid w:val="00765EDF"/>
    <w:rPr>
      <w:sz w:val="20"/>
      <w:szCs w:val="20"/>
    </w:rPr>
  </w:style>
  <w:style w:type="character" w:styleId="FootnoteReference">
    <w:name w:val="footnote reference"/>
    <w:basedOn w:val="DefaultParagraphFont"/>
    <w:uiPriority w:val="99"/>
    <w:semiHidden/>
    <w:unhideWhenUsed/>
    <w:rsid w:val="008F36B1"/>
    <w:rPr>
      <w:vertAlign w:val="superscript"/>
    </w:rPr>
  </w:style>
  <w:style w:type="table" w:styleId="GridTable4-Accent5">
    <w:name w:val="Grid Table 4 Accent 5"/>
    <w:basedOn w:val="TableNormal"/>
    <w:uiPriority w:val="49"/>
    <w:rsid w:val="00543AC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543A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D73B1"/>
    <w:rPr>
      <w:sz w:val="16"/>
      <w:szCs w:val="16"/>
    </w:rPr>
  </w:style>
  <w:style w:type="paragraph" w:styleId="CommentText">
    <w:name w:val="annotation text"/>
    <w:basedOn w:val="Normal"/>
    <w:link w:val="CommentTextChar"/>
    <w:uiPriority w:val="99"/>
    <w:semiHidden/>
    <w:unhideWhenUsed/>
    <w:rsid w:val="00CD73B1"/>
    <w:pPr>
      <w:spacing w:line="240" w:lineRule="auto"/>
    </w:pPr>
    <w:rPr>
      <w:sz w:val="20"/>
      <w:szCs w:val="20"/>
    </w:rPr>
  </w:style>
  <w:style w:type="character" w:customStyle="1" w:styleId="CommentTextChar">
    <w:name w:val="Comment Text Char"/>
    <w:basedOn w:val="DefaultParagraphFont"/>
    <w:link w:val="CommentText"/>
    <w:uiPriority w:val="99"/>
    <w:semiHidden/>
    <w:rsid w:val="00CD73B1"/>
    <w:rPr>
      <w:sz w:val="20"/>
      <w:szCs w:val="20"/>
    </w:rPr>
  </w:style>
  <w:style w:type="paragraph" w:styleId="CommentSubject">
    <w:name w:val="annotation subject"/>
    <w:basedOn w:val="CommentText"/>
    <w:next w:val="CommentText"/>
    <w:link w:val="CommentSubjectChar"/>
    <w:uiPriority w:val="99"/>
    <w:semiHidden/>
    <w:unhideWhenUsed/>
    <w:rsid w:val="00CD73B1"/>
    <w:rPr>
      <w:b/>
      <w:bCs/>
    </w:rPr>
  </w:style>
  <w:style w:type="character" w:customStyle="1" w:styleId="CommentSubjectChar">
    <w:name w:val="Comment Subject Char"/>
    <w:basedOn w:val="CommentTextChar"/>
    <w:link w:val="CommentSubject"/>
    <w:uiPriority w:val="99"/>
    <w:semiHidden/>
    <w:rsid w:val="00CD73B1"/>
    <w:rPr>
      <w:b/>
      <w:bCs/>
      <w:sz w:val="20"/>
      <w:szCs w:val="20"/>
    </w:rPr>
  </w:style>
  <w:style w:type="paragraph" w:styleId="BalloonText">
    <w:name w:val="Balloon Text"/>
    <w:basedOn w:val="Normal"/>
    <w:link w:val="BalloonTextChar"/>
    <w:uiPriority w:val="99"/>
    <w:semiHidden/>
    <w:unhideWhenUsed/>
    <w:rsid w:val="00CD7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3B1"/>
    <w:rPr>
      <w:rFonts w:ascii="Segoe UI" w:hAnsi="Segoe UI" w:cs="Segoe UI"/>
      <w:sz w:val="18"/>
      <w:szCs w:val="18"/>
    </w:rPr>
  </w:style>
  <w:style w:type="paragraph" w:styleId="Header">
    <w:name w:val="header"/>
    <w:basedOn w:val="Normal"/>
    <w:link w:val="HeaderChar"/>
    <w:uiPriority w:val="99"/>
    <w:unhideWhenUsed/>
    <w:rsid w:val="001C76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6D0"/>
  </w:style>
  <w:style w:type="paragraph" w:styleId="Footer">
    <w:name w:val="footer"/>
    <w:basedOn w:val="Normal"/>
    <w:link w:val="FooterChar"/>
    <w:uiPriority w:val="99"/>
    <w:unhideWhenUsed/>
    <w:rsid w:val="001C76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6D0"/>
  </w:style>
  <w:style w:type="paragraph" w:styleId="TOCHeading">
    <w:name w:val="TOC Heading"/>
    <w:basedOn w:val="Heading1"/>
    <w:next w:val="Normal"/>
    <w:uiPriority w:val="39"/>
    <w:unhideWhenUsed/>
    <w:qFormat/>
    <w:rsid w:val="00E148C0"/>
    <w:pPr>
      <w:outlineLvl w:val="9"/>
    </w:pPr>
    <w:rPr>
      <w:lang w:val="en-US"/>
    </w:rPr>
  </w:style>
  <w:style w:type="paragraph" w:styleId="TOC1">
    <w:name w:val="toc 1"/>
    <w:basedOn w:val="Normal"/>
    <w:next w:val="Normal"/>
    <w:autoRedefine/>
    <w:uiPriority w:val="39"/>
    <w:unhideWhenUsed/>
    <w:rsid w:val="00E148C0"/>
    <w:pPr>
      <w:spacing w:after="100"/>
    </w:pPr>
  </w:style>
  <w:style w:type="paragraph" w:styleId="TOC2">
    <w:name w:val="toc 2"/>
    <w:basedOn w:val="Normal"/>
    <w:next w:val="Normal"/>
    <w:autoRedefine/>
    <w:uiPriority w:val="39"/>
    <w:unhideWhenUsed/>
    <w:rsid w:val="00523292"/>
    <w:pPr>
      <w:tabs>
        <w:tab w:val="left" w:pos="880"/>
        <w:tab w:val="right" w:leader="dot" w:pos="8756"/>
      </w:tabs>
      <w:spacing w:after="100"/>
      <w:ind w:left="220"/>
    </w:pPr>
  </w:style>
  <w:style w:type="paragraph" w:styleId="TOC3">
    <w:name w:val="toc 3"/>
    <w:basedOn w:val="Normal"/>
    <w:next w:val="Normal"/>
    <w:autoRedefine/>
    <w:uiPriority w:val="39"/>
    <w:unhideWhenUsed/>
    <w:rsid w:val="00E148C0"/>
    <w:pPr>
      <w:spacing w:after="100"/>
      <w:ind w:left="440"/>
    </w:pPr>
  </w:style>
  <w:style w:type="character" w:styleId="Hyperlink">
    <w:name w:val="Hyperlink"/>
    <w:basedOn w:val="DefaultParagraphFont"/>
    <w:uiPriority w:val="99"/>
    <w:unhideWhenUsed/>
    <w:rsid w:val="00E148C0"/>
    <w:rPr>
      <w:color w:val="0563C1" w:themeColor="hyperlink"/>
      <w:u w:val="single"/>
    </w:rPr>
  </w:style>
  <w:style w:type="paragraph" w:styleId="NoSpacing">
    <w:name w:val="No Spacing"/>
    <w:uiPriority w:val="1"/>
    <w:qFormat/>
    <w:rsid w:val="00602991"/>
    <w:pPr>
      <w:spacing w:after="0" w:line="240" w:lineRule="auto"/>
    </w:pPr>
  </w:style>
  <w:style w:type="character" w:customStyle="1" w:styleId="ui-provider">
    <w:name w:val="ui-provider"/>
    <w:basedOn w:val="DefaultParagraphFont"/>
    <w:rsid w:val="00BF7660"/>
  </w:style>
  <w:style w:type="character" w:customStyle="1" w:styleId="Heading4Char">
    <w:name w:val="Heading 4 Char"/>
    <w:basedOn w:val="DefaultParagraphFont"/>
    <w:link w:val="Heading4"/>
    <w:uiPriority w:val="9"/>
    <w:rsid w:val="00385E4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85E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85E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85E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85E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85E4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71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55"/>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semiHidden/>
    <w:unhideWhenUsed/>
    <w:rsid w:val="003E5C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E5CFD"/>
    <w:rPr>
      <w:sz w:val="20"/>
      <w:szCs w:val="20"/>
    </w:rPr>
  </w:style>
  <w:style w:type="character" w:styleId="EndnoteReference">
    <w:name w:val="endnote reference"/>
    <w:basedOn w:val="DefaultParagraphFont"/>
    <w:uiPriority w:val="99"/>
    <w:semiHidden/>
    <w:unhideWhenUsed/>
    <w:rsid w:val="003E5CFD"/>
    <w:rPr>
      <w:vertAlign w:val="superscript"/>
    </w:rPr>
  </w:style>
  <w:style w:type="paragraph" w:styleId="Revision">
    <w:name w:val="Revision"/>
    <w:hidden/>
    <w:uiPriority w:val="99"/>
    <w:semiHidden/>
    <w:rsid w:val="00523292"/>
    <w:pPr>
      <w:spacing w:after="0" w:line="240" w:lineRule="auto"/>
    </w:pPr>
  </w:style>
  <w:style w:type="paragraph" w:styleId="Caption">
    <w:name w:val="caption"/>
    <w:basedOn w:val="Normal"/>
    <w:next w:val="Normal"/>
    <w:uiPriority w:val="35"/>
    <w:unhideWhenUsed/>
    <w:qFormat/>
    <w:rsid w:val="00D62827"/>
    <w:pPr>
      <w:spacing w:after="200" w:line="240" w:lineRule="auto"/>
    </w:pPr>
    <w:rPr>
      <w:i/>
      <w:iCs/>
      <w:color w:val="44546A" w:themeColor="text2"/>
      <w:sz w:val="18"/>
      <w:szCs w:val="18"/>
    </w:rPr>
  </w:style>
  <w:style w:type="table" w:styleId="ListTable7Colorful-Accent1">
    <w:name w:val="List Table 7 Colorful Accent 1"/>
    <w:basedOn w:val="TableNormal"/>
    <w:uiPriority w:val="52"/>
    <w:rsid w:val="005E1864"/>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5E186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C119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401353"/>
    <w:rPr>
      <w:color w:val="605E5C"/>
      <w:shd w:val="clear" w:color="auto" w:fill="E1DFDD"/>
    </w:rPr>
  </w:style>
  <w:style w:type="character" w:styleId="FollowedHyperlink">
    <w:name w:val="FollowedHyperlink"/>
    <w:basedOn w:val="DefaultParagraphFont"/>
    <w:uiPriority w:val="99"/>
    <w:semiHidden/>
    <w:unhideWhenUsed/>
    <w:rsid w:val="00BD6868"/>
    <w:rPr>
      <w:color w:val="954F72" w:themeColor="followedHyperlink"/>
      <w:u w:val="single"/>
    </w:rPr>
  </w:style>
  <w:style w:type="paragraph" w:styleId="NormalWeb">
    <w:name w:val="Normal (Web)"/>
    <w:basedOn w:val="Normal"/>
    <w:uiPriority w:val="99"/>
    <w:unhideWhenUsed/>
    <w:rsid w:val="004842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8425A"/>
    <w:rPr>
      <w:b/>
      <w:bCs/>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8C1CB9"/>
  </w:style>
  <w:style w:type="table" w:styleId="GridTable2-Accent4">
    <w:name w:val="Grid Table 2 Accent 4"/>
    <w:basedOn w:val="TableNormal"/>
    <w:uiPriority w:val="47"/>
    <w:rsid w:val="00BE6672"/>
    <w:pPr>
      <w:spacing w:after="0" w:line="240" w:lineRule="auto"/>
    </w:pPr>
    <w:rPr>
      <w:kern w:val="2"/>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xmsonormal">
    <w:name w:val="x_msonormal"/>
    <w:basedOn w:val="Normal"/>
    <w:rsid w:val="00B975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4k310f95j">
    <w:name w:val="mark4k310f95j"/>
    <w:basedOn w:val="DefaultParagraphFont"/>
    <w:rsid w:val="00B97576"/>
  </w:style>
  <w:style w:type="paragraph" w:customStyle="1" w:styleId="xmsolistparagraph">
    <w:name w:val="x_msolistparagraph"/>
    <w:basedOn w:val="Normal"/>
    <w:rsid w:val="00B9757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372303">
      <w:bodyDiv w:val="1"/>
      <w:marLeft w:val="0"/>
      <w:marRight w:val="0"/>
      <w:marTop w:val="0"/>
      <w:marBottom w:val="0"/>
      <w:divBdr>
        <w:top w:val="none" w:sz="0" w:space="0" w:color="auto"/>
        <w:left w:val="none" w:sz="0" w:space="0" w:color="auto"/>
        <w:bottom w:val="none" w:sz="0" w:space="0" w:color="auto"/>
        <w:right w:val="none" w:sz="0" w:space="0" w:color="auto"/>
      </w:divBdr>
    </w:div>
    <w:div w:id="104471841">
      <w:bodyDiv w:val="1"/>
      <w:marLeft w:val="0"/>
      <w:marRight w:val="0"/>
      <w:marTop w:val="0"/>
      <w:marBottom w:val="0"/>
      <w:divBdr>
        <w:top w:val="none" w:sz="0" w:space="0" w:color="auto"/>
        <w:left w:val="none" w:sz="0" w:space="0" w:color="auto"/>
        <w:bottom w:val="none" w:sz="0" w:space="0" w:color="auto"/>
        <w:right w:val="none" w:sz="0" w:space="0" w:color="auto"/>
      </w:divBdr>
    </w:div>
    <w:div w:id="407118303">
      <w:bodyDiv w:val="1"/>
      <w:marLeft w:val="0"/>
      <w:marRight w:val="0"/>
      <w:marTop w:val="0"/>
      <w:marBottom w:val="0"/>
      <w:divBdr>
        <w:top w:val="none" w:sz="0" w:space="0" w:color="auto"/>
        <w:left w:val="none" w:sz="0" w:space="0" w:color="auto"/>
        <w:bottom w:val="none" w:sz="0" w:space="0" w:color="auto"/>
        <w:right w:val="none" w:sz="0" w:space="0" w:color="auto"/>
      </w:divBdr>
    </w:div>
    <w:div w:id="476531087">
      <w:bodyDiv w:val="1"/>
      <w:marLeft w:val="0"/>
      <w:marRight w:val="0"/>
      <w:marTop w:val="0"/>
      <w:marBottom w:val="0"/>
      <w:divBdr>
        <w:top w:val="none" w:sz="0" w:space="0" w:color="auto"/>
        <w:left w:val="none" w:sz="0" w:space="0" w:color="auto"/>
        <w:bottom w:val="none" w:sz="0" w:space="0" w:color="auto"/>
        <w:right w:val="none" w:sz="0" w:space="0" w:color="auto"/>
      </w:divBdr>
    </w:div>
    <w:div w:id="530072576">
      <w:bodyDiv w:val="1"/>
      <w:marLeft w:val="0"/>
      <w:marRight w:val="0"/>
      <w:marTop w:val="0"/>
      <w:marBottom w:val="0"/>
      <w:divBdr>
        <w:top w:val="none" w:sz="0" w:space="0" w:color="auto"/>
        <w:left w:val="none" w:sz="0" w:space="0" w:color="auto"/>
        <w:bottom w:val="none" w:sz="0" w:space="0" w:color="auto"/>
        <w:right w:val="none" w:sz="0" w:space="0" w:color="auto"/>
      </w:divBdr>
    </w:div>
    <w:div w:id="580139374">
      <w:bodyDiv w:val="1"/>
      <w:marLeft w:val="0"/>
      <w:marRight w:val="0"/>
      <w:marTop w:val="0"/>
      <w:marBottom w:val="0"/>
      <w:divBdr>
        <w:top w:val="none" w:sz="0" w:space="0" w:color="auto"/>
        <w:left w:val="none" w:sz="0" w:space="0" w:color="auto"/>
        <w:bottom w:val="none" w:sz="0" w:space="0" w:color="auto"/>
        <w:right w:val="none" w:sz="0" w:space="0" w:color="auto"/>
      </w:divBdr>
    </w:div>
    <w:div w:id="904338787">
      <w:bodyDiv w:val="1"/>
      <w:marLeft w:val="0"/>
      <w:marRight w:val="0"/>
      <w:marTop w:val="0"/>
      <w:marBottom w:val="0"/>
      <w:divBdr>
        <w:top w:val="none" w:sz="0" w:space="0" w:color="auto"/>
        <w:left w:val="none" w:sz="0" w:space="0" w:color="auto"/>
        <w:bottom w:val="none" w:sz="0" w:space="0" w:color="auto"/>
        <w:right w:val="none" w:sz="0" w:space="0" w:color="auto"/>
      </w:divBdr>
    </w:div>
    <w:div w:id="931543947">
      <w:bodyDiv w:val="1"/>
      <w:marLeft w:val="0"/>
      <w:marRight w:val="0"/>
      <w:marTop w:val="0"/>
      <w:marBottom w:val="0"/>
      <w:divBdr>
        <w:top w:val="none" w:sz="0" w:space="0" w:color="auto"/>
        <w:left w:val="none" w:sz="0" w:space="0" w:color="auto"/>
        <w:bottom w:val="none" w:sz="0" w:space="0" w:color="auto"/>
        <w:right w:val="none" w:sz="0" w:space="0" w:color="auto"/>
      </w:divBdr>
    </w:div>
    <w:div w:id="1031684425">
      <w:bodyDiv w:val="1"/>
      <w:marLeft w:val="0"/>
      <w:marRight w:val="0"/>
      <w:marTop w:val="0"/>
      <w:marBottom w:val="0"/>
      <w:divBdr>
        <w:top w:val="none" w:sz="0" w:space="0" w:color="auto"/>
        <w:left w:val="none" w:sz="0" w:space="0" w:color="auto"/>
        <w:bottom w:val="none" w:sz="0" w:space="0" w:color="auto"/>
        <w:right w:val="none" w:sz="0" w:space="0" w:color="auto"/>
      </w:divBdr>
    </w:div>
    <w:div w:id="1158961546">
      <w:bodyDiv w:val="1"/>
      <w:marLeft w:val="0"/>
      <w:marRight w:val="0"/>
      <w:marTop w:val="0"/>
      <w:marBottom w:val="0"/>
      <w:divBdr>
        <w:top w:val="none" w:sz="0" w:space="0" w:color="auto"/>
        <w:left w:val="none" w:sz="0" w:space="0" w:color="auto"/>
        <w:bottom w:val="none" w:sz="0" w:space="0" w:color="auto"/>
        <w:right w:val="none" w:sz="0" w:space="0" w:color="auto"/>
      </w:divBdr>
    </w:div>
    <w:div w:id="1173688152">
      <w:bodyDiv w:val="1"/>
      <w:marLeft w:val="0"/>
      <w:marRight w:val="0"/>
      <w:marTop w:val="0"/>
      <w:marBottom w:val="0"/>
      <w:divBdr>
        <w:top w:val="none" w:sz="0" w:space="0" w:color="auto"/>
        <w:left w:val="none" w:sz="0" w:space="0" w:color="auto"/>
        <w:bottom w:val="none" w:sz="0" w:space="0" w:color="auto"/>
        <w:right w:val="none" w:sz="0" w:space="0" w:color="auto"/>
      </w:divBdr>
    </w:div>
    <w:div w:id="1268393955">
      <w:bodyDiv w:val="1"/>
      <w:marLeft w:val="0"/>
      <w:marRight w:val="0"/>
      <w:marTop w:val="0"/>
      <w:marBottom w:val="0"/>
      <w:divBdr>
        <w:top w:val="none" w:sz="0" w:space="0" w:color="auto"/>
        <w:left w:val="none" w:sz="0" w:space="0" w:color="auto"/>
        <w:bottom w:val="none" w:sz="0" w:space="0" w:color="auto"/>
        <w:right w:val="none" w:sz="0" w:space="0" w:color="auto"/>
      </w:divBdr>
    </w:div>
    <w:div w:id="1284115209">
      <w:bodyDiv w:val="1"/>
      <w:marLeft w:val="0"/>
      <w:marRight w:val="0"/>
      <w:marTop w:val="0"/>
      <w:marBottom w:val="0"/>
      <w:divBdr>
        <w:top w:val="none" w:sz="0" w:space="0" w:color="auto"/>
        <w:left w:val="none" w:sz="0" w:space="0" w:color="auto"/>
        <w:bottom w:val="none" w:sz="0" w:space="0" w:color="auto"/>
        <w:right w:val="none" w:sz="0" w:space="0" w:color="auto"/>
      </w:divBdr>
    </w:div>
    <w:div w:id="1324549797">
      <w:bodyDiv w:val="1"/>
      <w:marLeft w:val="0"/>
      <w:marRight w:val="0"/>
      <w:marTop w:val="0"/>
      <w:marBottom w:val="0"/>
      <w:divBdr>
        <w:top w:val="none" w:sz="0" w:space="0" w:color="auto"/>
        <w:left w:val="none" w:sz="0" w:space="0" w:color="auto"/>
        <w:bottom w:val="none" w:sz="0" w:space="0" w:color="auto"/>
        <w:right w:val="none" w:sz="0" w:space="0" w:color="auto"/>
      </w:divBdr>
    </w:div>
    <w:div w:id="1329363004">
      <w:bodyDiv w:val="1"/>
      <w:marLeft w:val="0"/>
      <w:marRight w:val="0"/>
      <w:marTop w:val="0"/>
      <w:marBottom w:val="0"/>
      <w:divBdr>
        <w:top w:val="none" w:sz="0" w:space="0" w:color="auto"/>
        <w:left w:val="none" w:sz="0" w:space="0" w:color="auto"/>
        <w:bottom w:val="none" w:sz="0" w:space="0" w:color="auto"/>
        <w:right w:val="none" w:sz="0" w:space="0" w:color="auto"/>
      </w:divBdr>
    </w:div>
    <w:div w:id="1349061438">
      <w:bodyDiv w:val="1"/>
      <w:marLeft w:val="0"/>
      <w:marRight w:val="0"/>
      <w:marTop w:val="0"/>
      <w:marBottom w:val="0"/>
      <w:divBdr>
        <w:top w:val="none" w:sz="0" w:space="0" w:color="auto"/>
        <w:left w:val="none" w:sz="0" w:space="0" w:color="auto"/>
        <w:bottom w:val="none" w:sz="0" w:space="0" w:color="auto"/>
        <w:right w:val="none" w:sz="0" w:space="0" w:color="auto"/>
      </w:divBdr>
    </w:div>
    <w:div w:id="1398629442">
      <w:bodyDiv w:val="1"/>
      <w:marLeft w:val="0"/>
      <w:marRight w:val="0"/>
      <w:marTop w:val="0"/>
      <w:marBottom w:val="0"/>
      <w:divBdr>
        <w:top w:val="none" w:sz="0" w:space="0" w:color="auto"/>
        <w:left w:val="none" w:sz="0" w:space="0" w:color="auto"/>
        <w:bottom w:val="none" w:sz="0" w:space="0" w:color="auto"/>
        <w:right w:val="none" w:sz="0" w:space="0" w:color="auto"/>
      </w:divBdr>
    </w:div>
    <w:div w:id="1414594985">
      <w:bodyDiv w:val="1"/>
      <w:marLeft w:val="0"/>
      <w:marRight w:val="0"/>
      <w:marTop w:val="0"/>
      <w:marBottom w:val="0"/>
      <w:divBdr>
        <w:top w:val="none" w:sz="0" w:space="0" w:color="auto"/>
        <w:left w:val="none" w:sz="0" w:space="0" w:color="auto"/>
        <w:bottom w:val="none" w:sz="0" w:space="0" w:color="auto"/>
        <w:right w:val="none" w:sz="0" w:space="0" w:color="auto"/>
      </w:divBdr>
    </w:div>
    <w:div w:id="1636135697">
      <w:bodyDiv w:val="1"/>
      <w:marLeft w:val="0"/>
      <w:marRight w:val="0"/>
      <w:marTop w:val="0"/>
      <w:marBottom w:val="0"/>
      <w:divBdr>
        <w:top w:val="none" w:sz="0" w:space="0" w:color="auto"/>
        <w:left w:val="none" w:sz="0" w:space="0" w:color="auto"/>
        <w:bottom w:val="none" w:sz="0" w:space="0" w:color="auto"/>
        <w:right w:val="none" w:sz="0" w:space="0" w:color="auto"/>
      </w:divBdr>
    </w:div>
    <w:div w:id="1750540135">
      <w:bodyDiv w:val="1"/>
      <w:marLeft w:val="0"/>
      <w:marRight w:val="0"/>
      <w:marTop w:val="0"/>
      <w:marBottom w:val="0"/>
      <w:divBdr>
        <w:top w:val="none" w:sz="0" w:space="0" w:color="auto"/>
        <w:left w:val="none" w:sz="0" w:space="0" w:color="auto"/>
        <w:bottom w:val="none" w:sz="0" w:space="0" w:color="auto"/>
        <w:right w:val="none" w:sz="0" w:space="0" w:color="auto"/>
      </w:divBdr>
    </w:div>
    <w:div w:id="1882277350">
      <w:bodyDiv w:val="1"/>
      <w:marLeft w:val="0"/>
      <w:marRight w:val="0"/>
      <w:marTop w:val="0"/>
      <w:marBottom w:val="0"/>
      <w:divBdr>
        <w:top w:val="none" w:sz="0" w:space="0" w:color="auto"/>
        <w:left w:val="none" w:sz="0" w:space="0" w:color="auto"/>
        <w:bottom w:val="none" w:sz="0" w:space="0" w:color="auto"/>
        <w:right w:val="none" w:sz="0" w:space="0" w:color="auto"/>
      </w:divBdr>
    </w:div>
    <w:div w:id="209289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Layout" Target="diagrams/layout2.xml"/><Relationship Id="rId26" Type="http://schemas.openxmlformats.org/officeDocument/2006/relationships/image" Target="media/image5.jpeg"/><Relationship Id="rId39" Type="http://schemas.microsoft.com/office/2011/relationships/people" Target="people.xml"/><Relationship Id="rId21" Type="http://schemas.microsoft.com/office/2007/relationships/diagramDrawing" Target="diagrams/drawing2.xml"/><Relationship Id="rId34"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diagramData" Target="diagrams/data2.xml"/><Relationship Id="rId25" Type="http://schemas.openxmlformats.org/officeDocument/2006/relationships/hyperlink" Target="https://www.figma.com/proto/wC6uiOXp3mX1en6IdO6Qt2/GIS?page-id=0%3A1&amp;node-id=1-2&amp;node-type=frame&amp;viewport=-1510%2C349%2C0.2&amp;t=FPEFsy6I6cnEgaND-1&amp;scaling=scale-down-width&amp;content-scaling=fixed&amp;starting-point-node-id=1%3A2" TargetMode="External"/><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Colors" Target="diagrams/colors2.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diagramQuickStyle" Target="diagrams/quickStyle2.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71625F-0C35-4DD9-A971-6D71D3B9F7D2}" type="doc">
      <dgm:prSet loTypeId="urn:microsoft.com/office/officeart/2005/8/layout/hProcess11" loCatId="process" qsTypeId="urn:microsoft.com/office/officeart/2005/8/quickstyle/simple1" qsCatId="simple" csTypeId="urn:microsoft.com/office/officeart/2005/8/colors/accent1_2" csCatId="accent1" phldr="1"/>
      <dgm:spPr/>
    </dgm:pt>
    <dgm:pt modelId="{865B56ED-3DD4-4712-A05B-B2E5A8E0E08F}">
      <dgm:prSet phldrT="[Text]" custT="1"/>
      <dgm:spPr/>
      <dgm:t>
        <a:bodyPr/>
        <a:lstStyle/>
        <a:p>
          <a:pPr algn="ctr"/>
          <a:r>
            <a:rPr lang="en-IN" sz="800"/>
            <a:t>Article selection</a:t>
          </a:r>
        </a:p>
      </dgm:t>
    </dgm:pt>
    <dgm:pt modelId="{19D8BE47-A1D0-45CF-AEE4-7DD039FA041A}" type="parTrans" cxnId="{79441DE2-52C6-4294-9D1E-37FC3D354C67}">
      <dgm:prSet/>
      <dgm:spPr/>
      <dgm:t>
        <a:bodyPr/>
        <a:lstStyle/>
        <a:p>
          <a:pPr algn="ctr"/>
          <a:endParaRPr lang="en-IN"/>
        </a:p>
      </dgm:t>
    </dgm:pt>
    <dgm:pt modelId="{9112FF02-C87C-49AB-8230-D1011CC30C20}" type="sibTrans" cxnId="{79441DE2-52C6-4294-9D1E-37FC3D354C67}">
      <dgm:prSet/>
      <dgm:spPr/>
      <dgm:t>
        <a:bodyPr/>
        <a:lstStyle/>
        <a:p>
          <a:pPr algn="ctr"/>
          <a:endParaRPr lang="en-IN"/>
        </a:p>
      </dgm:t>
    </dgm:pt>
    <dgm:pt modelId="{3B502FE2-010B-41B8-AD92-5D70B2BA434C}">
      <dgm:prSet phldrT="[Text]" custT="1"/>
      <dgm:spPr/>
      <dgm:t>
        <a:bodyPr/>
        <a:lstStyle/>
        <a:p>
          <a:pPr algn="ctr"/>
          <a:r>
            <a:rPr lang="en-IN" sz="800"/>
            <a:t>Property selection</a:t>
          </a:r>
        </a:p>
      </dgm:t>
    </dgm:pt>
    <dgm:pt modelId="{9C94CF7D-78A3-4453-AF3C-71558D2D8976}" type="parTrans" cxnId="{1B4DA2C1-0F78-4F4E-8764-F13E33FDB61E}">
      <dgm:prSet/>
      <dgm:spPr/>
      <dgm:t>
        <a:bodyPr/>
        <a:lstStyle/>
        <a:p>
          <a:pPr algn="ctr"/>
          <a:endParaRPr lang="en-IN"/>
        </a:p>
      </dgm:t>
    </dgm:pt>
    <dgm:pt modelId="{52681EEF-6A37-4A2A-AA5D-3FB986744C65}" type="sibTrans" cxnId="{1B4DA2C1-0F78-4F4E-8764-F13E33FDB61E}">
      <dgm:prSet/>
      <dgm:spPr/>
      <dgm:t>
        <a:bodyPr/>
        <a:lstStyle/>
        <a:p>
          <a:pPr algn="ctr"/>
          <a:endParaRPr lang="en-IN"/>
        </a:p>
      </dgm:t>
    </dgm:pt>
    <dgm:pt modelId="{76093ABE-0D30-4C92-8808-FDC646E4C996}">
      <dgm:prSet phldrT="[Text]" custT="1"/>
      <dgm:spPr/>
      <dgm:t>
        <a:bodyPr/>
        <a:lstStyle/>
        <a:p>
          <a:pPr algn="ctr"/>
          <a:r>
            <a:rPr lang="en-IN" sz="800"/>
            <a:t>Party Information</a:t>
          </a:r>
        </a:p>
      </dgm:t>
    </dgm:pt>
    <dgm:pt modelId="{3C8FC7A6-8E79-4803-B4B6-53E9ED113EBA}" type="parTrans" cxnId="{E6E1EA7B-264D-49DD-8C27-81F5A54E898C}">
      <dgm:prSet/>
      <dgm:spPr/>
      <dgm:t>
        <a:bodyPr/>
        <a:lstStyle/>
        <a:p>
          <a:pPr algn="ctr"/>
          <a:endParaRPr lang="en-IN"/>
        </a:p>
      </dgm:t>
    </dgm:pt>
    <dgm:pt modelId="{A6F13CA5-8778-4C77-AD60-AA4B4018BD2B}" type="sibTrans" cxnId="{E6E1EA7B-264D-49DD-8C27-81F5A54E898C}">
      <dgm:prSet/>
      <dgm:spPr/>
      <dgm:t>
        <a:bodyPr/>
        <a:lstStyle/>
        <a:p>
          <a:pPr algn="ctr"/>
          <a:endParaRPr lang="en-IN"/>
        </a:p>
      </dgm:t>
    </dgm:pt>
    <dgm:pt modelId="{81B7E3F7-1E6B-4168-B212-CA7C516A336B}">
      <dgm:prSet phldrT="[Text]" custT="1"/>
      <dgm:spPr/>
      <dgm:t>
        <a:bodyPr/>
        <a:lstStyle/>
        <a:p>
          <a:pPr algn="ctr"/>
          <a:r>
            <a:rPr lang="en-IN" sz="800"/>
            <a:t>Market valuation</a:t>
          </a:r>
        </a:p>
      </dgm:t>
    </dgm:pt>
    <dgm:pt modelId="{D2313BD8-DAA7-4A1F-8963-806AF130A16E}" type="parTrans" cxnId="{4608EBF8-9AAD-46E6-81CD-1CEDD726032D}">
      <dgm:prSet/>
      <dgm:spPr/>
      <dgm:t>
        <a:bodyPr/>
        <a:lstStyle/>
        <a:p>
          <a:pPr algn="ctr"/>
          <a:endParaRPr lang="en-IN"/>
        </a:p>
      </dgm:t>
    </dgm:pt>
    <dgm:pt modelId="{299B5760-668F-4F64-8645-765E867DC15A}" type="sibTrans" cxnId="{4608EBF8-9AAD-46E6-81CD-1CEDD726032D}">
      <dgm:prSet/>
      <dgm:spPr/>
      <dgm:t>
        <a:bodyPr/>
        <a:lstStyle/>
        <a:p>
          <a:pPr algn="ctr"/>
          <a:endParaRPr lang="en-IN"/>
        </a:p>
      </dgm:t>
    </dgm:pt>
    <dgm:pt modelId="{91A4B2AC-2C85-4EBF-A43D-60FF97521AD7}">
      <dgm:prSet phldrT="[Text]" custT="1"/>
      <dgm:spPr/>
      <dgm:t>
        <a:bodyPr/>
        <a:lstStyle/>
        <a:p>
          <a:pPr algn="ctr"/>
          <a:r>
            <a:rPr lang="en-IN" sz="800"/>
            <a:t>Fee Calculation</a:t>
          </a:r>
        </a:p>
      </dgm:t>
    </dgm:pt>
    <dgm:pt modelId="{9A1B74AF-8DAE-473C-B0D5-BD0681585112}" type="parTrans" cxnId="{A82CAE7A-2048-4619-AA8B-86D9A11BF169}">
      <dgm:prSet/>
      <dgm:spPr/>
      <dgm:t>
        <a:bodyPr/>
        <a:lstStyle/>
        <a:p>
          <a:pPr algn="ctr"/>
          <a:endParaRPr lang="en-IN"/>
        </a:p>
      </dgm:t>
    </dgm:pt>
    <dgm:pt modelId="{DBB021B2-0D03-4F96-93D0-470AB84814BA}" type="sibTrans" cxnId="{A82CAE7A-2048-4619-AA8B-86D9A11BF169}">
      <dgm:prSet/>
      <dgm:spPr/>
      <dgm:t>
        <a:bodyPr/>
        <a:lstStyle/>
        <a:p>
          <a:pPr algn="ctr"/>
          <a:endParaRPr lang="en-IN"/>
        </a:p>
      </dgm:t>
    </dgm:pt>
    <dgm:pt modelId="{EE32CB99-19C1-4DAE-9165-2283D72C1282}">
      <dgm:prSet phldrT="[Text]" custT="1"/>
      <dgm:spPr/>
      <dgm:t>
        <a:bodyPr/>
        <a:lstStyle/>
        <a:p>
          <a:pPr algn="ctr"/>
          <a:r>
            <a:rPr lang="en-IN" sz="800"/>
            <a:t>Submission</a:t>
          </a:r>
        </a:p>
      </dgm:t>
    </dgm:pt>
    <dgm:pt modelId="{B354BBFA-F849-4F60-9883-00E55FEAD202}" type="parTrans" cxnId="{244A55A6-0B7C-4720-8ABD-C23A9FB35A11}">
      <dgm:prSet/>
      <dgm:spPr/>
      <dgm:t>
        <a:bodyPr/>
        <a:lstStyle/>
        <a:p>
          <a:pPr algn="ctr"/>
          <a:endParaRPr lang="en-IN"/>
        </a:p>
      </dgm:t>
    </dgm:pt>
    <dgm:pt modelId="{905B117A-4917-4FE4-BA05-85900068A3BC}" type="sibTrans" cxnId="{244A55A6-0B7C-4720-8ABD-C23A9FB35A11}">
      <dgm:prSet/>
      <dgm:spPr/>
      <dgm:t>
        <a:bodyPr/>
        <a:lstStyle/>
        <a:p>
          <a:pPr algn="ctr"/>
          <a:endParaRPr lang="en-IN"/>
        </a:p>
      </dgm:t>
    </dgm:pt>
    <dgm:pt modelId="{1812E5CA-FB01-4279-949C-675561458CD9}">
      <dgm:prSet phldrT="[Text]" custT="1"/>
      <dgm:spPr/>
      <dgm:t>
        <a:bodyPr/>
        <a:lstStyle/>
        <a:p>
          <a:pPr algn="ctr"/>
          <a:r>
            <a:rPr lang="en-IN" sz="800"/>
            <a:t>Schedule allocation</a:t>
          </a:r>
        </a:p>
      </dgm:t>
    </dgm:pt>
    <dgm:pt modelId="{CECB1981-DBC5-4884-B7FE-F1FA4B2FB858}" type="parTrans" cxnId="{913AA230-B3DC-4EB0-8104-8A20CAFCD976}">
      <dgm:prSet/>
      <dgm:spPr/>
      <dgm:t>
        <a:bodyPr/>
        <a:lstStyle/>
        <a:p>
          <a:pPr algn="ctr"/>
          <a:endParaRPr lang="en-IN"/>
        </a:p>
      </dgm:t>
    </dgm:pt>
    <dgm:pt modelId="{08165CCF-F873-409A-87C8-8299EC96382F}" type="sibTrans" cxnId="{913AA230-B3DC-4EB0-8104-8A20CAFCD976}">
      <dgm:prSet/>
      <dgm:spPr/>
      <dgm:t>
        <a:bodyPr/>
        <a:lstStyle/>
        <a:p>
          <a:pPr algn="ctr"/>
          <a:endParaRPr lang="en-IN"/>
        </a:p>
      </dgm:t>
    </dgm:pt>
    <dgm:pt modelId="{DE2A824E-1515-4B0B-82AE-DD45DC188F58}">
      <dgm:prSet phldrT="[Text]" custT="1"/>
      <dgm:spPr/>
      <dgm:t>
        <a:bodyPr/>
        <a:lstStyle/>
        <a:p>
          <a:pPr algn="ctr"/>
          <a:r>
            <a:rPr lang="en-IN" sz="800"/>
            <a:t>Schedule description</a:t>
          </a:r>
        </a:p>
      </dgm:t>
    </dgm:pt>
    <dgm:pt modelId="{CFE12A26-05D6-435B-9D85-AA45EBBF2212}" type="parTrans" cxnId="{50D7FAE7-9CEA-4ABE-8361-2A858CA60907}">
      <dgm:prSet/>
      <dgm:spPr/>
      <dgm:t>
        <a:bodyPr/>
        <a:lstStyle/>
        <a:p>
          <a:pPr algn="ctr"/>
          <a:endParaRPr lang="en-IN"/>
        </a:p>
      </dgm:t>
    </dgm:pt>
    <dgm:pt modelId="{E0C67234-7C5C-498A-941A-B2FBFB45B684}" type="sibTrans" cxnId="{50D7FAE7-9CEA-4ABE-8361-2A858CA60907}">
      <dgm:prSet/>
      <dgm:spPr/>
      <dgm:t>
        <a:bodyPr/>
        <a:lstStyle/>
        <a:p>
          <a:pPr algn="ctr"/>
          <a:endParaRPr lang="en-IN"/>
        </a:p>
      </dgm:t>
    </dgm:pt>
    <dgm:pt modelId="{F0FB1264-5EB8-40E7-96F8-4A406B618AD2}" type="pres">
      <dgm:prSet presAssocID="{1871625F-0C35-4DD9-A971-6D71D3B9F7D2}" presName="Name0" presStyleCnt="0">
        <dgm:presLayoutVars>
          <dgm:dir/>
          <dgm:resizeHandles val="exact"/>
        </dgm:presLayoutVars>
      </dgm:prSet>
      <dgm:spPr/>
    </dgm:pt>
    <dgm:pt modelId="{4E47094D-4689-4D0A-8966-98ED32041CB0}" type="pres">
      <dgm:prSet presAssocID="{1871625F-0C35-4DD9-A971-6D71D3B9F7D2}" presName="arrow" presStyleLbl="bgShp" presStyleIdx="0" presStyleCnt="1" custScaleY="84537"/>
      <dgm:spPr/>
    </dgm:pt>
    <dgm:pt modelId="{6EB000FD-004B-4668-AB83-12112706FCCF}" type="pres">
      <dgm:prSet presAssocID="{1871625F-0C35-4DD9-A971-6D71D3B9F7D2}" presName="points" presStyleCnt="0"/>
      <dgm:spPr/>
    </dgm:pt>
    <dgm:pt modelId="{B4B3A566-370B-4563-96E3-91D3319E12EC}" type="pres">
      <dgm:prSet presAssocID="{865B56ED-3DD4-4712-A05B-B2E5A8E0E08F}" presName="compositeA" presStyleCnt="0"/>
      <dgm:spPr/>
    </dgm:pt>
    <dgm:pt modelId="{C217FFC8-34B5-4446-AFA4-D9859833574C}" type="pres">
      <dgm:prSet presAssocID="{865B56ED-3DD4-4712-A05B-B2E5A8E0E08F}" presName="textA" presStyleLbl="revTx" presStyleIdx="0" presStyleCnt="8">
        <dgm:presLayoutVars>
          <dgm:bulletEnabled val="1"/>
        </dgm:presLayoutVars>
      </dgm:prSet>
      <dgm:spPr/>
    </dgm:pt>
    <dgm:pt modelId="{5B2CAAE4-119D-4DD1-A755-05628B1F2180}" type="pres">
      <dgm:prSet presAssocID="{865B56ED-3DD4-4712-A05B-B2E5A8E0E08F}" presName="circleA" presStyleLbl="node1" presStyleIdx="0" presStyleCnt="8" custLinFactNeighborX="30537"/>
      <dgm:spPr>
        <a:solidFill>
          <a:schemeClr val="bg1"/>
        </a:solidFill>
        <a:ln>
          <a:solidFill>
            <a:schemeClr val="accent1">
              <a:lumMod val="60000"/>
              <a:lumOff val="40000"/>
            </a:schemeClr>
          </a:solidFill>
        </a:ln>
      </dgm:spPr>
    </dgm:pt>
    <dgm:pt modelId="{DD46BE4B-F4FE-43EA-8BD8-9EBAB82509DB}" type="pres">
      <dgm:prSet presAssocID="{865B56ED-3DD4-4712-A05B-B2E5A8E0E08F}" presName="spaceA" presStyleCnt="0"/>
      <dgm:spPr/>
    </dgm:pt>
    <dgm:pt modelId="{3381EB87-2F92-40CB-B8CC-C237E3EAD92B}" type="pres">
      <dgm:prSet presAssocID="{9112FF02-C87C-49AB-8230-D1011CC30C20}" presName="space" presStyleCnt="0"/>
      <dgm:spPr/>
    </dgm:pt>
    <dgm:pt modelId="{54D2CD25-7918-435A-B649-C6BC97C7BC29}" type="pres">
      <dgm:prSet presAssocID="{3B502FE2-010B-41B8-AD92-5D70B2BA434C}" presName="compositeB" presStyleCnt="0"/>
      <dgm:spPr/>
    </dgm:pt>
    <dgm:pt modelId="{582977A2-D579-4C54-A76C-A559C512A22C}" type="pres">
      <dgm:prSet presAssocID="{3B502FE2-010B-41B8-AD92-5D70B2BA434C}" presName="textB" presStyleLbl="revTx" presStyleIdx="1" presStyleCnt="8">
        <dgm:presLayoutVars>
          <dgm:bulletEnabled val="1"/>
        </dgm:presLayoutVars>
      </dgm:prSet>
      <dgm:spPr/>
    </dgm:pt>
    <dgm:pt modelId="{12F7721C-152D-44AC-B6FE-8FE4E485B603}" type="pres">
      <dgm:prSet presAssocID="{3B502FE2-010B-41B8-AD92-5D70B2BA434C}" presName="circleB" presStyleLbl="node1" presStyleIdx="1" presStyleCnt="8"/>
      <dgm:spPr>
        <a:solidFill>
          <a:schemeClr val="accent1">
            <a:lumMod val="75000"/>
          </a:schemeClr>
        </a:solidFill>
      </dgm:spPr>
    </dgm:pt>
    <dgm:pt modelId="{93E5E82A-C747-402D-A739-A3A5B5562B28}" type="pres">
      <dgm:prSet presAssocID="{3B502FE2-010B-41B8-AD92-5D70B2BA434C}" presName="spaceB" presStyleCnt="0"/>
      <dgm:spPr/>
    </dgm:pt>
    <dgm:pt modelId="{1D150CCF-91BA-47FD-819B-505A0FB98FBF}" type="pres">
      <dgm:prSet presAssocID="{52681EEF-6A37-4A2A-AA5D-3FB986744C65}" presName="space" presStyleCnt="0"/>
      <dgm:spPr/>
    </dgm:pt>
    <dgm:pt modelId="{58B00E63-D034-4C4D-B816-06A52EEFD68A}" type="pres">
      <dgm:prSet presAssocID="{DE2A824E-1515-4B0B-82AE-DD45DC188F58}" presName="compositeA" presStyleCnt="0"/>
      <dgm:spPr/>
    </dgm:pt>
    <dgm:pt modelId="{0A1EBC75-F5DA-47AA-BC9A-78064B4D8BDF}" type="pres">
      <dgm:prSet presAssocID="{DE2A824E-1515-4B0B-82AE-DD45DC188F58}" presName="textA" presStyleLbl="revTx" presStyleIdx="2" presStyleCnt="8">
        <dgm:presLayoutVars>
          <dgm:bulletEnabled val="1"/>
        </dgm:presLayoutVars>
      </dgm:prSet>
      <dgm:spPr/>
    </dgm:pt>
    <dgm:pt modelId="{C932D22E-2EE9-4EDE-ACD4-127D893F14A0}" type="pres">
      <dgm:prSet presAssocID="{DE2A824E-1515-4B0B-82AE-DD45DC188F58}" presName="circleA" presStyleLbl="node1" presStyleIdx="2" presStyleCnt="8"/>
      <dgm:spPr>
        <a:solidFill>
          <a:schemeClr val="bg1"/>
        </a:solidFill>
        <a:ln>
          <a:solidFill>
            <a:schemeClr val="accent1">
              <a:lumMod val="60000"/>
              <a:lumOff val="40000"/>
            </a:schemeClr>
          </a:solidFill>
        </a:ln>
      </dgm:spPr>
    </dgm:pt>
    <dgm:pt modelId="{15B0A989-2437-43E4-A294-53544F071460}" type="pres">
      <dgm:prSet presAssocID="{DE2A824E-1515-4B0B-82AE-DD45DC188F58}" presName="spaceA" presStyleCnt="0"/>
      <dgm:spPr/>
    </dgm:pt>
    <dgm:pt modelId="{7A7B347F-18C5-4A90-8C68-3CE005C7604B}" type="pres">
      <dgm:prSet presAssocID="{E0C67234-7C5C-498A-941A-B2FBFB45B684}" presName="space" presStyleCnt="0"/>
      <dgm:spPr/>
    </dgm:pt>
    <dgm:pt modelId="{8D09B39A-FDBC-4ACE-B51A-CE7C2CD0F6EA}" type="pres">
      <dgm:prSet presAssocID="{76093ABE-0D30-4C92-8808-FDC646E4C996}" presName="compositeB" presStyleCnt="0"/>
      <dgm:spPr/>
    </dgm:pt>
    <dgm:pt modelId="{92A02505-E6AC-42EE-9F4B-25A08DBADB82}" type="pres">
      <dgm:prSet presAssocID="{76093ABE-0D30-4C92-8808-FDC646E4C996}" presName="textB" presStyleLbl="revTx" presStyleIdx="3" presStyleCnt="8">
        <dgm:presLayoutVars>
          <dgm:bulletEnabled val="1"/>
        </dgm:presLayoutVars>
      </dgm:prSet>
      <dgm:spPr/>
    </dgm:pt>
    <dgm:pt modelId="{BE1DDBDE-531E-415E-8DC8-284CEA5E7DA9}" type="pres">
      <dgm:prSet presAssocID="{76093ABE-0D30-4C92-8808-FDC646E4C996}" presName="circleB" presStyleLbl="node1" presStyleIdx="3" presStyleCnt="8"/>
      <dgm:spPr>
        <a:solidFill>
          <a:schemeClr val="bg1"/>
        </a:solidFill>
        <a:ln>
          <a:solidFill>
            <a:schemeClr val="accent1">
              <a:lumMod val="60000"/>
              <a:lumOff val="40000"/>
            </a:schemeClr>
          </a:solidFill>
        </a:ln>
      </dgm:spPr>
    </dgm:pt>
    <dgm:pt modelId="{40A4AA34-E21B-4B86-B8C9-1FBDD01401CD}" type="pres">
      <dgm:prSet presAssocID="{76093ABE-0D30-4C92-8808-FDC646E4C996}" presName="spaceB" presStyleCnt="0"/>
      <dgm:spPr/>
    </dgm:pt>
    <dgm:pt modelId="{C53F324D-1FC5-472A-BF28-67164851FAD9}" type="pres">
      <dgm:prSet presAssocID="{A6F13CA5-8778-4C77-AD60-AA4B4018BD2B}" presName="space" presStyleCnt="0"/>
      <dgm:spPr/>
    </dgm:pt>
    <dgm:pt modelId="{92E5B88A-57F7-4CBC-9DD0-313096967235}" type="pres">
      <dgm:prSet presAssocID="{1812E5CA-FB01-4279-949C-675561458CD9}" presName="compositeA" presStyleCnt="0"/>
      <dgm:spPr/>
    </dgm:pt>
    <dgm:pt modelId="{30CCFB78-A8B4-44E2-8BC0-C12CC09D8490}" type="pres">
      <dgm:prSet presAssocID="{1812E5CA-FB01-4279-949C-675561458CD9}" presName="textA" presStyleLbl="revTx" presStyleIdx="4" presStyleCnt="8">
        <dgm:presLayoutVars>
          <dgm:bulletEnabled val="1"/>
        </dgm:presLayoutVars>
      </dgm:prSet>
      <dgm:spPr/>
    </dgm:pt>
    <dgm:pt modelId="{88216950-F5EE-4AF1-9327-A6B4B75A8CBD}" type="pres">
      <dgm:prSet presAssocID="{1812E5CA-FB01-4279-949C-675561458CD9}" presName="circleA" presStyleLbl="node1" presStyleIdx="4" presStyleCnt="8"/>
      <dgm:spPr>
        <a:solidFill>
          <a:schemeClr val="bg1"/>
        </a:solidFill>
        <a:ln>
          <a:solidFill>
            <a:schemeClr val="accent1">
              <a:lumMod val="60000"/>
              <a:lumOff val="40000"/>
            </a:schemeClr>
          </a:solidFill>
        </a:ln>
      </dgm:spPr>
    </dgm:pt>
    <dgm:pt modelId="{0D1862F1-8822-40D7-8CFB-68ADB2FBCA53}" type="pres">
      <dgm:prSet presAssocID="{1812E5CA-FB01-4279-949C-675561458CD9}" presName="spaceA" presStyleCnt="0"/>
      <dgm:spPr/>
    </dgm:pt>
    <dgm:pt modelId="{FDD7C999-5AE1-4F99-AE96-F67540A8498C}" type="pres">
      <dgm:prSet presAssocID="{08165CCF-F873-409A-87C8-8299EC96382F}" presName="space" presStyleCnt="0"/>
      <dgm:spPr/>
    </dgm:pt>
    <dgm:pt modelId="{302C938A-D7A8-40CF-87EA-2C6C95A5AD9B}" type="pres">
      <dgm:prSet presAssocID="{81B7E3F7-1E6B-4168-B212-CA7C516A336B}" presName="compositeB" presStyleCnt="0"/>
      <dgm:spPr/>
    </dgm:pt>
    <dgm:pt modelId="{CA79D105-278C-4DC5-A3EF-83B60F9C8785}" type="pres">
      <dgm:prSet presAssocID="{81B7E3F7-1E6B-4168-B212-CA7C516A336B}" presName="textB" presStyleLbl="revTx" presStyleIdx="5" presStyleCnt="8" custLinFactNeighborX="8920">
        <dgm:presLayoutVars>
          <dgm:bulletEnabled val="1"/>
        </dgm:presLayoutVars>
      </dgm:prSet>
      <dgm:spPr/>
    </dgm:pt>
    <dgm:pt modelId="{63C0BBFF-A968-4957-A5A4-A4E7FF8F25B8}" type="pres">
      <dgm:prSet presAssocID="{81B7E3F7-1E6B-4168-B212-CA7C516A336B}" presName="circleB" presStyleLbl="node1" presStyleIdx="5" presStyleCnt="8" custLinFactNeighborX="22933"/>
      <dgm:spPr>
        <a:solidFill>
          <a:schemeClr val="accent1">
            <a:lumMod val="75000"/>
          </a:schemeClr>
        </a:solidFill>
        <a:ln>
          <a:solidFill>
            <a:schemeClr val="bg1"/>
          </a:solidFill>
        </a:ln>
      </dgm:spPr>
    </dgm:pt>
    <dgm:pt modelId="{FF50EC62-4895-4DE4-B0EA-C3C9F6C474CE}" type="pres">
      <dgm:prSet presAssocID="{81B7E3F7-1E6B-4168-B212-CA7C516A336B}" presName="spaceB" presStyleCnt="0"/>
      <dgm:spPr/>
    </dgm:pt>
    <dgm:pt modelId="{9953231E-C4CB-41AB-B57A-90492C92B3D6}" type="pres">
      <dgm:prSet presAssocID="{299B5760-668F-4F64-8645-765E867DC15A}" presName="space" presStyleCnt="0"/>
      <dgm:spPr/>
    </dgm:pt>
    <dgm:pt modelId="{5E26F52B-DD5C-410A-B384-F411DD43EBA2}" type="pres">
      <dgm:prSet presAssocID="{91A4B2AC-2C85-4EBF-A43D-60FF97521AD7}" presName="compositeA" presStyleCnt="0"/>
      <dgm:spPr/>
    </dgm:pt>
    <dgm:pt modelId="{6FB5A6A0-BB80-43F1-A39F-233780DC960E}" type="pres">
      <dgm:prSet presAssocID="{91A4B2AC-2C85-4EBF-A43D-60FF97521AD7}" presName="textA" presStyleLbl="revTx" presStyleIdx="6" presStyleCnt="8" custLinFactNeighborX="12990">
        <dgm:presLayoutVars>
          <dgm:bulletEnabled val="1"/>
        </dgm:presLayoutVars>
      </dgm:prSet>
      <dgm:spPr/>
    </dgm:pt>
    <dgm:pt modelId="{F1C4D15B-6678-4A8F-8898-18F709C6025F}" type="pres">
      <dgm:prSet presAssocID="{91A4B2AC-2C85-4EBF-A43D-60FF97521AD7}" presName="circleA" presStyleLbl="node1" presStyleIdx="6" presStyleCnt="8" custLinFactNeighborX="64891"/>
      <dgm:spPr>
        <a:solidFill>
          <a:schemeClr val="bg1"/>
        </a:solidFill>
        <a:ln>
          <a:solidFill>
            <a:schemeClr val="accent1">
              <a:lumMod val="60000"/>
              <a:lumOff val="40000"/>
            </a:schemeClr>
          </a:solidFill>
        </a:ln>
      </dgm:spPr>
    </dgm:pt>
    <dgm:pt modelId="{B6C437EB-4F77-4E53-BA4F-DBF0E2CF3172}" type="pres">
      <dgm:prSet presAssocID="{91A4B2AC-2C85-4EBF-A43D-60FF97521AD7}" presName="spaceA" presStyleCnt="0"/>
      <dgm:spPr/>
    </dgm:pt>
    <dgm:pt modelId="{3D870FB9-D4FC-485A-BB0A-9C2221E48E29}" type="pres">
      <dgm:prSet presAssocID="{DBB021B2-0D03-4F96-93D0-470AB84814BA}" presName="space" presStyleCnt="0"/>
      <dgm:spPr/>
    </dgm:pt>
    <dgm:pt modelId="{EB80BB30-E712-46BE-BAC8-C6327EEE47E9}" type="pres">
      <dgm:prSet presAssocID="{EE32CB99-19C1-4DAE-9165-2283D72C1282}" presName="compositeB" presStyleCnt="0"/>
      <dgm:spPr/>
    </dgm:pt>
    <dgm:pt modelId="{DEE71A5B-1723-4D28-81F0-60CDCA7B11C1}" type="pres">
      <dgm:prSet presAssocID="{EE32CB99-19C1-4DAE-9165-2283D72C1282}" presName="textB" presStyleLbl="revTx" presStyleIdx="7" presStyleCnt="8" custLinFactNeighborX="32486">
        <dgm:presLayoutVars>
          <dgm:bulletEnabled val="1"/>
        </dgm:presLayoutVars>
      </dgm:prSet>
      <dgm:spPr/>
    </dgm:pt>
    <dgm:pt modelId="{83DE153C-30FD-4116-B6F8-CF5C18D05DD7}" type="pres">
      <dgm:prSet presAssocID="{EE32CB99-19C1-4DAE-9165-2283D72C1282}" presName="circleB" presStyleLbl="node1" presStyleIdx="7" presStyleCnt="8" custLinFactNeighborX="95436"/>
      <dgm:spPr>
        <a:solidFill>
          <a:schemeClr val="bg1"/>
        </a:solidFill>
        <a:ln>
          <a:solidFill>
            <a:schemeClr val="accent1">
              <a:lumMod val="60000"/>
              <a:lumOff val="40000"/>
            </a:schemeClr>
          </a:solidFill>
        </a:ln>
      </dgm:spPr>
    </dgm:pt>
    <dgm:pt modelId="{F9A63B8D-0D94-4093-B5F5-DA55621368D0}" type="pres">
      <dgm:prSet presAssocID="{EE32CB99-19C1-4DAE-9165-2283D72C1282}" presName="spaceB" presStyleCnt="0"/>
      <dgm:spPr/>
    </dgm:pt>
  </dgm:ptLst>
  <dgm:cxnLst>
    <dgm:cxn modelId="{7E41F904-A794-4A37-A4C4-C8A074AD010E}" type="presOf" srcId="{EE32CB99-19C1-4DAE-9165-2283D72C1282}" destId="{DEE71A5B-1723-4D28-81F0-60CDCA7B11C1}" srcOrd="0" destOrd="0" presId="urn:microsoft.com/office/officeart/2005/8/layout/hProcess11"/>
    <dgm:cxn modelId="{395A4C0E-5875-4366-80D6-9E8BD8EB3735}" type="presOf" srcId="{1812E5CA-FB01-4279-949C-675561458CD9}" destId="{30CCFB78-A8B4-44E2-8BC0-C12CC09D8490}" srcOrd="0" destOrd="0" presId="urn:microsoft.com/office/officeart/2005/8/layout/hProcess11"/>
    <dgm:cxn modelId="{913AA230-B3DC-4EB0-8104-8A20CAFCD976}" srcId="{1871625F-0C35-4DD9-A971-6D71D3B9F7D2}" destId="{1812E5CA-FB01-4279-949C-675561458CD9}" srcOrd="4" destOrd="0" parTransId="{CECB1981-DBC5-4884-B7FE-F1FA4B2FB858}" sibTransId="{08165CCF-F873-409A-87C8-8299EC96382F}"/>
    <dgm:cxn modelId="{52A55240-D42F-407D-9C8C-865D7984EFAD}" type="presOf" srcId="{81B7E3F7-1E6B-4168-B212-CA7C516A336B}" destId="{CA79D105-278C-4DC5-A3EF-83B60F9C8785}" srcOrd="0" destOrd="0" presId="urn:microsoft.com/office/officeart/2005/8/layout/hProcess11"/>
    <dgm:cxn modelId="{6F0D0E46-B4E0-45E7-AA63-1579D8A9BBA8}" type="presOf" srcId="{3B502FE2-010B-41B8-AD92-5D70B2BA434C}" destId="{582977A2-D579-4C54-A76C-A559C512A22C}" srcOrd="0" destOrd="0" presId="urn:microsoft.com/office/officeart/2005/8/layout/hProcess11"/>
    <dgm:cxn modelId="{372DC076-4645-4C22-8B5C-FD9C81D490D4}" type="presOf" srcId="{76093ABE-0D30-4C92-8808-FDC646E4C996}" destId="{92A02505-E6AC-42EE-9F4B-25A08DBADB82}" srcOrd="0" destOrd="0" presId="urn:microsoft.com/office/officeart/2005/8/layout/hProcess11"/>
    <dgm:cxn modelId="{A82CAE7A-2048-4619-AA8B-86D9A11BF169}" srcId="{1871625F-0C35-4DD9-A971-6D71D3B9F7D2}" destId="{91A4B2AC-2C85-4EBF-A43D-60FF97521AD7}" srcOrd="6" destOrd="0" parTransId="{9A1B74AF-8DAE-473C-B0D5-BD0681585112}" sibTransId="{DBB021B2-0D03-4F96-93D0-470AB84814BA}"/>
    <dgm:cxn modelId="{E6E1EA7B-264D-49DD-8C27-81F5A54E898C}" srcId="{1871625F-0C35-4DD9-A971-6D71D3B9F7D2}" destId="{76093ABE-0D30-4C92-8808-FDC646E4C996}" srcOrd="3" destOrd="0" parTransId="{3C8FC7A6-8E79-4803-B4B6-53E9ED113EBA}" sibTransId="{A6F13CA5-8778-4C77-AD60-AA4B4018BD2B}"/>
    <dgm:cxn modelId="{DE1D73A2-290E-4A5B-A279-2DB5DA067CE5}" type="presOf" srcId="{1871625F-0C35-4DD9-A971-6D71D3B9F7D2}" destId="{F0FB1264-5EB8-40E7-96F8-4A406B618AD2}" srcOrd="0" destOrd="0" presId="urn:microsoft.com/office/officeart/2005/8/layout/hProcess11"/>
    <dgm:cxn modelId="{244A55A6-0B7C-4720-8ABD-C23A9FB35A11}" srcId="{1871625F-0C35-4DD9-A971-6D71D3B9F7D2}" destId="{EE32CB99-19C1-4DAE-9165-2283D72C1282}" srcOrd="7" destOrd="0" parTransId="{B354BBFA-F849-4F60-9883-00E55FEAD202}" sibTransId="{905B117A-4917-4FE4-BA05-85900068A3BC}"/>
    <dgm:cxn modelId="{1B4DA2C1-0F78-4F4E-8764-F13E33FDB61E}" srcId="{1871625F-0C35-4DD9-A971-6D71D3B9F7D2}" destId="{3B502FE2-010B-41B8-AD92-5D70B2BA434C}" srcOrd="1" destOrd="0" parTransId="{9C94CF7D-78A3-4453-AF3C-71558D2D8976}" sibTransId="{52681EEF-6A37-4A2A-AA5D-3FB986744C65}"/>
    <dgm:cxn modelId="{34C951D2-6DEC-473C-B8A9-BD788E799427}" type="presOf" srcId="{DE2A824E-1515-4B0B-82AE-DD45DC188F58}" destId="{0A1EBC75-F5DA-47AA-BC9A-78064B4D8BDF}" srcOrd="0" destOrd="0" presId="urn:microsoft.com/office/officeart/2005/8/layout/hProcess11"/>
    <dgm:cxn modelId="{E10741DC-58B3-42E7-8C90-5AEFB26453D2}" type="presOf" srcId="{865B56ED-3DD4-4712-A05B-B2E5A8E0E08F}" destId="{C217FFC8-34B5-4446-AFA4-D9859833574C}" srcOrd="0" destOrd="0" presId="urn:microsoft.com/office/officeart/2005/8/layout/hProcess11"/>
    <dgm:cxn modelId="{79441DE2-52C6-4294-9D1E-37FC3D354C67}" srcId="{1871625F-0C35-4DD9-A971-6D71D3B9F7D2}" destId="{865B56ED-3DD4-4712-A05B-B2E5A8E0E08F}" srcOrd="0" destOrd="0" parTransId="{19D8BE47-A1D0-45CF-AEE4-7DD039FA041A}" sibTransId="{9112FF02-C87C-49AB-8230-D1011CC30C20}"/>
    <dgm:cxn modelId="{50D7FAE7-9CEA-4ABE-8361-2A858CA60907}" srcId="{1871625F-0C35-4DD9-A971-6D71D3B9F7D2}" destId="{DE2A824E-1515-4B0B-82AE-DD45DC188F58}" srcOrd="2" destOrd="0" parTransId="{CFE12A26-05D6-435B-9D85-AA45EBBF2212}" sibTransId="{E0C67234-7C5C-498A-941A-B2FBFB45B684}"/>
    <dgm:cxn modelId="{3137C4ED-557F-4E2C-A869-9AFD9448FC42}" type="presOf" srcId="{91A4B2AC-2C85-4EBF-A43D-60FF97521AD7}" destId="{6FB5A6A0-BB80-43F1-A39F-233780DC960E}" srcOrd="0" destOrd="0" presId="urn:microsoft.com/office/officeart/2005/8/layout/hProcess11"/>
    <dgm:cxn modelId="{4608EBF8-9AAD-46E6-81CD-1CEDD726032D}" srcId="{1871625F-0C35-4DD9-A971-6D71D3B9F7D2}" destId="{81B7E3F7-1E6B-4168-B212-CA7C516A336B}" srcOrd="5" destOrd="0" parTransId="{D2313BD8-DAA7-4A1F-8963-806AF130A16E}" sibTransId="{299B5760-668F-4F64-8645-765E867DC15A}"/>
    <dgm:cxn modelId="{1B6FB752-C6D3-4238-9536-E9B26CD4C96C}" type="presParOf" srcId="{F0FB1264-5EB8-40E7-96F8-4A406B618AD2}" destId="{4E47094D-4689-4D0A-8966-98ED32041CB0}" srcOrd="0" destOrd="0" presId="urn:microsoft.com/office/officeart/2005/8/layout/hProcess11"/>
    <dgm:cxn modelId="{D241E28A-2FA4-4706-ADB9-0BF4C2AE7E2D}" type="presParOf" srcId="{F0FB1264-5EB8-40E7-96F8-4A406B618AD2}" destId="{6EB000FD-004B-4668-AB83-12112706FCCF}" srcOrd="1" destOrd="0" presId="urn:microsoft.com/office/officeart/2005/8/layout/hProcess11"/>
    <dgm:cxn modelId="{6A031788-ED73-4845-BF77-FB495B07E77F}" type="presParOf" srcId="{6EB000FD-004B-4668-AB83-12112706FCCF}" destId="{B4B3A566-370B-4563-96E3-91D3319E12EC}" srcOrd="0" destOrd="0" presId="urn:microsoft.com/office/officeart/2005/8/layout/hProcess11"/>
    <dgm:cxn modelId="{AA7E3689-EBA7-45CF-A9E4-37430D86FA5B}" type="presParOf" srcId="{B4B3A566-370B-4563-96E3-91D3319E12EC}" destId="{C217FFC8-34B5-4446-AFA4-D9859833574C}" srcOrd="0" destOrd="0" presId="urn:microsoft.com/office/officeart/2005/8/layout/hProcess11"/>
    <dgm:cxn modelId="{6AACB6C6-9C1F-485F-81A5-A8ED1D727E52}" type="presParOf" srcId="{B4B3A566-370B-4563-96E3-91D3319E12EC}" destId="{5B2CAAE4-119D-4DD1-A755-05628B1F2180}" srcOrd="1" destOrd="0" presId="urn:microsoft.com/office/officeart/2005/8/layout/hProcess11"/>
    <dgm:cxn modelId="{6A011197-A119-4A0B-A5F3-93D33CB2B2D8}" type="presParOf" srcId="{B4B3A566-370B-4563-96E3-91D3319E12EC}" destId="{DD46BE4B-F4FE-43EA-8BD8-9EBAB82509DB}" srcOrd="2" destOrd="0" presId="urn:microsoft.com/office/officeart/2005/8/layout/hProcess11"/>
    <dgm:cxn modelId="{F28F75AA-2C15-41F4-87F0-258D394AB053}" type="presParOf" srcId="{6EB000FD-004B-4668-AB83-12112706FCCF}" destId="{3381EB87-2F92-40CB-B8CC-C237E3EAD92B}" srcOrd="1" destOrd="0" presId="urn:microsoft.com/office/officeart/2005/8/layout/hProcess11"/>
    <dgm:cxn modelId="{5128620A-D1F9-400C-9482-770D88D3AD34}" type="presParOf" srcId="{6EB000FD-004B-4668-AB83-12112706FCCF}" destId="{54D2CD25-7918-435A-B649-C6BC97C7BC29}" srcOrd="2" destOrd="0" presId="urn:microsoft.com/office/officeart/2005/8/layout/hProcess11"/>
    <dgm:cxn modelId="{42328E10-C41F-4E21-88A9-6230181B6549}" type="presParOf" srcId="{54D2CD25-7918-435A-B649-C6BC97C7BC29}" destId="{582977A2-D579-4C54-A76C-A559C512A22C}" srcOrd="0" destOrd="0" presId="urn:microsoft.com/office/officeart/2005/8/layout/hProcess11"/>
    <dgm:cxn modelId="{163045A1-BFA1-46F8-886E-D97801F50ECD}" type="presParOf" srcId="{54D2CD25-7918-435A-B649-C6BC97C7BC29}" destId="{12F7721C-152D-44AC-B6FE-8FE4E485B603}" srcOrd="1" destOrd="0" presId="urn:microsoft.com/office/officeart/2005/8/layout/hProcess11"/>
    <dgm:cxn modelId="{40BFF20D-4231-49C5-9EC5-71A9D9C7F928}" type="presParOf" srcId="{54D2CD25-7918-435A-B649-C6BC97C7BC29}" destId="{93E5E82A-C747-402D-A739-A3A5B5562B28}" srcOrd="2" destOrd="0" presId="urn:microsoft.com/office/officeart/2005/8/layout/hProcess11"/>
    <dgm:cxn modelId="{B55D3AEB-4E0C-4886-B1A4-D75B531503F0}" type="presParOf" srcId="{6EB000FD-004B-4668-AB83-12112706FCCF}" destId="{1D150CCF-91BA-47FD-819B-505A0FB98FBF}" srcOrd="3" destOrd="0" presId="urn:microsoft.com/office/officeart/2005/8/layout/hProcess11"/>
    <dgm:cxn modelId="{5BEEA6D0-9353-4EB9-BAE1-5717741EF0BF}" type="presParOf" srcId="{6EB000FD-004B-4668-AB83-12112706FCCF}" destId="{58B00E63-D034-4C4D-B816-06A52EEFD68A}" srcOrd="4" destOrd="0" presId="urn:microsoft.com/office/officeart/2005/8/layout/hProcess11"/>
    <dgm:cxn modelId="{6EA67B9E-E57A-4EA9-B5A2-36B094236A6A}" type="presParOf" srcId="{58B00E63-D034-4C4D-B816-06A52EEFD68A}" destId="{0A1EBC75-F5DA-47AA-BC9A-78064B4D8BDF}" srcOrd="0" destOrd="0" presId="urn:microsoft.com/office/officeart/2005/8/layout/hProcess11"/>
    <dgm:cxn modelId="{FA440F79-6D87-4A7C-8E2D-3ADEA782963F}" type="presParOf" srcId="{58B00E63-D034-4C4D-B816-06A52EEFD68A}" destId="{C932D22E-2EE9-4EDE-ACD4-127D893F14A0}" srcOrd="1" destOrd="0" presId="urn:microsoft.com/office/officeart/2005/8/layout/hProcess11"/>
    <dgm:cxn modelId="{F2E4667F-7D95-4A0D-B9BE-AB8FC54C99DD}" type="presParOf" srcId="{58B00E63-D034-4C4D-B816-06A52EEFD68A}" destId="{15B0A989-2437-43E4-A294-53544F071460}" srcOrd="2" destOrd="0" presId="urn:microsoft.com/office/officeart/2005/8/layout/hProcess11"/>
    <dgm:cxn modelId="{5408E34D-BB47-4999-A615-957D7FC3BA5D}" type="presParOf" srcId="{6EB000FD-004B-4668-AB83-12112706FCCF}" destId="{7A7B347F-18C5-4A90-8C68-3CE005C7604B}" srcOrd="5" destOrd="0" presId="urn:microsoft.com/office/officeart/2005/8/layout/hProcess11"/>
    <dgm:cxn modelId="{BBCA58E0-59A1-427A-999A-180065E1987B}" type="presParOf" srcId="{6EB000FD-004B-4668-AB83-12112706FCCF}" destId="{8D09B39A-FDBC-4ACE-B51A-CE7C2CD0F6EA}" srcOrd="6" destOrd="0" presId="urn:microsoft.com/office/officeart/2005/8/layout/hProcess11"/>
    <dgm:cxn modelId="{46E7BA46-8B97-4966-B009-0C9F9C7C1BE3}" type="presParOf" srcId="{8D09B39A-FDBC-4ACE-B51A-CE7C2CD0F6EA}" destId="{92A02505-E6AC-42EE-9F4B-25A08DBADB82}" srcOrd="0" destOrd="0" presId="urn:microsoft.com/office/officeart/2005/8/layout/hProcess11"/>
    <dgm:cxn modelId="{2C6A52E7-4EF8-4580-9078-511FDEBED605}" type="presParOf" srcId="{8D09B39A-FDBC-4ACE-B51A-CE7C2CD0F6EA}" destId="{BE1DDBDE-531E-415E-8DC8-284CEA5E7DA9}" srcOrd="1" destOrd="0" presId="urn:microsoft.com/office/officeart/2005/8/layout/hProcess11"/>
    <dgm:cxn modelId="{0B3362BE-864B-448F-93DE-67829D5887A9}" type="presParOf" srcId="{8D09B39A-FDBC-4ACE-B51A-CE7C2CD0F6EA}" destId="{40A4AA34-E21B-4B86-B8C9-1FBDD01401CD}" srcOrd="2" destOrd="0" presId="urn:microsoft.com/office/officeart/2005/8/layout/hProcess11"/>
    <dgm:cxn modelId="{9510DB93-EA27-4A7D-910F-F07B17B32CD2}" type="presParOf" srcId="{6EB000FD-004B-4668-AB83-12112706FCCF}" destId="{C53F324D-1FC5-472A-BF28-67164851FAD9}" srcOrd="7" destOrd="0" presId="urn:microsoft.com/office/officeart/2005/8/layout/hProcess11"/>
    <dgm:cxn modelId="{234F7192-252C-4782-8804-2ED0B85908DB}" type="presParOf" srcId="{6EB000FD-004B-4668-AB83-12112706FCCF}" destId="{92E5B88A-57F7-4CBC-9DD0-313096967235}" srcOrd="8" destOrd="0" presId="urn:microsoft.com/office/officeart/2005/8/layout/hProcess11"/>
    <dgm:cxn modelId="{F9607899-B53D-4914-8E16-4B2E5C712F20}" type="presParOf" srcId="{92E5B88A-57F7-4CBC-9DD0-313096967235}" destId="{30CCFB78-A8B4-44E2-8BC0-C12CC09D8490}" srcOrd="0" destOrd="0" presId="urn:microsoft.com/office/officeart/2005/8/layout/hProcess11"/>
    <dgm:cxn modelId="{7EC108B0-8B6A-4457-A561-21AD467FF918}" type="presParOf" srcId="{92E5B88A-57F7-4CBC-9DD0-313096967235}" destId="{88216950-F5EE-4AF1-9327-A6B4B75A8CBD}" srcOrd="1" destOrd="0" presId="urn:microsoft.com/office/officeart/2005/8/layout/hProcess11"/>
    <dgm:cxn modelId="{CBCEEED2-66E1-42EA-BBEF-43651C0FA638}" type="presParOf" srcId="{92E5B88A-57F7-4CBC-9DD0-313096967235}" destId="{0D1862F1-8822-40D7-8CFB-68ADB2FBCA53}" srcOrd="2" destOrd="0" presId="urn:microsoft.com/office/officeart/2005/8/layout/hProcess11"/>
    <dgm:cxn modelId="{F3201AC3-3C7C-4917-9B7E-98F392277F55}" type="presParOf" srcId="{6EB000FD-004B-4668-AB83-12112706FCCF}" destId="{FDD7C999-5AE1-4F99-AE96-F67540A8498C}" srcOrd="9" destOrd="0" presId="urn:microsoft.com/office/officeart/2005/8/layout/hProcess11"/>
    <dgm:cxn modelId="{5CF2A838-7EF8-4ECE-9E2B-FE822045FA3A}" type="presParOf" srcId="{6EB000FD-004B-4668-AB83-12112706FCCF}" destId="{302C938A-D7A8-40CF-87EA-2C6C95A5AD9B}" srcOrd="10" destOrd="0" presId="urn:microsoft.com/office/officeart/2005/8/layout/hProcess11"/>
    <dgm:cxn modelId="{DB2A4B20-C9B4-465F-9E85-864EDF371412}" type="presParOf" srcId="{302C938A-D7A8-40CF-87EA-2C6C95A5AD9B}" destId="{CA79D105-278C-4DC5-A3EF-83B60F9C8785}" srcOrd="0" destOrd="0" presId="urn:microsoft.com/office/officeart/2005/8/layout/hProcess11"/>
    <dgm:cxn modelId="{60133D6A-CECC-419E-9C16-8E043DB921A7}" type="presParOf" srcId="{302C938A-D7A8-40CF-87EA-2C6C95A5AD9B}" destId="{63C0BBFF-A968-4957-A5A4-A4E7FF8F25B8}" srcOrd="1" destOrd="0" presId="urn:microsoft.com/office/officeart/2005/8/layout/hProcess11"/>
    <dgm:cxn modelId="{C97822E2-6463-4752-815C-C860B72CAC6D}" type="presParOf" srcId="{302C938A-D7A8-40CF-87EA-2C6C95A5AD9B}" destId="{FF50EC62-4895-4DE4-B0EA-C3C9F6C474CE}" srcOrd="2" destOrd="0" presId="urn:microsoft.com/office/officeart/2005/8/layout/hProcess11"/>
    <dgm:cxn modelId="{26329A0F-B78A-46C4-863A-195AED50E948}" type="presParOf" srcId="{6EB000FD-004B-4668-AB83-12112706FCCF}" destId="{9953231E-C4CB-41AB-B57A-90492C92B3D6}" srcOrd="11" destOrd="0" presId="urn:microsoft.com/office/officeart/2005/8/layout/hProcess11"/>
    <dgm:cxn modelId="{FF2849A3-34FF-4BF6-B9BD-D9A05718BADC}" type="presParOf" srcId="{6EB000FD-004B-4668-AB83-12112706FCCF}" destId="{5E26F52B-DD5C-410A-B384-F411DD43EBA2}" srcOrd="12" destOrd="0" presId="urn:microsoft.com/office/officeart/2005/8/layout/hProcess11"/>
    <dgm:cxn modelId="{9884A5B7-E337-4517-9882-30EE1CDC7EB5}" type="presParOf" srcId="{5E26F52B-DD5C-410A-B384-F411DD43EBA2}" destId="{6FB5A6A0-BB80-43F1-A39F-233780DC960E}" srcOrd="0" destOrd="0" presId="urn:microsoft.com/office/officeart/2005/8/layout/hProcess11"/>
    <dgm:cxn modelId="{9CE3C64C-16F6-4CFF-A672-A386BD530013}" type="presParOf" srcId="{5E26F52B-DD5C-410A-B384-F411DD43EBA2}" destId="{F1C4D15B-6678-4A8F-8898-18F709C6025F}" srcOrd="1" destOrd="0" presId="urn:microsoft.com/office/officeart/2005/8/layout/hProcess11"/>
    <dgm:cxn modelId="{C011123D-BAAA-4255-BC5E-652E58C59FE2}" type="presParOf" srcId="{5E26F52B-DD5C-410A-B384-F411DD43EBA2}" destId="{B6C437EB-4F77-4E53-BA4F-DBF0E2CF3172}" srcOrd="2" destOrd="0" presId="urn:microsoft.com/office/officeart/2005/8/layout/hProcess11"/>
    <dgm:cxn modelId="{ACB76903-C92B-4590-A521-EF8E635D3487}" type="presParOf" srcId="{6EB000FD-004B-4668-AB83-12112706FCCF}" destId="{3D870FB9-D4FC-485A-BB0A-9C2221E48E29}" srcOrd="13" destOrd="0" presId="urn:microsoft.com/office/officeart/2005/8/layout/hProcess11"/>
    <dgm:cxn modelId="{9A4DC011-CFE9-4564-A838-F92F199E5340}" type="presParOf" srcId="{6EB000FD-004B-4668-AB83-12112706FCCF}" destId="{EB80BB30-E712-46BE-BAC8-C6327EEE47E9}" srcOrd="14" destOrd="0" presId="urn:microsoft.com/office/officeart/2005/8/layout/hProcess11"/>
    <dgm:cxn modelId="{3BB10ED6-883B-42F6-8A4A-D8056CB1C6FD}" type="presParOf" srcId="{EB80BB30-E712-46BE-BAC8-C6327EEE47E9}" destId="{DEE71A5B-1723-4D28-81F0-60CDCA7B11C1}" srcOrd="0" destOrd="0" presId="urn:microsoft.com/office/officeart/2005/8/layout/hProcess11"/>
    <dgm:cxn modelId="{08C04ACB-4153-46E1-9DD7-F834DB6E0470}" type="presParOf" srcId="{EB80BB30-E712-46BE-BAC8-C6327EEE47E9}" destId="{83DE153C-30FD-4116-B6F8-CF5C18D05DD7}" srcOrd="1" destOrd="0" presId="urn:microsoft.com/office/officeart/2005/8/layout/hProcess11"/>
    <dgm:cxn modelId="{1761022D-7094-407D-82CC-DAC91DBD8567}" type="presParOf" srcId="{EB80BB30-E712-46BE-BAC8-C6327EEE47E9}" destId="{F9A63B8D-0D94-4093-B5F5-DA55621368D0}" srcOrd="2" destOrd="0" presId="urn:microsoft.com/office/officeart/2005/8/layout/hProcess1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871625F-0C35-4DD9-A971-6D71D3B9F7D2}" type="doc">
      <dgm:prSet loTypeId="urn:microsoft.com/office/officeart/2005/8/layout/hProcess11" loCatId="process" qsTypeId="urn:microsoft.com/office/officeart/2005/8/quickstyle/simple1" qsCatId="simple" csTypeId="urn:microsoft.com/office/officeart/2005/8/colors/accent1_2" csCatId="accent1" phldr="1"/>
      <dgm:spPr/>
    </dgm:pt>
    <dgm:pt modelId="{865B56ED-3DD4-4712-A05B-B2E5A8E0E08F}">
      <dgm:prSet phldrT="[Text]" custT="1"/>
      <dgm:spPr/>
      <dgm:t>
        <a:bodyPr/>
        <a:lstStyle/>
        <a:p>
          <a:pPr algn="ctr"/>
          <a:r>
            <a:rPr lang="en-IN" sz="800"/>
            <a:t>Article selection</a:t>
          </a:r>
        </a:p>
      </dgm:t>
    </dgm:pt>
    <dgm:pt modelId="{19D8BE47-A1D0-45CF-AEE4-7DD039FA041A}" type="parTrans" cxnId="{79441DE2-52C6-4294-9D1E-37FC3D354C67}">
      <dgm:prSet/>
      <dgm:spPr/>
      <dgm:t>
        <a:bodyPr/>
        <a:lstStyle/>
        <a:p>
          <a:pPr algn="ctr"/>
          <a:endParaRPr lang="en-IN"/>
        </a:p>
      </dgm:t>
    </dgm:pt>
    <dgm:pt modelId="{9112FF02-C87C-49AB-8230-D1011CC30C20}" type="sibTrans" cxnId="{79441DE2-52C6-4294-9D1E-37FC3D354C67}">
      <dgm:prSet/>
      <dgm:spPr/>
      <dgm:t>
        <a:bodyPr/>
        <a:lstStyle/>
        <a:p>
          <a:pPr algn="ctr"/>
          <a:endParaRPr lang="en-IN"/>
        </a:p>
      </dgm:t>
    </dgm:pt>
    <dgm:pt modelId="{3B502FE2-010B-41B8-AD92-5D70B2BA434C}">
      <dgm:prSet phldrT="[Text]" custT="1"/>
      <dgm:spPr/>
      <dgm:t>
        <a:bodyPr/>
        <a:lstStyle/>
        <a:p>
          <a:pPr algn="ctr"/>
          <a:r>
            <a:rPr lang="en-IN" sz="800"/>
            <a:t>Property selection</a:t>
          </a:r>
        </a:p>
        <a:p>
          <a:pPr algn="ctr"/>
          <a:r>
            <a:rPr lang="en-IN" sz="800"/>
            <a:t>and </a:t>
          </a:r>
        </a:p>
        <a:p>
          <a:pPr algn="ctr"/>
          <a:r>
            <a:rPr lang="en-IN" sz="800"/>
            <a:t>Market</a:t>
          </a:r>
        </a:p>
        <a:p>
          <a:pPr algn="ctr"/>
          <a:r>
            <a:rPr lang="en-IN" sz="800"/>
            <a:t>valuation</a:t>
          </a:r>
        </a:p>
      </dgm:t>
    </dgm:pt>
    <dgm:pt modelId="{9C94CF7D-78A3-4453-AF3C-71558D2D8976}" type="parTrans" cxnId="{1B4DA2C1-0F78-4F4E-8764-F13E33FDB61E}">
      <dgm:prSet/>
      <dgm:spPr/>
      <dgm:t>
        <a:bodyPr/>
        <a:lstStyle/>
        <a:p>
          <a:pPr algn="ctr"/>
          <a:endParaRPr lang="en-IN"/>
        </a:p>
      </dgm:t>
    </dgm:pt>
    <dgm:pt modelId="{52681EEF-6A37-4A2A-AA5D-3FB986744C65}" type="sibTrans" cxnId="{1B4DA2C1-0F78-4F4E-8764-F13E33FDB61E}">
      <dgm:prSet/>
      <dgm:spPr/>
      <dgm:t>
        <a:bodyPr/>
        <a:lstStyle/>
        <a:p>
          <a:pPr algn="ctr"/>
          <a:endParaRPr lang="en-IN"/>
        </a:p>
      </dgm:t>
    </dgm:pt>
    <dgm:pt modelId="{76093ABE-0D30-4C92-8808-FDC646E4C996}">
      <dgm:prSet phldrT="[Text]" custT="1"/>
      <dgm:spPr/>
      <dgm:t>
        <a:bodyPr/>
        <a:lstStyle/>
        <a:p>
          <a:pPr algn="ctr"/>
          <a:r>
            <a:rPr lang="en-IN" sz="800"/>
            <a:t>Party Information</a:t>
          </a:r>
        </a:p>
      </dgm:t>
    </dgm:pt>
    <dgm:pt modelId="{3C8FC7A6-8E79-4803-B4B6-53E9ED113EBA}" type="parTrans" cxnId="{E6E1EA7B-264D-49DD-8C27-81F5A54E898C}">
      <dgm:prSet/>
      <dgm:spPr/>
      <dgm:t>
        <a:bodyPr/>
        <a:lstStyle/>
        <a:p>
          <a:pPr algn="ctr"/>
          <a:endParaRPr lang="en-IN"/>
        </a:p>
      </dgm:t>
    </dgm:pt>
    <dgm:pt modelId="{A6F13CA5-8778-4C77-AD60-AA4B4018BD2B}" type="sibTrans" cxnId="{E6E1EA7B-264D-49DD-8C27-81F5A54E898C}">
      <dgm:prSet/>
      <dgm:spPr/>
      <dgm:t>
        <a:bodyPr/>
        <a:lstStyle/>
        <a:p>
          <a:pPr algn="ctr"/>
          <a:endParaRPr lang="en-IN"/>
        </a:p>
      </dgm:t>
    </dgm:pt>
    <dgm:pt modelId="{91A4B2AC-2C85-4EBF-A43D-60FF97521AD7}">
      <dgm:prSet phldrT="[Text]" custT="1"/>
      <dgm:spPr/>
      <dgm:t>
        <a:bodyPr/>
        <a:lstStyle/>
        <a:p>
          <a:pPr algn="ctr"/>
          <a:r>
            <a:rPr lang="en-IN" sz="800"/>
            <a:t>Fee Calculation</a:t>
          </a:r>
        </a:p>
      </dgm:t>
    </dgm:pt>
    <dgm:pt modelId="{9A1B74AF-8DAE-473C-B0D5-BD0681585112}" type="parTrans" cxnId="{A82CAE7A-2048-4619-AA8B-86D9A11BF169}">
      <dgm:prSet/>
      <dgm:spPr/>
      <dgm:t>
        <a:bodyPr/>
        <a:lstStyle/>
        <a:p>
          <a:pPr algn="ctr"/>
          <a:endParaRPr lang="en-IN"/>
        </a:p>
      </dgm:t>
    </dgm:pt>
    <dgm:pt modelId="{DBB021B2-0D03-4F96-93D0-470AB84814BA}" type="sibTrans" cxnId="{A82CAE7A-2048-4619-AA8B-86D9A11BF169}">
      <dgm:prSet/>
      <dgm:spPr/>
      <dgm:t>
        <a:bodyPr/>
        <a:lstStyle/>
        <a:p>
          <a:pPr algn="ctr"/>
          <a:endParaRPr lang="en-IN"/>
        </a:p>
      </dgm:t>
    </dgm:pt>
    <dgm:pt modelId="{EE32CB99-19C1-4DAE-9165-2283D72C1282}">
      <dgm:prSet phldrT="[Text]" custT="1"/>
      <dgm:spPr/>
      <dgm:t>
        <a:bodyPr/>
        <a:lstStyle/>
        <a:p>
          <a:pPr algn="ctr"/>
          <a:r>
            <a:rPr lang="en-IN" sz="800"/>
            <a:t>Submission</a:t>
          </a:r>
        </a:p>
      </dgm:t>
    </dgm:pt>
    <dgm:pt modelId="{B354BBFA-F849-4F60-9883-00E55FEAD202}" type="parTrans" cxnId="{244A55A6-0B7C-4720-8ABD-C23A9FB35A11}">
      <dgm:prSet/>
      <dgm:spPr/>
      <dgm:t>
        <a:bodyPr/>
        <a:lstStyle/>
        <a:p>
          <a:pPr algn="ctr"/>
          <a:endParaRPr lang="en-IN"/>
        </a:p>
      </dgm:t>
    </dgm:pt>
    <dgm:pt modelId="{905B117A-4917-4FE4-BA05-85900068A3BC}" type="sibTrans" cxnId="{244A55A6-0B7C-4720-8ABD-C23A9FB35A11}">
      <dgm:prSet/>
      <dgm:spPr/>
      <dgm:t>
        <a:bodyPr/>
        <a:lstStyle/>
        <a:p>
          <a:pPr algn="ctr"/>
          <a:endParaRPr lang="en-IN"/>
        </a:p>
      </dgm:t>
    </dgm:pt>
    <dgm:pt modelId="{1812E5CA-FB01-4279-949C-675561458CD9}">
      <dgm:prSet phldrT="[Text]" custT="1"/>
      <dgm:spPr/>
      <dgm:t>
        <a:bodyPr/>
        <a:lstStyle/>
        <a:p>
          <a:pPr algn="ctr"/>
          <a:r>
            <a:rPr lang="en-IN" sz="800"/>
            <a:t>Schedule allocation</a:t>
          </a:r>
        </a:p>
      </dgm:t>
    </dgm:pt>
    <dgm:pt modelId="{CECB1981-DBC5-4884-B7FE-F1FA4B2FB858}" type="parTrans" cxnId="{913AA230-B3DC-4EB0-8104-8A20CAFCD976}">
      <dgm:prSet/>
      <dgm:spPr/>
      <dgm:t>
        <a:bodyPr/>
        <a:lstStyle/>
        <a:p>
          <a:pPr algn="ctr"/>
          <a:endParaRPr lang="en-IN"/>
        </a:p>
      </dgm:t>
    </dgm:pt>
    <dgm:pt modelId="{08165CCF-F873-409A-87C8-8299EC96382F}" type="sibTrans" cxnId="{913AA230-B3DC-4EB0-8104-8A20CAFCD976}">
      <dgm:prSet/>
      <dgm:spPr/>
      <dgm:t>
        <a:bodyPr/>
        <a:lstStyle/>
        <a:p>
          <a:pPr algn="ctr"/>
          <a:endParaRPr lang="en-IN"/>
        </a:p>
      </dgm:t>
    </dgm:pt>
    <dgm:pt modelId="{DE2A824E-1515-4B0B-82AE-DD45DC188F58}">
      <dgm:prSet phldrT="[Text]" custT="1"/>
      <dgm:spPr/>
      <dgm:t>
        <a:bodyPr/>
        <a:lstStyle/>
        <a:p>
          <a:pPr algn="ctr"/>
          <a:r>
            <a:rPr lang="en-IN" sz="800"/>
            <a:t>Schedule description</a:t>
          </a:r>
        </a:p>
      </dgm:t>
    </dgm:pt>
    <dgm:pt modelId="{CFE12A26-05D6-435B-9D85-AA45EBBF2212}" type="parTrans" cxnId="{50D7FAE7-9CEA-4ABE-8361-2A858CA60907}">
      <dgm:prSet/>
      <dgm:spPr/>
      <dgm:t>
        <a:bodyPr/>
        <a:lstStyle/>
        <a:p>
          <a:pPr algn="ctr"/>
          <a:endParaRPr lang="en-IN"/>
        </a:p>
      </dgm:t>
    </dgm:pt>
    <dgm:pt modelId="{E0C67234-7C5C-498A-941A-B2FBFB45B684}" type="sibTrans" cxnId="{50D7FAE7-9CEA-4ABE-8361-2A858CA60907}">
      <dgm:prSet/>
      <dgm:spPr/>
      <dgm:t>
        <a:bodyPr/>
        <a:lstStyle/>
        <a:p>
          <a:pPr algn="ctr"/>
          <a:endParaRPr lang="en-IN"/>
        </a:p>
      </dgm:t>
    </dgm:pt>
    <dgm:pt modelId="{F0FB1264-5EB8-40E7-96F8-4A406B618AD2}" type="pres">
      <dgm:prSet presAssocID="{1871625F-0C35-4DD9-A971-6D71D3B9F7D2}" presName="Name0" presStyleCnt="0">
        <dgm:presLayoutVars>
          <dgm:dir/>
          <dgm:resizeHandles val="exact"/>
        </dgm:presLayoutVars>
      </dgm:prSet>
      <dgm:spPr/>
    </dgm:pt>
    <dgm:pt modelId="{4E47094D-4689-4D0A-8966-98ED32041CB0}" type="pres">
      <dgm:prSet presAssocID="{1871625F-0C35-4DD9-A971-6D71D3B9F7D2}" presName="arrow" presStyleLbl="bgShp" presStyleIdx="0" presStyleCnt="1" custScaleY="84537"/>
      <dgm:spPr/>
    </dgm:pt>
    <dgm:pt modelId="{6EB000FD-004B-4668-AB83-12112706FCCF}" type="pres">
      <dgm:prSet presAssocID="{1871625F-0C35-4DD9-A971-6D71D3B9F7D2}" presName="points" presStyleCnt="0"/>
      <dgm:spPr/>
    </dgm:pt>
    <dgm:pt modelId="{B4B3A566-370B-4563-96E3-91D3319E12EC}" type="pres">
      <dgm:prSet presAssocID="{865B56ED-3DD4-4712-A05B-B2E5A8E0E08F}" presName="compositeA" presStyleCnt="0"/>
      <dgm:spPr/>
    </dgm:pt>
    <dgm:pt modelId="{C217FFC8-34B5-4446-AFA4-D9859833574C}" type="pres">
      <dgm:prSet presAssocID="{865B56ED-3DD4-4712-A05B-B2E5A8E0E08F}" presName="textA" presStyleLbl="revTx" presStyleIdx="0" presStyleCnt="7">
        <dgm:presLayoutVars>
          <dgm:bulletEnabled val="1"/>
        </dgm:presLayoutVars>
      </dgm:prSet>
      <dgm:spPr/>
    </dgm:pt>
    <dgm:pt modelId="{5B2CAAE4-119D-4DD1-A755-05628B1F2180}" type="pres">
      <dgm:prSet presAssocID="{865B56ED-3DD4-4712-A05B-B2E5A8E0E08F}" presName="circleA" presStyleLbl="node1" presStyleIdx="0" presStyleCnt="7" custLinFactNeighborX="30537"/>
      <dgm:spPr>
        <a:solidFill>
          <a:schemeClr val="bg1"/>
        </a:solidFill>
        <a:ln>
          <a:solidFill>
            <a:schemeClr val="accent1">
              <a:lumMod val="60000"/>
              <a:lumOff val="40000"/>
            </a:schemeClr>
          </a:solidFill>
        </a:ln>
      </dgm:spPr>
    </dgm:pt>
    <dgm:pt modelId="{DD46BE4B-F4FE-43EA-8BD8-9EBAB82509DB}" type="pres">
      <dgm:prSet presAssocID="{865B56ED-3DD4-4712-A05B-B2E5A8E0E08F}" presName="spaceA" presStyleCnt="0"/>
      <dgm:spPr/>
    </dgm:pt>
    <dgm:pt modelId="{3381EB87-2F92-40CB-B8CC-C237E3EAD92B}" type="pres">
      <dgm:prSet presAssocID="{9112FF02-C87C-49AB-8230-D1011CC30C20}" presName="space" presStyleCnt="0"/>
      <dgm:spPr/>
    </dgm:pt>
    <dgm:pt modelId="{54D2CD25-7918-435A-B649-C6BC97C7BC29}" type="pres">
      <dgm:prSet presAssocID="{3B502FE2-010B-41B8-AD92-5D70B2BA434C}" presName="compositeB" presStyleCnt="0"/>
      <dgm:spPr/>
    </dgm:pt>
    <dgm:pt modelId="{582977A2-D579-4C54-A76C-A559C512A22C}" type="pres">
      <dgm:prSet presAssocID="{3B502FE2-010B-41B8-AD92-5D70B2BA434C}" presName="textB" presStyleLbl="revTx" presStyleIdx="1" presStyleCnt="7" custScaleX="111909" custLinFactNeighborX="11682">
        <dgm:presLayoutVars>
          <dgm:bulletEnabled val="1"/>
        </dgm:presLayoutVars>
      </dgm:prSet>
      <dgm:spPr/>
    </dgm:pt>
    <dgm:pt modelId="{12F7721C-152D-44AC-B6FE-8FE4E485B603}" type="pres">
      <dgm:prSet presAssocID="{3B502FE2-010B-41B8-AD92-5D70B2BA434C}" presName="circleB" presStyleLbl="node1" presStyleIdx="1" presStyleCnt="7" custLinFactNeighborX="49169"/>
      <dgm:spPr>
        <a:solidFill>
          <a:schemeClr val="accent1">
            <a:lumMod val="75000"/>
          </a:schemeClr>
        </a:solidFill>
      </dgm:spPr>
    </dgm:pt>
    <dgm:pt modelId="{93E5E82A-C747-402D-A739-A3A5B5562B28}" type="pres">
      <dgm:prSet presAssocID="{3B502FE2-010B-41B8-AD92-5D70B2BA434C}" presName="spaceB" presStyleCnt="0"/>
      <dgm:spPr/>
    </dgm:pt>
    <dgm:pt modelId="{1D150CCF-91BA-47FD-819B-505A0FB98FBF}" type="pres">
      <dgm:prSet presAssocID="{52681EEF-6A37-4A2A-AA5D-3FB986744C65}" presName="space" presStyleCnt="0"/>
      <dgm:spPr/>
    </dgm:pt>
    <dgm:pt modelId="{58B00E63-D034-4C4D-B816-06A52EEFD68A}" type="pres">
      <dgm:prSet presAssocID="{DE2A824E-1515-4B0B-82AE-DD45DC188F58}" presName="compositeA" presStyleCnt="0"/>
      <dgm:spPr/>
    </dgm:pt>
    <dgm:pt modelId="{0A1EBC75-F5DA-47AA-BC9A-78064B4D8BDF}" type="pres">
      <dgm:prSet presAssocID="{DE2A824E-1515-4B0B-82AE-DD45DC188F58}" presName="textA" presStyleLbl="revTx" presStyleIdx="2" presStyleCnt="7" custLinFactNeighborX="30319">
        <dgm:presLayoutVars>
          <dgm:bulletEnabled val="1"/>
        </dgm:presLayoutVars>
      </dgm:prSet>
      <dgm:spPr/>
    </dgm:pt>
    <dgm:pt modelId="{C932D22E-2EE9-4EDE-ACD4-127D893F14A0}" type="pres">
      <dgm:prSet presAssocID="{DE2A824E-1515-4B0B-82AE-DD45DC188F58}" presName="circleA" presStyleLbl="node1" presStyleIdx="2" presStyleCnt="7" custLinFactNeighborX="66730"/>
      <dgm:spPr>
        <a:solidFill>
          <a:schemeClr val="accent1">
            <a:lumMod val="75000"/>
          </a:schemeClr>
        </a:solidFill>
        <a:ln>
          <a:solidFill>
            <a:schemeClr val="bg1"/>
          </a:solidFill>
        </a:ln>
      </dgm:spPr>
    </dgm:pt>
    <dgm:pt modelId="{15B0A989-2437-43E4-A294-53544F071460}" type="pres">
      <dgm:prSet presAssocID="{DE2A824E-1515-4B0B-82AE-DD45DC188F58}" presName="spaceA" presStyleCnt="0"/>
      <dgm:spPr/>
    </dgm:pt>
    <dgm:pt modelId="{7A7B347F-18C5-4A90-8C68-3CE005C7604B}" type="pres">
      <dgm:prSet presAssocID="{E0C67234-7C5C-498A-941A-B2FBFB45B684}" presName="space" presStyleCnt="0"/>
      <dgm:spPr/>
    </dgm:pt>
    <dgm:pt modelId="{8D09B39A-FDBC-4ACE-B51A-CE7C2CD0F6EA}" type="pres">
      <dgm:prSet presAssocID="{76093ABE-0D30-4C92-8808-FDC646E4C996}" presName="compositeB" presStyleCnt="0"/>
      <dgm:spPr/>
    </dgm:pt>
    <dgm:pt modelId="{92A02505-E6AC-42EE-9F4B-25A08DBADB82}" type="pres">
      <dgm:prSet presAssocID="{76093ABE-0D30-4C92-8808-FDC646E4C996}" presName="textB" presStyleLbl="revTx" presStyleIdx="3" presStyleCnt="7" custLinFactNeighborX="30307">
        <dgm:presLayoutVars>
          <dgm:bulletEnabled val="1"/>
        </dgm:presLayoutVars>
      </dgm:prSet>
      <dgm:spPr/>
    </dgm:pt>
    <dgm:pt modelId="{BE1DDBDE-531E-415E-8DC8-284CEA5E7DA9}" type="pres">
      <dgm:prSet presAssocID="{76093ABE-0D30-4C92-8808-FDC646E4C996}" presName="circleB" presStyleLbl="node1" presStyleIdx="3" presStyleCnt="7" custLinFactX="8876" custLinFactNeighborX="100000"/>
      <dgm:spPr>
        <a:solidFill>
          <a:schemeClr val="bg1"/>
        </a:solidFill>
        <a:ln>
          <a:solidFill>
            <a:schemeClr val="accent1">
              <a:lumMod val="60000"/>
              <a:lumOff val="40000"/>
            </a:schemeClr>
          </a:solidFill>
        </a:ln>
      </dgm:spPr>
    </dgm:pt>
    <dgm:pt modelId="{40A4AA34-E21B-4B86-B8C9-1FBDD01401CD}" type="pres">
      <dgm:prSet presAssocID="{76093ABE-0D30-4C92-8808-FDC646E4C996}" presName="spaceB" presStyleCnt="0"/>
      <dgm:spPr/>
    </dgm:pt>
    <dgm:pt modelId="{C53F324D-1FC5-472A-BF28-67164851FAD9}" type="pres">
      <dgm:prSet presAssocID="{A6F13CA5-8778-4C77-AD60-AA4B4018BD2B}" presName="space" presStyleCnt="0"/>
      <dgm:spPr/>
    </dgm:pt>
    <dgm:pt modelId="{92E5B88A-57F7-4CBC-9DD0-313096967235}" type="pres">
      <dgm:prSet presAssocID="{1812E5CA-FB01-4279-949C-675561458CD9}" presName="compositeA" presStyleCnt="0"/>
      <dgm:spPr/>
    </dgm:pt>
    <dgm:pt modelId="{30CCFB78-A8B4-44E2-8BC0-C12CC09D8490}" type="pres">
      <dgm:prSet presAssocID="{1812E5CA-FB01-4279-949C-675561458CD9}" presName="textA" presStyleLbl="revTx" presStyleIdx="4" presStyleCnt="7" custLinFactNeighborX="26133">
        <dgm:presLayoutVars>
          <dgm:bulletEnabled val="1"/>
        </dgm:presLayoutVars>
      </dgm:prSet>
      <dgm:spPr/>
    </dgm:pt>
    <dgm:pt modelId="{88216950-F5EE-4AF1-9327-A6B4B75A8CBD}" type="pres">
      <dgm:prSet presAssocID="{1812E5CA-FB01-4279-949C-675561458CD9}" presName="circleA" presStyleLbl="node1" presStyleIdx="4" presStyleCnt="7" custLinFactX="15894" custLinFactNeighborX="100000" custLinFactNeighborY="-3511"/>
      <dgm:spPr>
        <a:solidFill>
          <a:schemeClr val="bg1"/>
        </a:solidFill>
        <a:ln>
          <a:solidFill>
            <a:schemeClr val="accent1">
              <a:lumMod val="60000"/>
              <a:lumOff val="40000"/>
            </a:schemeClr>
          </a:solidFill>
        </a:ln>
      </dgm:spPr>
    </dgm:pt>
    <dgm:pt modelId="{0D1862F1-8822-40D7-8CFB-68ADB2FBCA53}" type="pres">
      <dgm:prSet presAssocID="{1812E5CA-FB01-4279-949C-675561458CD9}" presName="spaceA" presStyleCnt="0"/>
      <dgm:spPr/>
    </dgm:pt>
    <dgm:pt modelId="{FDD7C999-5AE1-4F99-AE96-F67540A8498C}" type="pres">
      <dgm:prSet presAssocID="{08165CCF-F873-409A-87C8-8299EC96382F}" presName="space" presStyleCnt="0"/>
      <dgm:spPr/>
    </dgm:pt>
    <dgm:pt modelId="{2A3456E4-1CC6-4E1E-B477-1EC09314835C}" type="pres">
      <dgm:prSet presAssocID="{91A4B2AC-2C85-4EBF-A43D-60FF97521AD7}" presName="compositeB" presStyleCnt="0"/>
      <dgm:spPr/>
    </dgm:pt>
    <dgm:pt modelId="{191E0CF8-9540-474D-AB82-45551306604E}" type="pres">
      <dgm:prSet presAssocID="{91A4B2AC-2C85-4EBF-A43D-60FF97521AD7}" presName="textB" presStyleLbl="revTx" presStyleIdx="5" presStyleCnt="7" custLinFactNeighborX="28225">
        <dgm:presLayoutVars>
          <dgm:bulletEnabled val="1"/>
        </dgm:presLayoutVars>
      </dgm:prSet>
      <dgm:spPr/>
    </dgm:pt>
    <dgm:pt modelId="{FD74B3C8-F910-4429-9302-BEC584B5BFAA}" type="pres">
      <dgm:prSet presAssocID="{91A4B2AC-2C85-4EBF-A43D-60FF97521AD7}" presName="circleB" presStyleLbl="node1" presStyleIdx="5" presStyleCnt="7" custLinFactNeighborX="77264"/>
      <dgm:spPr>
        <a:solidFill>
          <a:schemeClr val="bg1"/>
        </a:solidFill>
        <a:ln>
          <a:solidFill>
            <a:schemeClr val="accent1">
              <a:lumMod val="60000"/>
              <a:lumOff val="40000"/>
            </a:schemeClr>
          </a:solidFill>
        </a:ln>
      </dgm:spPr>
    </dgm:pt>
    <dgm:pt modelId="{62EE0BAF-9403-4149-87B0-D307E3ABEC33}" type="pres">
      <dgm:prSet presAssocID="{91A4B2AC-2C85-4EBF-A43D-60FF97521AD7}" presName="spaceB" presStyleCnt="0"/>
      <dgm:spPr/>
    </dgm:pt>
    <dgm:pt modelId="{3D870FB9-D4FC-485A-BB0A-9C2221E48E29}" type="pres">
      <dgm:prSet presAssocID="{DBB021B2-0D03-4F96-93D0-470AB84814BA}" presName="space" presStyleCnt="0"/>
      <dgm:spPr/>
    </dgm:pt>
    <dgm:pt modelId="{F36EAE51-91B9-472F-B105-CD7B668DD260}" type="pres">
      <dgm:prSet presAssocID="{EE32CB99-19C1-4DAE-9165-2283D72C1282}" presName="compositeA" presStyleCnt="0"/>
      <dgm:spPr/>
    </dgm:pt>
    <dgm:pt modelId="{A2D43873-E2FB-4331-83EF-D4521FB870E8}" type="pres">
      <dgm:prSet presAssocID="{EE32CB99-19C1-4DAE-9165-2283D72C1282}" presName="textA" presStyleLbl="revTx" presStyleIdx="6" presStyleCnt="7" custLinFactNeighborX="14634">
        <dgm:presLayoutVars>
          <dgm:bulletEnabled val="1"/>
        </dgm:presLayoutVars>
      </dgm:prSet>
      <dgm:spPr/>
    </dgm:pt>
    <dgm:pt modelId="{7792B12B-BE24-4A4A-B074-EE49522B0EEA}" type="pres">
      <dgm:prSet presAssocID="{EE32CB99-19C1-4DAE-9165-2283D72C1282}" presName="circleA" presStyleLbl="node1" presStyleIdx="6" presStyleCnt="7" custLinFactNeighborX="49168"/>
      <dgm:spPr>
        <a:solidFill>
          <a:schemeClr val="bg1"/>
        </a:solidFill>
        <a:ln>
          <a:solidFill>
            <a:schemeClr val="accent1">
              <a:lumMod val="60000"/>
              <a:lumOff val="40000"/>
            </a:schemeClr>
          </a:solidFill>
        </a:ln>
      </dgm:spPr>
    </dgm:pt>
    <dgm:pt modelId="{55F3996B-E5B4-4081-985C-336E9843860B}" type="pres">
      <dgm:prSet presAssocID="{EE32CB99-19C1-4DAE-9165-2283D72C1282}" presName="spaceA" presStyleCnt="0"/>
      <dgm:spPr/>
    </dgm:pt>
  </dgm:ptLst>
  <dgm:cxnLst>
    <dgm:cxn modelId="{395A4C0E-5875-4366-80D6-9E8BD8EB3735}" type="presOf" srcId="{1812E5CA-FB01-4279-949C-675561458CD9}" destId="{30CCFB78-A8B4-44E2-8BC0-C12CC09D8490}" srcOrd="0" destOrd="0" presId="urn:microsoft.com/office/officeart/2005/8/layout/hProcess11"/>
    <dgm:cxn modelId="{D940B628-17CA-4C1A-B7E4-A2FE9FF52749}" type="presOf" srcId="{EE32CB99-19C1-4DAE-9165-2283D72C1282}" destId="{A2D43873-E2FB-4331-83EF-D4521FB870E8}" srcOrd="0" destOrd="0" presId="urn:microsoft.com/office/officeart/2005/8/layout/hProcess11"/>
    <dgm:cxn modelId="{913AA230-B3DC-4EB0-8104-8A20CAFCD976}" srcId="{1871625F-0C35-4DD9-A971-6D71D3B9F7D2}" destId="{1812E5CA-FB01-4279-949C-675561458CD9}" srcOrd="4" destOrd="0" parTransId="{CECB1981-DBC5-4884-B7FE-F1FA4B2FB858}" sibTransId="{08165CCF-F873-409A-87C8-8299EC96382F}"/>
    <dgm:cxn modelId="{6F0D0E46-B4E0-45E7-AA63-1579D8A9BBA8}" type="presOf" srcId="{3B502FE2-010B-41B8-AD92-5D70B2BA434C}" destId="{582977A2-D579-4C54-A76C-A559C512A22C}" srcOrd="0" destOrd="0" presId="urn:microsoft.com/office/officeart/2005/8/layout/hProcess11"/>
    <dgm:cxn modelId="{372DC076-4645-4C22-8B5C-FD9C81D490D4}" type="presOf" srcId="{76093ABE-0D30-4C92-8808-FDC646E4C996}" destId="{92A02505-E6AC-42EE-9F4B-25A08DBADB82}" srcOrd="0" destOrd="0" presId="urn:microsoft.com/office/officeart/2005/8/layout/hProcess11"/>
    <dgm:cxn modelId="{A82CAE7A-2048-4619-AA8B-86D9A11BF169}" srcId="{1871625F-0C35-4DD9-A971-6D71D3B9F7D2}" destId="{91A4B2AC-2C85-4EBF-A43D-60FF97521AD7}" srcOrd="5" destOrd="0" parTransId="{9A1B74AF-8DAE-473C-B0D5-BD0681585112}" sibTransId="{DBB021B2-0D03-4F96-93D0-470AB84814BA}"/>
    <dgm:cxn modelId="{E6E1EA7B-264D-49DD-8C27-81F5A54E898C}" srcId="{1871625F-0C35-4DD9-A971-6D71D3B9F7D2}" destId="{76093ABE-0D30-4C92-8808-FDC646E4C996}" srcOrd="3" destOrd="0" parTransId="{3C8FC7A6-8E79-4803-B4B6-53E9ED113EBA}" sibTransId="{A6F13CA5-8778-4C77-AD60-AA4B4018BD2B}"/>
    <dgm:cxn modelId="{77BBFD91-9F1E-4D3E-AFE0-4EF9D03988CE}" type="presOf" srcId="{91A4B2AC-2C85-4EBF-A43D-60FF97521AD7}" destId="{191E0CF8-9540-474D-AB82-45551306604E}" srcOrd="0" destOrd="0" presId="urn:microsoft.com/office/officeart/2005/8/layout/hProcess11"/>
    <dgm:cxn modelId="{DE1D73A2-290E-4A5B-A279-2DB5DA067CE5}" type="presOf" srcId="{1871625F-0C35-4DD9-A971-6D71D3B9F7D2}" destId="{F0FB1264-5EB8-40E7-96F8-4A406B618AD2}" srcOrd="0" destOrd="0" presId="urn:microsoft.com/office/officeart/2005/8/layout/hProcess11"/>
    <dgm:cxn modelId="{244A55A6-0B7C-4720-8ABD-C23A9FB35A11}" srcId="{1871625F-0C35-4DD9-A971-6D71D3B9F7D2}" destId="{EE32CB99-19C1-4DAE-9165-2283D72C1282}" srcOrd="6" destOrd="0" parTransId="{B354BBFA-F849-4F60-9883-00E55FEAD202}" sibTransId="{905B117A-4917-4FE4-BA05-85900068A3BC}"/>
    <dgm:cxn modelId="{1B4DA2C1-0F78-4F4E-8764-F13E33FDB61E}" srcId="{1871625F-0C35-4DD9-A971-6D71D3B9F7D2}" destId="{3B502FE2-010B-41B8-AD92-5D70B2BA434C}" srcOrd="1" destOrd="0" parTransId="{9C94CF7D-78A3-4453-AF3C-71558D2D8976}" sibTransId="{52681EEF-6A37-4A2A-AA5D-3FB986744C65}"/>
    <dgm:cxn modelId="{34C951D2-6DEC-473C-B8A9-BD788E799427}" type="presOf" srcId="{DE2A824E-1515-4B0B-82AE-DD45DC188F58}" destId="{0A1EBC75-F5DA-47AA-BC9A-78064B4D8BDF}" srcOrd="0" destOrd="0" presId="urn:microsoft.com/office/officeart/2005/8/layout/hProcess11"/>
    <dgm:cxn modelId="{E10741DC-58B3-42E7-8C90-5AEFB26453D2}" type="presOf" srcId="{865B56ED-3DD4-4712-A05B-B2E5A8E0E08F}" destId="{C217FFC8-34B5-4446-AFA4-D9859833574C}" srcOrd="0" destOrd="0" presId="urn:microsoft.com/office/officeart/2005/8/layout/hProcess11"/>
    <dgm:cxn modelId="{79441DE2-52C6-4294-9D1E-37FC3D354C67}" srcId="{1871625F-0C35-4DD9-A971-6D71D3B9F7D2}" destId="{865B56ED-3DD4-4712-A05B-B2E5A8E0E08F}" srcOrd="0" destOrd="0" parTransId="{19D8BE47-A1D0-45CF-AEE4-7DD039FA041A}" sibTransId="{9112FF02-C87C-49AB-8230-D1011CC30C20}"/>
    <dgm:cxn modelId="{50D7FAE7-9CEA-4ABE-8361-2A858CA60907}" srcId="{1871625F-0C35-4DD9-A971-6D71D3B9F7D2}" destId="{DE2A824E-1515-4B0B-82AE-DD45DC188F58}" srcOrd="2" destOrd="0" parTransId="{CFE12A26-05D6-435B-9D85-AA45EBBF2212}" sibTransId="{E0C67234-7C5C-498A-941A-B2FBFB45B684}"/>
    <dgm:cxn modelId="{1B6FB752-C6D3-4238-9536-E9B26CD4C96C}" type="presParOf" srcId="{F0FB1264-5EB8-40E7-96F8-4A406B618AD2}" destId="{4E47094D-4689-4D0A-8966-98ED32041CB0}" srcOrd="0" destOrd="0" presId="urn:microsoft.com/office/officeart/2005/8/layout/hProcess11"/>
    <dgm:cxn modelId="{D241E28A-2FA4-4706-ADB9-0BF4C2AE7E2D}" type="presParOf" srcId="{F0FB1264-5EB8-40E7-96F8-4A406B618AD2}" destId="{6EB000FD-004B-4668-AB83-12112706FCCF}" srcOrd="1" destOrd="0" presId="urn:microsoft.com/office/officeart/2005/8/layout/hProcess11"/>
    <dgm:cxn modelId="{6A031788-ED73-4845-BF77-FB495B07E77F}" type="presParOf" srcId="{6EB000FD-004B-4668-AB83-12112706FCCF}" destId="{B4B3A566-370B-4563-96E3-91D3319E12EC}" srcOrd="0" destOrd="0" presId="urn:microsoft.com/office/officeart/2005/8/layout/hProcess11"/>
    <dgm:cxn modelId="{AA7E3689-EBA7-45CF-A9E4-37430D86FA5B}" type="presParOf" srcId="{B4B3A566-370B-4563-96E3-91D3319E12EC}" destId="{C217FFC8-34B5-4446-AFA4-D9859833574C}" srcOrd="0" destOrd="0" presId="urn:microsoft.com/office/officeart/2005/8/layout/hProcess11"/>
    <dgm:cxn modelId="{6AACB6C6-9C1F-485F-81A5-A8ED1D727E52}" type="presParOf" srcId="{B4B3A566-370B-4563-96E3-91D3319E12EC}" destId="{5B2CAAE4-119D-4DD1-A755-05628B1F2180}" srcOrd="1" destOrd="0" presId="urn:microsoft.com/office/officeart/2005/8/layout/hProcess11"/>
    <dgm:cxn modelId="{6A011197-A119-4A0B-A5F3-93D33CB2B2D8}" type="presParOf" srcId="{B4B3A566-370B-4563-96E3-91D3319E12EC}" destId="{DD46BE4B-F4FE-43EA-8BD8-9EBAB82509DB}" srcOrd="2" destOrd="0" presId="urn:microsoft.com/office/officeart/2005/8/layout/hProcess11"/>
    <dgm:cxn modelId="{F28F75AA-2C15-41F4-87F0-258D394AB053}" type="presParOf" srcId="{6EB000FD-004B-4668-AB83-12112706FCCF}" destId="{3381EB87-2F92-40CB-B8CC-C237E3EAD92B}" srcOrd="1" destOrd="0" presId="urn:microsoft.com/office/officeart/2005/8/layout/hProcess11"/>
    <dgm:cxn modelId="{5128620A-D1F9-400C-9482-770D88D3AD34}" type="presParOf" srcId="{6EB000FD-004B-4668-AB83-12112706FCCF}" destId="{54D2CD25-7918-435A-B649-C6BC97C7BC29}" srcOrd="2" destOrd="0" presId="urn:microsoft.com/office/officeart/2005/8/layout/hProcess11"/>
    <dgm:cxn modelId="{42328E10-C41F-4E21-88A9-6230181B6549}" type="presParOf" srcId="{54D2CD25-7918-435A-B649-C6BC97C7BC29}" destId="{582977A2-D579-4C54-A76C-A559C512A22C}" srcOrd="0" destOrd="0" presId="urn:microsoft.com/office/officeart/2005/8/layout/hProcess11"/>
    <dgm:cxn modelId="{163045A1-BFA1-46F8-886E-D97801F50ECD}" type="presParOf" srcId="{54D2CD25-7918-435A-B649-C6BC97C7BC29}" destId="{12F7721C-152D-44AC-B6FE-8FE4E485B603}" srcOrd="1" destOrd="0" presId="urn:microsoft.com/office/officeart/2005/8/layout/hProcess11"/>
    <dgm:cxn modelId="{40BFF20D-4231-49C5-9EC5-71A9D9C7F928}" type="presParOf" srcId="{54D2CD25-7918-435A-B649-C6BC97C7BC29}" destId="{93E5E82A-C747-402D-A739-A3A5B5562B28}" srcOrd="2" destOrd="0" presId="urn:microsoft.com/office/officeart/2005/8/layout/hProcess11"/>
    <dgm:cxn modelId="{B55D3AEB-4E0C-4886-B1A4-D75B531503F0}" type="presParOf" srcId="{6EB000FD-004B-4668-AB83-12112706FCCF}" destId="{1D150CCF-91BA-47FD-819B-505A0FB98FBF}" srcOrd="3" destOrd="0" presId="urn:microsoft.com/office/officeart/2005/8/layout/hProcess11"/>
    <dgm:cxn modelId="{5BEEA6D0-9353-4EB9-BAE1-5717741EF0BF}" type="presParOf" srcId="{6EB000FD-004B-4668-AB83-12112706FCCF}" destId="{58B00E63-D034-4C4D-B816-06A52EEFD68A}" srcOrd="4" destOrd="0" presId="urn:microsoft.com/office/officeart/2005/8/layout/hProcess11"/>
    <dgm:cxn modelId="{6EA67B9E-E57A-4EA9-B5A2-36B094236A6A}" type="presParOf" srcId="{58B00E63-D034-4C4D-B816-06A52EEFD68A}" destId="{0A1EBC75-F5DA-47AA-BC9A-78064B4D8BDF}" srcOrd="0" destOrd="0" presId="urn:microsoft.com/office/officeart/2005/8/layout/hProcess11"/>
    <dgm:cxn modelId="{FA440F79-6D87-4A7C-8E2D-3ADEA782963F}" type="presParOf" srcId="{58B00E63-D034-4C4D-B816-06A52EEFD68A}" destId="{C932D22E-2EE9-4EDE-ACD4-127D893F14A0}" srcOrd="1" destOrd="0" presId="urn:microsoft.com/office/officeart/2005/8/layout/hProcess11"/>
    <dgm:cxn modelId="{F2E4667F-7D95-4A0D-B9BE-AB8FC54C99DD}" type="presParOf" srcId="{58B00E63-D034-4C4D-B816-06A52EEFD68A}" destId="{15B0A989-2437-43E4-A294-53544F071460}" srcOrd="2" destOrd="0" presId="urn:microsoft.com/office/officeart/2005/8/layout/hProcess11"/>
    <dgm:cxn modelId="{5408E34D-BB47-4999-A615-957D7FC3BA5D}" type="presParOf" srcId="{6EB000FD-004B-4668-AB83-12112706FCCF}" destId="{7A7B347F-18C5-4A90-8C68-3CE005C7604B}" srcOrd="5" destOrd="0" presId="urn:microsoft.com/office/officeart/2005/8/layout/hProcess11"/>
    <dgm:cxn modelId="{BBCA58E0-59A1-427A-999A-180065E1987B}" type="presParOf" srcId="{6EB000FD-004B-4668-AB83-12112706FCCF}" destId="{8D09B39A-FDBC-4ACE-B51A-CE7C2CD0F6EA}" srcOrd="6" destOrd="0" presId="urn:microsoft.com/office/officeart/2005/8/layout/hProcess11"/>
    <dgm:cxn modelId="{46E7BA46-8B97-4966-B009-0C9F9C7C1BE3}" type="presParOf" srcId="{8D09B39A-FDBC-4ACE-B51A-CE7C2CD0F6EA}" destId="{92A02505-E6AC-42EE-9F4B-25A08DBADB82}" srcOrd="0" destOrd="0" presId="urn:microsoft.com/office/officeart/2005/8/layout/hProcess11"/>
    <dgm:cxn modelId="{2C6A52E7-4EF8-4580-9078-511FDEBED605}" type="presParOf" srcId="{8D09B39A-FDBC-4ACE-B51A-CE7C2CD0F6EA}" destId="{BE1DDBDE-531E-415E-8DC8-284CEA5E7DA9}" srcOrd="1" destOrd="0" presId="urn:microsoft.com/office/officeart/2005/8/layout/hProcess11"/>
    <dgm:cxn modelId="{0B3362BE-864B-448F-93DE-67829D5887A9}" type="presParOf" srcId="{8D09B39A-FDBC-4ACE-B51A-CE7C2CD0F6EA}" destId="{40A4AA34-E21B-4B86-B8C9-1FBDD01401CD}" srcOrd="2" destOrd="0" presId="urn:microsoft.com/office/officeart/2005/8/layout/hProcess11"/>
    <dgm:cxn modelId="{9510DB93-EA27-4A7D-910F-F07B17B32CD2}" type="presParOf" srcId="{6EB000FD-004B-4668-AB83-12112706FCCF}" destId="{C53F324D-1FC5-472A-BF28-67164851FAD9}" srcOrd="7" destOrd="0" presId="urn:microsoft.com/office/officeart/2005/8/layout/hProcess11"/>
    <dgm:cxn modelId="{234F7192-252C-4782-8804-2ED0B85908DB}" type="presParOf" srcId="{6EB000FD-004B-4668-AB83-12112706FCCF}" destId="{92E5B88A-57F7-4CBC-9DD0-313096967235}" srcOrd="8" destOrd="0" presId="urn:microsoft.com/office/officeart/2005/8/layout/hProcess11"/>
    <dgm:cxn modelId="{F9607899-B53D-4914-8E16-4B2E5C712F20}" type="presParOf" srcId="{92E5B88A-57F7-4CBC-9DD0-313096967235}" destId="{30CCFB78-A8B4-44E2-8BC0-C12CC09D8490}" srcOrd="0" destOrd="0" presId="urn:microsoft.com/office/officeart/2005/8/layout/hProcess11"/>
    <dgm:cxn modelId="{7EC108B0-8B6A-4457-A561-21AD467FF918}" type="presParOf" srcId="{92E5B88A-57F7-4CBC-9DD0-313096967235}" destId="{88216950-F5EE-4AF1-9327-A6B4B75A8CBD}" srcOrd="1" destOrd="0" presId="urn:microsoft.com/office/officeart/2005/8/layout/hProcess11"/>
    <dgm:cxn modelId="{CBCEEED2-66E1-42EA-BBEF-43651C0FA638}" type="presParOf" srcId="{92E5B88A-57F7-4CBC-9DD0-313096967235}" destId="{0D1862F1-8822-40D7-8CFB-68ADB2FBCA53}" srcOrd="2" destOrd="0" presId="urn:microsoft.com/office/officeart/2005/8/layout/hProcess11"/>
    <dgm:cxn modelId="{F3201AC3-3C7C-4917-9B7E-98F392277F55}" type="presParOf" srcId="{6EB000FD-004B-4668-AB83-12112706FCCF}" destId="{FDD7C999-5AE1-4F99-AE96-F67540A8498C}" srcOrd="9" destOrd="0" presId="urn:microsoft.com/office/officeart/2005/8/layout/hProcess11"/>
    <dgm:cxn modelId="{AD973E63-E883-4B53-8470-7C598D2F04CC}" type="presParOf" srcId="{6EB000FD-004B-4668-AB83-12112706FCCF}" destId="{2A3456E4-1CC6-4E1E-B477-1EC09314835C}" srcOrd="10" destOrd="0" presId="urn:microsoft.com/office/officeart/2005/8/layout/hProcess11"/>
    <dgm:cxn modelId="{47BC4798-13DD-4EB1-ACB0-DBF528C848C7}" type="presParOf" srcId="{2A3456E4-1CC6-4E1E-B477-1EC09314835C}" destId="{191E0CF8-9540-474D-AB82-45551306604E}" srcOrd="0" destOrd="0" presId="urn:microsoft.com/office/officeart/2005/8/layout/hProcess11"/>
    <dgm:cxn modelId="{228A5640-94E7-46C6-BA89-69F00C3670B1}" type="presParOf" srcId="{2A3456E4-1CC6-4E1E-B477-1EC09314835C}" destId="{FD74B3C8-F910-4429-9302-BEC584B5BFAA}" srcOrd="1" destOrd="0" presId="urn:microsoft.com/office/officeart/2005/8/layout/hProcess11"/>
    <dgm:cxn modelId="{A2B5922F-B2D7-4765-BE4D-D5FE1CB59B53}" type="presParOf" srcId="{2A3456E4-1CC6-4E1E-B477-1EC09314835C}" destId="{62EE0BAF-9403-4149-87B0-D307E3ABEC33}" srcOrd="2" destOrd="0" presId="urn:microsoft.com/office/officeart/2005/8/layout/hProcess11"/>
    <dgm:cxn modelId="{ACB76903-C92B-4590-A521-EF8E635D3487}" type="presParOf" srcId="{6EB000FD-004B-4668-AB83-12112706FCCF}" destId="{3D870FB9-D4FC-485A-BB0A-9C2221E48E29}" srcOrd="11" destOrd="0" presId="urn:microsoft.com/office/officeart/2005/8/layout/hProcess11"/>
    <dgm:cxn modelId="{FCCC0ACC-6B89-4E3C-89C8-5D650CA325CA}" type="presParOf" srcId="{6EB000FD-004B-4668-AB83-12112706FCCF}" destId="{F36EAE51-91B9-472F-B105-CD7B668DD260}" srcOrd="12" destOrd="0" presId="urn:microsoft.com/office/officeart/2005/8/layout/hProcess11"/>
    <dgm:cxn modelId="{CD34DBD7-2DB9-490B-A312-1FCB0A36E9CC}" type="presParOf" srcId="{F36EAE51-91B9-472F-B105-CD7B668DD260}" destId="{A2D43873-E2FB-4331-83EF-D4521FB870E8}" srcOrd="0" destOrd="0" presId="urn:microsoft.com/office/officeart/2005/8/layout/hProcess11"/>
    <dgm:cxn modelId="{51AF3AB5-E651-491D-8628-12345764E9F8}" type="presParOf" srcId="{F36EAE51-91B9-472F-B105-CD7B668DD260}" destId="{7792B12B-BE24-4A4A-B074-EE49522B0EEA}" srcOrd="1" destOrd="0" presId="urn:microsoft.com/office/officeart/2005/8/layout/hProcess11"/>
    <dgm:cxn modelId="{B08045C5-A5A0-4A46-AD5A-F8C303919932}" type="presParOf" srcId="{F36EAE51-91B9-472F-B105-CD7B668DD260}" destId="{55F3996B-E5B4-4081-985C-336E9843860B}" srcOrd="2" destOrd="0" presId="urn:microsoft.com/office/officeart/2005/8/layout/hProcess1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47094D-4689-4D0A-8966-98ED32041CB0}">
      <dsp:nvSpPr>
        <dsp:cNvPr id="0" name=""/>
        <dsp:cNvSpPr/>
      </dsp:nvSpPr>
      <dsp:spPr>
        <a:xfrm>
          <a:off x="0" y="689252"/>
          <a:ext cx="5677231" cy="704294"/>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217FFC8-34B5-4446-AFA4-D9859833574C}">
      <dsp:nvSpPr>
        <dsp:cNvPr id="0" name=""/>
        <dsp:cNvSpPr/>
      </dsp:nvSpPr>
      <dsp:spPr>
        <a:xfrm>
          <a:off x="202" y="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Article selection</a:t>
          </a:r>
        </a:p>
      </dsp:txBody>
      <dsp:txXfrm>
        <a:off x="202" y="0"/>
        <a:ext cx="611868" cy="833120"/>
      </dsp:txXfrm>
    </dsp:sp>
    <dsp:sp modelId="{5B2CAAE4-119D-4DD1-A755-05628B1F2180}">
      <dsp:nvSpPr>
        <dsp:cNvPr id="0" name=""/>
        <dsp:cNvSpPr/>
      </dsp:nvSpPr>
      <dsp:spPr>
        <a:xfrm>
          <a:off x="265599"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2977A2-D579-4C54-A76C-A559C512A22C}">
      <dsp:nvSpPr>
        <dsp:cNvPr id="0" name=""/>
        <dsp:cNvSpPr/>
      </dsp:nvSpPr>
      <dsp:spPr>
        <a:xfrm>
          <a:off x="642664" y="124968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Property selection</a:t>
          </a:r>
        </a:p>
      </dsp:txBody>
      <dsp:txXfrm>
        <a:off x="642664" y="1249680"/>
        <a:ext cx="611868" cy="833120"/>
      </dsp:txXfrm>
    </dsp:sp>
    <dsp:sp modelId="{12F7721C-152D-44AC-B6FE-8FE4E485B603}">
      <dsp:nvSpPr>
        <dsp:cNvPr id="0" name=""/>
        <dsp:cNvSpPr/>
      </dsp:nvSpPr>
      <dsp:spPr>
        <a:xfrm>
          <a:off x="844458" y="937260"/>
          <a:ext cx="208280" cy="208280"/>
        </a:xfrm>
        <a:prstGeom prst="ellipse">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A1EBC75-F5DA-47AA-BC9A-78064B4D8BDF}">
      <dsp:nvSpPr>
        <dsp:cNvPr id="0" name=""/>
        <dsp:cNvSpPr/>
      </dsp:nvSpPr>
      <dsp:spPr>
        <a:xfrm>
          <a:off x="1285126" y="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Schedule description</a:t>
          </a:r>
        </a:p>
      </dsp:txBody>
      <dsp:txXfrm>
        <a:off x="1285126" y="0"/>
        <a:ext cx="611868" cy="833120"/>
      </dsp:txXfrm>
    </dsp:sp>
    <dsp:sp modelId="{C932D22E-2EE9-4EDE-ACD4-127D893F14A0}">
      <dsp:nvSpPr>
        <dsp:cNvPr id="0" name=""/>
        <dsp:cNvSpPr/>
      </dsp:nvSpPr>
      <dsp:spPr>
        <a:xfrm>
          <a:off x="1486920"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2A02505-E6AC-42EE-9F4B-25A08DBADB82}">
      <dsp:nvSpPr>
        <dsp:cNvPr id="0" name=""/>
        <dsp:cNvSpPr/>
      </dsp:nvSpPr>
      <dsp:spPr>
        <a:xfrm>
          <a:off x="1927588" y="124968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Party Information</a:t>
          </a:r>
        </a:p>
      </dsp:txBody>
      <dsp:txXfrm>
        <a:off x="1927588" y="1249680"/>
        <a:ext cx="611868" cy="833120"/>
      </dsp:txXfrm>
    </dsp:sp>
    <dsp:sp modelId="{BE1DDBDE-531E-415E-8DC8-284CEA5E7DA9}">
      <dsp:nvSpPr>
        <dsp:cNvPr id="0" name=""/>
        <dsp:cNvSpPr/>
      </dsp:nvSpPr>
      <dsp:spPr>
        <a:xfrm>
          <a:off x="2129382"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CCFB78-A8B4-44E2-8BC0-C12CC09D8490}">
      <dsp:nvSpPr>
        <dsp:cNvPr id="0" name=""/>
        <dsp:cNvSpPr/>
      </dsp:nvSpPr>
      <dsp:spPr>
        <a:xfrm>
          <a:off x="2570050" y="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Schedule allocation</a:t>
          </a:r>
        </a:p>
      </dsp:txBody>
      <dsp:txXfrm>
        <a:off x="2570050" y="0"/>
        <a:ext cx="611868" cy="833120"/>
      </dsp:txXfrm>
    </dsp:sp>
    <dsp:sp modelId="{88216950-F5EE-4AF1-9327-A6B4B75A8CBD}">
      <dsp:nvSpPr>
        <dsp:cNvPr id="0" name=""/>
        <dsp:cNvSpPr/>
      </dsp:nvSpPr>
      <dsp:spPr>
        <a:xfrm>
          <a:off x="2771844"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A79D105-278C-4DC5-A3EF-83B60F9C8785}">
      <dsp:nvSpPr>
        <dsp:cNvPr id="0" name=""/>
        <dsp:cNvSpPr/>
      </dsp:nvSpPr>
      <dsp:spPr>
        <a:xfrm>
          <a:off x="3267091" y="124968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Market valuation</a:t>
          </a:r>
        </a:p>
      </dsp:txBody>
      <dsp:txXfrm>
        <a:off x="3267091" y="1249680"/>
        <a:ext cx="611868" cy="833120"/>
      </dsp:txXfrm>
    </dsp:sp>
    <dsp:sp modelId="{63C0BBFF-A968-4957-A5A4-A4E7FF8F25B8}">
      <dsp:nvSpPr>
        <dsp:cNvPr id="0" name=""/>
        <dsp:cNvSpPr/>
      </dsp:nvSpPr>
      <dsp:spPr>
        <a:xfrm>
          <a:off x="3462071" y="937260"/>
          <a:ext cx="208280" cy="208280"/>
        </a:xfrm>
        <a:prstGeom prst="ellipse">
          <a:avLst/>
        </a:prstGeom>
        <a:solidFill>
          <a:schemeClr val="accent1">
            <a:lumMod val="75000"/>
          </a:schemeClr>
        </a:solidFill>
        <a:ln w="12700" cap="flat" cmpd="sng" algn="ctr">
          <a:solidFill>
            <a:schemeClr val="bg1"/>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FB5A6A0-BB80-43F1-A39F-233780DC960E}">
      <dsp:nvSpPr>
        <dsp:cNvPr id="0" name=""/>
        <dsp:cNvSpPr/>
      </dsp:nvSpPr>
      <dsp:spPr>
        <a:xfrm>
          <a:off x="3934456" y="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Fee Calculation</a:t>
          </a:r>
        </a:p>
      </dsp:txBody>
      <dsp:txXfrm>
        <a:off x="3934456" y="0"/>
        <a:ext cx="611868" cy="833120"/>
      </dsp:txXfrm>
    </dsp:sp>
    <dsp:sp modelId="{F1C4D15B-6678-4A8F-8898-18F709C6025F}">
      <dsp:nvSpPr>
        <dsp:cNvPr id="0" name=""/>
        <dsp:cNvSpPr/>
      </dsp:nvSpPr>
      <dsp:spPr>
        <a:xfrm>
          <a:off x="4191923"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EE71A5B-1723-4D28-81F0-60CDCA7B11C1}">
      <dsp:nvSpPr>
        <dsp:cNvPr id="0" name=""/>
        <dsp:cNvSpPr/>
      </dsp:nvSpPr>
      <dsp:spPr>
        <a:xfrm>
          <a:off x="4696208" y="1249680"/>
          <a:ext cx="611868"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Submission</a:t>
          </a:r>
        </a:p>
      </dsp:txBody>
      <dsp:txXfrm>
        <a:off x="4696208" y="1249680"/>
        <a:ext cx="611868" cy="833120"/>
      </dsp:txXfrm>
    </dsp:sp>
    <dsp:sp modelId="{83DE153C-30FD-4116-B6F8-CF5C18D05DD7}">
      <dsp:nvSpPr>
        <dsp:cNvPr id="0" name=""/>
        <dsp:cNvSpPr/>
      </dsp:nvSpPr>
      <dsp:spPr>
        <a:xfrm>
          <a:off x="4898005"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47094D-4689-4D0A-8966-98ED32041CB0}">
      <dsp:nvSpPr>
        <dsp:cNvPr id="0" name=""/>
        <dsp:cNvSpPr/>
      </dsp:nvSpPr>
      <dsp:spPr>
        <a:xfrm>
          <a:off x="0" y="689252"/>
          <a:ext cx="5677231" cy="704294"/>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217FFC8-34B5-4446-AFA4-D9859833574C}">
      <dsp:nvSpPr>
        <dsp:cNvPr id="0" name=""/>
        <dsp:cNvSpPr/>
      </dsp:nvSpPr>
      <dsp:spPr>
        <a:xfrm>
          <a:off x="413" y="0"/>
          <a:ext cx="688586"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Article selection</a:t>
          </a:r>
        </a:p>
      </dsp:txBody>
      <dsp:txXfrm>
        <a:off x="413" y="0"/>
        <a:ext cx="688586" cy="833120"/>
      </dsp:txXfrm>
    </dsp:sp>
    <dsp:sp modelId="{5B2CAAE4-119D-4DD1-A755-05628B1F2180}">
      <dsp:nvSpPr>
        <dsp:cNvPr id="0" name=""/>
        <dsp:cNvSpPr/>
      </dsp:nvSpPr>
      <dsp:spPr>
        <a:xfrm>
          <a:off x="304168"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2977A2-D579-4C54-A76C-A559C512A22C}">
      <dsp:nvSpPr>
        <dsp:cNvPr id="0" name=""/>
        <dsp:cNvSpPr/>
      </dsp:nvSpPr>
      <dsp:spPr>
        <a:xfrm>
          <a:off x="803869" y="1249680"/>
          <a:ext cx="770589"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Property selection</a:t>
          </a:r>
        </a:p>
        <a:p>
          <a:pPr marL="0" lvl="0" indent="0" algn="ctr" defTabSz="355600">
            <a:lnSpc>
              <a:spcPct val="90000"/>
            </a:lnSpc>
            <a:spcBef>
              <a:spcPct val="0"/>
            </a:spcBef>
            <a:spcAft>
              <a:spcPct val="35000"/>
            </a:spcAft>
            <a:buNone/>
          </a:pPr>
          <a:r>
            <a:rPr lang="en-IN" sz="800" kern="1200"/>
            <a:t>and </a:t>
          </a:r>
        </a:p>
        <a:p>
          <a:pPr marL="0" lvl="0" indent="0" algn="ctr" defTabSz="355600">
            <a:lnSpc>
              <a:spcPct val="90000"/>
            </a:lnSpc>
            <a:spcBef>
              <a:spcPct val="0"/>
            </a:spcBef>
            <a:spcAft>
              <a:spcPct val="35000"/>
            </a:spcAft>
            <a:buNone/>
          </a:pPr>
          <a:r>
            <a:rPr lang="en-IN" sz="800" kern="1200"/>
            <a:t>Market</a:t>
          </a:r>
        </a:p>
        <a:p>
          <a:pPr marL="0" lvl="0" indent="0" algn="ctr" defTabSz="355600">
            <a:lnSpc>
              <a:spcPct val="90000"/>
            </a:lnSpc>
            <a:spcBef>
              <a:spcPct val="0"/>
            </a:spcBef>
            <a:spcAft>
              <a:spcPct val="35000"/>
            </a:spcAft>
            <a:buNone/>
          </a:pPr>
          <a:r>
            <a:rPr lang="en-IN" sz="800" kern="1200"/>
            <a:t>valuation</a:t>
          </a:r>
        </a:p>
      </dsp:txBody>
      <dsp:txXfrm>
        <a:off x="803869" y="1249680"/>
        <a:ext cx="770589" cy="833120"/>
      </dsp:txXfrm>
    </dsp:sp>
    <dsp:sp modelId="{12F7721C-152D-44AC-B6FE-8FE4E485B603}">
      <dsp:nvSpPr>
        <dsp:cNvPr id="0" name=""/>
        <dsp:cNvSpPr/>
      </dsp:nvSpPr>
      <dsp:spPr>
        <a:xfrm>
          <a:off x="1106992" y="937260"/>
          <a:ext cx="208280" cy="208280"/>
        </a:xfrm>
        <a:prstGeom prst="ellipse">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A1EBC75-F5DA-47AA-BC9A-78064B4D8BDF}">
      <dsp:nvSpPr>
        <dsp:cNvPr id="0" name=""/>
        <dsp:cNvSpPr/>
      </dsp:nvSpPr>
      <dsp:spPr>
        <a:xfrm>
          <a:off x="1737219" y="0"/>
          <a:ext cx="688586"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Schedule description</a:t>
          </a:r>
        </a:p>
      </dsp:txBody>
      <dsp:txXfrm>
        <a:off x="1737219" y="0"/>
        <a:ext cx="688586" cy="833120"/>
      </dsp:txXfrm>
    </dsp:sp>
    <dsp:sp modelId="{C932D22E-2EE9-4EDE-ACD4-127D893F14A0}">
      <dsp:nvSpPr>
        <dsp:cNvPr id="0" name=""/>
        <dsp:cNvSpPr/>
      </dsp:nvSpPr>
      <dsp:spPr>
        <a:xfrm>
          <a:off x="1907585" y="937260"/>
          <a:ext cx="208280" cy="208280"/>
        </a:xfrm>
        <a:prstGeom prst="ellipse">
          <a:avLst/>
        </a:prstGeom>
        <a:solidFill>
          <a:schemeClr val="accent1">
            <a:lumMod val="75000"/>
          </a:schemeClr>
        </a:solidFill>
        <a:ln w="12700" cap="flat" cmpd="sng" algn="ctr">
          <a:solidFill>
            <a:schemeClr val="bg1"/>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2A02505-E6AC-42EE-9F4B-25A08DBADB82}">
      <dsp:nvSpPr>
        <dsp:cNvPr id="0" name=""/>
        <dsp:cNvSpPr/>
      </dsp:nvSpPr>
      <dsp:spPr>
        <a:xfrm>
          <a:off x="2460152" y="1249680"/>
          <a:ext cx="688586"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Party Information</a:t>
          </a:r>
        </a:p>
      </dsp:txBody>
      <dsp:txXfrm>
        <a:off x="2460152" y="1249680"/>
        <a:ext cx="688586" cy="833120"/>
      </dsp:txXfrm>
    </dsp:sp>
    <dsp:sp modelId="{BE1DDBDE-531E-415E-8DC8-284CEA5E7DA9}">
      <dsp:nvSpPr>
        <dsp:cNvPr id="0" name=""/>
        <dsp:cNvSpPr/>
      </dsp:nvSpPr>
      <dsp:spPr>
        <a:xfrm>
          <a:off x="2718382"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CCFB78-A8B4-44E2-8BC0-C12CC09D8490}">
      <dsp:nvSpPr>
        <dsp:cNvPr id="0" name=""/>
        <dsp:cNvSpPr/>
      </dsp:nvSpPr>
      <dsp:spPr>
        <a:xfrm>
          <a:off x="3154426" y="0"/>
          <a:ext cx="688586"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Schedule allocation</a:t>
          </a:r>
        </a:p>
      </dsp:txBody>
      <dsp:txXfrm>
        <a:off x="3154426" y="0"/>
        <a:ext cx="688586" cy="833120"/>
      </dsp:txXfrm>
    </dsp:sp>
    <dsp:sp modelId="{88216950-F5EE-4AF1-9327-A6B4B75A8CBD}">
      <dsp:nvSpPr>
        <dsp:cNvPr id="0" name=""/>
        <dsp:cNvSpPr/>
      </dsp:nvSpPr>
      <dsp:spPr>
        <a:xfrm>
          <a:off x="3456015" y="929947"/>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91E0CF8-9540-474D-AB82-45551306604E}">
      <dsp:nvSpPr>
        <dsp:cNvPr id="0" name=""/>
        <dsp:cNvSpPr/>
      </dsp:nvSpPr>
      <dsp:spPr>
        <a:xfrm>
          <a:off x="3891846" y="1249680"/>
          <a:ext cx="688586"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Fee Calculation</a:t>
          </a:r>
        </a:p>
      </dsp:txBody>
      <dsp:txXfrm>
        <a:off x="3891846" y="1249680"/>
        <a:ext cx="688586" cy="833120"/>
      </dsp:txXfrm>
    </dsp:sp>
    <dsp:sp modelId="{FD74B3C8-F910-4429-9302-BEC584B5BFAA}">
      <dsp:nvSpPr>
        <dsp:cNvPr id="0" name=""/>
        <dsp:cNvSpPr/>
      </dsp:nvSpPr>
      <dsp:spPr>
        <a:xfrm>
          <a:off x="4098571"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2D43873-E2FB-4331-83EF-D4521FB870E8}">
      <dsp:nvSpPr>
        <dsp:cNvPr id="0" name=""/>
        <dsp:cNvSpPr/>
      </dsp:nvSpPr>
      <dsp:spPr>
        <a:xfrm>
          <a:off x="4521276" y="0"/>
          <a:ext cx="688586" cy="833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kern="1200"/>
            <a:t>Submission</a:t>
          </a:r>
        </a:p>
      </dsp:txBody>
      <dsp:txXfrm>
        <a:off x="4521276" y="0"/>
        <a:ext cx="688586" cy="833120"/>
      </dsp:txXfrm>
    </dsp:sp>
    <dsp:sp modelId="{7792B12B-BE24-4A4A-B074-EE49522B0EEA}">
      <dsp:nvSpPr>
        <dsp:cNvPr id="0" name=""/>
        <dsp:cNvSpPr/>
      </dsp:nvSpPr>
      <dsp:spPr>
        <a:xfrm>
          <a:off x="4763068" y="937260"/>
          <a:ext cx="208280" cy="208280"/>
        </a:xfrm>
        <a:prstGeom prst="ellipse">
          <a:avLst/>
        </a:prstGeom>
        <a:solidFill>
          <a:schemeClr val="bg1"/>
        </a:solidFill>
        <a:ln w="1270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481ED-5402-4E69-9F04-71774D81D9FF}"/>
</file>

<file path=customXml/itemProps2.xml><?xml version="1.0" encoding="utf-8"?>
<ds:datastoreItem xmlns:ds="http://schemas.openxmlformats.org/officeDocument/2006/customXml" ds:itemID="{B8491533-4468-4139-A332-871FC63B0166}">
  <ds:schemaRefs>
    <ds:schemaRef ds:uri="http://schemas.microsoft.com/sharepoint/v3/contenttype/forms"/>
  </ds:schemaRefs>
</ds:datastoreItem>
</file>

<file path=customXml/itemProps3.xml><?xml version="1.0" encoding="utf-8"?>
<ds:datastoreItem xmlns:ds="http://schemas.openxmlformats.org/officeDocument/2006/customXml" ds:itemID="{EE09AD2F-2A8D-4199-9517-93367DA3EF88}">
  <ds:schemaRefs>
    <ds:schemaRef ds:uri="http://schemas.microsoft.com/office/2006/metadata/properties"/>
    <ds:schemaRef ds:uri="http://schemas.microsoft.com/office/infopath/2007/PartnerControls"/>
    <ds:schemaRef ds:uri="71af5581-53c0-4b9b-ae00-dfbf78b08d7f"/>
  </ds:schemaRefs>
</ds:datastoreItem>
</file>

<file path=customXml/itemProps4.xml><?xml version="1.0" encoding="utf-8"?>
<ds:datastoreItem xmlns:ds="http://schemas.openxmlformats.org/officeDocument/2006/customXml" ds:itemID="{BF02AEB1-555C-42D7-BA0F-B49668367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4127</Words>
  <Characters>22373</Characters>
  <Application>Microsoft Office Word</Application>
  <DocSecurity>0</DocSecurity>
  <Lines>1242</Lines>
  <Paragraphs>803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Hanbal</dc:creator>
  <cp:keywords/>
  <dc:description/>
  <cp:lastModifiedBy>Pavan Kumar Deshapande</cp:lastModifiedBy>
  <cp:revision>3</cp:revision>
  <cp:lastPrinted>2024-10-28T10:40:00Z</cp:lastPrinted>
  <dcterms:created xsi:type="dcterms:W3CDTF">2025-04-28T09:15:00Z</dcterms:created>
  <dcterms:modified xsi:type="dcterms:W3CDTF">2025-04-28T09:15:00Z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05d87a38-88f0-4355-9e6b-f47203bda283</vt:lpwstr>
  </property>
  <property fmtid="{D5CDD505-2E9C-101B-9397-08002B2CF9AE}" pid="3" name="ContentTypeId">
    <vt:lpwstr>0x0101009E122DC226B323479F380595590B6668</vt:lpwstr>
  </property>
  <property fmtid="{D5CDD505-2E9C-101B-9397-08002B2CF9AE}" pid="4" name="Order">
    <vt:r8>561400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