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86FF7" w14:textId="77777777" w:rsidR="00D95715" w:rsidRPr="00060513" w:rsidRDefault="001552B0" w:rsidP="00B86A57">
      <w:pPr>
        <w:spacing w:after="0" w:line="240" w:lineRule="auto"/>
        <w:jc w:val="center"/>
        <w:rPr>
          <w:rFonts w:ascii="Arial" w:hAnsi="Arial" w:cs="Arial"/>
          <w:noProof/>
          <w:lang w:val="en-IN" w:eastAsia="en-IN" w:bidi="ar-SA"/>
        </w:rPr>
      </w:pPr>
      <w:r w:rsidRPr="00060513">
        <w:rPr>
          <w:rFonts w:ascii="Arial" w:hAnsi="Arial" w:cs="Arial"/>
          <w:noProof/>
          <w:lang w:val="en-IN" w:eastAsia="en-IN"/>
        </w:rPr>
        <w:softHyphen/>
      </w:r>
      <w:r w:rsidRPr="00060513">
        <w:rPr>
          <w:rFonts w:ascii="Arial" w:hAnsi="Arial" w:cs="Arial"/>
          <w:noProof/>
          <w:lang w:val="en-IN" w:eastAsia="en-IN"/>
        </w:rPr>
        <w:softHyphen/>
      </w:r>
      <w:r w:rsidR="008F6B17" w:rsidRPr="00060513">
        <w:rPr>
          <w:rFonts w:ascii="Arial" w:hAnsi="Arial" w:cs="Arial"/>
          <w:noProof/>
          <w:lang w:val="en-IN" w:eastAsia="en-IN"/>
        </w:rPr>
        <w:softHyphen/>
      </w:r>
      <w:r w:rsidR="008F6B17" w:rsidRPr="00060513">
        <w:rPr>
          <w:rFonts w:ascii="Arial" w:hAnsi="Arial" w:cs="Arial"/>
          <w:noProof/>
          <w:lang w:val="en-IN" w:eastAsia="en-IN"/>
        </w:rPr>
        <w:softHyphen/>
      </w:r>
      <w:r w:rsidR="008F6B17" w:rsidRPr="00060513">
        <w:rPr>
          <w:rFonts w:ascii="Arial" w:hAnsi="Arial" w:cs="Arial"/>
          <w:noProof/>
          <w:lang w:val="en-IN" w:eastAsia="en-IN"/>
        </w:rPr>
        <w:softHyphen/>
      </w:r>
      <w:r w:rsidR="008F6B17" w:rsidRPr="00060513">
        <w:rPr>
          <w:rFonts w:ascii="Arial" w:hAnsi="Arial" w:cs="Arial"/>
          <w:noProof/>
          <w:lang w:val="en-IN" w:eastAsia="en-IN"/>
        </w:rPr>
        <w:softHyphen/>
      </w:r>
    </w:p>
    <w:p w14:paraId="1E4C1107" w14:textId="77777777" w:rsidR="00D95715" w:rsidRPr="00060513" w:rsidRDefault="00D95715" w:rsidP="00B86A57">
      <w:pPr>
        <w:spacing w:after="0" w:line="240" w:lineRule="auto"/>
        <w:jc w:val="center"/>
        <w:rPr>
          <w:rFonts w:ascii="Arial" w:hAnsi="Arial" w:cs="Arial"/>
          <w:noProof/>
          <w:lang w:val="en-IN" w:eastAsia="en-IN" w:bidi="ar-SA"/>
        </w:rPr>
      </w:pPr>
    </w:p>
    <w:p w14:paraId="6735F928" w14:textId="763011FA" w:rsidR="00D95715" w:rsidRPr="00060513" w:rsidRDefault="008E314D" w:rsidP="00B86A57">
      <w:pPr>
        <w:spacing w:after="0" w:line="240" w:lineRule="auto"/>
        <w:jc w:val="center"/>
        <w:rPr>
          <w:rFonts w:ascii="Arial" w:hAnsi="Arial" w:cs="Arial"/>
          <w:noProof/>
          <w:lang w:val="en-IN" w:eastAsia="en-IN" w:bidi="ar-SA"/>
        </w:rPr>
      </w:pPr>
      <w:r w:rsidRPr="00060513">
        <w:rPr>
          <w:rFonts w:ascii="Arial" w:hAnsi="Arial" w:cs="Arial"/>
          <w:noProof/>
          <w:lang w:val="en-IN" w:eastAsia="en-IN" w:bidi="ar-SA"/>
        </w:rPr>
        <w:softHyphen/>
      </w:r>
      <w:r w:rsidRPr="00060513">
        <w:rPr>
          <w:rFonts w:ascii="Arial" w:hAnsi="Arial" w:cs="Arial"/>
          <w:noProof/>
          <w:lang w:val="en-IN" w:eastAsia="en-IN" w:bidi="ar-SA"/>
        </w:rPr>
        <w:softHyphen/>
      </w:r>
    </w:p>
    <w:p w14:paraId="1CA4558A" w14:textId="77777777" w:rsidR="00B86A57" w:rsidRPr="00060513" w:rsidRDefault="00B86A57" w:rsidP="00B86A57">
      <w:pPr>
        <w:spacing w:after="0" w:line="240" w:lineRule="auto"/>
        <w:jc w:val="center"/>
        <w:rPr>
          <w:rFonts w:ascii="Arial" w:hAnsi="Arial" w:cs="Arial"/>
          <w:noProof/>
          <w:lang w:val="en-IN" w:eastAsia="en-IN"/>
        </w:rPr>
      </w:pPr>
      <w:r w:rsidRPr="00060513">
        <w:rPr>
          <w:rFonts w:ascii="Arial" w:hAnsi="Arial" w:cs="Arial"/>
          <w:noProof/>
          <w:lang w:val="en-IN" w:eastAsia="en-IN" w:bidi="ar-SA"/>
        </w:rPr>
        <w:drawing>
          <wp:inline distT="0" distB="0" distL="0" distR="0" wp14:anchorId="78F41599" wp14:editId="46ED7682">
            <wp:extent cx="1607098" cy="1381125"/>
            <wp:effectExtent l="0" t="0" r="0" b="0"/>
            <wp:docPr id="1" name="Picture 1" descr="Karnataka_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rnataka_emblem"/>
                    <pic:cNvPicPr>
                      <a:picLocks noChangeAspect="1" noChangeArrowheads="1"/>
                    </pic:cNvPicPr>
                  </pic:nvPicPr>
                  <pic:blipFill>
                    <a:blip r:embed="rId8"/>
                    <a:srcRect/>
                    <a:stretch>
                      <a:fillRect/>
                    </a:stretch>
                  </pic:blipFill>
                  <pic:spPr bwMode="auto">
                    <a:xfrm>
                      <a:off x="0" y="0"/>
                      <a:ext cx="1613176" cy="1386348"/>
                    </a:xfrm>
                    <a:prstGeom prst="rect">
                      <a:avLst/>
                    </a:prstGeom>
                    <a:noFill/>
                    <a:ln w="9525">
                      <a:noFill/>
                      <a:miter lim="800000"/>
                      <a:headEnd/>
                      <a:tailEnd/>
                    </a:ln>
                  </pic:spPr>
                </pic:pic>
              </a:graphicData>
            </a:graphic>
          </wp:inline>
        </w:drawing>
      </w:r>
    </w:p>
    <w:p w14:paraId="67725916" w14:textId="77777777" w:rsidR="000510A2" w:rsidRPr="00060513" w:rsidRDefault="000510A2" w:rsidP="00B86A57">
      <w:pPr>
        <w:spacing w:after="0" w:line="240" w:lineRule="auto"/>
        <w:jc w:val="center"/>
        <w:rPr>
          <w:rFonts w:ascii="Arial" w:hAnsi="Arial" w:cs="Arial"/>
          <w:noProof/>
          <w:lang w:val="en-IN" w:eastAsia="en-IN"/>
        </w:rPr>
      </w:pPr>
    </w:p>
    <w:p w14:paraId="28D0858C" w14:textId="77777777" w:rsidR="000510A2" w:rsidRPr="00060513" w:rsidRDefault="000510A2" w:rsidP="00B86A57">
      <w:pPr>
        <w:spacing w:after="0" w:line="240" w:lineRule="auto"/>
        <w:jc w:val="center"/>
        <w:rPr>
          <w:rFonts w:ascii="Arial" w:hAnsi="Arial" w:cs="Arial"/>
          <w:noProof/>
          <w:lang w:val="en-IN" w:eastAsia="en-IN"/>
        </w:rPr>
      </w:pPr>
    </w:p>
    <w:p w14:paraId="62A01C8E" w14:textId="77777777" w:rsidR="000510A2" w:rsidRPr="00060513" w:rsidRDefault="000510A2" w:rsidP="00B86A57">
      <w:pPr>
        <w:spacing w:after="0" w:line="240" w:lineRule="auto"/>
        <w:jc w:val="center"/>
        <w:rPr>
          <w:rFonts w:ascii="Arial" w:hAnsi="Arial" w:cs="Arial"/>
          <w:noProof/>
          <w:lang w:val="en-IN" w:eastAsia="en-IN"/>
        </w:rPr>
      </w:pPr>
    </w:p>
    <w:p w14:paraId="3374657A" w14:textId="77777777" w:rsidR="000510A2" w:rsidRPr="00060513" w:rsidRDefault="000510A2" w:rsidP="00B86A57">
      <w:pPr>
        <w:spacing w:after="0" w:line="240" w:lineRule="auto"/>
        <w:jc w:val="center"/>
        <w:rPr>
          <w:rFonts w:ascii="Arial" w:hAnsi="Arial" w:cs="Arial"/>
          <w:noProof/>
          <w:lang w:val="en-IN" w:eastAsia="en-IN"/>
        </w:rPr>
      </w:pPr>
    </w:p>
    <w:p w14:paraId="1365D6C2" w14:textId="77777777" w:rsidR="00B86A57" w:rsidRPr="00060513" w:rsidRDefault="00B86A57" w:rsidP="00B86A57">
      <w:pPr>
        <w:spacing w:after="0" w:line="240" w:lineRule="auto"/>
        <w:jc w:val="center"/>
        <w:rPr>
          <w:rFonts w:ascii="Arial" w:hAnsi="Arial" w:cs="Arial"/>
          <w:b/>
          <w:sz w:val="46"/>
          <w:szCs w:val="46"/>
        </w:rPr>
      </w:pPr>
      <w:r w:rsidRPr="00060513">
        <w:rPr>
          <w:rFonts w:ascii="Arial" w:hAnsi="Arial" w:cs="Arial"/>
          <w:b/>
          <w:sz w:val="46"/>
          <w:szCs w:val="46"/>
        </w:rPr>
        <w:t>Government of Karnataka</w:t>
      </w:r>
    </w:p>
    <w:p w14:paraId="44EC975C" w14:textId="77777777" w:rsidR="00B86A57" w:rsidRPr="00060513" w:rsidRDefault="008F6B17" w:rsidP="008F6B17">
      <w:pPr>
        <w:spacing w:after="0" w:line="240" w:lineRule="auto"/>
        <w:jc w:val="center"/>
        <w:rPr>
          <w:rFonts w:ascii="Arial" w:hAnsi="Arial" w:cs="Arial"/>
          <w:sz w:val="40"/>
          <w:szCs w:val="40"/>
        </w:rPr>
      </w:pPr>
      <w:r w:rsidRPr="00060513">
        <w:rPr>
          <w:rFonts w:ascii="Arial" w:hAnsi="Arial" w:cs="Arial"/>
          <w:b/>
          <w:sz w:val="40"/>
          <w:szCs w:val="40"/>
        </w:rPr>
        <w:t>Department of Stamps &amp; Registration</w:t>
      </w:r>
    </w:p>
    <w:p w14:paraId="437777D1" w14:textId="77777777" w:rsidR="00B86A57" w:rsidRPr="00060513" w:rsidRDefault="00B86A57" w:rsidP="00B86A57">
      <w:pPr>
        <w:spacing w:after="0" w:line="240" w:lineRule="auto"/>
        <w:jc w:val="center"/>
        <w:rPr>
          <w:rFonts w:ascii="Arial" w:hAnsi="Arial" w:cs="Arial"/>
        </w:rPr>
      </w:pPr>
    </w:p>
    <w:p w14:paraId="593C6D22" w14:textId="77777777" w:rsidR="00B86A57" w:rsidRPr="00060513" w:rsidRDefault="00B86A57" w:rsidP="00B86A57">
      <w:pPr>
        <w:spacing w:after="0" w:line="240" w:lineRule="auto"/>
        <w:rPr>
          <w:rFonts w:ascii="Arial" w:hAnsi="Arial" w:cs="Arial"/>
        </w:rPr>
      </w:pPr>
    </w:p>
    <w:p w14:paraId="7E3393E1" w14:textId="77777777" w:rsidR="00B86A57" w:rsidRPr="00060513" w:rsidRDefault="00B86A57" w:rsidP="00D95715">
      <w:pPr>
        <w:spacing w:after="0" w:line="240" w:lineRule="auto"/>
        <w:jc w:val="center"/>
        <w:rPr>
          <w:rFonts w:ascii="Arial" w:hAnsi="Arial" w:cs="Arial"/>
          <w:b/>
          <w:sz w:val="36"/>
          <w:szCs w:val="36"/>
        </w:rPr>
      </w:pPr>
      <w:r w:rsidRPr="00060513">
        <w:rPr>
          <w:rFonts w:ascii="Arial" w:hAnsi="Arial" w:cs="Arial"/>
          <w:b/>
          <w:sz w:val="36"/>
          <w:szCs w:val="36"/>
        </w:rPr>
        <w:t>RFP for Selection of Agenc</w:t>
      </w:r>
      <w:r w:rsidR="00AA1204" w:rsidRPr="00060513">
        <w:rPr>
          <w:rFonts w:ascii="Arial" w:hAnsi="Arial" w:cs="Arial"/>
          <w:b/>
          <w:sz w:val="36"/>
          <w:szCs w:val="36"/>
        </w:rPr>
        <w:t xml:space="preserve">y to </w:t>
      </w:r>
      <w:r w:rsidR="00740C11" w:rsidRPr="00060513">
        <w:rPr>
          <w:rFonts w:ascii="Arial" w:hAnsi="Arial" w:cs="Arial"/>
          <w:b/>
          <w:sz w:val="36"/>
          <w:szCs w:val="36"/>
        </w:rPr>
        <w:t>Provide I.T</w:t>
      </w:r>
      <w:r w:rsidR="00AA1204" w:rsidRPr="00060513">
        <w:rPr>
          <w:rFonts w:ascii="Arial" w:hAnsi="Arial" w:cs="Arial"/>
          <w:b/>
          <w:sz w:val="36"/>
          <w:szCs w:val="36"/>
        </w:rPr>
        <w:t xml:space="preserve"> Manpower</w:t>
      </w:r>
      <w:r w:rsidRPr="00060513">
        <w:rPr>
          <w:rFonts w:ascii="Arial" w:hAnsi="Arial" w:cs="Arial"/>
          <w:b/>
          <w:sz w:val="36"/>
          <w:szCs w:val="36"/>
        </w:rPr>
        <w:t xml:space="preserve"> to </w:t>
      </w:r>
      <w:r w:rsidR="0032655F" w:rsidRPr="00060513">
        <w:rPr>
          <w:rFonts w:ascii="Arial" w:hAnsi="Arial" w:cs="Arial"/>
          <w:b/>
          <w:sz w:val="36"/>
          <w:szCs w:val="36"/>
        </w:rPr>
        <w:t>DS&amp;R</w:t>
      </w:r>
    </w:p>
    <w:p w14:paraId="1BBD1979" w14:textId="77777777" w:rsidR="00B86A57" w:rsidRPr="00060513" w:rsidRDefault="00B86A57" w:rsidP="00B86A57">
      <w:pPr>
        <w:pStyle w:val="Title"/>
        <w:spacing w:after="0"/>
        <w:rPr>
          <w:rFonts w:ascii="Arial" w:hAnsi="Arial" w:cs="Arial"/>
          <w:szCs w:val="36"/>
        </w:rPr>
      </w:pPr>
    </w:p>
    <w:p w14:paraId="4086FED0" w14:textId="77777777" w:rsidR="00B86A57" w:rsidRPr="00060513" w:rsidRDefault="00AA1204" w:rsidP="00AA1204">
      <w:pPr>
        <w:spacing w:after="0" w:line="240" w:lineRule="auto"/>
        <w:jc w:val="center"/>
        <w:rPr>
          <w:rFonts w:ascii="Arial" w:hAnsi="Arial" w:cs="Arial"/>
          <w:b/>
          <w:bCs/>
          <w:sz w:val="36"/>
          <w:szCs w:val="36"/>
        </w:rPr>
      </w:pPr>
      <w:r w:rsidRPr="00060513">
        <w:rPr>
          <w:rFonts w:ascii="Arial" w:hAnsi="Arial" w:cs="Arial"/>
          <w:b/>
          <w:sz w:val="36"/>
          <w:szCs w:val="36"/>
        </w:rPr>
        <w:t>Department of Stamps &amp; Registration</w:t>
      </w:r>
      <w:r w:rsidR="00B86A57" w:rsidRPr="00060513">
        <w:rPr>
          <w:rFonts w:ascii="Arial" w:hAnsi="Arial" w:cs="Arial"/>
          <w:b/>
          <w:bCs/>
          <w:sz w:val="36"/>
          <w:szCs w:val="36"/>
        </w:rPr>
        <w:t>, Government of Karnataka</w:t>
      </w:r>
    </w:p>
    <w:p w14:paraId="15EA52D3" w14:textId="77777777" w:rsidR="000510A2" w:rsidRPr="00060513" w:rsidRDefault="000510A2" w:rsidP="00AA1204">
      <w:pPr>
        <w:spacing w:after="0" w:line="240" w:lineRule="auto"/>
        <w:jc w:val="center"/>
        <w:rPr>
          <w:rFonts w:ascii="Arial" w:hAnsi="Arial" w:cs="Arial"/>
          <w:sz w:val="36"/>
          <w:szCs w:val="36"/>
        </w:rPr>
      </w:pPr>
    </w:p>
    <w:p w14:paraId="59781349" w14:textId="227286DF" w:rsidR="00B86A57" w:rsidRPr="00060513" w:rsidRDefault="00B86A57" w:rsidP="00B86A57">
      <w:pPr>
        <w:spacing w:after="0" w:line="240" w:lineRule="auto"/>
        <w:jc w:val="center"/>
        <w:rPr>
          <w:rFonts w:ascii="Arial" w:hAnsi="Arial" w:cs="Arial"/>
          <w:b/>
          <w:bCs/>
          <w:color w:val="000000" w:themeColor="text1"/>
          <w:sz w:val="36"/>
          <w:szCs w:val="36"/>
        </w:rPr>
      </w:pPr>
      <w:r w:rsidRPr="00060513">
        <w:rPr>
          <w:rFonts w:ascii="Arial" w:hAnsi="Arial" w:cs="Arial"/>
          <w:b/>
          <w:bCs/>
          <w:color w:val="000000" w:themeColor="text1"/>
          <w:sz w:val="36"/>
          <w:szCs w:val="36"/>
        </w:rPr>
        <w:t xml:space="preserve">Tender Notification No: </w:t>
      </w:r>
      <w:ins w:id="0" w:author="Administrator" w:date="2025-11-18T17:19:00Z">
        <w:r w:rsidR="00364A96" w:rsidRPr="00364A96">
          <w:rPr>
            <w:rFonts w:ascii="Arial" w:hAnsi="Arial" w:cs="Arial"/>
            <w:b/>
            <w:bCs/>
            <w:color w:val="000000" w:themeColor="text1"/>
            <w:sz w:val="36"/>
            <w:szCs w:val="36"/>
            <w:rPrChange w:id="1" w:author="Administrator" w:date="2025-11-18T17:19:00Z">
              <w:rPr>
                <w:rFonts w:ascii="Nunito Sans" w:hAnsi="Nunito Sans"/>
                <w:b/>
                <w:bCs/>
                <w:color w:val="3A3A3A"/>
                <w:spacing w:val="5"/>
                <w:shd w:val="clear" w:color="auto" w:fill="FFFFFF"/>
              </w:rPr>
            </w:rPrChange>
          </w:rPr>
          <w:t>DSR/2025-26/SE0007</w:t>
        </w:r>
      </w:ins>
      <w:del w:id="2" w:author="Administrator" w:date="2025-11-18T17:19:00Z">
        <w:r w:rsidR="00AA1204" w:rsidRPr="00364A96" w:rsidDel="00364A96">
          <w:rPr>
            <w:rFonts w:ascii="Arial" w:hAnsi="Arial" w:cs="Arial"/>
            <w:b/>
            <w:bCs/>
            <w:color w:val="000000" w:themeColor="text1"/>
            <w:sz w:val="36"/>
            <w:szCs w:val="36"/>
            <w:rPrChange w:id="3" w:author="Administrator" w:date="2025-11-18T17:19:00Z">
              <w:rPr>
                <w:rFonts w:ascii="Arial" w:hAnsi="Arial" w:cs="Arial"/>
                <w:sz w:val="36"/>
                <w:szCs w:val="36"/>
                <w:highlight w:val="yellow"/>
              </w:rPr>
            </w:rPrChange>
          </w:rPr>
          <w:delText>Comp/xx/2025-26 dated xx/xx/202</w:delText>
        </w:r>
        <w:r w:rsidR="00AA1204" w:rsidRPr="00364A96" w:rsidDel="00364A96">
          <w:rPr>
            <w:rFonts w:ascii="Arial" w:hAnsi="Arial" w:cs="Arial"/>
            <w:b/>
            <w:bCs/>
            <w:color w:val="000000" w:themeColor="text1"/>
            <w:sz w:val="36"/>
            <w:szCs w:val="36"/>
            <w:rPrChange w:id="4" w:author="Administrator" w:date="2025-11-18T17:19:00Z">
              <w:rPr>
                <w:rFonts w:ascii="Arial" w:hAnsi="Arial" w:cs="Arial"/>
                <w:sz w:val="36"/>
                <w:szCs w:val="36"/>
              </w:rPr>
            </w:rPrChange>
          </w:rPr>
          <w:delText>5</w:delText>
        </w:r>
      </w:del>
    </w:p>
    <w:p w14:paraId="6E88BEEB" w14:textId="77777777" w:rsidR="00B86A57" w:rsidRPr="00060513" w:rsidRDefault="00B86A57" w:rsidP="00B86A57">
      <w:pPr>
        <w:spacing w:after="0" w:line="240" w:lineRule="auto"/>
        <w:jc w:val="right"/>
        <w:rPr>
          <w:rFonts w:ascii="Arial" w:hAnsi="Arial" w:cs="Arial"/>
          <w:sz w:val="28"/>
          <w:szCs w:val="28"/>
        </w:rPr>
      </w:pPr>
    </w:p>
    <w:p w14:paraId="0F1130B0" w14:textId="77777777" w:rsidR="00AA1204" w:rsidRPr="00060513" w:rsidRDefault="00AA1204" w:rsidP="00AA1204">
      <w:pPr>
        <w:jc w:val="center"/>
        <w:rPr>
          <w:rFonts w:ascii="Arial" w:hAnsi="Arial" w:cs="Arial"/>
          <w:sz w:val="28"/>
          <w:szCs w:val="28"/>
        </w:rPr>
      </w:pPr>
      <w:r w:rsidRPr="00060513">
        <w:rPr>
          <w:rFonts w:ascii="Arial" w:hAnsi="Arial" w:cs="Arial"/>
          <w:sz w:val="28"/>
          <w:szCs w:val="28"/>
        </w:rPr>
        <w:t>Office of the Inspector General of Registration and Commissioner of Stamps,</w:t>
      </w:r>
    </w:p>
    <w:p w14:paraId="21859865" w14:textId="77777777" w:rsidR="00AA1204" w:rsidRPr="00060513" w:rsidRDefault="00AA1204" w:rsidP="00AA1204">
      <w:pPr>
        <w:jc w:val="center"/>
        <w:rPr>
          <w:rFonts w:ascii="Arial" w:hAnsi="Arial" w:cs="Arial"/>
          <w:sz w:val="28"/>
          <w:szCs w:val="28"/>
        </w:rPr>
      </w:pPr>
      <w:proofErr w:type="spellStart"/>
      <w:r w:rsidRPr="00060513">
        <w:rPr>
          <w:rFonts w:ascii="Arial" w:hAnsi="Arial" w:cs="Arial"/>
          <w:sz w:val="28"/>
          <w:szCs w:val="28"/>
        </w:rPr>
        <w:t>Kandaya</w:t>
      </w:r>
      <w:proofErr w:type="spellEnd"/>
      <w:r w:rsidRPr="00060513">
        <w:rPr>
          <w:rFonts w:ascii="Arial" w:hAnsi="Arial" w:cs="Arial"/>
          <w:sz w:val="28"/>
          <w:szCs w:val="28"/>
        </w:rPr>
        <w:t xml:space="preserve"> </w:t>
      </w:r>
      <w:proofErr w:type="spellStart"/>
      <w:r w:rsidRPr="00060513">
        <w:rPr>
          <w:rFonts w:ascii="Arial" w:hAnsi="Arial" w:cs="Arial"/>
          <w:sz w:val="28"/>
          <w:szCs w:val="28"/>
        </w:rPr>
        <w:t>Bhavan</w:t>
      </w:r>
      <w:proofErr w:type="spellEnd"/>
      <w:r w:rsidRPr="00060513">
        <w:rPr>
          <w:rFonts w:ascii="Arial" w:hAnsi="Arial" w:cs="Arial"/>
          <w:sz w:val="28"/>
          <w:szCs w:val="28"/>
        </w:rPr>
        <w:t>, K G Road, Bengaluru – 560009</w:t>
      </w:r>
    </w:p>
    <w:p w14:paraId="1D3426F9" w14:textId="77777777" w:rsidR="00B86A57" w:rsidRPr="00060513" w:rsidRDefault="00B86A57">
      <w:pPr>
        <w:rPr>
          <w:rFonts w:ascii="Arial" w:hAnsi="Arial" w:cs="Arial"/>
        </w:rPr>
      </w:pPr>
    </w:p>
    <w:p w14:paraId="74C7CE7C" w14:textId="77777777" w:rsidR="00B86A57" w:rsidRPr="00060513" w:rsidRDefault="00B86A57">
      <w:pPr>
        <w:rPr>
          <w:rFonts w:ascii="Arial" w:hAnsi="Arial" w:cs="Arial"/>
        </w:rPr>
      </w:pPr>
      <w:r w:rsidRPr="00060513">
        <w:rPr>
          <w:rFonts w:ascii="Arial" w:hAnsi="Arial" w:cs="Arial"/>
        </w:rPr>
        <w:br w:type="page"/>
      </w:r>
    </w:p>
    <w:sdt>
      <w:sdtPr>
        <w:rPr>
          <w:rFonts w:ascii="Arial" w:eastAsia="Times New Roman" w:hAnsi="Arial" w:cs="Arial"/>
          <w:color w:val="auto"/>
          <w:sz w:val="22"/>
          <w:szCs w:val="22"/>
          <w:lang w:bidi="kn-IN"/>
        </w:rPr>
        <w:id w:val="1344978911"/>
        <w:docPartObj>
          <w:docPartGallery w:val="Table of Contents"/>
          <w:docPartUnique/>
        </w:docPartObj>
      </w:sdtPr>
      <w:sdtEndPr>
        <w:rPr>
          <w:b/>
          <w:bCs/>
          <w:noProof/>
        </w:rPr>
      </w:sdtEndPr>
      <w:sdtContent>
        <w:p w14:paraId="30495572" w14:textId="77777777" w:rsidR="004D3B8A" w:rsidRPr="00060513" w:rsidRDefault="004D3B8A">
          <w:pPr>
            <w:pStyle w:val="TOCHeading"/>
            <w:rPr>
              <w:rFonts w:ascii="Arial" w:hAnsi="Arial" w:cs="Arial"/>
            </w:rPr>
          </w:pPr>
          <w:r w:rsidRPr="00060513">
            <w:rPr>
              <w:rFonts w:ascii="Arial" w:hAnsi="Arial" w:cs="Arial"/>
            </w:rPr>
            <w:t>Table of Contents</w:t>
          </w:r>
        </w:p>
        <w:p w14:paraId="63F42D30" w14:textId="7BA29861" w:rsidR="00E65D6A" w:rsidRDefault="004D3B8A">
          <w:pPr>
            <w:pStyle w:val="TOC1"/>
            <w:rPr>
              <w:rFonts w:asciiTheme="minorHAnsi" w:eastAsiaTheme="minorEastAsia" w:hAnsiTheme="minorHAnsi" w:cstheme="minorBidi"/>
              <w:noProof/>
              <w:lang w:val="en-IN" w:eastAsia="en-IN" w:bidi="ar-SA"/>
            </w:rPr>
          </w:pPr>
          <w:r w:rsidRPr="001325FD">
            <w:rPr>
              <w:rFonts w:ascii="Arial" w:hAnsi="Arial" w:cs="Arial"/>
            </w:rPr>
            <w:fldChar w:fldCharType="begin"/>
          </w:r>
          <w:r w:rsidRPr="00060513">
            <w:rPr>
              <w:rFonts w:ascii="Arial" w:hAnsi="Arial" w:cs="Arial"/>
            </w:rPr>
            <w:instrText xml:space="preserve"> TOC \o "1-3" \h \z \u </w:instrText>
          </w:r>
          <w:r w:rsidRPr="001325FD">
            <w:rPr>
              <w:rFonts w:ascii="Arial" w:hAnsi="Arial" w:cs="Arial"/>
            </w:rPr>
            <w:fldChar w:fldCharType="separate"/>
          </w:r>
          <w:hyperlink w:anchor="_Toc209184296" w:history="1">
            <w:r w:rsidR="00E65D6A" w:rsidRPr="0041764B">
              <w:rPr>
                <w:rStyle w:val="Hyperlink"/>
                <w:rFonts w:cs="Arial"/>
                <w:noProof/>
              </w:rPr>
              <w:t>1.</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TENDER SCHEDULE FOR</w:t>
            </w:r>
            <w:r w:rsidR="00E65D6A">
              <w:rPr>
                <w:noProof/>
                <w:webHidden/>
              </w:rPr>
              <w:tab/>
            </w:r>
            <w:r w:rsidR="00E65D6A">
              <w:rPr>
                <w:noProof/>
                <w:webHidden/>
              </w:rPr>
              <w:fldChar w:fldCharType="begin"/>
            </w:r>
            <w:r w:rsidR="00E65D6A">
              <w:rPr>
                <w:noProof/>
                <w:webHidden/>
              </w:rPr>
              <w:instrText xml:space="preserve"> PAGEREF _Toc209184296 \h </w:instrText>
            </w:r>
            <w:r w:rsidR="00E65D6A">
              <w:rPr>
                <w:noProof/>
                <w:webHidden/>
              </w:rPr>
            </w:r>
            <w:r w:rsidR="00E65D6A">
              <w:rPr>
                <w:noProof/>
                <w:webHidden/>
              </w:rPr>
              <w:fldChar w:fldCharType="separate"/>
            </w:r>
            <w:r w:rsidR="00381AFD">
              <w:rPr>
                <w:noProof/>
                <w:webHidden/>
              </w:rPr>
              <w:t>5</w:t>
            </w:r>
            <w:r w:rsidR="00E65D6A">
              <w:rPr>
                <w:noProof/>
                <w:webHidden/>
              </w:rPr>
              <w:fldChar w:fldCharType="end"/>
            </w:r>
          </w:hyperlink>
        </w:p>
        <w:p w14:paraId="29767763" w14:textId="0BB56780" w:rsidR="00E65D6A" w:rsidRDefault="00211155">
          <w:pPr>
            <w:pStyle w:val="TOC1"/>
            <w:rPr>
              <w:rFonts w:asciiTheme="minorHAnsi" w:eastAsiaTheme="minorEastAsia" w:hAnsiTheme="minorHAnsi" w:cstheme="minorBidi"/>
              <w:noProof/>
              <w:lang w:val="en-IN" w:eastAsia="en-IN" w:bidi="ar-SA"/>
            </w:rPr>
          </w:pPr>
          <w:hyperlink w:anchor="_Toc209184297" w:history="1">
            <w:r w:rsidR="00E65D6A" w:rsidRPr="0041764B">
              <w:rPr>
                <w:rStyle w:val="Hyperlink"/>
                <w:rFonts w:cs="Arial"/>
                <w:noProof/>
              </w:rPr>
              <w:t>2.</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ABBREVATIONS IN THE TENDER</w:t>
            </w:r>
            <w:r w:rsidR="00E65D6A">
              <w:rPr>
                <w:noProof/>
                <w:webHidden/>
              </w:rPr>
              <w:tab/>
            </w:r>
            <w:r w:rsidR="00E65D6A">
              <w:rPr>
                <w:noProof/>
                <w:webHidden/>
              </w:rPr>
              <w:fldChar w:fldCharType="begin"/>
            </w:r>
            <w:r w:rsidR="00E65D6A">
              <w:rPr>
                <w:noProof/>
                <w:webHidden/>
              </w:rPr>
              <w:instrText xml:space="preserve"> PAGEREF _Toc209184297 \h </w:instrText>
            </w:r>
            <w:r w:rsidR="00E65D6A">
              <w:rPr>
                <w:noProof/>
                <w:webHidden/>
              </w:rPr>
            </w:r>
            <w:r w:rsidR="00E65D6A">
              <w:rPr>
                <w:noProof/>
                <w:webHidden/>
              </w:rPr>
              <w:fldChar w:fldCharType="separate"/>
            </w:r>
            <w:r w:rsidR="00381AFD">
              <w:rPr>
                <w:noProof/>
                <w:webHidden/>
              </w:rPr>
              <w:t>7</w:t>
            </w:r>
            <w:r w:rsidR="00E65D6A">
              <w:rPr>
                <w:noProof/>
                <w:webHidden/>
              </w:rPr>
              <w:fldChar w:fldCharType="end"/>
            </w:r>
          </w:hyperlink>
        </w:p>
        <w:p w14:paraId="40CEC87D" w14:textId="26D71951" w:rsidR="00E65D6A" w:rsidRDefault="00211155">
          <w:pPr>
            <w:pStyle w:val="TOC1"/>
            <w:rPr>
              <w:rFonts w:asciiTheme="minorHAnsi" w:eastAsiaTheme="minorEastAsia" w:hAnsiTheme="minorHAnsi" w:cstheme="minorBidi"/>
              <w:noProof/>
              <w:lang w:val="en-IN" w:eastAsia="en-IN" w:bidi="ar-SA"/>
            </w:rPr>
          </w:pPr>
          <w:hyperlink w:anchor="_Toc209184298" w:history="1">
            <w:r w:rsidR="00E65D6A" w:rsidRPr="0041764B">
              <w:rPr>
                <w:rStyle w:val="Hyperlink"/>
                <w:rFonts w:cs="Arial"/>
                <w:noProof/>
              </w:rPr>
              <w:t>3.</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INVITATION FOR PROPOSAL</w:t>
            </w:r>
            <w:r w:rsidR="00E65D6A">
              <w:rPr>
                <w:noProof/>
                <w:webHidden/>
              </w:rPr>
              <w:tab/>
            </w:r>
            <w:r w:rsidR="00E65D6A">
              <w:rPr>
                <w:noProof/>
                <w:webHidden/>
              </w:rPr>
              <w:fldChar w:fldCharType="begin"/>
            </w:r>
            <w:r w:rsidR="00E65D6A">
              <w:rPr>
                <w:noProof/>
                <w:webHidden/>
              </w:rPr>
              <w:instrText xml:space="preserve"> PAGEREF _Toc209184298 \h </w:instrText>
            </w:r>
            <w:r w:rsidR="00E65D6A">
              <w:rPr>
                <w:noProof/>
                <w:webHidden/>
              </w:rPr>
            </w:r>
            <w:r w:rsidR="00E65D6A">
              <w:rPr>
                <w:noProof/>
                <w:webHidden/>
              </w:rPr>
              <w:fldChar w:fldCharType="separate"/>
            </w:r>
            <w:r w:rsidR="00381AFD">
              <w:rPr>
                <w:noProof/>
                <w:webHidden/>
              </w:rPr>
              <w:t>8</w:t>
            </w:r>
            <w:r w:rsidR="00E65D6A">
              <w:rPr>
                <w:noProof/>
                <w:webHidden/>
              </w:rPr>
              <w:fldChar w:fldCharType="end"/>
            </w:r>
          </w:hyperlink>
        </w:p>
        <w:p w14:paraId="57EE2DBD" w14:textId="17F19BD7"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299" w:history="1">
            <w:r w:rsidR="00E65D6A" w:rsidRPr="0041764B">
              <w:rPr>
                <w:rStyle w:val="Hyperlink"/>
                <w:noProof/>
              </w:rPr>
              <w:t>3.1.</w:t>
            </w:r>
            <w:r w:rsidR="00E65D6A">
              <w:rPr>
                <w:rFonts w:asciiTheme="minorHAnsi" w:eastAsiaTheme="minorEastAsia" w:hAnsiTheme="minorHAnsi" w:cstheme="minorBidi"/>
                <w:noProof/>
                <w:lang w:val="en-IN" w:eastAsia="en-IN" w:bidi="ar-SA"/>
              </w:rPr>
              <w:tab/>
            </w:r>
            <w:r w:rsidR="00E65D6A" w:rsidRPr="0041764B">
              <w:rPr>
                <w:rStyle w:val="Hyperlink"/>
                <w:noProof/>
              </w:rPr>
              <w:t>RFP Notice</w:t>
            </w:r>
            <w:r w:rsidR="00E65D6A">
              <w:rPr>
                <w:noProof/>
                <w:webHidden/>
              </w:rPr>
              <w:tab/>
            </w:r>
            <w:r w:rsidR="00E65D6A">
              <w:rPr>
                <w:noProof/>
                <w:webHidden/>
              </w:rPr>
              <w:fldChar w:fldCharType="begin"/>
            </w:r>
            <w:r w:rsidR="00E65D6A">
              <w:rPr>
                <w:noProof/>
                <w:webHidden/>
              </w:rPr>
              <w:instrText xml:space="preserve"> PAGEREF _Toc209184299 \h </w:instrText>
            </w:r>
            <w:r w:rsidR="00E65D6A">
              <w:rPr>
                <w:noProof/>
                <w:webHidden/>
              </w:rPr>
            </w:r>
            <w:r w:rsidR="00E65D6A">
              <w:rPr>
                <w:noProof/>
                <w:webHidden/>
              </w:rPr>
              <w:fldChar w:fldCharType="separate"/>
            </w:r>
            <w:r w:rsidR="00381AFD">
              <w:rPr>
                <w:noProof/>
                <w:webHidden/>
              </w:rPr>
              <w:t>8</w:t>
            </w:r>
            <w:r w:rsidR="00E65D6A">
              <w:rPr>
                <w:noProof/>
                <w:webHidden/>
              </w:rPr>
              <w:fldChar w:fldCharType="end"/>
            </w:r>
          </w:hyperlink>
        </w:p>
        <w:p w14:paraId="675D8CB1" w14:textId="78D6BC83"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00" w:history="1">
            <w:r w:rsidR="00E65D6A" w:rsidRPr="0041764B">
              <w:rPr>
                <w:rStyle w:val="Hyperlink"/>
                <w:noProof/>
              </w:rPr>
              <w:t>3.2.</w:t>
            </w:r>
            <w:r w:rsidR="00E65D6A">
              <w:rPr>
                <w:rFonts w:asciiTheme="minorHAnsi" w:eastAsiaTheme="minorEastAsia" w:hAnsiTheme="minorHAnsi" w:cstheme="minorBidi"/>
                <w:noProof/>
                <w:lang w:val="en-IN" w:eastAsia="en-IN" w:bidi="ar-SA"/>
              </w:rPr>
              <w:tab/>
            </w:r>
            <w:r w:rsidR="00E65D6A" w:rsidRPr="0041764B">
              <w:rPr>
                <w:rStyle w:val="Hyperlink"/>
                <w:noProof/>
              </w:rPr>
              <w:t>Important Information Related to the tender</w:t>
            </w:r>
            <w:r w:rsidR="00E65D6A">
              <w:rPr>
                <w:noProof/>
                <w:webHidden/>
              </w:rPr>
              <w:tab/>
            </w:r>
            <w:r w:rsidR="00E65D6A">
              <w:rPr>
                <w:noProof/>
                <w:webHidden/>
              </w:rPr>
              <w:fldChar w:fldCharType="begin"/>
            </w:r>
            <w:r w:rsidR="00E65D6A">
              <w:rPr>
                <w:noProof/>
                <w:webHidden/>
              </w:rPr>
              <w:instrText xml:space="preserve"> PAGEREF _Toc209184300 \h </w:instrText>
            </w:r>
            <w:r w:rsidR="00E65D6A">
              <w:rPr>
                <w:noProof/>
                <w:webHidden/>
              </w:rPr>
            </w:r>
            <w:r w:rsidR="00E65D6A">
              <w:rPr>
                <w:noProof/>
                <w:webHidden/>
              </w:rPr>
              <w:fldChar w:fldCharType="separate"/>
            </w:r>
            <w:r w:rsidR="00381AFD">
              <w:rPr>
                <w:noProof/>
                <w:webHidden/>
              </w:rPr>
              <w:t>9</w:t>
            </w:r>
            <w:r w:rsidR="00E65D6A">
              <w:rPr>
                <w:noProof/>
                <w:webHidden/>
              </w:rPr>
              <w:fldChar w:fldCharType="end"/>
            </w:r>
          </w:hyperlink>
        </w:p>
        <w:p w14:paraId="0AEB44C3" w14:textId="776BE34A" w:rsidR="00E65D6A" w:rsidRDefault="00211155">
          <w:pPr>
            <w:pStyle w:val="TOC1"/>
            <w:rPr>
              <w:rFonts w:asciiTheme="minorHAnsi" w:eastAsiaTheme="minorEastAsia" w:hAnsiTheme="minorHAnsi" w:cstheme="minorBidi"/>
              <w:noProof/>
              <w:lang w:val="en-IN" w:eastAsia="en-IN" w:bidi="ar-SA"/>
            </w:rPr>
          </w:pPr>
          <w:hyperlink w:anchor="_Toc209184301" w:history="1">
            <w:r w:rsidR="00E65D6A" w:rsidRPr="0041764B">
              <w:rPr>
                <w:rStyle w:val="Hyperlink"/>
                <w:rFonts w:cs="Arial"/>
                <w:noProof/>
              </w:rPr>
              <w:t>4.</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INTRODUCTION</w:t>
            </w:r>
            <w:r w:rsidR="00E65D6A">
              <w:rPr>
                <w:noProof/>
                <w:webHidden/>
              </w:rPr>
              <w:tab/>
            </w:r>
            <w:r w:rsidR="00E65D6A">
              <w:rPr>
                <w:noProof/>
                <w:webHidden/>
              </w:rPr>
              <w:fldChar w:fldCharType="begin"/>
            </w:r>
            <w:r w:rsidR="00E65D6A">
              <w:rPr>
                <w:noProof/>
                <w:webHidden/>
              </w:rPr>
              <w:instrText xml:space="preserve"> PAGEREF _Toc209184301 \h </w:instrText>
            </w:r>
            <w:r w:rsidR="00E65D6A">
              <w:rPr>
                <w:noProof/>
                <w:webHidden/>
              </w:rPr>
            </w:r>
            <w:r w:rsidR="00E65D6A">
              <w:rPr>
                <w:noProof/>
                <w:webHidden/>
              </w:rPr>
              <w:fldChar w:fldCharType="separate"/>
            </w:r>
            <w:r w:rsidR="00381AFD">
              <w:rPr>
                <w:noProof/>
                <w:webHidden/>
              </w:rPr>
              <w:t>10</w:t>
            </w:r>
            <w:r w:rsidR="00E65D6A">
              <w:rPr>
                <w:noProof/>
                <w:webHidden/>
              </w:rPr>
              <w:fldChar w:fldCharType="end"/>
            </w:r>
          </w:hyperlink>
        </w:p>
        <w:p w14:paraId="7EB993E0" w14:textId="4F0AC25B" w:rsidR="00E65D6A" w:rsidRDefault="00211155">
          <w:pPr>
            <w:pStyle w:val="TOC1"/>
            <w:rPr>
              <w:rFonts w:asciiTheme="minorHAnsi" w:eastAsiaTheme="minorEastAsia" w:hAnsiTheme="minorHAnsi" w:cstheme="minorBidi"/>
              <w:noProof/>
              <w:lang w:val="en-IN" w:eastAsia="en-IN" w:bidi="ar-SA"/>
            </w:rPr>
          </w:pPr>
          <w:hyperlink w:anchor="_Toc209184302" w:history="1">
            <w:r w:rsidR="00E65D6A" w:rsidRPr="0041764B">
              <w:rPr>
                <w:rStyle w:val="Hyperlink"/>
                <w:rFonts w:cs="Arial"/>
                <w:noProof/>
              </w:rPr>
              <w:t>5.</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SCOPE OF WORK:</w:t>
            </w:r>
            <w:r w:rsidR="00E65D6A">
              <w:rPr>
                <w:noProof/>
                <w:webHidden/>
              </w:rPr>
              <w:tab/>
            </w:r>
            <w:r w:rsidR="00E65D6A">
              <w:rPr>
                <w:noProof/>
                <w:webHidden/>
              </w:rPr>
              <w:fldChar w:fldCharType="begin"/>
            </w:r>
            <w:r w:rsidR="00E65D6A">
              <w:rPr>
                <w:noProof/>
                <w:webHidden/>
              </w:rPr>
              <w:instrText xml:space="preserve"> PAGEREF _Toc209184302 \h </w:instrText>
            </w:r>
            <w:r w:rsidR="00E65D6A">
              <w:rPr>
                <w:noProof/>
                <w:webHidden/>
              </w:rPr>
            </w:r>
            <w:r w:rsidR="00E65D6A">
              <w:rPr>
                <w:noProof/>
                <w:webHidden/>
              </w:rPr>
              <w:fldChar w:fldCharType="separate"/>
            </w:r>
            <w:r w:rsidR="00381AFD">
              <w:rPr>
                <w:noProof/>
                <w:webHidden/>
              </w:rPr>
              <w:t>11</w:t>
            </w:r>
            <w:r w:rsidR="00E65D6A">
              <w:rPr>
                <w:noProof/>
                <w:webHidden/>
              </w:rPr>
              <w:fldChar w:fldCharType="end"/>
            </w:r>
          </w:hyperlink>
        </w:p>
        <w:p w14:paraId="306AEA91" w14:textId="20055CA7" w:rsidR="00E65D6A" w:rsidRDefault="00211155">
          <w:pPr>
            <w:pStyle w:val="TOC1"/>
            <w:rPr>
              <w:rFonts w:asciiTheme="minorHAnsi" w:eastAsiaTheme="minorEastAsia" w:hAnsiTheme="minorHAnsi" w:cstheme="minorBidi"/>
              <w:noProof/>
              <w:lang w:val="en-IN" w:eastAsia="en-IN" w:bidi="ar-SA"/>
            </w:rPr>
          </w:pPr>
          <w:hyperlink w:anchor="_Toc209184306" w:history="1">
            <w:r w:rsidR="00E65D6A" w:rsidRPr="0041764B">
              <w:rPr>
                <w:rStyle w:val="Hyperlink"/>
                <w:rFonts w:cs="Arial"/>
                <w:noProof/>
              </w:rPr>
              <w:t>6.</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SELECTION &amp; PLACEMENT</w:t>
            </w:r>
            <w:r w:rsidR="00E65D6A">
              <w:rPr>
                <w:noProof/>
                <w:webHidden/>
              </w:rPr>
              <w:tab/>
            </w:r>
            <w:r w:rsidR="00E65D6A">
              <w:rPr>
                <w:noProof/>
                <w:webHidden/>
              </w:rPr>
              <w:fldChar w:fldCharType="begin"/>
            </w:r>
            <w:r w:rsidR="00E65D6A">
              <w:rPr>
                <w:noProof/>
                <w:webHidden/>
              </w:rPr>
              <w:instrText xml:space="preserve"> PAGEREF _Toc209184306 \h </w:instrText>
            </w:r>
            <w:r w:rsidR="00E65D6A">
              <w:rPr>
                <w:noProof/>
                <w:webHidden/>
              </w:rPr>
            </w:r>
            <w:r w:rsidR="00E65D6A">
              <w:rPr>
                <w:noProof/>
                <w:webHidden/>
              </w:rPr>
              <w:fldChar w:fldCharType="separate"/>
            </w:r>
            <w:r w:rsidR="00381AFD">
              <w:rPr>
                <w:noProof/>
                <w:webHidden/>
              </w:rPr>
              <w:t>12</w:t>
            </w:r>
            <w:r w:rsidR="00E65D6A">
              <w:rPr>
                <w:noProof/>
                <w:webHidden/>
              </w:rPr>
              <w:fldChar w:fldCharType="end"/>
            </w:r>
          </w:hyperlink>
        </w:p>
        <w:p w14:paraId="10B58FA0" w14:textId="4ED4A77E"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07" w:history="1">
            <w:r w:rsidR="00E65D6A" w:rsidRPr="0041764B">
              <w:rPr>
                <w:rStyle w:val="Hyperlink"/>
                <w:noProof/>
              </w:rPr>
              <w:t>6.1.</w:t>
            </w:r>
            <w:r w:rsidR="00E65D6A">
              <w:rPr>
                <w:rFonts w:asciiTheme="minorHAnsi" w:eastAsiaTheme="minorEastAsia" w:hAnsiTheme="minorHAnsi" w:cstheme="minorBidi"/>
                <w:noProof/>
                <w:lang w:val="en-IN" w:eastAsia="en-IN" w:bidi="ar-SA"/>
              </w:rPr>
              <w:tab/>
            </w:r>
            <w:r w:rsidR="00E65D6A" w:rsidRPr="0041764B">
              <w:rPr>
                <w:rStyle w:val="Hyperlink"/>
                <w:noProof/>
              </w:rPr>
              <w:t>Selection Process For Placement Of I.T Resources:</w:t>
            </w:r>
            <w:r w:rsidR="00E65D6A">
              <w:rPr>
                <w:noProof/>
                <w:webHidden/>
              </w:rPr>
              <w:tab/>
            </w:r>
            <w:r w:rsidR="00E65D6A">
              <w:rPr>
                <w:noProof/>
                <w:webHidden/>
              </w:rPr>
              <w:fldChar w:fldCharType="begin"/>
            </w:r>
            <w:r w:rsidR="00E65D6A">
              <w:rPr>
                <w:noProof/>
                <w:webHidden/>
              </w:rPr>
              <w:instrText xml:space="preserve"> PAGEREF _Toc209184307 \h </w:instrText>
            </w:r>
            <w:r w:rsidR="00E65D6A">
              <w:rPr>
                <w:noProof/>
                <w:webHidden/>
              </w:rPr>
            </w:r>
            <w:r w:rsidR="00E65D6A">
              <w:rPr>
                <w:noProof/>
                <w:webHidden/>
              </w:rPr>
              <w:fldChar w:fldCharType="separate"/>
            </w:r>
            <w:r w:rsidR="00381AFD">
              <w:rPr>
                <w:noProof/>
                <w:webHidden/>
              </w:rPr>
              <w:t>12</w:t>
            </w:r>
            <w:r w:rsidR="00E65D6A">
              <w:rPr>
                <w:noProof/>
                <w:webHidden/>
              </w:rPr>
              <w:fldChar w:fldCharType="end"/>
            </w:r>
          </w:hyperlink>
        </w:p>
        <w:p w14:paraId="2053A386" w14:textId="2892A801"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08" w:history="1">
            <w:r w:rsidR="00E65D6A" w:rsidRPr="0041764B">
              <w:rPr>
                <w:rStyle w:val="Hyperlink"/>
                <w:noProof/>
              </w:rPr>
              <w:t>6.2.</w:t>
            </w:r>
            <w:r w:rsidR="00E65D6A">
              <w:rPr>
                <w:rFonts w:asciiTheme="minorHAnsi" w:eastAsiaTheme="minorEastAsia" w:hAnsiTheme="minorHAnsi" w:cstheme="minorBidi"/>
                <w:noProof/>
                <w:lang w:val="en-IN" w:eastAsia="en-IN" w:bidi="ar-SA"/>
              </w:rPr>
              <w:tab/>
            </w:r>
            <w:r w:rsidR="00E65D6A" w:rsidRPr="0041764B">
              <w:rPr>
                <w:rStyle w:val="Hyperlink"/>
                <w:noProof/>
              </w:rPr>
              <w:t>General Terms for selection process and placement</w:t>
            </w:r>
            <w:r w:rsidR="00E65D6A">
              <w:rPr>
                <w:noProof/>
                <w:webHidden/>
              </w:rPr>
              <w:tab/>
            </w:r>
            <w:r w:rsidR="00E65D6A">
              <w:rPr>
                <w:noProof/>
                <w:webHidden/>
              </w:rPr>
              <w:fldChar w:fldCharType="begin"/>
            </w:r>
            <w:r w:rsidR="00E65D6A">
              <w:rPr>
                <w:noProof/>
                <w:webHidden/>
              </w:rPr>
              <w:instrText xml:space="preserve"> PAGEREF _Toc209184308 \h </w:instrText>
            </w:r>
            <w:r w:rsidR="00E65D6A">
              <w:rPr>
                <w:noProof/>
                <w:webHidden/>
              </w:rPr>
            </w:r>
            <w:r w:rsidR="00E65D6A">
              <w:rPr>
                <w:noProof/>
                <w:webHidden/>
              </w:rPr>
              <w:fldChar w:fldCharType="separate"/>
            </w:r>
            <w:r w:rsidR="00381AFD">
              <w:rPr>
                <w:noProof/>
                <w:webHidden/>
              </w:rPr>
              <w:t>12</w:t>
            </w:r>
            <w:r w:rsidR="00E65D6A">
              <w:rPr>
                <w:noProof/>
                <w:webHidden/>
              </w:rPr>
              <w:fldChar w:fldCharType="end"/>
            </w:r>
          </w:hyperlink>
        </w:p>
        <w:p w14:paraId="43B52093" w14:textId="5097C2A3"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13" w:history="1">
            <w:r w:rsidR="00E65D6A" w:rsidRPr="0041764B">
              <w:rPr>
                <w:rStyle w:val="Hyperlink"/>
                <w:noProof/>
              </w:rPr>
              <w:t>6.3.</w:t>
            </w:r>
            <w:r w:rsidR="00E65D6A">
              <w:rPr>
                <w:rFonts w:asciiTheme="minorHAnsi" w:eastAsiaTheme="minorEastAsia" w:hAnsiTheme="minorHAnsi" w:cstheme="minorBidi"/>
                <w:noProof/>
                <w:lang w:val="en-IN" w:eastAsia="en-IN" w:bidi="ar-SA"/>
              </w:rPr>
              <w:tab/>
            </w:r>
            <w:r w:rsidR="00E65D6A" w:rsidRPr="0041764B">
              <w:rPr>
                <w:rStyle w:val="Hyperlink"/>
                <w:noProof/>
              </w:rPr>
              <w:t>Working Hours</w:t>
            </w:r>
            <w:r w:rsidR="00E65D6A">
              <w:rPr>
                <w:noProof/>
                <w:webHidden/>
              </w:rPr>
              <w:tab/>
            </w:r>
            <w:r w:rsidR="00E65D6A">
              <w:rPr>
                <w:noProof/>
                <w:webHidden/>
              </w:rPr>
              <w:fldChar w:fldCharType="begin"/>
            </w:r>
            <w:r w:rsidR="00E65D6A">
              <w:rPr>
                <w:noProof/>
                <w:webHidden/>
              </w:rPr>
              <w:instrText xml:space="preserve"> PAGEREF _Toc209184313 \h </w:instrText>
            </w:r>
            <w:r w:rsidR="00E65D6A">
              <w:rPr>
                <w:noProof/>
                <w:webHidden/>
              </w:rPr>
            </w:r>
            <w:r w:rsidR="00E65D6A">
              <w:rPr>
                <w:noProof/>
                <w:webHidden/>
              </w:rPr>
              <w:fldChar w:fldCharType="separate"/>
            </w:r>
            <w:r w:rsidR="00381AFD">
              <w:rPr>
                <w:noProof/>
                <w:webHidden/>
              </w:rPr>
              <w:t>13</w:t>
            </w:r>
            <w:r w:rsidR="00E65D6A">
              <w:rPr>
                <w:noProof/>
                <w:webHidden/>
              </w:rPr>
              <w:fldChar w:fldCharType="end"/>
            </w:r>
          </w:hyperlink>
        </w:p>
        <w:p w14:paraId="16AF7987" w14:textId="12AFA34A"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14" w:history="1">
            <w:r w:rsidR="00E65D6A" w:rsidRPr="0041764B">
              <w:rPr>
                <w:rStyle w:val="Hyperlink"/>
                <w:noProof/>
              </w:rPr>
              <w:t>6.4.</w:t>
            </w:r>
            <w:r w:rsidR="00E65D6A">
              <w:rPr>
                <w:rFonts w:asciiTheme="minorHAnsi" w:eastAsiaTheme="minorEastAsia" w:hAnsiTheme="minorHAnsi" w:cstheme="minorBidi"/>
                <w:noProof/>
                <w:lang w:val="en-IN" w:eastAsia="en-IN" w:bidi="ar-SA"/>
              </w:rPr>
              <w:tab/>
            </w:r>
            <w:r w:rsidR="00E65D6A" w:rsidRPr="0041764B">
              <w:rPr>
                <w:rStyle w:val="Hyperlink"/>
                <w:noProof/>
              </w:rPr>
              <w:t>Dedicated Assignment For Resources</w:t>
            </w:r>
            <w:r w:rsidR="00E65D6A">
              <w:rPr>
                <w:noProof/>
                <w:webHidden/>
              </w:rPr>
              <w:tab/>
            </w:r>
            <w:r w:rsidR="00E65D6A">
              <w:rPr>
                <w:noProof/>
                <w:webHidden/>
              </w:rPr>
              <w:fldChar w:fldCharType="begin"/>
            </w:r>
            <w:r w:rsidR="00E65D6A">
              <w:rPr>
                <w:noProof/>
                <w:webHidden/>
              </w:rPr>
              <w:instrText xml:space="preserve"> PAGEREF _Toc209184314 \h </w:instrText>
            </w:r>
            <w:r w:rsidR="00E65D6A">
              <w:rPr>
                <w:noProof/>
                <w:webHidden/>
              </w:rPr>
            </w:r>
            <w:r w:rsidR="00E65D6A">
              <w:rPr>
                <w:noProof/>
                <w:webHidden/>
              </w:rPr>
              <w:fldChar w:fldCharType="separate"/>
            </w:r>
            <w:r w:rsidR="00381AFD">
              <w:rPr>
                <w:noProof/>
                <w:webHidden/>
              </w:rPr>
              <w:t>13</w:t>
            </w:r>
            <w:r w:rsidR="00E65D6A">
              <w:rPr>
                <w:noProof/>
                <w:webHidden/>
              </w:rPr>
              <w:fldChar w:fldCharType="end"/>
            </w:r>
          </w:hyperlink>
        </w:p>
        <w:p w14:paraId="64D5E684" w14:textId="72F84A0D"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15" w:history="1">
            <w:r w:rsidR="00E65D6A" w:rsidRPr="0041764B">
              <w:rPr>
                <w:rStyle w:val="Hyperlink"/>
                <w:noProof/>
              </w:rPr>
              <w:t>6.5.</w:t>
            </w:r>
            <w:r w:rsidR="00E65D6A">
              <w:rPr>
                <w:rFonts w:asciiTheme="minorHAnsi" w:eastAsiaTheme="minorEastAsia" w:hAnsiTheme="minorHAnsi" w:cstheme="minorBidi"/>
                <w:noProof/>
                <w:lang w:val="en-IN" w:eastAsia="en-IN" w:bidi="ar-SA"/>
              </w:rPr>
              <w:tab/>
            </w:r>
            <w:r w:rsidR="00E65D6A" w:rsidRPr="0041764B">
              <w:rPr>
                <w:rStyle w:val="Hyperlink"/>
                <w:noProof/>
              </w:rPr>
              <w:t>Replacement Of Resources</w:t>
            </w:r>
            <w:r w:rsidR="00E65D6A">
              <w:rPr>
                <w:noProof/>
                <w:webHidden/>
              </w:rPr>
              <w:tab/>
            </w:r>
            <w:r w:rsidR="00E65D6A">
              <w:rPr>
                <w:noProof/>
                <w:webHidden/>
              </w:rPr>
              <w:fldChar w:fldCharType="begin"/>
            </w:r>
            <w:r w:rsidR="00E65D6A">
              <w:rPr>
                <w:noProof/>
                <w:webHidden/>
              </w:rPr>
              <w:instrText xml:space="preserve"> PAGEREF _Toc209184315 \h </w:instrText>
            </w:r>
            <w:r w:rsidR="00E65D6A">
              <w:rPr>
                <w:noProof/>
                <w:webHidden/>
              </w:rPr>
            </w:r>
            <w:r w:rsidR="00E65D6A">
              <w:rPr>
                <w:noProof/>
                <w:webHidden/>
              </w:rPr>
              <w:fldChar w:fldCharType="separate"/>
            </w:r>
            <w:r w:rsidR="00381AFD">
              <w:rPr>
                <w:noProof/>
                <w:webHidden/>
              </w:rPr>
              <w:t>13</w:t>
            </w:r>
            <w:r w:rsidR="00E65D6A">
              <w:rPr>
                <w:noProof/>
                <w:webHidden/>
              </w:rPr>
              <w:fldChar w:fldCharType="end"/>
            </w:r>
          </w:hyperlink>
        </w:p>
        <w:p w14:paraId="7CF931D0" w14:textId="6FAE6A65"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17" w:history="1">
            <w:r w:rsidR="00E65D6A" w:rsidRPr="0041764B">
              <w:rPr>
                <w:rStyle w:val="Hyperlink"/>
                <w:noProof/>
              </w:rPr>
              <w:t>6.6.</w:t>
            </w:r>
            <w:r w:rsidR="00E65D6A">
              <w:rPr>
                <w:rFonts w:asciiTheme="minorHAnsi" w:eastAsiaTheme="minorEastAsia" w:hAnsiTheme="minorHAnsi" w:cstheme="minorBidi"/>
                <w:noProof/>
                <w:lang w:val="en-IN" w:eastAsia="en-IN" w:bidi="ar-SA"/>
              </w:rPr>
              <w:tab/>
            </w:r>
            <w:r w:rsidR="00E65D6A" w:rsidRPr="0041764B">
              <w:rPr>
                <w:rStyle w:val="Hyperlink"/>
                <w:noProof/>
              </w:rPr>
              <w:t>Issues Related To Resources Turnover</w:t>
            </w:r>
            <w:r w:rsidR="00E65D6A">
              <w:rPr>
                <w:noProof/>
                <w:webHidden/>
              </w:rPr>
              <w:tab/>
            </w:r>
            <w:r w:rsidR="00E65D6A">
              <w:rPr>
                <w:noProof/>
                <w:webHidden/>
              </w:rPr>
              <w:fldChar w:fldCharType="begin"/>
            </w:r>
            <w:r w:rsidR="00E65D6A">
              <w:rPr>
                <w:noProof/>
                <w:webHidden/>
              </w:rPr>
              <w:instrText xml:space="preserve"> PAGEREF _Toc209184317 \h </w:instrText>
            </w:r>
            <w:r w:rsidR="00E65D6A">
              <w:rPr>
                <w:noProof/>
                <w:webHidden/>
              </w:rPr>
            </w:r>
            <w:r w:rsidR="00E65D6A">
              <w:rPr>
                <w:noProof/>
                <w:webHidden/>
              </w:rPr>
              <w:fldChar w:fldCharType="separate"/>
            </w:r>
            <w:r w:rsidR="00381AFD">
              <w:rPr>
                <w:noProof/>
                <w:webHidden/>
              </w:rPr>
              <w:t>14</w:t>
            </w:r>
            <w:r w:rsidR="00E65D6A">
              <w:rPr>
                <w:noProof/>
                <w:webHidden/>
              </w:rPr>
              <w:fldChar w:fldCharType="end"/>
            </w:r>
          </w:hyperlink>
        </w:p>
        <w:p w14:paraId="7EF8ECEC" w14:textId="2B30DC51"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19" w:history="1">
            <w:r w:rsidR="00E65D6A" w:rsidRPr="0041764B">
              <w:rPr>
                <w:rStyle w:val="Hyperlink"/>
                <w:noProof/>
              </w:rPr>
              <w:t>6.7.</w:t>
            </w:r>
            <w:r w:rsidR="00E65D6A">
              <w:rPr>
                <w:rFonts w:asciiTheme="minorHAnsi" w:eastAsiaTheme="minorEastAsia" w:hAnsiTheme="minorHAnsi" w:cstheme="minorBidi"/>
                <w:noProof/>
                <w:lang w:val="en-IN" w:eastAsia="en-IN" w:bidi="ar-SA"/>
              </w:rPr>
              <w:tab/>
            </w:r>
            <w:r w:rsidR="00E65D6A" w:rsidRPr="0041764B">
              <w:rPr>
                <w:rStyle w:val="Hyperlink"/>
                <w:noProof/>
              </w:rPr>
              <w:t>Manpower/Resources Working Hours</w:t>
            </w:r>
            <w:r w:rsidR="00E65D6A">
              <w:rPr>
                <w:noProof/>
                <w:webHidden/>
              </w:rPr>
              <w:tab/>
            </w:r>
            <w:r w:rsidR="00E65D6A">
              <w:rPr>
                <w:noProof/>
                <w:webHidden/>
              </w:rPr>
              <w:fldChar w:fldCharType="begin"/>
            </w:r>
            <w:r w:rsidR="00E65D6A">
              <w:rPr>
                <w:noProof/>
                <w:webHidden/>
              </w:rPr>
              <w:instrText xml:space="preserve"> PAGEREF _Toc209184319 \h </w:instrText>
            </w:r>
            <w:r w:rsidR="00E65D6A">
              <w:rPr>
                <w:noProof/>
                <w:webHidden/>
              </w:rPr>
            </w:r>
            <w:r w:rsidR="00E65D6A">
              <w:rPr>
                <w:noProof/>
                <w:webHidden/>
              </w:rPr>
              <w:fldChar w:fldCharType="separate"/>
            </w:r>
            <w:r w:rsidR="00381AFD">
              <w:rPr>
                <w:noProof/>
                <w:webHidden/>
              </w:rPr>
              <w:t>14</w:t>
            </w:r>
            <w:r w:rsidR="00E65D6A">
              <w:rPr>
                <w:noProof/>
                <w:webHidden/>
              </w:rPr>
              <w:fldChar w:fldCharType="end"/>
            </w:r>
          </w:hyperlink>
        </w:p>
        <w:p w14:paraId="2EA61D63" w14:textId="471A578A" w:rsidR="00E65D6A" w:rsidRDefault="00211155">
          <w:pPr>
            <w:pStyle w:val="TOC1"/>
            <w:rPr>
              <w:rFonts w:asciiTheme="minorHAnsi" w:eastAsiaTheme="minorEastAsia" w:hAnsiTheme="minorHAnsi" w:cstheme="minorBidi"/>
              <w:noProof/>
              <w:lang w:val="en-IN" w:eastAsia="en-IN" w:bidi="ar-SA"/>
            </w:rPr>
          </w:pPr>
          <w:hyperlink w:anchor="_Toc209184320" w:history="1">
            <w:r w:rsidR="00E65D6A" w:rsidRPr="0041764B">
              <w:rPr>
                <w:rStyle w:val="Hyperlink"/>
                <w:noProof/>
              </w:rPr>
              <w:t>7.</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LEAVES</w:t>
            </w:r>
            <w:r w:rsidR="00E65D6A">
              <w:rPr>
                <w:noProof/>
                <w:webHidden/>
              </w:rPr>
              <w:tab/>
            </w:r>
            <w:r w:rsidR="00E65D6A">
              <w:rPr>
                <w:noProof/>
                <w:webHidden/>
              </w:rPr>
              <w:fldChar w:fldCharType="begin"/>
            </w:r>
            <w:r w:rsidR="00E65D6A">
              <w:rPr>
                <w:noProof/>
                <w:webHidden/>
              </w:rPr>
              <w:instrText xml:space="preserve"> PAGEREF _Toc209184320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35C217FC" w14:textId="21B7C096"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21" w:history="1">
            <w:r w:rsidR="00E65D6A" w:rsidRPr="0041764B">
              <w:rPr>
                <w:rStyle w:val="Hyperlink"/>
                <w:noProof/>
              </w:rPr>
              <w:t>7.1.</w:t>
            </w:r>
            <w:r w:rsidR="00E65D6A">
              <w:rPr>
                <w:rFonts w:asciiTheme="minorHAnsi" w:eastAsiaTheme="minorEastAsia" w:hAnsiTheme="minorHAnsi" w:cstheme="minorBidi"/>
                <w:noProof/>
                <w:lang w:val="en-IN" w:eastAsia="en-IN" w:bidi="ar-SA"/>
              </w:rPr>
              <w:tab/>
            </w:r>
            <w:r w:rsidR="00E65D6A" w:rsidRPr="0041764B">
              <w:rPr>
                <w:rStyle w:val="Hyperlink"/>
                <w:noProof/>
              </w:rPr>
              <w:t>Casual Leave</w:t>
            </w:r>
            <w:r w:rsidR="00E65D6A">
              <w:rPr>
                <w:noProof/>
                <w:webHidden/>
              </w:rPr>
              <w:tab/>
            </w:r>
            <w:r w:rsidR="00E65D6A">
              <w:rPr>
                <w:noProof/>
                <w:webHidden/>
              </w:rPr>
              <w:fldChar w:fldCharType="begin"/>
            </w:r>
            <w:r w:rsidR="00E65D6A">
              <w:rPr>
                <w:noProof/>
                <w:webHidden/>
              </w:rPr>
              <w:instrText xml:space="preserve"> PAGEREF _Toc209184321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721F0126" w14:textId="124B2DA8"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22" w:history="1">
            <w:r w:rsidR="00E65D6A" w:rsidRPr="0041764B">
              <w:rPr>
                <w:rStyle w:val="Hyperlink"/>
                <w:noProof/>
              </w:rPr>
              <w:t>7.2.</w:t>
            </w:r>
            <w:r w:rsidR="00E65D6A">
              <w:rPr>
                <w:rFonts w:asciiTheme="minorHAnsi" w:eastAsiaTheme="minorEastAsia" w:hAnsiTheme="minorHAnsi" w:cstheme="minorBidi"/>
                <w:noProof/>
                <w:lang w:val="en-IN" w:eastAsia="en-IN" w:bidi="ar-SA"/>
              </w:rPr>
              <w:tab/>
            </w:r>
            <w:r w:rsidR="00E65D6A" w:rsidRPr="0041764B">
              <w:rPr>
                <w:rStyle w:val="Hyperlink"/>
                <w:noProof/>
              </w:rPr>
              <w:t>Sick Leave</w:t>
            </w:r>
            <w:r w:rsidR="00E65D6A">
              <w:rPr>
                <w:noProof/>
                <w:webHidden/>
              </w:rPr>
              <w:tab/>
            </w:r>
            <w:r w:rsidR="00E65D6A">
              <w:rPr>
                <w:noProof/>
                <w:webHidden/>
              </w:rPr>
              <w:fldChar w:fldCharType="begin"/>
            </w:r>
            <w:r w:rsidR="00E65D6A">
              <w:rPr>
                <w:noProof/>
                <w:webHidden/>
              </w:rPr>
              <w:instrText xml:space="preserve"> PAGEREF _Toc209184322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2A7C1082" w14:textId="07D7DC9A"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32" w:history="1">
            <w:r w:rsidR="00E65D6A" w:rsidRPr="0041764B">
              <w:rPr>
                <w:rStyle w:val="Hyperlink"/>
                <w:noProof/>
              </w:rPr>
              <w:t>7.3.</w:t>
            </w:r>
            <w:r w:rsidR="00E65D6A">
              <w:rPr>
                <w:rFonts w:asciiTheme="minorHAnsi" w:eastAsiaTheme="minorEastAsia" w:hAnsiTheme="minorHAnsi" w:cstheme="minorBidi"/>
                <w:noProof/>
                <w:lang w:val="en-IN" w:eastAsia="en-IN" w:bidi="ar-SA"/>
              </w:rPr>
              <w:tab/>
            </w:r>
            <w:r w:rsidR="00E65D6A" w:rsidRPr="0041764B">
              <w:rPr>
                <w:rStyle w:val="Hyperlink"/>
                <w:noProof/>
              </w:rPr>
              <w:t>Annual / Privilege Leave</w:t>
            </w:r>
            <w:r w:rsidR="00E65D6A">
              <w:rPr>
                <w:noProof/>
                <w:webHidden/>
              </w:rPr>
              <w:tab/>
            </w:r>
            <w:r w:rsidR="00E65D6A">
              <w:rPr>
                <w:noProof/>
                <w:webHidden/>
              </w:rPr>
              <w:fldChar w:fldCharType="begin"/>
            </w:r>
            <w:r w:rsidR="00E65D6A">
              <w:rPr>
                <w:noProof/>
                <w:webHidden/>
              </w:rPr>
              <w:instrText xml:space="preserve"> PAGEREF _Toc209184332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74920EE2" w14:textId="6E29C373"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34" w:history="1">
            <w:r w:rsidR="00E65D6A" w:rsidRPr="0041764B">
              <w:rPr>
                <w:rStyle w:val="Hyperlink"/>
                <w:noProof/>
              </w:rPr>
              <w:t>7.4.</w:t>
            </w:r>
            <w:r w:rsidR="00E65D6A">
              <w:rPr>
                <w:rFonts w:asciiTheme="minorHAnsi" w:eastAsiaTheme="minorEastAsia" w:hAnsiTheme="minorHAnsi" w:cstheme="minorBidi"/>
                <w:noProof/>
                <w:lang w:val="en-IN" w:eastAsia="en-IN" w:bidi="ar-SA"/>
              </w:rPr>
              <w:tab/>
            </w:r>
            <w:r w:rsidR="00E65D6A" w:rsidRPr="0041764B">
              <w:rPr>
                <w:rStyle w:val="Hyperlink"/>
                <w:noProof/>
              </w:rPr>
              <w:t>Unauthorized absence</w:t>
            </w:r>
            <w:r w:rsidR="00E65D6A">
              <w:rPr>
                <w:noProof/>
                <w:webHidden/>
              </w:rPr>
              <w:tab/>
            </w:r>
            <w:r w:rsidR="00E65D6A">
              <w:rPr>
                <w:noProof/>
                <w:webHidden/>
              </w:rPr>
              <w:fldChar w:fldCharType="begin"/>
            </w:r>
            <w:r w:rsidR="00E65D6A">
              <w:rPr>
                <w:noProof/>
                <w:webHidden/>
              </w:rPr>
              <w:instrText xml:space="preserve"> PAGEREF _Toc209184334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2251F521" w14:textId="41F34177"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35" w:history="1">
            <w:r w:rsidR="00E65D6A" w:rsidRPr="0041764B">
              <w:rPr>
                <w:rStyle w:val="Hyperlink"/>
                <w:noProof/>
              </w:rPr>
              <w:t>7.5.</w:t>
            </w:r>
            <w:r w:rsidR="00E65D6A">
              <w:rPr>
                <w:rFonts w:asciiTheme="minorHAnsi" w:eastAsiaTheme="minorEastAsia" w:hAnsiTheme="minorHAnsi" w:cstheme="minorBidi"/>
                <w:noProof/>
                <w:lang w:val="en-IN" w:eastAsia="en-IN" w:bidi="ar-SA"/>
              </w:rPr>
              <w:tab/>
            </w:r>
            <w:r w:rsidR="00E65D6A" w:rsidRPr="0041764B">
              <w:rPr>
                <w:rStyle w:val="Hyperlink"/>
                <w:noProof/>
              </w:rPr>
              <w:t>General Information about leave</w:t>
            </w:r>
            <w:r w:rsidR="00E65D6A">
              <w:rPr>
                <w:noProof/>
                <w:webHidden/>
              </w:rPr>
              <w:tab/>
            </w:r>
            <w:r w:rsidR="00E65D6A">
              <w:rPr>
                <w:noProof/>
                <w:webHidden/>
              </w:rPr>
              <w:fldChar w:fldCharType="begin"/>
            </w:r>
            <w:r w:rsidR="00E65D6A">
              <w:rPr>
                <w:noProof/>
                <w:webHidden/>
              </w:rPr>
              <w:instrText xml:space="preserve"> PAGEREF _Toc209184335 \h </w:instrText>
            </w:r>
            <w:r w:rsidR="00E65D6A">
              <w:rPr>
                <w:noProof/>
                <w:webHidden/>
              </w:rPr>
            </w:r>
            <w:r w:rsidR="00E65D6A">
              <w:rPr>
                <w:noProof/>
                <w:webHidden/>
              </w:rPr>
              <w:fldChar w:fldCharType="separate"/>
            </w:r>
            <w:r w:rsidR="00381AFD">
              <w:rPr>
                <w:noProof/>
                <w:webHidden/>
              </w:rPr>
              <w:t>15</w:t>
            </w:r>
            <w:r w:rsidR="00E65D6A">
              <w:rPr>
                <w:noProof/>
                <w:webHidden/>
              </w:rPr>
              <w:fldChar w:fldCharType="end"/>
            </w:r>
          </w:hyperlink>
        </w:p>
        <w:p w14:paraId="3D35C4BC" w14:textId="62A86F02" w:rsidR="00E65D6A" w:rsidRDefault="00211155">
          <w:pPr>
            <w:pStyle w:val="TOC1"/>
            <w:rPr>
              <w:rFonts w:asciiTheme="minorHAnsi" w:eastAsiaTheme="minorEastAsia" w:hAnsiTheme="minorHAnsi" w:cstheme="minorBidi"/>
              <w:noProof/>
              <w:lang w:val="en-IN" w:eastAsia="en-IN" w:bidi="ar-SA"/>
            </w:rPr>
          </w:pPr>
          <w:hyperlink w:anchor="_Toc209184337" w:history="1">
            <w:r w:rsidR="00E65D6A" w:rsidRPr="0041764B">
              <w:rPr>
                <w:rStyle w:val="Hyperlink"/>
                <w:noProof/>
              </w:rPr>
              <w:t>8.</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TRAVEL EXPENSES:</w:t>
            </w:r>
            <w:r w:rsidR="00E65D6A">
              <w:rPr>
                <w:noProof/>
                <w:webHidden/>
              </w:rPr>
              <w:tab/>
            </w:r>
            <w:r w:rsidR="00E65D6A">
              <w:rPr>
                <w:noProof/>
                <w:webHidden/>
              </w:rPr>
              <w:fldChar w:fldCharType="begin"/>
            </w:r>
            <w:r w:rsidR="00E65D6A">
              <w:rPr>
                <w:noProof/>
                <w:webHidden/>
              </w:rPr>
              <w:instrText xml:space="preserve"> PAGEREF _Toc209184337 \h </w:instrText>
            </w:r>
            <w:r w:rsidR="00E65D6A">
              <w:rPr>
                <w:noProof/>
                <w:webHidden/>
              </w:rPr>
            </w:r>
            <w:r w:rsidR="00E65D6A">
              <w:rPr>
                <w:noProof/>
                <w:webHidden/>
              </w:rPr>
              <w:fldChar w:fldCharType="separate"/>
            </w:r>
            <w:r w:rsidR="00381AFD">
              <w:rPr>
                <w:noProof/>
                <w:webHidden/>
              </w:rPr>
              <w:t>16</w:t>
            </w:r>
            <w:r w:rsidR="00E65D6A">
              <w:rPr>
                <w:noProof/>
                <w:webHidden/>
              </w:rPr>
              <w:fldChar w:fldCharType="end"/>
            </w:r>
          </w:hyperlink>
        </w:p>
        <w:p w14:paraId="52C940A7" w14:textId="07C772EC"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39" w:history="1">
            <w:r w:rsidR="00E65D6A" w:rsidRPr="0041764B">
              <w:rPr>
                <w:rStyle w:val="Hyperlink"/>
                <w:noProof/>
              </w:rPr>
              <w:t>8.1.</w:t>
            </w:r>
            <w:r w:rsidR="00E65D6A">
              <w:rPr>
                <w:rFonts w:asciiTheme="minorHAnsi" w:eastAsiaTheme="minorEastAsia" w:hAnsiTheme="minorHAnsi" w:cstheme="minorBidi"/>
                <w:noProof/>
                <w:lang w:val="en-IN" w:eastAsia="en-IN" w:bidi="ar-SA"/>
              </w:rPr>
              <w:tab/>
            </w:r>
            <w:r w:rsidR="00E65D6A" w:rsidRPr="0041764B">
              <w:rPr>
                <w:rStyle w:val="Hyperlink"/>
                <w:noProof/>
              </w:rPr>
              <w:t>Eligible Modes of outstation Travel</w:t>
            </w:r>
            <w:r w:rsidR="00E65D6A">
              <w:rPr>
                <w:noProof/>
                <w:webHidden/>
              </w:rPr>
              <w:tab/>
            </w:r>
            <w:r w:rsidR="00E65D6A">
              <w:rPr>
                <w:noProof/>
                <w:webHidden/>
              </w:rPr>
              <w:fldChar w:fldCharType="begin"/>
            </w:r>
            <w:r w:rsidR="00E65D6A">
              <w:rPr>
                <w:noProof/>
                <w:webHidden/>
              </w:rPr>
              <w:instrText xml:space="preserve"> PAGEREF _Toc209184339 \h </w:instrText>
            </w:r>
            <w:r w:rsidR="00E65D6A">
              <w:rPr>
                <w:noProof/>
                <w:webHidden/>
              </w:rPr>
            </w:r>
            <w:r w:rsidR="00E65D6A">
              <w:rPr>
                <w:noProof/>
                <w:webHidden/>
              </w:rPr>
              <w:fldChar w:fldCharType="separate"/>
            </w:r>
            <w:r w:rsidR="00381AFD">
              <w:rPr>
                <w:noProof/>
                <w:webHidden/>
              </w:rPr>
              <w:t>16</w:t>
            </w:r>
            <w:r w:rsidR="00E65D6A">
              <w:rPr>
                <w:noProof/>
                <w:webHidden/>
              </w:rPr>
              <w:fldChar w:fldCharType="end"/>
            </w:r>
          </w:hyperlink>
        </w:p>
        <w:p w14:paraId="0DC23724" w14:textId="09463C1A"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340" w:history="1">
            <w:r w:rsidR="00E65D6A" w:rsidRPr="0041764B">
              <w:rPr>
                <w:rStyle w:val="Hyperlink"/>
                <w:noProof/>
              </w:rPr>
              <w:t>8.2.</w:t>
            </w:r>
            <w:r w:rsidR="00E65D6A">
              <w:rPr>
                <w:rFonts w:asciiTheme="minorHAnsi" w:eastAsiaTheme="minorEastAsia" w:hAnsiTheme="minorHAnsi" w:cstheme="minorBidi"/>
                <w:noProof/>
                <w:lang w:val="en-IN" w:eastAsia="en-IN" w:bidi="ar-SA"/>
              </w:rPr>
              <w:tab/>
            </w:r>
            <w:r w:rsidR="00E65D6A" w:rsidRPr="0041764B">
              <w:rPr>
                <w:rStyle w:val="Hyperlink"/>
                <w:noProof/>
              </w:rPr>
              <w:t>Rates for outstation lodging</w:t>
            </w:r>
            <w:r w:rsidR="00E65D6A">
              <w:rPr>
                <w:noProof/>
                <w:webHidden/>
              </w:rPr>
              <w:tab/>
            </w:r>
            <w:r w:rsidR="00E65D6A">
              <w:rPr>
                <w:noProof/>
                <w:webHidden/>
              </w:rPr>
              <w:fldChar w:fldCharType="begin"/>
            </w:r>
            <w:r w:rsidR="00E65D6A">
              <w:rPr>
                <w:noProof/>
                <w:webHidden/>
              </w:rPr>
              <w:instrText xml:space="preserve"> PAGEREF _Toc209184340 \h </w:instrText>
            </w:r>
            <w:r w:rsidR="00E65D6A">
              <w:rPr>
                <w:noProof/>
                <w:webHidden/>
              </w:rPr>
            </w:r>
            <w:r w:rsidR="00E65D6A">
              <w:rPr>
                <w:noProof/>
                <w:webHidden/>
              </w:rPr>
              <w:fldChar w:fldCharType="separate"/>
            </w:r>
            <w:r w:rsidR="00381AFD">
              <w:rPr>
                <w:noProof/>
                <w:webHidden/>
              </w:rPr>
              <w:t>16</w:t>
            </w:r>
            <w:r w:rsidR="00E65D6A">
              <w:rPr>
                <w:noProof/>
                <w:webHidden/>
              </w:rPr>
              <w:fldChar w:fldCharType="end"/>
            </w:r>
          </w:hyperlink>
        </w:p>
        <w:p w14:paraId="6ECA05D7" w14:textId="4AC01FDC" w:rsidR="00E65D6A" w:rsidRDefault="00211155">
          <w:pPr>
            <w:pStyle w:val="TOC1"/>
            <w:rPr>
              <w:rFonts w:asciiTheme="minorHAnsi" w:eastAsiaTheme="minorEastAsia" w:hAnsiTheme="minorHAnsi" w:cstheme="minorBidi"/>
              <w:noProof/>
              <w:lang w:val="en-IN" w:eastAsia="en-IN" w:bidi="ar-SA"/>
            </w:rPr>
          </w:pPr>
          <w:hyperlink w:anchor="_Toc209184456" w:history="1">
            <w:r w:rsidR="00E65D6A" w:rsidRPr="0041764B">
              <w:rPr>
                <w:rStyle w:val="Hyperlink"/>
                <w:rFonts w:cs="Arial"/>
                <w:noProof/>
              </w:rPr>
              <w:t>9.</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PAYMENT AND SERVICE LEVEL AGREEMENT</w:t>
            </w:r>
            <w:r w:rsidR="00E65D6A">
              <w:rPr>
                <w:noProof/>
                <w:webHidden/>
              </w:rPr>
              <w:tab/>
            </w:r>
            <w:r w:rsidR="00E65D6A">
              <w:rPr>
                <w:noProof/>
                <w:webHidden/>
              </w:rPr>
              <w:fldChar w:fldCharType="begin"/>
            </w:r>
            <w:r w:rsidR="00E65D6A">
              <w:rPr>
                <w:noProof/>
                <w:webHidden/>
              </w:rPr>
              <w:instrText xml:space="preserve"> PAGEREF _Toc209184456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574EF7EC" w14:textId="6E62A799"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457" w:history="1">
            <w:r w:rsidR="00E65D6A" w:rsidRPr="0041764B">
              <w:rPr>
                <w:rStyle w:val="Hyperlink"/>
                <w:noProof/>
              </w:rPr>
              <w:t>9.1.</w:t>
            </w:r>
            <w:r w:rsidR="00E65D6A">
              <w:rPr>
                <w:rFonts w:asciiTheme="minorHAnsi" w:eastAsiaTheme="minorEastAsia" w:hAnsiTheme="minorHAnsi" w:cstheme="minorBidi"/>
                <w:noProof/>
                <w:lang w:val="en-IN" w:eastAsia="en-IN" w:bidi="ar-SA"/>
              </w:rPr>
              <w:tab/>
            </w:r>
            <w:r w:rsidR="00E65D6A" w:rsidRPr="0041764B">
              <w:rPr>
                <w:rStyle w:val="Hyperlink"/>
                <w:noProof/>
              </w:rPr>
              <w:t>Payments</w:t>
            </w:r>
            <w:r w:rsidR="00E65D6A">
              <w:rPr>
                <w:noProof/>
                <w:webHidden/>
              </w:rPr>
              <w:tab/>
            </w:r>
            <w:r w:rsidR="00E65D6A">
              <w:rPr>
                <w:noProof/>
                <w:webHidden/>
              </w:rPr>
              <w:fldChar w:fldCharType="begin"/>
            </w:r>
            <w:r w:rsidR="00E65D6A">
              <w:rPr>
                <w:noProof/>
                <w:webHidden/>
              </w:rPr>
              <w:instrText xml:space="preserve"> PAGEREF _Toc209184457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0B8A0B74" w14:textId="65293425"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58" w:history="1">
            <w:r w:rsidR="00E65D6A" w:rsidRPr="0041764B">
              <w:rPr>
                <w:rStyle w:val="Hyperlink"/>
                <w:noProof/>
              </w:rPr>
              <w:t>1.</w:t>
            </w:r>
            <w:r w:rsidR="00E65D6A">
              <w:rPr>
                <w:rFonts w:asciiTheme="minorHAnsi" w:eastAsiaTheme="minorEastAsia" w:hAnsiTheme="minorHAnsi" w:cstheme="minorBidi"/>
                <w:noProof/>
                <w:lang w:val="en-IN" w:eastAsia="en-IN" w:bidi="ar-SA"/>
              </w:rPr>
              <w:tab/>
            </w:r>
            <w:r w:rsidR="00E65D6A" w:rsidRPr="0041764B">
              <w:rPr>
                <w:rStyle w:val="Hyperlink"/>
                <w:noProof/>
              </w:rPr>
              <w:t>Payment to Resources Placed with DS&amp;R</w:t>
            </w:r>
            <w:r w:rsidR="00E65D6A">
              <w:rPr>
                <w:noProof/>
                <w:webHidden/>
              </w:rPr>
              <w:tab/>
            </w:r>
            <w:r w:rsidR="00E65D6A">
              <w:rPr>
                <w:noProof/>
                <w:webHidden/>
              </w:rPr>
              <w:fldChar w:fldCharType="begin"/>
            </w:r>
            <w:r w:rsidR="00E65D6A">
              <w:rPr>
                <w:noProof/>
                <w:webHidden/>
              </w:rPr>
              <w:instrText xml:space="preserve"> PAGEREF _Toc209184458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49E61823" w14:textId="54171792"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0" w:history="1">
            <w:r w:rsidR="00E65D6A" w:rsidRPr="0041764B">
              <w:rPr>
                <w:rStyle w:val="Hyperlink"/>
                <w:noProof/>
              </w:rPr>
              <w:t>2.</w:t>
            </w:r>
            <w:r w:rsidR="00E65D6A">
              <w:rPr>
                <w:rFonts w:asciiTheme="minorHAnsi" w:eastAsiaTheme="minorEastAsia" w:hAnsiTheme="minorHAnsi" w:cstheme="minorBidi"/>
                <w:noProof/>
                <w:lang w:val="en-IN" w:eastAsia="en-IN" w:bidi="ar-SA"/>
              </w:rPr>
              <w:tab/>
            </w:r>
            <w:r w:rsidR="00E65D6A" w:rsidRPr="0041764B">
              <w:rPr>
                <w:rStyle w:val="Hyperlink"/>
                <w:noProof/>
              </w:rPr>
              <w:t>Monthly Invoice Submission:</w:t>
            </w:r>
            <w:r w:rsidR="00E65D6A">
              <w:rPr>
                <w:noProof/>
                <w:webHidden/>
              </w:rPr>
              <w:tab/>
            </w:r>
            <w:r w:rsidR="00E65D6A">
              <w:rPr>
                <w:noProof/>
                <w:webHidden/>
              </w:rPr>
              <w:fldChar w:fldCharType="begin"/>
            </w:r>
            <w:r w:rsidR="00E65D6A">
              <w:rPr>
                <w:noProof/>
                <w:webHidden/>
              </w:rPr>
              <w:instrText xml:space="preserve"> PAGEREF _Toc209184460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1B38DCFF" w14:textId="5DABBA8F"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1" w:history="1">
            <w:r w:rsidR="00E65D6A" w:rsidRPr="0041764B">
              <w:rPr>
                <w:rStyle w:val="Hyperlink"/>
                <w:noProof/>
              </w:rPr>
              <w:t>3.</w:t>
            </w:r>
            <w:r w:rsidR="00E65D6A">
              <w:rPr>
                <w:rFonts w:asciiTheme="minorHAnsi" w:eastAsiaTheme="minorEastAsia" w:hAnsiTheme="minorHAnsi" w:cstheme="minorBidi"/>
                <w:noProof/>
                <w:lang w:val="en-IN" w:eastAsia="en-IN" w:bidi="ar-SA"/>
              </w:rPr>
              <w:tab/>
            </w:r>
            <w:r w:rsidR="00E65D6A" w:rsidRPr="0041764B">
              <w:rPr>
                <w:rStyle w:val="Hyperlink"/>
                <w:noProof/>
              </w:rPr>
              <w:t>Basis of Payment:</w:t>
            </w:r>
            <w:r w:rsidR="00E65D6A">
              <w:rPr>
                <w:noProof/>
                <w:webHidden/>
              </w:rPr>
              <w:tab/>
            </w:r>
            <w:r w:rsidR="00E65D6A">
              <w:rPr>
                <w:noProof/>
                <w:webHidden/>
              </w:rPr>
              <w:fldChar w:fldCharType="begin"/>
            </w:r>
            <w:r w:rsidR="00E65D6A">
              <w:rPr>
                <w:noProof/>
                <w:webHidden/>
              </w:rPr>
              <w:instrText xml:space="preserve"> PAGEREF _Toc209184461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6F82D3C9" w14:textId="28B45C05"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3" w:history="1">
            <w:r w:rsidR="00E65D6A" w:rsidRPr="0041764B">
              <w:rPr>
                <w:rStyle w:val="Hyperlink"/>
                <w:noProof/>
              </w:rPr>
              <w:t>4.</w:t>
            </w:r>
            <w:r w:rsidR="00E65D6A">
              <w:rPr>
                <w:rFonts w:asciiTheme="minorHAnsi" w:eastAsiaTheme="minorEastAsia" w:hAnsiTheme="minorHAnsi" w:cstheme="minorBidi"/>
                <w:noProof/>
                <w:lang w:val="en-IN" w:eastAsia="en-IN" w:bidi="ar-SA"/>
              </w:rPr>
              <w:tab/>
            </w:r>
            <w:r w:rsidR="00E65D6A" w:rsidRPr="0041764B">
              <w:rPr>
                <w:rStyle w:val="Hyperlink"/>
                <w:noProof/>
              </w:rPr>
              <w:t>Fixed Payments to Resources:</w:t>
            </w:r>
            <w:r w:rsidR="00E65D6A">
              <w:rPr>
                <w:noProof/>
                <w:webHidden/>
              </w:rPr>
              <w:tab/>
            </w:r>
            <w:r w:rsidR="00E65D6A">
              <w:rPr>
                <w:noProof/>
                <w:webHidden/>
              </w:rPr>
              <w:fldChar w:fldCharType="begin"/>
            </w:r>
            <w:r w:rsidR="00E65D6A">
              <w:rPr>
                <w:noProof/>
                <w:webHidden/>
              </w:rPr>
              <w:instrText xml:space="preserve"> PAGEREF _Toc209184463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0903CC38" w14:textId="336C25B1"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4" w:history="1">
            <w:r w:rsidR="00E65D6A" w:rsidRPr="0041764B">
              <w:rPr>
                <w:rStyle w:val="Hyperlink"/>
                <w:noProof/>
              </w:rPr>
              <w:t>5.</w:t>
            </w:r>
            <w:r w:rsidR="00E65D6A">
              <w:rPr>
                <w:rFonts w:asciiTheme="minorHAnsi" w:eastAsiaTheme="minorEastAsia" w:hAnsiTheme="minorHAnsi" w:cstheme="minorBidi"/>
                <w:noProof/>
                <w:lang w:val="en-IN" w:eastAsia="en-IN" w:bidi="ar-SA"/>
              </w:rPr>
              <w:tab/>
            </w:r>
            <w:r w:rsidR="00E65D6A" w:rsidRPr="0041764B">
              <w:rPr>
                <w:rStyle w:val="Hyperlink"/>
                <w:noProof/>
              </w:rPr>
              <w:t>Service Charges:</w:t>
            </w:r>
            <w:r w:rsidR="00E65D6A">
              <w:rPr>
                <w:noProof/>
                <w:webHidden/>
              </w:rPr>
              <w:tab/>
            </w:r>
            <w:r w:rsidR="00E65D6A">
              <w:rPr>
                <w:noProof/>
                <w:webHidden/>
              </w:rPr>
              <w:fldChar w:fldCharType="begin"/>
            </w:r>
            <w:r w:rsidR="00E65D6A">
              <w:rPr>
                <w:noProof/>
                <w:webHidden/>
              </w:rPr>
              <w:instrText xml:space="preserve"> PAGEREF _Toc209184464 \h </w:instrText>
            </w:r>
            <w:r w:rsidR="00E65D6A">
              <w:rPr>
                <w:noProof/>
                <w:webHidden/>
              </w:rPr>
            </w:r>
            <w:r w:rsidR="00E65D6A">
              <w:rPr>
                <w:noProof/>
                <w:webHidden/>
              </w:rPr>
              <w:fldChar w:fldCharType="separate"/>
            </w:r>
            <w:r w:rsidR="00381AFD">
              <w:rPr>
                <w:noProof/>
                <w:webHidden/>
              </w:rPr>
              <w:t>17</w:t>
            </w:r>
            <w:r w:rsidR="00E65D6A">
              <w:rPr>
                <w:noProof/>
                <w:webHidden/>
              </w:rPr>
              <w:fldChar w:fldCharType="end"/>
            </w:r>
          </w:hyperlink>
        </w:p>
        <w:p w14:paraId="71BE401B" w14:textId="1E8A556A"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5" w:history="1">
            <w:r w:rsidR="00E65D6A" w:rsidRPr="0041764B">
              <w:rPr>
                <w:rStyle w:val="Hyperlink"/>
                <w:noProof/>
              </w:rPr>
              <w:t>6.</w:t>
            </w:r>
            <w:r w:rsidR="00E65D6A">
              <w:rPr>
                <w:rFonts w:asciiTheme="minorHAnsi" w:eastAsiaTheme="minorEastAsia" w:hAnsiTheme="minorHAnsi" w:cstheme="minorBidi"/>
                <w:noProof/>
                <w:lang w:val="en-IN" w:eastAsia="en-IN" w:bidi="ar-SA"/>
              </w:rPr>
              <w:tab/>
            </w:r>
            <w:r w:rsidR="00E65D6A" w:rsidRPr="0041764B">
              <w:rPr>
                <w:rStyle w:val="Hyperlink"/>
                <w:noProof/>
              </w:rPr>
              <w:t>Timeline for Payment:</w:t>
            </w:r>
            <w:r w:rsidR="00E65D6A">
              <w:rPr>
                <w:noProof/>
                <w:webHidden/>
              </w:rPr>
              <w:tab/>
            </w:r>
            <w:r w:rsidR="00E65D6A">
              <w:rPr>
                <w:noProof/>
                <w:webHidden/>
              </w:rPr>
              <w:fldChar w:fldCharType="begin"/>
            </w:r>
            <w:r w:rsidR="00E65D6A">
              <w:rPr>
                <w:noProof/>
                <w:webHidden/>
              </w:rPr>
              <w:instrText xml:space="preserve"> PAGEREF _Toc209184465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2AAE3BC1" w14:textId="3A6F2371" w:rsidR="00E65D6A" w:rsidRDefault="00211155">
          <w:pPr>
            <w:pStyle w:val="TOC3"/>
            <w:tabs>
              <w:tab w:val="left" w:pos="880"/>
              <w:tab w:val="right" w:leader="dot" w:pos="9016"/>
            </w:tabs>
            <w:rPr>
              <w:rFonts w:asciiTheme="minorHAnsi" w:eastAsiaTheme="minorEastAsia" w:hAnsiTheme="minorHAnsi" w:cstheme="minorBidi"/>
              <w:noProof/>
              <w:lang w:val="en-IN" w:eastAsia="en-IN" w:bidi="ar-SA"/>
            </w:rPr>
          </w:pPr>
          <w:hyperlink w:anchor="_Toc209184466" w:history="1">
            <w:r w:rsidR="00E65D6A" w:rsidRPr="0041764B">
              <w:rPr>
                <w:rStyle w:val="Hyperlink"/>
                <w:noProof/>
              </w:rPr>
              <w:t>7.</w:t>
            </w:r>
            <w:r w:rsidR="00E65D6A">
              <w:rPr>
                <w:rFonts w:asciiTheme="minorHAnsi" w:eastAsiaTheme="minorEastAsia" w:hAnsiTheme="minorHAnsi" w:cstheme="minorBidi"/>
                <w:noProof/>
                <w:lang w:val="en-IN" w:eastAsia="en-IN" w:bidi="ar-SA"/>
              </w:rPr>
              <w:tab/>
            </w:r>
            <w:r w:rsidR="00E65D6A" w:rsidRPr="0041764B">
              <w:rPr>
                <w:rStyle w:val="Hyperlink"/>
                <w:noProof/>
              </w:rPr>
              <w:t>Service Tax Payments or Payments to any Statutory Bodies</w:t>
            </w:r>
            <w:r w:rsidR="00E65D6A">
              <w:rPr>
                <w:noProof/>
                <w:webHidden/>
              </w:rPr>
              <w:tab/>
            </w:r>
            <w:r w:rsidR="00E65D6A">
              <w:rPr>
                <w:noProof/>
                <w:webHidden/>
              </w:rPr>
              <w:fldChar w:fldCharType="begin"/>
            </w:r>
            <w:r w:rsidR="00E65D6A">
              <w:rPr>
                <w:noProof/>
                <w:webHidden/>
              </w:rPr>
              <w:instrText xml:space="preserve"> PAGEREF _Toc209184466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79371CF9" w14:textId="6B1DA742"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1" w:history="1">
            <w:r w:rsidR="00E65D6A" w:rsidRPr="0041764B">
              <w:rPr>
                <w:rStyle w:val="Hyperlink"/>
                <w:noProof/>
              </w:rPr>
              <w:t>9.2.</w:t>
            </w:r>
            <w:r w:rsidR="00E65D6A">
              <w:rPr>
                <w:rFonts w:asciiTheme="minorHAnsi" w:eastAsiaTheme="minorEastAsia" w:hAnsiTheme="minorHAnsi" w:cstheme="minorBidi"/>
                <w:noProof/>
                <w:lang w:val="en-IN" w:eastAsia="en-IN" w:bidi="ar-SA"/>
              </w:rPr>
              <w:tab/>
            </w:r>
            <w:r w:rsidR="00E65D6A" w:rsidRPr="0041764B">
              <w:rPr>
                <w:rStyle w:val="Hyperlink"/>
                <w:noProof/>
              </w:rPr>
              <w:t>Service Level agreement</w:t>
            </w:r>
            <w:r w:rsidR="00E65D6A">
              <w:rPr>
                <w:noProof/>
                <w:webHidden/>
              </w:rPr>
              <w:tab/>
            </w:r>
            <w:r w:rsidR="00E65D6A">
              <w:rPr>
                <w:noProof/>
                <w:webHidden/>
              </w:rPr>
              <w:fldChar w:fldCharType="begin"/>
            </w:r>
            <w:r w:rsidR="00E65D6A">
              <w:rPr>
                <w:noProof/>
                <w:webHidden/>
              </w:rPr>
              <w:instrText xml:space="preserve"> PAGEREF _Toc209184511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525F6FB2" w14:textId="6C8E0EF6"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3" w:history="1">
            <w:r w:rsidR="00E65D6A" w:rsidRPr="0041764B">
              <w:rPr>
                <w:rStyle w:val="Hyperlink"/>
                <w:noProof/>
                <w:lang w:val="en-IN" w:eastAsia="en-IN"/>
              </w:rPr>
              <w:t>9.3.</w:t>
            </w:r>
            <w:r w:rsidR="00E65D6A">
              <w:rPr>
                <w:rFonts w:asciiTheme="minorHAnsi" w:eastAsiaTheme="minorEastAsia" w:hAnsiTheme="minorHAnsi" w:cstheme="minorBidi"/>
                <w:noProof/>
                <w:lang w:val="en-IN" w:eastAsia="en-IN" w:bidi="ar-SA"/>
              </w:rPr>
              <w:tab/>
            </w:r>
            <w:r w:rsidR="00E65D6A" w:rsidRPr="0041764B">
              <w:rPr>
                <w:rStyle w:val="Hyperlink"/>
                <w:noProof/>
              </w:rPr>
              <w:t>Penalty for Absence:</w:t>
            </w:r>
            <w:r w:rsidR="00E65D6A">
              <w:rPr>
                <w:noProof/>
                <w:webHidden/>
              </w:rPr>
              <w:tab/>
            </w:r>
            <w:r w:rsidR="00E65D6A">
              <w:rPr>
                <w:noProof/>
                <w:webHidden/>
              </w:rPr>
              <w:fldChar w:fldCharType="begin"/>
            </w:r>
            <w:r w:rsidR="00E65D6A">
              <w:rPr>
                <w:noProof/>
                <w:webHidden/>
              </w:rPr>
              <w:instrText xml:space="preserve"> PAGEREF _Toc209184513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324CE797" w14:textId="6D0A6688"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4" w:history="1">
            <w:r w:rsidR="00E65D6A" w:rsidRPr="0041764B">
              <w:rPr>
                <w:rStyle w:val="Hyperlink"/>
                <w:noProof/>
                <w:lang w:val="en-IN" w:eastAsia="en-IN"/>
              </w:rPr>
              <w:t>9.4.</w:t>
            </w:r>
            <w:r w:rsidR="00E65D6A">
              <w:rPr>
                <w:rFonts w:asciiTheme="minorHAnsi" w:eastAsiaTheme="minorEastAsia" w:hAnsiTheme="minorHAnsi" w:cstheme="minorBidi"/>
                <w:noProof/>
                <w:lang w:val="en-IN" w:eastAsia="en-IN" w:bidi="ar-SA"/>
              </w:rPr>
              <w:tab/>
            </w:r>
            <w:r w:rsidR="00E65D6A" w:rsidRPr="0041764B">
              <w:rPr>
                <w:rStyle w:val="Hyperlink"/>
                <w:noProof/>
              </w:rPr>
              <w:t>Remuneration Penalty:</w:t>
            </w:r>
            <w:r w:rsidR="00E65D6A">
              <w:rPr>
                <w:noProof/>
                <w:webHidden/>
              </w:rPr>
              <w:tab/>
            </w:r>
            <w:r w:rsidR="00E65D6A">
              <w:rPr>
                <w:noProof/>
                <w:webHidden/>
              </w:rPr>
              <w:fldChar w:fldCharType="begin"/>
            </w:r>
            <w:r w:rsidR="00E65D6A">
              <w:rPr>
                <w:noProof/>
                <w:webHidden/>
              </w:rPr>
              <w:instrText xml:space="preserve"> PAGEREF _Toc209184514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4B5D6339" w14:textId="4B54112F"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5" w:history="1">
            <w:r w:rsidR="00E65D6A" w:rsidRPr="0041764B">
              <w:rPr>
                <w:rStyle w:val="Hyperlink"/>
                <w:noProof/>
                <w:lang w:val="en-IN" w:eastAsia="en-IN"/>
              </w:rPr>
              <w:t>9.5.</w:t>
            </w:r>
            <w:r w:rsidR="00E65D6A">
              <w:rPr>
                <w:rFonts w:asciiTheme="minorHAnsi" w:eastAsiaTheme="minorEastAsia" w:hAnsiTheme="minorHAnsi" w:cstheme="minorBidi"/>
                <w:noProof/>
                <w:lang w:val="en-IN" w:eastAsia="en-IN" w:bidi="ar-SA"/>
              </w:rPr>
              <w:tab/>
            </w:r>
            <w:r w:rsidR="00E65D6A" w:rsidRPr="0041764B">
              <w:rPr>
                <w:rStyle w:val="Hyperlink"/>
                <w:noProof/>
                <w:lang w:val="en-IN" w:eastAsia="en-IN"/>
              </w:rPr>
              <w:t>General Penalty:</w:t>
            </w:r>
            <w:r w:rsidR="00E65D6A">
              <w:rPr>
                <w:noProof/>
                <w:webHidden/>
              </w:rPr>
              <w:tab/>
            </w:r>
            <w:r w:rsidR="00E65D6A">
              <w:rPr>
                <w:noProof/>
                <w:webHidden/>
              </w:rPr>
              <w:fldChar w:fldCharType="begin"/>
            </w:r>
            <w:r w:rsidR="00E65D6A">
              <w:rPr>
                <w:noProof/>
                <w:webHidden/>
              </w:rPr>
              <w:instrText xml:space="preserve"> PAGEREF _Toc209184515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58B4539A" w14:textId="4C2314E9"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6" w:history="1">
            <w:r w:rsidR="00E65D6A" w:rsidRPr="0041764B">
              <w:rPr>
                <w:rStyle w:val="Hyperlink"/>
                <w:noProof/>
                <w:lang w:val="en-IN" w:eastAsia="en-IN"/>
              </w:rPr>
              <w:t>9.6.</w:t>
            </w:r>
            <w:r w:rsidR="00E65D6A">
              <w:rPr>
                <w:rFonts w:asciiTheme="minorHAnsi" w:eastAsiaTheme="minorEastAsia" w:hAnsiTheme="minorHAnsi" w:cstheme="minorBidi"/>
                <w:noProof/>
                <w:lang w:val="en-IN" w:eastAsia="en-IN" w:bidi="ar-SA"/>
              </w:rPr>
              <w:tab/>
            </w:r>
            <w:r w:rsidR="00E65D6A" w:rsidRPr="0041764B">
              <w:rPr>
                <w:rStyle w:val="Hyperlink"/>
                <w:noProof/>
                <w:lang w:val="en-IN" w:eastAsia="en-IN"/>
              </w:rPr>
              <w:t>Capping:</w:t>
            </w:r>
            <w:r w:rsidR="00E65D6A">
              <w:rPr>
                <w:noProof/>
                <w:webHidden/>
              </w:rPr>
              <w:tab/>
            </w:r>
            <w:r w:rsidR="00E65D6A">
              <w:rPr>
                <w:noProof/>
                <w:webHidden/>
              </w:rPr>
              <w:fldChar w:fldCharType="begin"/>
            </w:r>
            <w:r w:rsidR="00E65D6A">
              <w:rPr>
                <w:noProof/>
                <w:webHidden/>
              </w:rPr>
              <w:instrText xml:space="preserve"> PAGEREF _Toc209184516 \h </w:instrText>
            </w:r>
            <w:r w:rsidR="00E65D6A">
              <w:rPr>
                <w:noProof/>
                <w:webHidden/>
              </w:rPr>
            </w:r>
            <w:r w:rsidR="00E65D6A">
              <w:rPr>
                <w:noProof/>
                <w:webHidden/>
              </w:rPr>
              <w:fldChar w:fldCharType="separate"/>
            </w:r>
            <w:r w:rsidR="00381AFD">
              <w:rPr>
                <w:noProof/>
                <w:webHidden/>
              </w:rPr>
              <w:t>18</w:t>
            </w:r>
            <w:r w:rsidR="00E65D6A">
              <w:rPr>
                <w:noProof/>
                <w:webHidden/>
              </w:rPr>
              <w:fldChar w:fldCharType="end"/>
            </w:r>
          </w:hyperlink>
        </w:p>
        <w:p w14:paraId="18F8293E" w14:textId="2A761F04"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7" w:history="1">
            <w:r w:rsidR="00E65D6A" w:rsidRPr="0041764B">
              <w:rPr>
                <w:rStyle w:val="Hyperlink"/>
                <w:noProof/>
                <w:lang w:val="en-IN" w:eastAsia="en-IN"/>
              </w:rPr>
              <w:t>9.7.</w:t>
            </w:r>
            <w:r w:rsidR="00E65D6A">
              <w:rPr>
                <w:rFonts w:asciiTheme="minorHAnsi" w:eastAsiaTheme="minorEastAsia" w:hAnsiTheme="minorHAnsi" w:cstheme="minorBidi"/>
                <w:noProof/>
                <w:lang w:val="en-IN" w:eastAsia="en-IN" w:bidi="ar-SA"/>
              </w:rPr>
              <w:tab/>
            </w:r>
            <w:r w:rsidR="00E65D6A" w:rsidRPr="0041764B">
              <w:rPr>
                <w:rStyle w:val="Hyperlink"/>
                <w:noProof/>
                <w:lang w:val="en-IN" w:eastAsia="en-IN"/>
              </w:rPr>
              <w:t>HRMS:</w:t>
            </w:r>
            <w:r w:rsidR="00E65D6A">
              <w:rPr>
                <w:noProof/>
                <w:webHidden/>
              </w:rPr>
              <w:tab/>
            </w:r>
            <w:r w:rsidR="00E65D6A">
              <w:rPr>
                <w:noProof/>
                <w:webHidden/>
              </w:rPr>
              <w:fldChar w:fldCharType="begin"/>
            </w:r>
            <w:r w:rsidR="00E65D6A">
              <w:rPr>
                <w:noProof/>
                <w:webHidden/>
              </w:rPr>
              <w:instrText xml:space="preserve"> PAGEREF _Toc209184517 \h </w:instrText>
            </w:r>
            <w:r w:rsidR="00E65D6A">
              <w:rPr>
                <w:noProof/>
                <w:webHidden/>
              </w:rPr>
            </w:r>
            <w:r w:rsidR="00E65D6A">
              <w:rPr>
                <w:noProof/>
                <w:webHidden/>
              </w:rPr>
              <w:fldChar w:fldCharType="separate"/>
            </w:r>
            <w:r w:rsidR="00381AFD">
              <w:rPr>
                <w:noProof/>
                <w:webHidden/>
              </w:rPr>
              <w:t>19</w:t>
            </w:r>
            <w:r w:rsidR="00E65D6A">
              <w:rPr>
                <w:noProof/>
                <w:webHidden/>
              </w:rPr>
              <w:fldChar w:fldCharType="end"/>
            </w:r>
          </w:hyperlink>
        </w:p>
        <w:p w14:paraId="0352F164" w14:textId="17F0CC7A" w:rsidR="00E65D6A" w:rsidRDefault="00211155">
          <w:pPr>
            <w:pStyle w:val="TOC2"/>
            <w:tabs>
              <w:tab w:val="left" w:pos="880"/>
              <w:tab w:val="right" w:leader="dot" w:pos="9016"/>
            </w:tabs>
            <w:rPr>
              <w:rFonts w:asciiTheme="minorHAnsi" w:eastAsiaTheme="minorEastAsia" w:hAnsiTheme="minorHAnsi" w:cstheme="minorBidi"/>
              <w:noProof/>
              <w:lang w:val="en-IN" w:eastAsia="en-IN" w:bidi="ar-SA"/>
            </w:rPr>
          </w:pPr>
          <w:hyperlink w:anchor="_Toc209184518" w:history="1">
            <w:r w:rsidR="00E65D6A" w:rsidRPr="0041764B">
              <w:rPr>
                <w:rStyle w:val="Hyperlink"/>
                <w:noProof/>
                <w:lang w:val="en-IN" w:eastAsia="en-IN"/>
              </w:rPr>
              <w:t>9.8.</w:t>
            </w:r>
            <w:r w:rsidR="00E65D6A">
              <w:rPr>
                <w:rFonts w:asciiTheme="minorHAnsi" w:eastAsiaTheme="minorEastAsia" w:hAnsiTheme="minorHAnsi" w:cstheme="minorBidi"/>
                <w:noProof/>
                <w:lang w:val="en-IN" w:eastAsia="en-IN" w:bidi="ar-SA"/>
              </w:rPr>
              <w:tab/>
            </w:r>
            <w:r w:rsidR="00E65D6A" w:rsidRPr="0041764B">
              <w:rPr>
                <w:rStyle w:val="Hyperlink"/>
                <w:noProof/>
                <w:lang w:val="en-IN" w:eastAsia="en-IN"/>
              </w:rPr>
              <w:t>General Service Level Agreement</w:t>
            </w:r>
            <w:r w:rsidR="00E65D6A">
              <w:rPr>
                <w:noProof/>
                <w:webHidden/>
              </w:rPr>
              <w:tab/>
            </w:r>
            <w:r w:rsidR="00E65D6A">
              <w:rPr>
                <w:noProof/>
                <w:webHidden/>
              </w:rPr>
              <w:fldChar w:fldCharType="begin"/>
            </w:r>
            <w:r w:rsidR="00E65D6A">
              <w:rPr>
                <w:noProof/>
                <w:webHidden/>
              </w:rPr>
              <w:instrText xml:space="preserve"> PAGEREF _Toc209184518 \h </w:instrText>
            </w:r>
            <w:r w:rsidR="00E65D6A">
              <w:rPr>
                <w:noProof/>
                <w:webHidden/>
              </w:rPr>
            </w:r>
            <w:r w:rsidR="00E65D6A">
              <w:rPr>
                <w:noProof/>
                <w:webHidden/>
              </w:rPr>
              <w:fldChar w:fldCharType="separate"/>
            </w:r>
            <w:r w:rsidR="00381AFD">
              <w:rPr>
                <w:noProof/>
                <w:webHidden/>
              </w:rPr>
              <w:t>19</w:t>
            </w:r>
            <w:r w:rsidR="00E65D6A">
              <w:rPr>
                <w:noProof/>
                <w:webHidden/>
              </w:rPr>
              <w:fldChar w:fldCharType="end"/>
            </w:r>
          </w:hyperlink>
        </w:p>
        <w:p w14:paraId="20032FD8" w14:textId="567FF197" w:rsidR="00E65D6A" w:rsidRDefault="00211155">
          <w:pPr>
            <w:pStyle w:val="TOC1"/>
            <w:rPr>
              <w:rFonts w:asciiTheme="minorHAnsi" w:eastAsiaTheme="minorEastAsia" w:hAnsiTheme="minorHAnsi" w:cstheme="minorBidi"/>
              <w:noProof/>
              <w:lang w:val="en-IN" w:eastAsia="en-IN" w:bidi="ar-SA"/>
            </w:rPr>
          </w:pPr>
          <w:hyperlink w:anchor="_Toc209184519" w:history="1">
            <w:r w:rsidR="00E65D6A" w:rsidRPr="0041764B">
              <w:rPr>
                <w:rStyle w:val="Hyperlink"/>
                <w:rFonts w:cs="Arial"/>
                <w:noProof/>
              </w:rPr>
              <w:t>10.</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PERIOD OF CONTRACT / TERMINATION RULE AND RESOLUTION OF DISPUTES</w:t>
            </w:r>
            <w:r w:rsidR="00E65D6A">
              <w:rPr>
                <w:noProof/>
                <w:webHidden/>
              </w:rPr>
              <w:tab/>
            </w:r>
            <w:r w:rsidR="00E65D6A">
              <w:rPr>
                <w:noProof/>
                <w:webHidden/>
              </w:rPr>
              <w:fldChar w:fldCharType="begin"/>
            </w:r>
            <w:r w:rsidR="00E65D6A">
              <w:rPr>
                <w:noProof/>
                <w:webHidden/>
              </w:rPr>
              <w:instrText xml:space="preserve"> PAGEREF _Toc209184519 \h </w:instrText>
            </w:r>
            <w:r w:rsidR="00E65D6A">
              <w:rPr>
                <w:noProof/>
                <w:webHidden/>
              </w:rPr>
            </w:r>
            <w:r w:rsidR="00E65D6A">
              <w:rPr>
                <w:noProof/>
                <w:webHidden/>
              </w:rPr>
              <w:fldChar w:fldCharType="separate"/>
            </w:r>
            <w:r w:rsidR="00381AFD">
              <w:rPr>
                <w:noProof/>
                <w:webHidden/>
              </w:rPr>
              <w:t>20</w:t>
            </w:r>
            <w:r w:rsidR="00E65D6A">
              <w:rPr>
                <w:noProof/>
                <w:webHidden/>
              </w:rPr>
              <w:fldChar w:fldCharType="end"/>
            </w:r>
          </w:hyperlink>
        </w:p>
        <w:p w14:paraId="354F32E2" w14:textId="69B60744"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20" w:history="1">
            <w:r w:rsidR="00E65D6A" w:rsidRPr="0041764B">
              <w:rPr>
                <w:rStyle w:val="Hyperlink"/>
                <w:noProof/>
              </w:rPr>
              <w:t>10.1.</w:t>
            </w:r>
            <w:r w:rsidR="00E65D6A">
              <w:rPr>
                <w:rFonts w:asciiTheme="minorHAnsi" w:eastAsiaTheme="minorEastAsia" w:hAnsiTheme="minorHAnsi" w:cstheme="minorBidi"/>
                <w:noProof/>
                <w:lang w:val="en-IN" w:eastAsia="en-IN" w:bidi="ar-SA"/>
              </w:rPr>
              <w:tab/>
            </w:r>
            <w:r w:rsidR="00E65D6A" w:rsidRPr="0041764B">
              <w:rPr>
                <w:rStyle w:val="Hyperlink"/>
                <w:noProof/>
              </w:rPr>
              <w:t>Period of the Contract</w:t>
            </w:r>
            <w:r w:rsidR="00E65D6A">
              <w:rPr>
                <w:noProof/>
                <w:webHidden/>
              </w:rPr>
              <w:tab/>
            </w:r>
            <w:r w:rsidR="00E65D6A">
              <w:rPr>
                <w:noProof/>
                <w:webHidden/>
              </w:rPr>
              <w:fldChar w:fldCharType="begin"/>
            </w:r>
            <w:r w:rsidR="00E65D6A">
              <w:rPr>
                <w:noProof/>
                <w:webHidden/>
              </w:rPr>
              <w:instrText xml:space="preserve"> PAGEREF _Toc209184520 \h </w:instrText>
            </w:r>
            <w:r w:rsidR="00E65D6A">
              <w:rPr>
                <w:noProof/>
                <w:webHidden/>
              </w:rPr>
            </w:r>
            <w:r w:rsidR="00E65D6A">
              <w:rPr>
                <w:noProof/>
                <w:webHidden/>
              </w:rPr>
              <w:fldChar w:fldCharType="separate"/>
            </w:r>
            <w:r w:rsidR="00381AFD">
              <w:rPr>
                <w:noProof/>
                <w:webHidden/>
              </w:rPr>
              <w:t>20</w:t>
            </w:r>
            <w:r w:rsidR="00E65D6A">
              <w:rPr>
                <w:noProof/>
                <w:webHidden/>
              </w:rPr>
              <w:fldChar w:fldCharType="end"/>
            </w:r>
          </w:hyperlink>
        </w:p>
        <w:p w14:paraId="3A5FE889" w14:textId="7B9F7551"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21" w:history="1">
            <w:r w:rsidR="00E65D6A" w:rsidRPr="0041764B">
              <w:rPr>
                <w:rStyle w:val="Hyperlink"/>
                <w:noProof/>
              </w:rPr>
              <w:t>10.2.</w:t>
            </w:r>
            <w:r w:rsidR="00E65D6A">
              <w:rPr>
                <w:rFonts w:asciiTheme="minorHAnsi" w:eastAsiaTheme="minorEastAsia" w:hAnsiTheme="minorHAnsi" w:cstheme="minorBidi"/>
                <w:noProof/>
                <w:lang w:val="en-IN" w:eastAsia="en-IN" w:bidi="ar-SA"/>
              </w:rPr>
              <w:tab/>
            </w:r>
            <w:r w:rsidR="00E65D6A" w:rsidRPr="0041764B">
              <w:rPr>
                <w:rStyle w:val="Hyperlink"/>
                <w:noProof/>
              </w:rPr>
              <w:t>Termination Rule:</w:t>
            </w:r>
            <w:r w:rsidR="00E65D6A">
              <w:rPr>
                <w:noProof/>
                <w:webHidden/>
              </w:rPr>
              <w:tab/>
            </w:r>
            <w:r w:rsidR="00E65D6A">
              <w:rPr>
                <w:noProof/>
                <w:webHidden/>
              </w:rPr>
              <w:fldChar w:fldCharType="begin"/>
            </w:r>
            <w:r w:rsidR="00E65D6A">
              <w:rPr>
                <w:noProof/>
                <w:webHidden/>
              </w:rPr>
              <w:instrText xml:space="preserve"> PAGEREF _Toc209184521 \h </w:instrText>
            </w:r>
            <w:r w:rsidR="00E65D6A">
              <w:rPr>
                <w:noProof/>
                <w:webHidden/>
              </w:rPr>
            </w:r>
            <w:r w:rsidR="00E65D6A">
              <w:rPr>
                <w:noProof/>
                <w:webHidden/>
              </w:rPr>
              <w:fldChar w:fldCharType="separate"/>
            </w:r>
            <w:r w:rsidR="00381AFD">
              <w:rPr>
                <w:noProof/>
                <w:webHidden/>
              </w:rPr>
              <w:t>20</w:t>
            </w:r>
            <w:r w:rsidR="00E65D6A">
              <w:rPr>
                <w:noProof/>
                <w:webHidden/>
              </w:rPr>
              <w:fldChar w:fldCharType="end"/>
            </w:r>
          </w:hyperlink>
        </w:p>
        <w:p w14:paraId="0C68A0D8" w14:textId="43FDFB5F"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26" w:history="1">
            <w:r w:rsidR="00E65D6A" w:rsidRPr="0041764B">
              <w:rPr>
                <w:rStyle w:val="Hyperlink"/>
                <w:noProof/>
              </w:rPr>
              <w:t>10.3.</w:t>
            </w:r>
            <w:r w:rsidR="00E65D6A">
              <w:rPr>
                <w:rFonts w:asciiTheme="minorHAnsi" w:eastAsiaTheme="minorEastAsia" w:hAnsiTheme="minorHAnsi" w:cstheme="minorBidi"/>
                <w:noProof/>
                <w:lang w:val="en-IN" w:eastAsia="en-IN" w:bidi="ar-SA"/>
              </w:rPr>
              <w:tab/>
            </w:r>
            <w:r w:rsidR="00E65D6A" w:rsidRPr="0041764B">
              <w:rPr>
                <w:rStyle w:val="Hyperlink"/>
                <w:noProof/>
              </w:rPr>
              <w:t>Settlement Of Disputes:</w:t>
            </w:r>
            <w:r w:rsidR="00E65D6A">
              <w:rPr>
                <w:noProof/>
                <w:webHidden/>
              </w:rPr>
              <w:tab/>
            </w:r>
            <w:r w:rsidR="00E65D6A">
              <w:rPr>
                <w:noProof/>
                <w:webHidden/>
              </w:rPr>
              <w:fldChar w:fldCharType="begin"/>
            </w:r>
            <w:r w:rsidR="00E65D6A">
              <w:rPr>
                <w:noProof/>
                <w:webHidden/>
              </w:rPr>
              <w:instrText xml:space="preserve"> PAGEREF _Toc209184526 \h </w:instrText>
            </w:r>
            <w:r w:rsidR="00E65D6A">
              <w:rPr>
                <w:noProof/>
                <w:webHidden/>
              </w:rPr>
            </w:r>
            <w:r w:rsidR="00E65D6A">
              <w:rPr>
                <w:noProof/>
                <w:webHidden/>
              </w:rPr>
              <w:fldChar w:fldCharType="separate"/>
            </w:r>
            <w:r w:rsidR="00381AFD">
              <w:rPr>
                <w:noProof/>
                <w:webHidden/>
              </w:rPr>
              <w:t>20</w:t>
            </w:r>
            <w:r w:rsidR="00E65D6A">
              <w:rPr>
                <w:noProof/>
                <w:webHidden/>
              </w:rPr>
              <w:fldChar w:fldCharType="end"/>
            </w:r>
          </w:hyperlink>
        </w:p>
        <w:p w14:paraId="24EF467A" w14:textId="23C5F5AB" w:rsidR="00E65D6A" w:rsidRDefault="00211155">
          <w:pPr>
            <w:pStyle w:val="TOC1"/>
            <w:rPr>
              <w:rFonts w:asciiTheme="minorHAnsi" w:eastAsiaTheme="minorEastAsia" w:hAnsiTheme="minorHAnsi" w:cstheme="minorBidi"/>
              <w:noProof/>
              <w:lang w:val="en-IN" w:eastAsia="en-IN" w:bidi="ar-SA"/>
            </w:rPr>
          </w:pPr>
          <w:hyperlink w:anchor="_Toc209184527" w:history="1">
            <w:r w:rsidR="00E65D6A" w:rsidRPr="0041764B">
              <w:rPr>
                <w:rStyle w:val="Hyperlink"/>
                <w:rFonts w:cs="Arial"/>
                <w:noProof/>
              </w:rPr>
              <w:t>11.</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GENERAL TENDER CONDITIONS:</w:t>
            </w:r>
            <w:r w:rsidR="00E65D6A">
              <w:rPr>
                <w:noProof/>
                <w:webHidden/>
              </w:rPr>
              <w:tab/>
            </w:r>
            <w:r w:rsidR="00E65D6A">
              <w:rPr>
                <w:noProof/>
                <w:webHidden/>
              </w:rPr>
              <w:fldChar w:fldCharType="begin"/>
            </w:r>
            <w:r w:rsidR="00E65D6A">
              <w:rPr>
                <w:noProof/>
                <w:webHidden/>
              </w:rPr>
              <w:instrText xml:space="preserve"> PAGEREF _Toc209184527 \h </w:instrText>
            </w:r>
            <w:r w:rsidR="00E65D6A">
              <w:rPr>
                <w:noProof/>
                <w:webHidden/>
              </w:rPr>
            </w:r>
            <w:r w:rsidR="00E65D6A">
              <w:rPr>
                <w:noProof/>
                <w:webHidden/>
              </w:rPr>
              <w:fldChar w:fldCharType="separate"/>
            </w:r>
            <w:r w:rsidR="00381AFD">
              <w:rPr>
                <w:noProof/>
                <w:webHidden/>
              </w:rPr>
              <w:t>22</w:t>
            </w:r>
            <w:r w:rsidR="00E65D6A">
              <w:rPr>
                <w:noProof/>
                <w:webHidden/>
              </w:rPr>
              <w:fldChar w:fldCharType="end"/>
            </w:r>
          </w:hyperlink>
        </w:p>
        <w:p w14:paraId="0A6F7F27" w14:textId="350B7111"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28" w:history="1">
            <w:r w:rsidR="00E65D6A" w:rsidRPr="0041764B">
              <w:rPr>
                <w:rStyle w:val="Hyperlink"/>
                <w:noProof/>
              </w:rPr>
              <w:t>11.1.</w:t>
            </w:r>
            <w:r w:rsidR="00E65D6A">
              <w:rPr>
                <w:rFonts w:asciiTheme="minorHAnsi" w:eastAsiaTheme="minorEastAsia" w:hAnsiTheme="minorHAnsi" w:cstheme="minorBidi"/>
                <w:noProof/>
                <w:lang w:val="en-IN" w:eastAsia="en-IN" w:bidi="ar-SA"/>
              </w:rPr>
              <w:tab/>
            </w:r>
            <w:r w:rsidR="00E65D6A" w:rsidRPr="0041764B">
              <w:rPr>
                <w:rStyle w:val="Hyperlink"/>
                <w:noProof/>
              </w:rPr>
              <w:t>Information to Bidders</w:t>
            </w:r>
            <w:r w:rsidR="00E65D6A">
              <w:rPr>
                <w:noProof/>
                <w:webHidden/>
              </w:rPr>
              <w:tab/>
            </w:r>
            <w:r w:rsidR="00E65D6A">
              <w:rPr>
                <w:noProof/>
                <w:webHidden/>
              </w:rPr>
              <w:fldChar w:fldCharType="begin"/>
            </w:r>
            <w:r w:rsidR="00E65D6A">
              <w:rPr>
                <w:noProof/>
                <w:webHidden/>
              </w:rPr>
              <w:instrText xml:space="preserve"> PAGEREF _Toc209184528 \h </w:instrText>
            </w:r>
            <w:r w:rsidR="00E65D6A">
              <w:rPr>
                <w:noProof/>
                <w:webHidden/>
              </w:rPr>
            </w:r>
            <w:r w:rsidR="00E65D6A">
              <w:rPr>
                <w:noProof/>
                <w:webHidden/>
              </w:rPr>
              <w:fldChar w:fldCharType="separate"/>
            </w:r>
            <w:r w:rsidR="00381AFD">
              <w:rPr>
                <w:noProof/>
                <w:webHidden/>
              </w:rPr>
              <w:t>22</w:t>
            </w:r>
            <w:r w:rsidR="00E65D6A">
              <w:rPr>
                <w:noProof/>
                <w:webHidden/>
              </w:rPr>
              <w:fldChar w:fldCharType="end"/>
            </w:r>
          </w:hyperlink>
        </w:p>
        <w:p w14:paraId="726DC3EC" w14:textId="20F5A955"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33" w:history="1">
            <w:r w:rsidR="00E65D6A" w:rsidRPr="0041764B">
              <w:rPr>
                <w:rStyle w:val="Hyperlink"/>
                <w:noProof/>
              </w:rPr>
              <w:t>11.2.</w:t>
            </w:r>
            <w:r w:rsidR="00E65D6A">
              <w:rPr>
                <w:rFonts w:asciiTheme="minorHAnsi" w:eastAsiaTheme="minorEastAsia" w:hAnsiTheme="minorHAnsi" w:cstheme="minorBidi"/>
                <w:noProof/>
                <w:lang w:val="en-IN" w:eastAsia="en-IN" w:bidi="ar-SA"/>
              </w:rPr>
              <w:tab/>
            </w:r>
            <w:r w:rsidR="00E65D6A" w:rsidRPr="0041764B">
              <w:rPr>
                <w:rStyle w:val="Hyperlink"/>
                <w:noProof/>
              </w:rPr>
              <w:t>Clarifications on RFP</w:t>
            </w:r>
            <w:r w:rsidR="00E65D6A">
              <w:rPr>
                <w:noProof/>
                <w:webHidden/>
              </w:rPr>
              <w:tab/>
            </w:r>
            <w:r w:rsidR="00E65D6A">
              <w:rPr>
                <w:noProof/>
                <w:webHidden/>
              </w:rPr>
              <w:fldChar w:fldCharType="begin"/>
            </w:r>
            <w:r w:rsidR="00E65D6A">
              <w:rPr>
                <w:noProof/>
                <w:webHidden/>
              </w:rPr>
              <w:instrText xml:space="preserve"> PAGEREF _Toc209184533 \h </w:instrText>
            </w:r>
            <w:r w:rsidR="00E65D6A">
              <w:rPr>
                <w:noProof/>
                <w:webHidden/>
              </w:rPr>
            </w:r>
            <w:r w:rsidR="00E65D6A">
              <w:rPr>
                <w:noProof/>
                <w:webHidden/>
              </w:rPr>
              <w:fldChar w:fldCharType="separate"/>
            </w:r>
            <w:r w:rsidR="00381AFD">
              <w:rPr>
                <w:noProof/>
                <w:webHidden/>
              </w:rPr>
              <w:t>22</w:t>
            </w:r>
            <w:r w:rsidR="00E65D6A">
              <w:rPr>
                <w:noProof/>
                <w:webHidden/>
              </w:rPr>
              <w:fldChar w:fldCharType="end"/>
            </w:r>
          </w:hyperlink>
        </w:p>
        <w:p w14:paraId="78021CE2" w14:textId="138CE878"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35" w:history="1">
            <w:r w:rsidR="00E65D6A" w:rsidRPr="0041764B">
              <w:rPr>
                <w:rStyle w:val="Hyperlink"/>
                <w:noProof/>
              </w:rPr>
              <w:t>11.3.</w:t>
            </w:r>
            <w:r w:rsidR="00E65D6A">
              <w:rPr>
                <w:rFonts w:asciiTheme="minorHAnsi" w:eastAsiaTheme="minorEastAsia" w:hAnsiTheme="minorHAnsi" w:cstheme="minorBidi"/>
                <w:noProof/>
                <w:lang w:val="en-IN" w:eastAsia="en-IN" w:bidi="ar-SA"/>
              </w:rPr>
              <w:tab/>
            </w:r>
            <w:r w:rsidR="00E65D6A" w:rsidRPr="0041764B">
              <w:rPr>
                <w:rStyle w:val="Hyperlink"/>
                <w:noProof/>
              </w:rPr>
              <w:t>Pre-Bid Meeting</w:t>
            </w:r>
            <w:r w:rsidR="00E65D6A">
              <w:rPr>
                <w:noProof/>
                <w:webHidden/>
              </w:rPr>
              <w:tab/>
            </w:r>
            <w:r w:rsidR="00E65D6A">
              <w:rPr>
                <w:noProof/>
                <w:webHidden/>
              </w:rPr>
              <w:fldChar w:fldCharType="begin"/>
            </w:r>
            <w:r w:rsidR="00E65D6A">
              <w:rPr>
                <w:noProof/>
                <w:webHidden/>
              </w:rPr>
              <w:instrText xml:space="preserve"> PAGEREF _Toc209184535 \h </w:instrText>
            </w:r>
            <w:r w:rsidR="00E65D6A">
              <w:rPr>
                <w:noProof/>
                <w:webHidden/>
              </w:rPr>
            </w:r>
            <w:r w:rsidR="00E65D6A">
              <w:rPr>
                <w:noProof/>
                <w:webHidden/>
              </w:rPr>
              <w:fldChar w:fldCharType="separate"/>
            </w:r>
            <w:r w:rsidR="00381AFD">
              <w:rPr>
                <w:noProof/>
                <w:webHidden/>
              </w:rPr>
              <w:t>22</w:t>
            </w:r>
            <w:r w:rsidR="00E65D6A">
              <w:rPr>
                <w:noProof/>
                <w:webHidden/>
              </w:rPr>
              <w:fldChar w:fldCharType="end"/>
            </w:r>
          </w:hyperlink>
        </w:p>
        <w:p w14:paraId="041AF687" w14:textId="7E582558"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36" w:history="1">
            <w:r w:rsidR="00E65D6A" w:rsidRPr="0041764B">
              <w:rPr>
                <w:rStyle w:val="Hyperlink"/>
                <w:noProof/>
              </w:rPr>
              <w:t>11.4.</w:t>
            </w:r>
            <w:r w:rsidR="00E65D6A">
              <w:rPr>
                <w:rFonts w:asciiTheme="minorHAnsi" w:eastAsiaTheme="minorEastAsia" w:hAnsiTheme="minorHAnsi" w:cstheme="minorBidi"/>
                <w:noProof/>
                <w:lang w:val="en-IN" w:eastAsia="en-IN" w:bidi="ar-SA"/>
              </w:rPr>
              <w:tab/>
            </w:r>
            <w:r w:rsidR="00E65D6A" w:rsidRPr="0041764B">
              <w:rPr>
                <w:rStyle w:val="Hyperlink"/>
                <w:noProof/>
              </w:rPr>
              <w:t>Amendment of RFP Documents</w:t>
            </w:r>
            <w:r w:rsidR="00E65D6A">
              <w:rPr>
                <w:noProof/>
                <w:webHidden/>
              </w:rPr>
              <w:tab/>
            </w:r>
            <w:r w:rsidR="00E65D6A">
              <w:rPr>
                <w:noProof/>
                <w:webHidden/>
              </w:rPr>
              <w:fldChar w:fldCharType="begin"/>
            </w:r>
            <w:r w:rsidR="00E65D6A">
              <w:rPr>
                <w:noProof/>
                <w:webHidden/>
              </w:rPr>
              <w:instrText xml:space="preserve"> PAGEREF _Toc209184536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1970463A" w14:textId="3562C795"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37" w:history="1">
            <w:r w:rsidR="00E65D6A" w:rsidRPr="0041764B">
              <w:rPr>
                <w:rStyle w:val="Hyperlink"/>
                <w:noProof/>
              </w:rPr>
              <w:t>11.5.</w:t>
            </w:r>
            <w:r w:rsidR="00E65D6A">
              <w:rPr>
                <w:rFonts w:asciiTheme="minorHAnsi" w:eastAsiaTheme="minorEastAsia" w:hAnsiTheme="minorHAnsi" w:cstheme="minorBidi"/>
                <w:noProof/>
                <w:lang w:val="en-IN" w:eastAsia="en-IN" w:bidi="ar-SA"/>
              </w:rPr>
              <w:tab/>
            </w:r>
            <w:r w:rsidR="00E65D6A" w:rsidRPr="0041764B">
              <w:rPr>
                <w:rStyle w:val="Hyperlink"/>
                <w:noProof/>
              </w:rPr>
              <w:t>Liability of the DS&amp;R in preparation &amp; bid submission</w:t>
            </w:r>
            <w:r w:rsidR="00E65D6A">
              <w:rPr>
                <w:noProof/>
                <w:webHidden/>
              </w:rPr>
              <w:tab/>
            </w:r>
            <w:r w:rsidR="00E65D6A">
              <w:rPr>
                <w:noProof/>
                <w:webHidden/>
              </w:rPr>
              <w:fldChar w:fldCharType="begin"/>
            </w:r>
            <w:r w:rsidR="00E65D6A">
              <w:rPr>
                <w:noProof/>
                <w:webHidden/>
              </w:rPr>
              <w:instrText xml:space="preserve"> PAGEREF _Toc209184537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0342E6DB" w14:textId="7CFE97D8"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39" w:history="1">
            <w:r w:rsidR="00E65D6A" w:rsidRPr="0041764B">
              <w:rPr>
                <w:rStyle w:val="Hyperlink"/>
                <w:noProof/>
              </w:rPr>
              <w:t>11.6.</w:t>
            </w:r>
            <w:r w:rsidR="00E65D6A">
              <w:rPr>
                <w:rFonts w:asciiTheme="minorHAnsi" w:eastAsiaTheme="minorEastAsia" w:hAnsiTheme="minorHAnsi" w:cstheme="minorBidi"/>
                <w:noProof/>
                <w:lang w:val="en-IN" w:eastAsia="en-IN" w:bidi="ar-SA"/>
              </w:rPr>
              <w:tab/>
            </w:r>
            <w:r w:rsidR="00E65D6A" w:rsidRPr="0041764B">
              <w:rPr>
                <w:rStyle w:val="Hyperlink"/>
                <w:noProof/>
              </w:rPr>
              <w:t>Language of Proposals</w:t>
            </w:r>
            <w:r w:rsidR="00E65D6A">
              <w:rPr>
                <w:noProof/>
                <w:webHidden/>
              </w:rPr>
              <w:tab/>
            </w:r>
            <w:r w:rsidR="00E65D6A">
              <w:rPr>
                <w:noProof/>
                <w:webHidden/>
              </w:rPr>
              <w:fldChar w:fldCharType="begin"/>
            </w:r>
            <w:r w:rsidR="00E65D6A">
              <w:rPr>
                <w:noProof/>
                <w:webHidden/>
              </w:rPr>
              <w:instrText xml:space="preserve"> PAGEREF _Toc209184539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389F137C" w14:textId="78B8F005"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41" w:history="1">
            <w:r w:rsidR="00E65D6A" w:rsidRPr="0041764B">
              <w:rPr>
                <w:rStyle w:val="Hyperlink"/>
                <w:noProof/>
              </w:rPr>
              <w:t>11.7.</w:t>
            </w:r>
            <w:r w:rsidR="00E65D6A">
              <w:rPr>
                <w:rFonts w:asciiTheme="minorHAnsi" w:eastAsiaTheme="minorEastAsia" w:hAnsiTheme="minorHAnsi" w:cstheme="minorBidi"/>
                <w:noProof/>
                <w:lang w:val="en-IN" w:eastAsia="en-IN" w:bidi="ar-SA"/>
              </w:rPr>
              <w:tab/>
            </w:r>
            <w:r w:rsidR="00E65D6A" w:rsidRPr="0041764B">
              <w:rPr>
                <w:rStyle w:val="Hyperlink"/>
                <w:noProof/>
              </w:rPr>
              <w:t>Bid Currency</w:t>
            </w:r>
            <w:r w:rsidR="00E65D6A">
              <w:rPr>
                <w:noProof/>
                <w:webHidden/>
              </w:rPr>
              <w:tab/>
            </w:r>
            <w:r w:rsidR="00E65D6A">
              <w:rPr>
                <w:noProof/>
                <w:webHidden/>
              </w:rPr>
              <w:fldChar w:fldCharType="begin"/>
            </w:r>
            <w:r w:rsidR="00E65D6A">
              <w:rPr>
                <w:noProof/>
                <w:webHidden/>
              </w:rPr>
              <w:instrText xml:space="preserve"> PAGEREF _Toc209184541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49BB512B" w14:textId="59AEFBA2"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48" w:history="1">
            <w:r w:rsidR="00E65D6A" w:rsidRPr="0041764B">
              <w:rPr>
                <w:rStyle w:val="Hyperlink"/>
                <w:noProof/>
              </w:rPr>
              <w:t>11.8.</w:t>
            </w:r>
            <w:r w:rsidR="00E65D6A">
              <w:rPr>
                <w:rFonts w:asciiTheme="minorHAnsi" w:eastAsiaTheme="minorEastAsia" w:hAnsiTheme="minorHAnsi" w:cstheme="minorBidi"/>
                <w:noProof/>
                <w:lang w:val="en-IN" w:eastAsia="en-IN" w:bidi="ar-SA"/>
              </w:rPr>
              <w:tab/>
            </w:r>
            <w:r w:rsidR="00E65D6A" w:rsidRPr="0041764B">
              <w:rPr>
                <w:rStyle w:val="Hyperlink"/>
                <w:noProof/>
              </w:rPr>
              <w:t>Correction of errors</w:t>
            </w:r>
            <w:r w:rsidR="00E65D6A">
              <w:rPr>
                <w:noProof/>
                <w:webHidden/>
              </w:rPr>
              <w:tab/>
            </w:r>
            <w:r w:rsidR="00E65D6A">
              <w:rPr>
                <w:noProof/>
                <w:webHidden/>
              </w:rPr>
              <w:fldChar w:fldCharType="begin"/>
            </w:r>
            <w:r w:rsidR="00E65D6A">
              <w:rPr>
                <w:noProof/>
                <w:webHidden/>
              </w:rPr>
              <w:instrText xml:space="preserve"> PAGEREF _Toc209184548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3225B64A" w14:textId="58C2AEB9"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50" w:history="1">
            <w:r w:rsidR="00E65D6A" w:rsidRPr="0041764B">
              <w:rPr>
                <w:rStyle w:val="Hyperlink"/>
                <w:noProof/>
              </w:rPr>
              <w:t>11.9.</w:t>
            </w:r>
            <w:r w:rsidR="00E65D6A">
              <w:rPr>
                <w:rFonts w:asciiTheme="minorHAnsi" w:eastAsiaTheme="minorEastAsia" w:hAnsiTheme="minorHAnsi" w:cstheme="minorBidi"/>
                <w:noProof/>
                <w:lang w:val="en-IN" w:eastAsia="en-IN" w:bidi="ar-SA"/>
              </w:rPr>
              <w:tab/>
            </w:r>
            <w:r w:rsidR="00E65D6A" w:rsidRPr="0041764B">
              <w:rPr>
                <w:rStyle w:val="Hyperlink"/>
                <w:noProof/>
              </w:rPr>
              <w:t>Disqualification of Bid</w:t>
            </w:r>
            <w:r w:rsidR="00E65D6A">
              <w:rPr>
                <w:noProof/>
                <w:webHidden/>
              </w:rPr>
              <w:tab/>
            </w:r>
            <w:r w:rsidR="00E65D6A">
              <w:rPr>
                <w:noProof/>
                <w:webHidden/>
              </w:rPr>
              <w:fldChar w:fldCharType="begin"/>
            </w:r>
            <w:r w:rsidR="00E65D6A">
              <w:rPr>
                <w:noProof/>
                <w:webHidden/>
              </w:rPr>
              <w:instrText xml:space="preserve"> PAGEREF _Toc209184550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6BCEFC4A" w14:textId="3C86FC2D"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52" w:history="1">
            <w:r w:rsidR="00E65D6A" w:rsidRPr="0041764B">
              <w:rPr>
                <w:rStyle w:val="Hyperlink"/>
                <w:noProof/>
              </w:rPr>
              <w:t>11.10.</w:t>
            </w:r>
            <w:r w:rsidR="00E65D6A">
              <w:rPr>
                <w:rFonts w:asciiTheme="minorHAnsi" w:eastAsiaTheme="minorEastAsia" w:hAnsiTheme="minorHAnsi" w:cstheme="minorBidi"/>
                <w:noProof/>
                <w:lang w:val="en-IN" w:eastAsia="en-IN" w:bidi="ar-SA"/>
              </w:rPr>
              <w:tab/>
            </w:r>
            <w:r w:rsidR="00E65D6A" w:rsidRPr="0041764B">
              <w:rPr>
                <w:rStyle w:val="Hyperlink"/>
                <w:noProof/>
              </w:rPr>
              <w:t>Format and Signing of Bid</w:t>
            </w:r>
            <w:r w:rsidR="00E65D6A">
              <w:rPr>
                <w:noProof/>
                <w:webHidden/>
              </w:rPr>
              <w:tab/>
            </w:r>
            <w:r w:rsidR="00E65D6A">
              <w:rPr>
                <w:noProof/>
                <w:webHidden/>
              </w:rPr>
              <w:fldChar w:fldCharType="begin"/>
            </w:r>
            <w:r w:rsidR="00E65D6A">
              <w:rPr>
                <w:noProof/>
                <w:webHidden/>
              </w:rPr>
              <w:instrText xml:space="preserve"> PAGEREF _Toc209184552 \h </w:instrText>
            </w:r>
            <w:r w:rsidR="00E65D6A">
              <w:rPr>
                <w:noProof/>
                <w:webHidden/>
              </w:rPr>
            </w:r>
            <w:r w:rsidR="00E65D6A">
              <w:rPr>
                <w:noProof/>
                <w:webHidden/>
              </w:rPr>
              <w:fldChar w:fldCharType="separate"/>
            </w:r>
            <w:r w:rsidR="00381AFD">
              <w:rPr>
                <w:noProof/>
                <w:webHidden/>
              </w:rPr>
              <w:t>23</w:t>
            </w:r>
            <w:r w:rsidR="00E65D6A">
              <w:rPr>
                <w:noProof/>
                <w:webHidden/>
              </w:rPr>
              <w:fldChar w:fldCharType="end"/>
            </w:r>
          </w:hyperlink>
        </w:p>
        <w:p w14:paraId="7EB180B1" w14:textId="0D7C2396" w:rsidR="00E65D6A" w:rsidRDefault="00211155">
          <w:pPr>
            <w:pStyle w:val="TOC1"/>
            <w:rPr>
              <w:rFonts w:asciiTheme="minorHAnsi" w:eastAsiaTheme="minorEastAsia" w:hAnsiTheme="minorHAnsi" w:cstheme="minorBidi"/>
              <w:noProof/>
              <w:lang w:val="en-IN" w:eastAsia="en-IN" w:bidi="ar-SA"/>
            </w:rPr>
          </w:pPr>
          <w:hyperlink w:anchor="_Toc209184557" w:history="1">
            <w:r w:rsidR="00E65D6A" w:rsidRPr="0041764B">
              <w:rPr>
                <w:rStyle w:val="Hyperlink"/>
                <w:noProof/>
              </w:rPr>
              <w:t>12.</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EVALUTION METHODOLOGY</w:t>
            </w:r>
            <w:r w:rsidR="00E65D6A">
              <w:rPr>
                <w:noProof/>
                <w:webHidden/>
              </w:rPr>
              <w:tab/>
            </w:r>
            <w:r w:rsidR="00E65D6A">
              <w:rPr>
                <w:noProof/>
                <w:webHidden/>
              </w:rPr>
              <w:fldChar w:fldCharType="begin"/>
            </w:r>
            <w:r w:rsidR="00E65D6A">
              <w:rPr>
                <w:noProof/>
                <w:webHidden/>
              </w:rPr>
              <w:instrText xml:space="preserve"> PAGEREF _Toc209184557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7AA2F005" w14:textId="079FBF29"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64" w:history="1">
            <w:r w:rsidR="00E65D6A" w:rsidRPr="0041764B">
              <w:rPr>
                <w:rStyle w:val="Hyperlink"/>
                <w:noProof/>
              </w:rPr>
              <w:t>12.1.</w:t>
            </w:r>
            <w:r w:rsidR="00E65D6A">
              <w:rPr>
                <w:rFonts w:asciiTheme="minorHAnsi" w:eastAsiaTheme="minorEastAsia" w:hAnsiTheme="minorHAnsi" w:cstheme="minorBidi"/>
                <w:noProof/>
                <w:lang w:val="en-IN" w:eastAsia="en-IN" w:bidi="ar-SA"/>
              </w:rPr>
              <w:tab/>
            </w:r>
            <w:r w:rsidR="00E65D6A" w:rsidRPr="0041764B">
              <w:rPr>
                <w:rStyle w:val="Hyperlink"/>
                <w:noProof/>
              </w:rPr>
              <w:t>Tender Scrutiny Committee</w:t>
            </w:r>
            <w:r w:rsidR="00E65D6A">
              <w:rPr>
                <w:noProof/>
                <w:webHidden/>
              </w:rPr>
              <w:tab/>
            </w:r>
            <w:r w:rsidR="00E65D6A">
              <w:rPr>
                <w:noProof/>
                <w:webHidden/>
              </w:rPr>
              <w:fldChar w:fldCharType="begin"/>
            </w:r>
            <w:r w:rsidR="00E65D6A">
              <w:rPr>
                <w:noProof/>
                <w:webHidden/>
              </w:rPr>
              <w:instrText xml:space="preserve"> PAGEREF _Toc209184564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57DEFB68" w14:textId="29260C30"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65" w:history="1">
            <w:r w:rsidR="00E65D6A" w:rsidRPr="0041764B">
              <w:rPr>
                <w:rStyle w:val="Hyperlink"/>
                <w:noProof/>
              </w:rPr>
              <w:t>12.2.</w:t>
            </w:r>
            <w:r w:rsidR="00E65D6A">
              <w:rPr>
                <w:rFonts w:asciiTheme="minorHAnsi" w:eastAsiaTheme="minorEastAsia" w:hAnsiTheme="minorHAnsi" w:cstheme="minorBidi"/>
                <w:noProof/>
                <w:lang w:val="en-IN" w:eastAsia="en-IN" w:bidi="ar-SA"/>
              </w:rPr>
              <w:tab/>
            </w:r>
            <w:r w:rsidR="00E65D6A" w:rsidRPr="0041764B">
              <w:rPr>
                <w:rStyle w:val="Hyperlink"/>
                <w:noProof/>
              </w:rPr>
              <w:t>Overall Evaluation</w:t>
            </w:r>
            <w:r w:rsidR="00E65D6A">
              <w:rPr>
                <w:noProof/>
                <w:webHidden/>
              </w:rPr>
              <w:tab/>
            </w:r>
            <w:r w:rsidR="00E65D6A">
              <w:rPr>
                <w:noProof/>
                <w:webHidden/>
              </w:rPr>
              <w:fldChar w:fldCharType="begin"/>
            </w:r>
            <w:r w:rsidR="00E65D6A">
              <w:rPr>
                <w:noProof/>
                <w:webHidden/>
              </w:rPr>
              <w:instrText xml:space="preserve"> PAGEREF _Toc209184565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205FADE8" w14:textId="419244EF"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82" w:history="1">
            <w:r w:rsidR="00E65D6A" w:rsidRPr="0041764B">
              <w:rPr>
                <w:rStyle w:val="Hyperlink"/>
                <w:noProof/>
              </w:rPr>
              <w:t>12.3.</w:t>
            </w:r>
            <w:r w:rsidR="00E65D6A">
              <w:rPr>
                <w:rFonts w:asciiTheme="minorHAnsi" w:eastAsiaTheme="minorEastAsia" w:hAnsiTheme="minorHAnsi" w:cstheme="minorBidi"/>
                <w:noProof/>
                <w:lang w:val="en-IN" w:eastAsia="en-IN" w:bidi="ar-SA"/>
              </w:rPr>
              <w:tab/>
            </w:r>
            <w:r w:rsidR="00E65D6A" w:rsidRPr="0041764B">
              <w:rPr>
                <w:rStyle w:val="Hyperlink"/>
                <w:noProof/>
              </w:rPr>
              <w:t>Pre-Qualification Criteria</w:t>
            </w:r>
            <w:r w:rsidR="00E65D6A">
              <w:rPr>
                <w:noProof/>
                <w:webHidden/>
              </w:rPr>
              <w:tab/>
            </w:r>
            <w:r w:rsidR="00E65D6A">
              <w:rPr>
                <w:noProof/>
                <w:webHidden/>
              </w:rPr>
              <w:fldChar w:fldCharType="begin"/>
            </w:r>
            <w:r w:rsidR="00E65D6A">
              <w:rPr>
                <w:noProof/>
                <w:webHidden/>
              </w:rPr>
              <w:instrText xml:space="preserve"> PAGEREF _Toc209184582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119F710E" w14:textId="6AB95ECE"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83" w:history="1">
            <w:r w:rsidR="00E65D6A" w:rsidRPr="0041764B">
              <w:rPr>
                <w:rStyle w:val="Hyperlink"/>
                <w:noProof/>
              </w:rPr>
              <w:t>12.4.</w:t>
            </w:r>
            <w:r w:rsidR="00E65D6A">
              <w:rPr>
                <w:rFonts w:asciiTheme="minorHAnsi" w:eastAsiaTheme="minorEastAsia" w:hAnsiTheme="minorHAnsi" w:cstheme="minorBidi"/>
                <w:noProof/>
                <w:lang w:val="en-IN" w:eastAsia="en-IN" w:bidi="ar-SA"/>
              </w:rPr>
              <w:tab/>
            </w:r>
            <w:r w:rsidR="00E65D6A" w:rsidRPr="0041764B">
              <w:rPr>
                <w:rStyle w:val="Hyperlink"/>
                <w:noProof/>
              </w:rPr>
              <w:t>Technical Qualification Criteria</w:t>
            </w:r>
            <w:r w:rsidR="00E65D6A">
              <w:rPr>
                <w:noProof/>
                <w:webHidden/>
              </w:rPr>
              <w:tab/>
            </w:r>
            <w:r w:rsidR="00E65D6A">
              <w:rPr>
                <w:noProof/>
                <w:webHidden/>
              </w:rPr>
              <w:fldChar w:fldCharType="begin"/>
            </w:r>
            <w:r w:rsidR="00E65D6A">
              <w:rPr>
                <w:noProof/>
                <w:webHidden/>
              </w:rPr>
              <w:instrText xml:space="preserve"> PAGEREF _Toc209184583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2CC0DC69" w14:textId="4246021E"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97" w:history="1">
            <w:r w:rsidR="00E65D6A" w:rsidRPr="0041764B">
              <w:rPr>
                <w:rStyle w:val="Hyperlink"/>
                <w:noProof/>
              </w:rPr>
              <w:t>12.5.</w:t>
            </w:r>
            <w:r w:rsidR="00E65D6A">
              <w:rPr>
                <w:rFonts w:asciiTheme="minorHAnsi" w:eastAsiaTheme="minorEastAsia" w:hAnsiTheme="minorHAnsi" w:cstheme="minorBidi"/>
                <w:noProof/>
                <w:lang w:val="en-IN" w:eastAsia="en-IN" w:bidi="ar-SA"/>
              </w:rPr>
              <w:tab/>
            </w:r>
            <w:r w:rsidR="00E65D6A" w:rsidRPr="0041764B">
              <w:rPr>
                <w:rStyle w:val="Hyperlink"/>
                <w:noProof/>
              </w:rPr>
              <w:t>Commercial Bid Evaluation</w:t>
            </w:r>
            <w:r w:rsidR="00E65D6A">
              <w:rPr>
                <w:noProof/>
                <w:webHidden/>
              </w:rPr>
              <w:tab/>
            </w:r>
            <w:r w:rsidR="00E65D6A">
              <w:rPr>
                <w:noProof/>
                <w:webHidden/>
              </w:rPr>
              <w:fldChar w:fldCharType="begin"/>
            </w:r>
            <w:r w:rsidR="00E65D6A">
              <w:rPr>
                <w:noProof/>
                <w:webHidden/>
              </w:rPr>
              <w:instrText xml:space="preserve"> PAGEREF _Toc209184597 \h </w:instrText>
            </w:r>
            <w:r w:rsidR="00E65D6A">
              <w:rPr>
                <w:noProof/>
                <w:webHidden/>
              </w:rPr>
            </w:r>
            <w:r w:rsidR="00E65D6A">
              <w:rPr>
                <w:noProof/>
                <w:webHidden/>
              </w:rPr>
              <w:fldChar w:fldCharType="separate"/>
            </w:r>
            <w:r w:rsidR="00381AFD">
              <w:rPr>
                <w:noProof/>
                <w:webHidden/>
              </w:rPr>
              <w:t>24</w:t>
            </w:r>
            <w:r w:rsidR="00E65D6A">
              <w:rPr>
                <w:noProof/>
                <w:webHidden/>
              </w:rPr>
              <w:fldChar w:fldCharType="end"/>
            </w:r>
          </w:hyperlink>
        </w:p>
        <w:p w14:paraId="7DD47611" w14:textId="3C5912EA" w:rsidR="00E65D6A" w:rsidRDefault="00211155">
          <w:pPr>
            <w:pStyle w:val="TOC1"/>
            <w:rPr>
              <w:rFonts w:asciiTheme="minorHAnsi" w:eastAsiaTheme="minorEastAsia" w:hAnsiTheme="minorHAnsi" w:cstheme="minorBidi"/>
              <w:noProof/>
              <w:lang w:val="en-IN" w:eastAsia="en-IN" w:bidi="ar-SA"/>
            </w:rPr>
          </w:pPr>
          <w:hyperlink w:anchor="_Toc209184598" w:history="1">
            <w:r w:rsidR="00E65D6A" w:rsidRPr="0041764B">
              <w:rPr>
                <w:rStyle w:val="Hyperlink"/>
                <w:rFonts w:cs="Arial"/>
                <w:noProof/>
              </w:rPr>
              <w:t>13.</w:t>
            </w:r>
            <w:r w:rsidR="00E65D6A">
              <w:rPr>
                <w:rFonts w:asciiTheme="minorHAnsi" w:eastAsiaTheme="minorEastAsia" w:hAnsiTheme="minorHAnsi" w:cstheme="minorBidi"/>
                <w:noProof/>
                <w:lang w:val="en-IN" w:eastAsia="en-IN" w:bidi="ar-SA"/>
              </w:rPr>
              <w:tab/>
            </w:r>
            <w:r w:rsidR="00E65D6A" w:rsidRPr="0041764B">
              <w:rPr>
                <w:rStyle w:val="Hyperlink"/>
                <w:rFonts w:cs="Arial"/>
                <w:noProof/>
              </w:rPr>
              <w:t>AWARD OF CONTRACT</w:t>
            </w:r>
            <w:r w:rsidR="00E65D6A">
              <w:rPr>
                <w:noProof/>
                <w:webHidden/>
              </w:rPr>
              <w:tab/>
            </w:r>
            <w:r w:rsidR="00E65D6A">
              <w:rPr>
                <w:noProof/>
                <w:webHidden/>
              </w:rPr>
              <w:fldChar w:fldCharType="begin"/>
            </w:r>
            <w:r w:rsidR="00E65D6A">
              <w:rPr>
                <w:noProof/>
                <w:webHidden/>
              </w:rPr>
              <w:instrText xml:space="preserve"> PAGEREF _Toc209184598 \h </w:instrText>
            </w:r>
            <w:r w:rsidR="00E65D6A">
              <w:rPr>
                <w:noProof/>
                <w:webHidden/>
              </w:rPr>
            </w:r>
            <w:r w:rsidR="00E65D6A">
              <w:rPr>
                <w:noProof/>
                <w:webHidden/>
              </w:rPr>
              <w:fldChar w:fldCharType="separate"/>
            </w:r>
            <w:r w:rsidR="00381AFD">
              <w:rPr>
                <w:noProof/>
                <w:webHidden/>
              </w:rPr>
              <w:t>26</w:t>
            </w:r>
            <w:r w:rsidR="00E65D6A">
              <w:rPr>
                <w:noProof/>
                <w:webHidden/>
              </w:rPr>
              <w:fldChar w:fldCharType="end"/>
            </w:r>
          </w:hyperlink>
        </w:p>
        <w:p w14:paraId="5AC266C8" w14:textId="2BC6AC48"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599" w:history="1">
            <w:r w:rsidR="00E65D6A" w:rsidRPr="0041764B">
              <w:rPr>
                <w:rStyle w:val="Hyperlink"/>
                <w:noProof/>
              </w:rPr>
              <w:t>13.1.</w:t>
            </w:r>
            <w:r w:rsidR="00E65D6A">
              <w:rPr>
                <w:rFonts w:asciiTheme="minorHAnsi" w:eastAsiaTheme="minorEastAsia" w:hAnsiTheme="minorHAnsi" w:cstheme="minorBidi"/>
                <w:noProof/>
                <w:lang w:val="en-IN" w:eastAsia="en-IN" w:bidi="ar-SA"/>
              </w:rPr>
              <w:tab/>
            </w:r>
            <w:r w:rsidR="00E65D6A" w:rsidRPr="0041764B">
              <w:rPr>
                <w:rStyle w:val="Hyperlink"/>
                <w:noProof/>
              </w:rPr>
              <w:t>Award Criteria</w:t>
            </w:r>
            <w:r w:rsidR="00E65D6A">
              <w:rPr>
                <w:noProof/>
                <w:webHidden/>
              </w:rPr>
              <w:tab/>
            </w:r>
            <w:r w:rsidR="00E65D6A">
              <w:rPr>
                <w:noProof/>
                <w:webHidden/>
              </w:rPr>
              <w:fldChar w:fldCharType="begin"/>
            </w:r>
            <w:r w:rsidR="00E65D6A">
              <w:rPr>
                <w:noProof/>
                <w:webHidden/>
              </w:rPr>
              <w:instrText xml:space="preserve"> PAGEREF _Toc209184599 \h </w:instrText>
            </w:r>
            <w:r w:rsidR="00E65D6A">
              <w:rPr>
                <w:noProof/>
                <w:webHidden/>
              </w:rPr>
            </w:r>
            <w:r w:rsidR="00E65D6A">
              <w:rPr>
                <w:noProof/>
                <w:webHidden/>
              </w:rPr>
              <w:fldChar w:fldCharType="separate"/>
            </w:r>
            <w:r w:rsidR="00381AFD">
              <w:rPr>
                <w:noProof/>
                <w:webHidden/>
              </w:rPr>
              <w:t>26</w:t>
            </w:r>
            <w:r w:rsidR="00E65D6A">
              <w:rPr>
                <w:noProof/>
                <w:webHidden/>
              </w:rPr>
              <w:fldChar w:fldCharType="end"/>
            </w:r>
          </w:hyperlink>
        </w:p>
        <w:p w14:paraId="6EEDE331" w14:textId="50318224"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601" w:history="1">
            <w:r w:rsidR="00E65D6A" w:rsidRPr="0041764B">
              <w:rPr>
                <w:rStyle w:val="Hyperlink"/>
                <w:noProof/>
              </w:rPr>
              <w:t>13.2.</w:t>
            </w:r>
            <w:r w:rsidR="00E65D6A">
              <w:rPr>
                <w:rFonts w:asciiTheme="minorHAnsi" w:eastAsiaTheme="minorEastAsia" w:hAnsiTheme="minorHAnsi" w:cstheme="minorBidi"/>
                <w:noProof/>
                <w:lang w:val="en-IN" w:eastAsia="en-IN" w:bidi="ar-SA"/>
              </w:rPr>
              <w:tab/>
            </w:r>
            <w:r w:rsidR="00E65D6A" w:rsidRPr="0041764B">
              <w:rPr>
                <w:rStyle w:val="Hyperlink"/>
                <w:noProof/>
              </w:rPr>
              <w:t>Notification of Award</w:t>
            </w:r>
            <w:r w:rsidR="00E65D6A">
              <w:rPr>
                <w:noProof/>
                <w:webHidden/>
              </w:rPr>
              <w:tab/>
            </w:r>
            <w:r w:rsidR="00E65D6A">
              <w:rPr>
                <w:noProof/>
                <w:webHidden/>
              </w:rPr>
              <w:fldChar w:fldCharType="begin"/>
            </w:r>
            <w:r w:rsidR="00E65D6A">
              <w:rPr>
                <w:noProof/>
                <w:webHidden/>
              </w:rPr>
              <w:instrText xml:space="preserve"> PAGEREF _Toc209184601 \h </w:instrText>
            </w:r>
            <w:r w:rsidR="00E65D6A">
              <w:rPr>
                <w:noProof/>
                <w:webHidden/>
              </w:rPr>
            </w:r>
            <w:r w:rsidR="00E65D6A">
              <w:rPr>
                <w:noProof/>
                <w:webHidden/>
              </w:rPr>
              <w:fldChar w:fldCharType="separate"/>
            </w:r>
            <w:r w:rsidR="00381AFD">
              <w:rPr>
                <w:noProof/>
                <w:webHidden/>
              </w:rPr>
              <w:t>26</w:t>
            </w:r>
            <w:r w:rsidR="00E65D6A">
              <w:rPr>
                <w:noProof/>
                <w:webHidden/>
              </w:rPr>
              <w:fldChar w:fldCharType="end"/>
            </w:r>
          </w:hyperlink>
        </w:p>
        <w:p w14:paraId="3731B527" w14:textId="2AF6FD5A"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603" w:history="1">
            <w:r w:rsidR="00E65D6A" w:rsidRPr="0041764B">
              <w:rPr>
                <w:rStyle w:val="Hyperlink"/>
                <w:noProof/>
              </w:rPr>
              <w:t>13.3.</w:t>
            </w:r>
            <w:r w:rsidR="00E65D6A">
              <w:rPr>
                <w:rFonts w:asciiTheme="minorHAnsi" w:eastAsiaTheme="minorEastAsia" w:hAnsiTheme="minorHAnsi" w:cstheme="minorBidi"/>
                <w:noProof/>
                <w:lang w:val="en-IN" w:eastAsia="en-IN" w:bidi="ar-SA"/>
              </w:rPr>
              <w:tab/>
            </w:r>
            <w:r w:rsidR="00E65D6A" w:rsidRPr="0041764B">
              <w:rPr>
                <w:rStyle w:val="Hyperlink"/>
                <w:noProof/>
              </w:rPr>
              <w:t>Signing of Contract</w:t>
            </w:r>
            <w:r w:rsidR="00E65D6A">
              <w:rPr>
                <w:noProof/>
                <w:webHidden/>
              </w:rPr>
              <w:tab/>
            </w:r>
            <w:r w:rsidR="00E65D6A">
              <w:rPr>
                <w:noProof/>
                <w:webHidden/>
              </w:rPr>
              <w:fldChar w:fldCharType="begin"/>
            </w:r>
            <w:r w:rsidR="00E65D6A">
              <w:rPr>
                <w:noProof/>
                <w:webHidden/>
              </w:rPr>
              <w:instrText xml:space="preserve"> PAGEREF _Toc209184603 \h </w:instrText>
            </w:r>
            <w:r w:rsidR="00E65D6A">
              <w:rPr>
                <w:noProof/>
                <w:webHidden/>
              </w:rPr>
            </w:r>
            <w:r w:rsidR="00E65D6A">
              <w:rPr>
                <w:noProof/>
                <w:webHidden/>
              </w:rPr>
              <w:fldChar w:fldCharType="separate"/>
            </w:r>
            <w:r w:rsidR="00381AFD">
              <w:rPr>
                <w:noProof/>
                <w:webHidden/>
              </w:rPr>
              <w:t>26</w:t>
            </w:r>
            <w:r w:rsidR="00E65D6A">
              <w:rPr>
                <w:noProof/>
                <w:webHidden/>
              </w:rPr>
              <w:fldChar w:fldCharType="end"/>
            </w:r>
          </w:hyperlink>
        </w:p>
        <w:p w14:paraId="08FF77CE" w14:textId="3060A828" w:rsidR="00E65D6A" w:rsidRDefault="00211155">
          <w:pPr>
            <w:pStyle w:val="TOC2"/>
            <w:tabs>
              <w:tab w:val="left" w:pos="1100"/>
              <w:tab w:val="right" w:leader="dot" w:pos="9016"/>
            </w:tabs>
            <w:rPr>
              <w:rFonts w:asciiTheme="minorHAnsi" w:eastAsiaTheme="minorEastAsia" w:hAnsiTheme="minorHAnsi" w:cstheme="minorBidi"/>
              <w:noProof/>
              <w:lang w:val="en-IN" w:eastAsia="en-IN" w:bidi="ar-SA"/>
            </w:rPr>
          </w:pPr>
          <w:hyperlink w:anchor="_Toc209184605" w:history="1">
            <w:r w:rsidR="00E65D6A" w:rsidRPr="0041764B">
              <w:rPr>
                <w:rStyle w:val="Hyperlink"/>
                <w:noProof/>
              </w:rPr>
              <w:t>13.4.</w:t>
            </w:r>
            <w:r w:rsidR="00E65D6A">
              <w:rPr>
                <w:rFonts w:asciiTheme="minorHAnsi" w:eastAsiaTheme="minorEastAsia" w:hAnsiTheme="minorHAnsi" w:cstheme="minorBidi"/>
                <w:noProof/>
                <w:lang w:val="en-IN" w:eastAsia="en-IN" w:bidi="ar-SA"/>
              </w:rPr>
              <w:tab/>
            </w:r>
            <w:r w:rsidR="00E65D6A" w:rsidRPr="0041764B">
              <w:rPr>
                <w:rStyle w:val="Hyperlink"/>
                <w:noProof/>
              </w:rPr>
              <w:t>Performance Bank Guarantee (Sequence)</w:t>
            </w:r>
            <w:r w:rsidR="00E65D6A">
              <w:rPr>
                <w:noProof/>
                <w:webHidden/>
              </w:rPr>
              <w:tab/>
            </w:r>
            <w:r w:rsidR="00E65D6A">
              <w:rPr>
                <w:noProof/>
                <w:webHidden/>
              </w:rPr>
              <w:fldChar w:fldCharType="begin"/>
            </w:r>
            <w:r w:rsidR="00E65D6A">
              <w:rPr>
                <w:noProof/>
                <w:webHidden/>
              </w:rPr>
              <w:instrText xml:space="preserve"> PAGEREF _Toc209184605 \h </w:instrText>
            </w:r>
            <w:r w:rsidR="00E65D6A">
              <w:rPr>
                <w:noProof/>
                <w:webHidden/>
              </w:rPr>
            </w:r>
            <w:r w:rsidR="00E65D6A">
              <w:rPr>
                <w:noProof/>
                <w:webHidden/>
              </w:rPr>
              <w:fldChar w:fldCharType="separate"/>
            </w:r>
            <w:r w:rsidR="00381AFD">
              <w:rPr>
                <w:noProof/>
                <w:webHidden/>
              </w:rPr>
              <w:t>26</w:t>
            </w:r>
            <w:r w:rsidR="00E65D6A">
              <w:rPr>
                <w:noProof/>
                <w:webHidden/>
              </w:rPr>
              <w:fldChar w:fldCharType="end"/>
            </w:r>
          </w:hyperlink>
        </w:p>
        <w:p w14:paraId="4BA3DD1F" w14:textId="68E49CBD" w:rsidR="00E65D6A" w:rsidRDefault="00211155">
          <w:pPr>
            <w:pStyle w:val="TOC1"/>
            <w:rPr>
              <w:rFonts w:asciiTheme="minorHAnsi" w:eastAsiaTheme="minorEastAsia" w:hAnsiTheme="minorHAnsi" w:cstheme="minorBidi"/>
              <w:noProof/>
              <w:lang w:val="en-IN" w:eastAsia="en-IN" w:bidi="ar-SA"/>
            </w:rPr>
          </w:pPr>
          <w:hyperlink w:anchor="_Toc209184606" w:history="1">
            <w:r w:rsidR="00E65D6A" w:rsidRPr="0041764B">
              <w:rPr>
                <w:rStyle w:val="Hyperlink"/>
                <w:rFonts w:eastAsia="SimSun"/>
                <w:noProof/>
              </w:rPr>
              <w:t>14.</w:t>
            </w:r>
            <w:r w:rsidR="00E65D6A">
              <w:rPr>
                <w:rFonts w:asciiTheme="minorHAnsi" w:eastAsiaTheme="minorEastAsia" w:hAnsiTheme="minorHAnsi" w:cstheme="minorBidi"/>
                <w:noProof/>
                <w:lang w:val="en-IN" w:eastAsia="en-IN" w:bidi="ar-SA"/>
              </w:rPr>
              <w:tab/>
            </w:r>
            <w:r w:rsidR="00E65D6A" w:rsidRPr="0041764B">
              <w:rPr>
                <w:rStyle w:val="Hyperlink"/>
                <w:rFonts w:eastAsia="SimSun"/>
                <w:noProof/>
              </w:rPr>
              <w:t>Annexures</w:t>
            </w:r>
            <w:r w:rsidR="00E65D6A">
              <w:rPr>
                <w:noProof/>
                <w:webHidden/>
              </w:rPr>
              <w:tab/>
            </w:r>
            <w:r w:rsidR="00E65D6A">
              <w:rPr>
                <w:noProof/>
                <w:webHidden/>
              </w:rPr>
              <w:fldChar w:fldCharType="begin"/>
            </w:r>
            <w:r w:rsidR="00E65D6A">
              <w:rPr>
                <w:noProof/>
                <w:webHidden/>
              </w:rPr>
              <w:instrText xml:space="preserve"> PAGEREF _Toc209184606 \h </w:instrText>
            </w:r>
            <w:r w:rsidR="00E65D6A">
              <w:rPr>
                <w:noProof/>
                <w:webHidden/>
              </w:rPr>
            </w:r>
            <w:r w:rsidR="00E65D6A">
              <w:rPr>
                <w:noProof/>
                <w:webHidden/>
              </w:rPr>
              <w:fldChar w:fldCharType="separate"/>
            </w:r>
            <w:r w:rsidR="00381AFD">
              <w:rPr>
                <w:noProof/>
                <w:webHidden/>
              </w:rPr>
              <w:t>27</w:t>
            </w:r>
            <w:r w:rsidR="00E65D6A">
              <w:rPr>
                <w:noProof/>
                <w:webHidden/>
              </w:rPr>
              <w:fldChar w:fldCharType="end"/>
            </w:r>
          </w:hyperlink>
        </w:p>
        <w:p w14:paraId="6866CC72" w14:textId="20130C76"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07" w:history="1">
            <w:r w:rsidR="00E65D6A" w:rsidRPr="0041764B">
              <w:rPr>
                <w:rStyle w:val="Hyperlink"/>
                <w:rFonts w:eastAsia="SimSun"/>
                <w:noProof/>
              </w:rPr>
              <w:t>Annexure 1 List of Resources</w:t>
            </w:r>
            <w:r w:rsidR="00E65D6A">
              <w:rPr>
                <w:noProof/>
                <w:webHidden/>
              </w:rPr>
              <w:tab/>
            </w:r>
            <w:r w:rsidR="00E65D6A">
              <w:rPr>
                <w:noProof/>
                <w:webHidden/>
              </w:rPr>
              <w:fldChar w:fldCharType="begin"/>
            </w:r>
            <w:r w:rsidR="00E65D6A">
              <w:rPr>
                <w:noProof/>
                <w:webHidden/>
              </w:rPr>
              <w:instrText xml:space="preserve"> PAGEREF _Toc209184607 \h </w:instrText>
            </w:r>
            <w:r w:rsidR="00E65D6A">
              <w:rPr>
                <w:noProof/>
                <w:webHidden/>
              </w:rPr>
            </w:r>
            <w:r w:rsidR="00E65D6A">
              <w:rPr>
                <w:noProof/>
                <w:webHidden/>
              </w:rPr>
              <w:fldChar w:fldCharType="separate"/>
            </w:r>
            <w:r w:rsidR="00381AFD">
              <w:rPr>
                <w:noProof/>
                <w:webHidden/>
              </w:rPr>
              <w:t>27</w:t>
            </w:r>
            <w:r w:rsidR="00E65D6A">
              <w:rPr>
                <w:noProof/>
                <w:webHidden/>
              </w:rPr>
              <w:fldChar w:fldCharType="end"/>
            </w:r>
          </w:hyperlink>
        </w:p>
        <w:p w14:paraId="4ABE179E" w14:textId="2E685AA3"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08" w:history="1">
            <w:r w:rsidR="00E65D6A" w:rsidRPr="0041764B">
              <w:rPr>
                <w:rStyle w:val="Hyperlink"/>
                <w:noProof/>
              </w:rPr>
              <w:t>Annexure 2 - Prequalification Form (General Information of the Bidder)</w:t>
            </w:r>
            <w:r w:rsidR="00E65D6A">
              <w:rPr>
                <w:noProof/>
                <w:webHidden/>
              </w:rPr>
              <w:tab/>
            </w:r>
            <w:r w:rsidR="00E65D6A">
              <w:rPr>
                <w:noProof/>
                <w:webHidden/>
              </w:rPr>
              <w:fldChar w:fldCharType="begin"/>
            </w:r>
            <w:r w:rsidR="00E65D6A">
              <w:rPr>
                <w:noProof/>
                <w:webHidden/>
              </w:rPr>
              <w:instrText xml:space="preserve"> PAGEREF _Toc209184608 \h </w:instrText>
            </w:r>
            <w:r w:rsidR="00E65D6A">
              <w:rPr>
                <w:noProof/>
                <w:webHidden/>
              </w:rPr>
            </w:r>
            <w:r w:rsidR="00E65D6A">
              <w:rPr>
                <w:noProof/>
                <w:webHidden/>
              </w:rPr>
              <w:fldChar w:fldCharType="separate"/>
            </w:r>
            <w:r w:rsidR="00381AFD">
              <w:rPr>
                <w:noProof/>
                <w:webHidden/>
              </w:rPr>
              <w:t>35</w:t>
            </w:r>
            <w:r w:rsidR="00E65D6A">
              <w:rPr>
                <w:noProof/>
                <w:webHidden/>
              </w:rPr>
              <w:fldChar w:fldCharType="end"/>
            </w:r>
          </w:hyperlink>
        </w:p>
        <w:p w14:paraId="799CD8F1" w14:textId="1E3FB9E2"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09" w:history="1">
            <w:r w:rsidR="00E65D6A" w:rsidRPr="0041764B">
              <w:rPr>
                <w:rStyle w:val="Hyperlink"/>
                <w:noProof/>
              </w:rPr>
              <w:t>Annexure 3 - Technical Qualification Form (bid details/ Turnover) update table</w:t>
            </w:r>
            <w:r w:rsidR="00E65D6A">
              <w:rPr>
                <w:noProof/>
                <w:webHidden/>
              </w:rPr>
              <w:tab/>
            </w:r>
            <w:r w:rsidR="00E65D6A">
              <w:rPr>
                <w:noProof/>
                <w:webHidden/>
              </w:rPr>
              <w:fldChar w:fldCharType="begin"/>
            </w:r>
            <w:r w:rsidR="00E65D6A">
              <w:rPr>
                <w:noProof/>
                <w:webHidden/>
              </w:rPr>
              <w:instrText xml:space="preserve"> PAGEREF _Toc209184609 \h </w:instrText>
            </w:r>
            <w:r w:rsidR="00E65D6A">
              <w:rPr>
                <w:noProof/>
                <w:webHidden/>
              </w:rPr>
            </w:r>
            <w:r w:rsidR="00E65D6A">
              <w:rPr>
                <w:noProof/>
                <w:webHidden/>
              </w:rPr>
              <w:fldChar w:fldCharType="separate"/>
            </w:r>
            <w:r w:rsidR="00381AFD">
              <w:rPr>
                <w:noProof/>
                <w:webHidden/>
              </w:rPr>
              <w:t>37</w:t>
            </w:r>
            <w:r w:rsidR="00E65D6A">
              <w:rPr>
                <w:noProof/>
                <w:webHidden/>
              </w:rPr>
              <w:fldChar w:fldCharType="end"/>
            </w:r>
          </w:hyperlink>
        </w:p>
        <w:p w14:paraId="113B9FDF" w14:textId="3B24BFEA"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0" w:history="1">
            <w:r w:rsidR="00E65D6A" w:rsidRPr="0041764B">
              <w:rPr>
                <w:rStyle w:val="Hyperlink"/>
                <w:noProof/>
              </w:rPr>
              <w:t>Annexure 4 – Commercial Bid Format</w:t>
            </w:r>
            <w:r w:rsidR="00E65D6A">
              <w:rPr>
                <w:noProof/>
                <w:webHidden/>
              </w:rPr>
              <w:tab/>
            </w:r>
            <w:r w:rsidR="00E65D6A">
              <w:rPr>
                <w:noProof/>
                <w:webHidden/>
              </w:rPr>
              <w:fldChar w:fldCharType="begin"/>
            </w:r>
            <w:r w:rsidR="00E65D6A">
              <w:rPr>
                <w:noProof/>
                <w:webHidden/>
              </w:rPr>
              <w:instrText xml:space="preserve"> PAGEREF _Toc209184610 \h </w:instrText>
            </w:r>
            <w:r w:rsidR="00E65D6A">
              <w:rPr>
                <w:noProof/>
                <w:webHidden/>
              </w:rPr>
            </w:r>
            <w:r w:rsidR="00E65D6A">
              <w:rPr>
                <w:noProof/>
                <w:webHidden/>
              </w:rPr>
              <w:fldChar w:fldCharType="separate"/>
            </w:r>
            <w:r w:rsidR="00381AFD">
              <w:rPr>
                <w:noProof/>
                <w:webHidden/>
              </w:rPr>
              <w:t>38</w:t>
            </w:r>
            <w:r w:rsidR="00E65D6A">
              <w:rPr>
                <w:noProof/>
                <w:webHidden/>
              </w:rPr>
              <w:fldChar w:fldCharType="end"/>
            </w:r>
          </w:hyperlink>
        </w:p>
        <w:p w14:paraId="3770ED7A" w14:textId="2B3103DE"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1" w:history="1">
            <w:r w:rsidR="00E65D6A" w:rsidRPr="0041764B">
              <w:rPr>
                <w:rStyle w:val="Hyperlink"/>
                <w:noProof/>
              </w:rPr>
              <w:t>Annexure 5 - Performance Bank Guarantee</w:t>
            </w:r>
            <w:r w:rsidR="00E65D6A">
              <w:rPr>
                <w:noProof/>
                <w:webHidden/>
              </w:rPr>
              <w:tab/>
            </w:r>
            <w:r w:rsidR="00E65D6A">
              <w:rPr>
                <w:noProof/>
                <w:webHidden/>
              </w:rPr>
              <w:fldChar w:fldCharType="begin"/>
            </w:r>
            <w:r w:rsidR="00E65D6A">
              <w:rPr>
                <w:noProof/>
                <w:webHidden/>
              </w:rPr>
              <w:instrText xml:space="preserve"> PAGEREF _Toc209184611 \h </w:instrText>
            </w:r>
            <w:r w:rsidR="00E65D6A">
              <w:rPr>
                <w:noProof/>
                <w:webHidden/>
              </w:rPr>
            </w:r>
            <w:r w:rsidR="00E65D6A">
              <w:rPr>
                <w:noProof/>
                <w:webHidden/>
              </w:rPr>
              <w:fldChar w:fldCharType="separate"/>
            </w:r>
            <w:r w:rsidR="00381AFD">
              <w:rPr>
                <w:noProof/>
                <w:webHidden/>
              </w:rPr>
              <w:t>39</w:t>
            </w:r>
            <w:r w:rsidR="00E65D6A">
              <w:rPr>
                <w:noProof/>
                <w:webHidden/>
              </w:rPr>
              <w:fldChar w:fldCharType="end"/>
            </w:r>
          </w:hyperlink>
        </w:p>
        <w:p w14:paraId="02533565" w14:textId="251E7B17"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2" w:history="1">
            <w:r w:rsidR="00E65D6A" w:rsidRPr="0041764B">
              <w:rPr>
                <w:rStyle w:val="Hyperlink"/>
                <w:noProof/>
              </w:rPr>
              <w:t>Annexure 6 – Master Service Agreement</w:t>
            </w:r>
            <w:r w:rsidR="00E65D6A">
              <w:rPr>
                <w:noProof/>
                <w:webHidden/>
              </w:rPr>
              <w:tab/>
            </w:r>
            <w:r w:rsidR="00E65D6A">
              <w:rPr>
                <w:noProof/>
                <w:webHidden/>
              </w:rPr>
              <w:fldChar w:fldCharType="begin"/>
            </w:r>
            <w:r w:rsidR="00E65D6A">
              <w:rPr>
                <w:noProof/>
                <w:webHidden/>
              </w:rPr>
              <w:instrText xml:space="preserve"> PAGEREF _Toc209184612 \h </w:instrText>
            </w:r>
            <w:r w:rsidR="00E65D6A">
              <w:rPr>
                <w:noProof/>
                <w:webHidden/>
              </w:rPr>
            </w:r>
            <w:r w:rsidR="00E65D6A">
              <w:rPr>
                <w:noProof/>
                <w:webHidden/>
              </w:rPr>
              <w:fldChar w:fldCharType="separate"/>
            </w:r>
            <w:r w:rsidR="00381AFD">
              <w:rPr>
                <w:noProof/>
                <w:webHidden/>
              </w:rPr>
              <w:t>41</w:t>
            </w:r>
            <w:r w:rsidR="00E65D6A">
              <w:rPr>
                <w:noProof/>
                <w:webHidden/>
              </w:rPr>
              <w:fldChar w:fldCharType="end"/>
            </w:r>
          </w:hyperlink>
        </w:p>
        <w:p w14:paraId="4D340F86" w14:textId="4267E87B"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3" w:history="1">
            <w:r w:rsidR="00E65D6A" w:rsidRPr="0041764B">
              <w:rPr>
                <w:rStyle w:val="Hyperlink"/>
                <w:noProof/>
              </w:rPr>
              <w:t>Annexure 7 - Non-Disclosure Agreement</w:t>
            </w:r>
            <w:r w:rsidR="00E65D6A">
              <w:rPr>
                <w:noProof/>
                <w:webHidden/>
              </w:rPr>
              <w:tab/>
            </w:r>
            <w:r w:rsidR="00E65D6A">
              <w:rPr>
                <w:noProof/>
                <w:webHidden/>
              </w:rPr>
              <w:fldChar w:fldCharType="begin"/>
            </w:r>
            <w:r w:rsidR="00E65D6A">
              <w:rPr>
                <w:noProof/>
                <w:webHidden/>
              </w:rPr>
              <w:instrText xml:space="preserve"> PAGEREF _Toc209184613 \h </w:instrText>
            </w:r>
            <w:r w:rsidR="00E65D6A">
              <w:rPr>
                <w:noProof/>
                <w:webHidden/>
              </w:rPr>
            </w:r>
            <w:r w:rsidR="00E65D6A">
              <w:rPr>
                <w:noProof/>
                <w:webHidden/>
              </w:rPr>
              <w:fldChar w:fldCharType="separate"/>
            </w:r>
            <w:r w:rsidR="00381AFD">
              <w:rPr>
                <w:noProof/>
                <w:webHidden/>
              </w:rPr>
              <w:t>45</w:t>
            </w:r>
            <w:r w:rsidR="00E65D6A">
              <w:rPr>
                <w:noProof/>
                <w:webHidden/>
              </w:rPr>
              <w:fldChar w:fldCharType="end"/>
            </w:r>
          </w:hyperlink>
        </w:p>
        <w:p w14:paraId="61446B7C" w14:textId="099E524A"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4" w:history="1">
            <w:r w:rsidR="00E65D6A" w:rsidRPr="0041764B">
              <w:rPr>
                <w:rStyle w:val="Hyperlink"/>
                <w:noProof/>
              </w:rPr>
              <w:t>Annexure 8 -  Declaration format for ineligibility for corrupt or fraudulent practices</w:t>
            </w:r>
            <w:r w:rsidR="00E65D6A">
              <w:rPr>
                <w:noProof/>
                <w:webHidden/>
              </w:rPr>
              <w:tab/>
            </w:r>
            <w:r w:rsidR="00E65D6A">
              <w:rPr>
                <w:noProof/>
                <w:webHidden/>
              </w:rPr>
              <w:fldChar w:fldCharType="begin"/>
            </w:r>
            <w:r w:rsidR="00E65D6A">
              <w:rPr>
                <w:noProof/>
                <w:webHidden/>
              </w:rPr>
              <w:instrText xml:space="preserve"> PAGEREF _Toc209184614 \h </w:instrText>
            </w:r>
            <w:r w:rsidR="00E65D6A">
              <w:rPr>
                <w:noProof/>
                <w:webHidden/>
              </w:rPr>
            </w:r>
            <w:r w:rsidR="00E65D6A">
              <w:rPr>
                <w:noProof/>
                <w:webHidden/>
              </w:rPr>
              <w:fldChar w:fldCharType="separate"/>
            </w:r>
            <w:r w:rsidR="00381AFD">
              <w:rPr>
                <w:noProof/>
                <w:webHidden/>
              </w:rPr>
              <w:t>47</w:t>
            </w:r>
            <w:r w:rsidR="00E65D6A">
              <w:rPr>
                <w:noProof/>
                <w:webHidden/>
              </w:rPr>
              <w:fldChar w:fldCharType="end"/>
            </w:r>
          </w:hyperlink>
        </w:p>
        <w:p w14:paraId="18DC62CB" w14:textId="19AD126C"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5" w:history="1">
            <w:r w:rsidR="00E65D6A" w:rsidRPr="0041764B">
              <w:rPr>
                <w:rStyle w:val="Hyperlink"/>
                <w:noProof/>
              </w:rPr>
              <w:t>Annexure 9 - Undertaking for setting up the local office in Karnataka</w:t>
            </w:r>
            <w:r w:rsidR="00E65D6A">
              <w:rPr>
                <w:noProof/>
                <w:webHidden/>
              </w:rPr>
              <w:tab/>
            </w:r>
            <w:r w:rsidR="00E65D6A">
              <w:rPr>
                <w:noProof/>
                <w:webHidden/>
              </w:rPr>
              <w:fldChar w:fldCharType="begin"/>
            </w:r>
            <w:r w:rsidR="00E65D6A">
              <w:rPr>
                <w:noProof/>
                <w:webHidden/>
              </w:rPr>
              <w:instrText xml:space="preserve"> PAGEREF _Toc209184615 \h </w:instrText>
            </w:r>
            <w:r w:rsidR="00E65D6A">
              <w:rPr>
                <w:noProof/>
                <w:webHidden/>
              </w:rPr>
            </w:r>
            <w:r w:rsidR="00E65D6A">
              <w:rPr>
                <w:noProof/>
                <w:webHidden/>
              </w:rPr>
              <w:fldChar w:fldCharType="separate"/>
            </w:r>
            <w:r w:rsidR="00381AFD">
              <w:rPr>
                <w:noProof/>
                <w:webHidden/>
              </w:rPr>
              <w:t>48</w:t>
            </w:r>
            <w:r w:rsidR="00E65D6A">
              <w:rPr>
                <w:noProof/>
                <w:webHidden/>
              </w:rPr>
              <w:fldChar w:fldCharType="end"/>
            </w:r>
          </w:hyperlink>
        </w:p>
        <w:p w14:paraId="59C6CB0E" w14:textId="1E05B545"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6" w:history="1">
            <w:r w:rsidR="00E65D6A" w:rsidRPr="0041764B">
              <w:rPr>
                <w:rStyle w:val="Hyperlink"/>
                <w:noProof/>
              </w:rPr>
              <w:t>Annexure 10 - Power of Attorney to Authorize Signatory</w:t>
            </w:r>
            <w:r w:rsidR="00E65D6A">
              <w:rPr>
                <w:noProof/>
                <w:webHidden/>
              </w:rPr>
              <w:tab/>
            </w:r>
            <w:r w:rsidR="00E65D6A">
              <w:rPr>
                <w:noProof/>
                <w:webHidden/>
              </w:rPr>
              <w:fldChar w:fldCharType="begin"/>
            </w:r>
            <w:r w:rsidR="00E65D6A">
              <w:rPr>
                <w:noProof/>
                <w:webHidden/>
              </w:rPr>
              <w:instrText xml:space="preserve"> PAGEREF _Toc209184616 \h </w:instrText>
            </w:r>
            <w:r w:rsidR="00E65D6A">
              <w:rPr>
                <w:noProof/>
                <w:webHidden/>
              </w:rPr>
            </w:r>
            <w:r w:rsidR="00E65D6A">
              <w:rPr>
                <w:noProof/>
                <w:webHidden/>
              </w:rPr>
              <w:fldChar w:fldCharType="separate"/>
            </w:r>
            <w:r w:rsidR="00381AFD">
              <w:rPr>
                <w:noProof/>
                <w:webHidden/>
              </w:rPr>
              <w:t>49</w:t>
            </w:r>
            <w:r w:rsidR="00E65D6A">
              <w:rPr>
                <w:noProof/>
                <w:webHidden/>
              </w:rPr>
              <w:fldChar w:fldCharType="end"/>
            </w:r>
          </w:hyperlink>
        </w:p>
        <w:p w14:paraId="3A68B29A" w14:textId="35C17B02" w:rsidR="00E65D6A" w:rsidRDefault="00211155">
          <w:pPr>
            <w:pStyle w:val="TOC2"/>
            <w:tabs>
              <w:tab w:val="right" w:leader="dot" w:pos="9016"/>
            </w:tabs>
            <w:rPr>
              <w:rFonts w:asciiTheme="minorHAnsi" w:eastAsiaTheme="minorEastAsia" w:hAnsiTheme="minorHAnsi" w:cstheme="minorBidi"/>
              <w:noProof/>
              <w:lang w:val="en-IN" w:eastAsia="en-IN" w:bidi="ar-SA"/>
            </w:rPr>
          </w:pPr>
          <w:hyperlink w:anchor="_Toc209184617" w:history="1">
            <w:r w:rsidR="00E65D6A" w:rsidRPr="0041764B">
              <w:rPr>
                <w:rStyle w:val="Hyperlink"/>
                <w:noProof/>
              </w:rPr>
              <w:t>Annexure 11 - Undertaking on Non-Approachability by the deployed Manpower for Employment with DS&amp;R</w:t>
            </w:r>
            <w:r w:rsidR="00E65D6A">
              <w:rPr>
                <w:noProof/>
                <w:webHidden/>
              </w:rPr>
              <w:tab/>
            </w:r>
            <w:r w:rsidR="00E65D6A">
              <w:rPr>
                <w:noProof/>
                <w:webHidden/>
              </w:rPr>
              <w:fldChar w:fldCharType="begin"/>
            </w:r>
            <w:r w:rsidR="00E65D6A">
              <w:rPr>
                <w:noProof/>
                <w:webHidden/>
              </w:rPr>
              <w:instrText xml:space="preserve"> PAGEREF _Toc209184617 \h </w:instrText>
            </w:r>
            <w:r w:rsidR="00E65D6A">
              <w:rPr>
                <w:noProof/>
                <w:webHidden/>
              </w:rPr>
            </w:r>
            <w:r w:rsidR="00E65D6A">
              <w:rPr>
                <w:noProof/>
                <w:webHidden/>
              </w:rPr>
              <w:fldChar w:fldCharType="separate"/>
            </w:r>
            <w:r w:rsidR="00381AFD">
              <w:rPr>
                <w:noProof/>
                <w:webHidden/>
              </w:rPr>
              <w:t>50</w:t>
            </w:r>
            <w:r w:rsidR="00E65D6A">
              <w:rPr>
                <w:noProof/>
                <w:webHidden/>
              </w:rPr>
              <w:fldChar w:fldCharType="end"/>
            </w:r>
          </w:hyperlink>
        </w:p>
        <w:p w14:paraId="496E06B8" w14:textId="3D74C18F" w:rsidR="004D3B8A" w:rsidRPr="001325FD" w:rsidRDefault="004D3B8A">
          <w:pPr>
            <w:rPr>
              <w:rFonts w:ascii="Arial" w:hAnsi="Arial" w:cs="Arial"/>
            </w:rPr>
          </w:pPr>
          <w:r w:rsidRPr="001325FD">
            <w:rPr>
              <w:rFonts w:ascii="Arial" w:hAnsi="Arial" w:cs="Arial"/>
              <w:b/>
              <w:bCs/>
              <w:noProof/>
            </w:rPr>
            <w:fldChar w:fldCharType="end"/>
          </w:r>
        </w:p>
      </w:sdtContent>
    </w:sdt>
    <w:p w14:paraId="1A707433" w14:textId="77777777" w:rsidR="00F06280" w:rsidRPr="001325FD" w:rsidRDefault="00F06280">
      <w:pPr>
        <w:rPr>
          <w:rFonts w:ascii="Arial" w:hAnsi="Arial" w:cs="Arial"/>
          <w:b/>
          <w:szCs w:val="24"/>
          <w:u w:val="single"/>
          <w:lang w:val="sv-FI"/>
        </w:rPr>
      </w:pPr>
      <w:r w:rsidRPr="001325FD">
        <w:rPr>
          <w:rFonts w:ascii="Arial" w:hAnsi="Arial" w:cs="Arial"/>
          <w:b/>
          <w:szCs w:val="24"/>
          <w:u w:val="single"/>
          <w:lang w:val="sv-FI"/>
        </w:rPr>
        <w:br w:type="page"/>
      </w:r>
    </w:p>
    <w:p w14:paraId="1D04ACE5" w14:textId="77C9F95E" w:rsidR="0061244C" w:rsidRPr="001325FD" w:rsidRDefault="0061244C" w:rsidP="004806FE">
      <w:pPr>
        <w:jc w:val="center"/>
        <w:rPr>
          <w:rFonts w:ascii="Arial" w:hAnsi="Arial" w:cs="Arial"/>
          <w:b/>
          <w:sz w:val="28"/>
          <w:szCs w:val="28"/>
          <w:u w:val="single"/>
          <w:lang w:val="sv-FI"/>
        </w:rPr>
      </w:pPr>
      <w:r w:rsidRPr="001325FD">
        <w:rPr>
          <w:rFonts w:ascii="Arial" w:hAnsi="Arial" w:cs="Arial"/>
          <w:b/>
          <w:sz w:val="28"/>
          <w:szCs w:val="28"/>
          <w:u w:val="single"/>
          <w:lang w:val="sv-FI"/>
        </w:rPr>
        <w:lastRenderedPageBreak/>
        <w:t>GOVERNMENT OF KARNATAKA</w:t>
      </w:r>
    </w:p>
    <w:p w14:paraId="57697DD2" w14:textId="77777777" w:rsidR="00AA1204" w:rsidRPr="00060513" w:rsidRDefault="00AA1204" w:rsidP="00253FC3">
      <w:pPr>
        <w:spacing w:after="0"/>
        <w:jc w:val="center"/>
        <w:rPr>
          <w:rFonts w:ascii="Arial" w:hAnsi="Arial" w:cs="Arial"/>
        </w:rPr>
      </w:pPr>
      <w:r w:rsidRPr="00060513">
        <w:rPr>
          <w:rFonts w:ascii="Arial" w:hAnsi="Arial" w:cs="Arial"/>
        </w:rPr>
        <w:t>Office of the Inspector General of Registration and Commissioner of Stamps,</w:t>
      </w:r>
    </w:p>
    <w:p w14:paraId="050CB6B6" w14:textId="77777777" w:rsidR="00AA1204" w:rsidRPr="00060513" w:rsidRDefault="00AA1204" w:rsidP="00253FC3">
      <w:pPr>
        <w:spacing w:after="0"/>
        <w:jc w:val="center"/>
        <w:rPr>
          <w:rFonts w:ascii="Arial" w:hAnsi="Arial" w:cs="Arial"/>
        </w:rPr>
      </w:pPr>
      <w:proofErr w:type="spellStart"/>
      <w:r w:rsidRPr="00060513">
        <w:rPr>
          <w:rFonts w:ascii="Arial" w:hAnsi="Arial" w:cs="Arial"/>
        </w:rPr>
        <w:t>Kandaya</w:t>
      </w:r>
      <w:proofErr w:type="spellEnd"/>
      <w:r w:rsidRPr="00060513">
        <w:rPr>
          <w:rFonts w:ascii="Arial" w:hAnsi="Arial" w:cs="Arial"/>
        </w:rPr>
        <w:t xml:space="preserve"> </w:t>
      </w:r>
      <w:proofErr w:type="spellStart"/>
      <w:r w:rsidRPr="00060513">
        <w:rPr>
          <w:rFonts w:ascii="Arial" w:hAnsi="Arial" w:cs="Arial"/>
        </w:rPr>
        <w:t>Bhavan</w:t>
      </w:r>
      <w:proofErr w:type="spellEnd"/>
      <w:r w:rsidRPr="00060513">
        <w:rPr>
          <w:rFonts w:ascii="Arial" w:hAnsi="Arial" w:cs="Arial"/>
        </w:rPr>
        <w:t>, K G Road, Bengaluru – 560 009</w:t>
      </w:r>
    </w:p>
    <w:p w14:paraId="53CA1A4A" w14:textId="77777777" w:rsidR="0061244C" w:rsidRPr="00060513" w:rsidRDefault="0061244C" w:rsidP="0061244C">
      <w:pPr>
        <w:spacing w:after="0" w:line="240" w:lineRule="auto"/>
        <w:jc w:val="center"/>
        <w:rPr>
          <w:rFonts w:ascii="Arial" w:hAnsi="Arial" w:cs="Arial"/>
          <w:b/>
          <w:bCs/>
        </w:rPr>
      </w:pPr>
    </w:p>
    <w:p w14:paraId="0B5F6F3D" w14:textId="77777777" w:rsidR="0061244C" w:rsidRPr="00060513" w:rsidRDefault="0061244C" w:rsidP="0061244C">
      <w:pPr>
        <w:spacing w:after="0" w:line="240" w:lineRule="auto"/>
        <w:rPr>
          <w:rFonts w:ascii="Arial" w:hAnsi="Arial" w:cs="Arial"/>
          <w:b/>
        </w:rPr>
      </w:pPr>
      <w:r w:rsidRPr="00060513">
        <w:rPr>
          <w:rFonts w:ascii="Arial" w:hAnsi="Arial" w:cs="Arial"/>
          <w:b/>
          <w:bCs/>
        </w:rPr>
        <w:t>No:</w:t>
      </w:r>
      <w:r w:rsidR="00AA1204" w:rsidRPr="00060513">
        <w:rPr>
          <w:rFonts w:ascii="Arial" w:hAnsi="Arial" w:cs="Arial"/>
        </w:rPr>
        <w:t xml:space="preserve"> </w:t>
      </w:r>
      <w:r w:rsidR="00AA1204" w:rsidRPr="00060513">
        <w:rPr>
          <w:rFonts w:ascii="Arial" w:hAnsi="Arial" w:cs="Arial"/>
          <w:b/>
        </w:rPr>
        <w:t>Comp/xx/2025-26 dated xx/xx/2025</w:t>
      </w:r>
      <w:r w:rsidRPr="00060513">
        <w:rPr>
          <w:rFonts w:ascii="Arial" w:hAnsi="Arial" w:cs="Arial"/>
          <w:b/>
        </w:rPr>
        <w:tab/>
      </w:r>
      <w:r w:rsidRPr="00060513">
        <w:rPr>
          <w:rFonts w:ascii="Arial" w:hAnsi="Arial" w:cs="Arial"/>
          <w:b/>
        </w:rPr>
        <w:tab/>
      </w:r>
      <w:r w:rsidRPr="00060513">
        <w:rPr>
          <w:rFonts w:ascii="Arial" w:hAnsi="Arial" w:cs="Arial"/>
          <w:b/>
        </w:rPr>
        <w:tab/>
      </w:r>
      <w:r w:rsidR="00AB6244" w:rsidRPr="00060513">
        <w:rPr>
          <w:rFonts w:ascii="Arial" w:hAnsi="Arial" w:cs="Arial"/>
          <w:b/>
        </w:rPr>
        <w:t xml:space="preserve">         </w:t>
      </w:r>
      <w:r w:rsidR="00AA1204" w:rsidRPr="00060513">
        <w:rPr>
          <w:rFonts w:ascii="Arial" w:hAnsi="Arial" w:cs="Arial"/>
          <w:b/>
        </w:rPr>
        <w:t xml:space="preserve"> </w:t>
      </w:r>
      <w:r w:rsidR="00EB6D3D" w:rsidRPr="00060513">
        <w:rPr>
          <w:rFonts w:ascii="Arial" w:hAnsi="Arial" w:cs="Arial"/>
          <w:b/>
        </w:rPr>
        <w:t>Dated:  __.__</w:t>
      </w:r>
      <w:r w:rsidR="00AA1204" w:rsidRPr="00060513">
        <w:rPr>
          <w:rFonts w:ascii="Arial" w:hAnsi="Arial" w:cs="Arial"/>
          <w:b/>
        </w:rPr>
        <w:t>.2025</w:t>
      </w:r>
    </w:p>
    <w:p w14:paraId="673B2F48" w14:textId="77777777" w:rsidR="00AB6244" w:rsidRPr="00060513" w:rsidRDefault="00AB6244" w:rsidP="00AB6244">
      <w:pPr>
        <w:spacing w:after="0" w:line="240" w:lineRule="auto"/>
        <w:rPr>
          <w:rFonts w:ascii="Arial" w:hAnsi="Arial" w:cs="Arial"/>
          <w:b/>
          <w:bCs/>
          <w:color w:val="000000" w:themeColor="text1"/>
        </w:rPr>
      </w:pPr>
      <w:r w:rsidRPr="00060513">
        <w:rPr>
          <w:rFonts w:ascii="Arial" w:hAnsi="Arial" w:cs="Arial"/>
          <w:b/>
          <w:bCs/>
          <w:color w:val="000000" w:themeColor="text1"/>
        </w:rPr>
        <w:t xml:space="preserve">      </w:t>
      </w:r>
    </w:p>
    <w:p w14:paraId="6491B8DE" w14:textId="6A2985E9" w:rsidR="0061244C" w:rsidRPr="00060513" w:rsidRDefault="00AD2A11" w:rsidP="00740C11">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5" w:name="_Toc209184296"/>
      <w:ins w:id="6" w:author="Administrator" w:date="2025-11-18T14:15:00Z">
        <w:r>
          <w:rPr>
            <w:rFonts w:cs="Arial"/>
            <w:szCs w:val="24"/>
          </w:rPr>
          <w:t xml:space="preserve"> </w:t>
        </w:r>
      </w:ins>
      <w:r w:rsidR="0061244C" w:rsidRPr="00060513">
        <w:rPr>
          <w:rFonts w:cs="Arial"/>
          <w:szCs w:val="24"/>
        </w:rPr>
        <w:t>TENDER SCHEDULE FOR</w:t>
      </w:r>
      <w:bookmarkEnd w:id="5"/>
      <w:r w:rsidR="00740C11" w:rsidRPr="00060513">
        <w:rPr>
          <w:rFonts w:cs="Arial"/>
          <w:szCs w:val="24"/>
        </w:rPr>
        <w:t xml:space="preserve"> </w:t>
      </w:r>
    </w:p>
    <w:p w14:paraId="456E0313" w14:textId="77777777" w:rsidR="0061244C" w:rsidRPr="00060513" w:rsidRDefault="00AA1204" w:rsidP="0061244C">
      <w:pPr>
        <w:spacing w:after="0" w:line="240" w:lineRule="auto"/>
        <w:jc w:val="center"/>
        <w:rPr>
          <w:rFonts w:ascii="Arial" w:hAnsi="Arial" w:cs="Arial"/>
          <w:b/>
        </w:rPr>
      </w:pPr>
      <w:r w:rsidRPr="00060513">
        <w:rPr>
          <w:rFonts w:ascii="Arial" w:hAnsi="Arial" w:cs="Arial"/>
          <w:b/>
        </w:rPr>
        <w:t>Prov</w:t>
      </w:r>
      <w:r w:rsidR="0051206D" w:rsidRPr="00060513">
        <w:rPr>
          <w:rFonts w:ascii="Arial" w:hAnsi="Arial" w:cs="Arial"/>
          <w:b/>
        </w:rPr>
        <w:t>iding 39</w:t>
      </w:r>
      <w:r w:rsidRPr="00060513">
        <w:rPr>
          <w:rFonts w:ascii="Arial" w:hAnsi="Arial" w:cs="Arial"/>
          <w:b/>
        </w:rPr>
        <w:t xml:space="preserve"> I.T Manpower to Computer Section of IGR Office,</w:t>
      </w:r>
    </w:p>
    <w:p w14:paraId="2878D55B" w14:textId="77777777" w:rsidR="0061244C" w:rsidRPr="00060513" w:rsidRDefault="00AA1204" w:rsidP="0061244C">
      <w:pPr>
        <w:widowControl w:val="0"/>
        <w:autoSpaceDE w:val="0"/>
        <w:autoSpaceDN w:val="0"/>
        <w:adjustRightInd w:val="0"/>
        <w:spacing w:after="0" w:line="240" w:lineRule="auto"/>
        <w:jc w:val="center"/>
        <w:rPr>
          <w:rFonts w:ascii="Arial" w:hAnsi="Arial" w:cs="Arial"/>
          <w:b/>
          <w:color w:val="000000"/>
          <w:w w:val="105"/>
        </w:rPr>
      </w:pPr>
      <w:r w:rsidRPr="00060513">
        <w:rPr>
          <w:rFonts w:ascii="Arial" w:hAnsi="Arial" w:cs="Arial"/>
          <w:b/>
          <w:color w:val="000000"/>
          <w:w w:val="105"/>
        </w:rPr>
        <w:t>Department of Stamps and Registration</w:t>
      </w:r>
      <w:r w:rsidR="0061244C" w:rsidRPr="00060513">
        <w:rPr>
          <w:rFonts w:ascii="Arial" w:hAnsi="Arial" w:cs="Arial"/>
          <w:b/>
          <w:color w:val="000000"/>
          <w:w w:val="105"/>
        </w:rPr>
        <w:t xml:space="preserve"> </w:t>
      </w:r>
      <w:proofErr w:type="gramStart"/>
      <w:r w:rsidR="0061244C" w:rsidRPr="00060513">
        <w:rPr>
          <w:rFonts w:ascii="Arial" w:hAnsi="Arial" w:cs="Arial"/>
          <w:b/>
          <w:color w:val="000000"/>
          <w:w w:val="105"/>
        </w:rPr>
        <w:t>Under</w:t>
      </w:r>
      <w:proofErr w:type="gramEnd"/>
      <w:r w:rsidR="0061244C" w:rsidRPr="00060513">
        <w:rPr>
          <w:rFonts w:ascii="Arial" w:hAnsi="Arial" w:cs="Arial"/>
          <w:b/>
          <w:color w:val="000000"/>
          <w:w w:val="105"/>
        </w:rPr>
        <w:t xml:space="preserve"> e-Procurement System</w:t>
      </w:r>
    </w:p>
    <w:tbl>
      <w:tblPr>
        <w:tblpPr w:leftFromText="180" w:rightFromText="180" w:vertAnchor="text" w:horzAnchor="margin" w:tblpXSpec="center" w:tblpY="1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35"/>
        <w:gridCol w:w="4881"/>
      </w:tblGrid>
      <w:tr w:rsidR="00444991" w:rsidRPr="00060513" w14:paraId="2E3EDB03" w14:textId="77777777" w:rsidTr="00444991">
        <w:trPr>
          <w:trHeight w:val="429"/>
        </w:trPr>
        <w:tc>
          <w:tcPr>
            <w:tcW w:w="2293" w:type="pct"/>
            <w:vAlign w:val="center"/>
          </w:tcPr>
          <w:p w14:paraId="3E9DDBA6" w14:textId="77777777" w:rsidR="00444991" w:rsidRPr="00060513" w:rsidRDefault="00444991" w:rsidP="006B6218">
            <w:pPr>
              <w:widowControl w:val="0"/>
              <w:autoSpaceDE w:val="0"/>
              <w:autoSpaceDN w:val="0"/>
              <w:adjustRightInd w:val="0"/>
              <w:spacing w:after="0"/>
              <w:jc w:val="center"/>
              <w:rPr>
                <w:rFonts w:ascii="Arial" w:hAnsi="Arial" w:cs="Arial"/>
                <w:b/>
                <w:color w:val="000000"/>
                <w:w w:val="105"/>
              </w:rPr>
            </w:pPr>
            <w:r w:rsidRPr="00060513">
              <w:rPr>
                <w:rFonts w:ascii="Arial" w:hAnsi="Arial" w:cs="Arial"/>
                <w:b/>
                <w:color w:val="000000"/>
                <w:w w:val="105"/>
              </w:rPr>
              <w:t>Milestone</w:t>
            </w:r>
          </w:p>
        </w:tc>
        <w:tc>
          <w:tcPr>
            <w:tcW w:w="2707" w:type="pct"/>
            <w:vAlign w:val="center"/>
          </w:tcPr>
          <w:p w14:paraId="4900561B" w14:textId="77777777" w:rsidR="00444991" w:rsidRPr="00060513" w:rsidRDefault="00444991" w:rsidP="006B6218">
            <w:pPr>
              <w:widowControl w:val="0"/>
              <w:autoSpaceDE w:val="0"/>
              <w:autoSpaceDN w:val="0"/>
              <w:adjustRightInd w:val="0"/>
              <w:spacing w:after="0"/>
              <w:jc w:val="center"/>
              <w:rPr>
                <w:rFonts w:ascii="Arial" w:hAnsi="Arial" w:cs="Arial"/>
                <w:b/>
                <w:color w:val="000000" w:themeColor="text1"/>
                <w:w w:val="105"/>
              </w:rPr>
            </w:pPr>
            <w:r w:rsidRPr="00060513">
              <w:rPr>
                <w:rFonts w:ascii="Arial" w:hAnsi="Arial" w:cs="Arial"/>
                <w:b/>
                <w:color w:val="000000" w:themeColor="text1"/>
                <w:w w:val="105"/>
              </w:rPr>
              <w:t>Date/ Reference</w:t>
            </w:r>
          </w:p>
        </w:tc>
      </w:tr>
      <w:tr w:rsidR="00444991" w:rsidRPr="00060513" w14:paraId="5B5F1304" w14:textId="77777777" w:rsidTr="00444991">
        <w:trPr>
          <w:trHeight w:val="429"/>
        </w:trPr>
        <w:tc>
          <w:tcPr>
            <w:tcW w:w="2293" w:type="pct"/>
            <w:vAlign w:val="center"/>
          </w:tcPr>
          <w:p w14:paraId="3BA81D29" w14:textId="425ACC46" w:rsidR="00444991" w:rsidRPr="001325FD" w:rsidRDefault="00444991" w:rsidP="00832F3D">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 xml:space="preserve">Tender Inviting Authority </w:t>
            </w:r>
          </w:p>
        </w:tc>
        <w:tc>
          <w:tcPr>
            <w:tcW w:w="2707" w:type="pct"/>
            <w:vAlign w:val="center"/>
          </w:tcPr>
          <w:p w14:paraId="3B739047" w14:textId="3384DBD1" w:rsidR="00444991" w:rsidRPr="00060513" w:rsidRDefault="00444991" w:rsidP="00832F3D">
            <w:pPr>
              <w:widowControl w:val="0"/>
              <w:autoSpaceDE w:val="0"/>
              <w:autoSpaceDN w:val="0"/>
              <w:adjustRightInd w:val="0"/>
              <w:spacing w:after="0"/>
              <w:rPr>
                <w:rFonts w:ascii="Arial" w:hAnsi="Arial" w:cs="Arial"/>
                <w:color w:val="000000" w:themeColor="text1"/>
                <w:w w:val="105"/>
              </w:rPr>
            </w:pPr>
            <w:r w:rsidRPr="001325FD">
              <w:rPr>
                <w:rFonts w:ascii="Arial" w:hAnsi="Arial" w:cs="Arial"/>
                <w:color w:val="000000"/>
                <w:shd w:val="clear" w:color="auto" w:fill="FFFFFF"/>
              </w:rPr>
              <w:t>Inspector General of Re</w:t>
            </w:r>
            <w:r w:rsidRPr="00060513">
              <w:rPr>
                <w:rFonts w:ascii="Arial" w:hAnsi="Arial" w:cs="Arial"/>
                <w:color w:val="000000"/>
                <w:shd w:val="clear" w:color="auto" w:fill="FFFFFF"/>
              </w:rPr>
              <w:t>gistration and Commissioner of Stamps</w:t>
            </w:r>
          </w:p>
        </w:tc>
      </w:tr>
      <w:tr w:rsidR="00444991" w:rsidRPr="00060513" w14:paraId="1C71E5AF" w14:textId="77777777" w:rsidTr="00444991">
        <w:trPr>
          <w:trHeight w:val="429"/>
        </w:trPr>
        <w:tc>
          <w:tcPr>
            <w:tcW w:w="2293" w:type="pct"/>
            <w:vAlign w:val="center"/>
          </w:tcPr>
          <w:p w14:paraId="3E00943E" w14:textId="305B6CAD" w:rsidR="00444991" w:rsidRPr="001325FD" w:rsidRDefault="00444991" w:rsidP="00832F3D">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Tender Accepting Authority</w:t>
            </w:r>
          </w:p>
        </w:tc>
        <w:tc>
          <w:tcPr>
            <w:tcW w:w="2707" w:type="pct"/>
            <w:vAlign w:val="center"/>
          </w:tcPr>
          <w:p w14:paraId="3743F6E6" w14:textId="73055FB6" w:rsidR="00444991" w:rsidRPr="00060513" w:rsidRDefault="00444991" w:rsidP="00832F3D">
            <w:pPr>
              <w:widowControl w:val="0"/>
              <w:autoSpaceDE w:val="0"/>
              <w:autoSpaceDN w:val="0"/>
              <w:adjustRightInd w:val="0"/>
              <w:spacing w:after="0"/>
              <w:rPr>
                <w:rFonts w:ascii="Arial" w:hAnsi="Arial" w:cs="Arial"/>
                <w:color w:val="000000" w:themeColor="text1"/>
                <w:w w:val="105"/>
              </w:rPr>
            </w:pPr>
            <w:r w:rsidRPr="001325FD">
              <w:rPr>
                <w:rFonts w:ascii="Arial" w:hAnsi="Arial" w:cs="Arial"/>
                <w:color w:val="000000"/>
                <w:shd w:val="clear" w:color="auto" w:fill="FFFFFF"/>
              </w:rPr>
              <w:t>Principal Secretary to Government, Revenue Department</w:t>
            </w:r>
          </w:p>
        </w:tc>
      </w:tr>
      <w:tr w:rsidR="00444991" w:rsidRPr="00060513" w14:paraId="31871795" w14:textId="77777777" w:rsidTr="00444991">
        <w:trPr>
          <w:trHeight w:val="429"/>
        </w:trPr>
        <w:tc>
          <w:tcPr>
            <w:tcW w:w="2293" w:type="pct"/>
            <w:vAlign w:val="center"/>
          </w:tcPr>
          <w:p w14:paraId="3C64C467" w14:textId="77777777" w:rsidR="00444991" w:rsidRPr="001325FD" w:rsidRDefault="00444991" w:rsidP="00796497">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Tender Reference</w:t>
            </w:r>
          </w:p>
        </w:tc>
        <w:tc>
          <w:tcPr>
            <w:tcW w:w="2707" w:type="pct"/>
            <w:vAlign w:val="center"/>
          </w:tcPr>
          <w:p w14:paraId="00CF73BF" w14:textId="663A80D6" w:rsidR="00444991" w:rsidRPr="001325FD" w:rsidRDefault="00C71A46" w:rsidP="00AA1204">
            <w:pPr>
              <w:widowControl w:val="0"/>
              <w:autoSpaceDE w:val="0"/>
              <w:autoSpaceDN w:val="0"/>
              <w:adjustRightInd w:val="0"/>
              <w:spacing w:after="0"/>
              <w:rPr>
                <w:rFonts w:ascii="Arial" w:hAnsi="Arial" w:cs="Arial"/>
                <w:color w:val="000000" w:themeColor="text1"/>
                <w:w w:val="105"/>
              </w:rPr>
            </w:pPr>
            <w:ins w:id="7" w:author="Administrator" w:date="2025-11-18T17:20:00Z">
              <w:r w:rsidRPr="00C71A46">
                <w:rPr>
                  <w:rFonts w:ascii="Arial" w:hAnsi="Arial" w:cs="Arial"/>
                  <w:color w:val="000000"/>
                  <w:shd w:val="clear" w:color="auto" w:fill="FFFFFF"/>
                  <w:rPrChange w:id="8" w:author="Administrator" w:date="2025-11-18T17:20:00Z">
                    <w:rPr>
                      <w:rFonts w:ascii="Nunito Sans" w:hAnsi="Nunito Sans"/>
                      <w:b/>
                      <w:bCs/>
                      <w:color w:val="3A3A3A"/>
                      <w:spacing w:val="5"/>
                      <w:shd w:val="clear" w:color="auto" w:fill="FFFFFF"/>
                    </w:rPr>
                  </w:rPrChange>
                </w:rPr>
                <w:t>DSR/2025-26/SE0007</w:t>
              </w:r>
            </w:ins>
            <w:del w:id="9" w:author="Administrator" w:date="2025-11-18T17:20:00Z">
              <w:r w:rsidR="00444991" w:rsidRPr="001325FD" w:rsidDel="00C71A46">
                <w:rPr>
                  <w:rFonts w:ascii="Arial" w:hAnsi="Arial" w:cs="Arial"/>
                  <w:color w:val="000000" w:themeColor="text1"/>
                  <w:w w:val="105"/>
                </w:rPr>
                <w:delText>Comp/xx/2025-26 dated xx/xx/2025</w:delText>
              </w:r>
            </w:del>
          </w:p>
        </w:tc>
      </w:tr>
      <w:tr w:rsidR="00444991" w:rsidRPr="00060513" w14:paraId="624B7B88" w14:textId="77777777" w:rsidTr="00444991">
        <w:trPr>
          <w:trHeight w:val="634"/>
        </w:trPr>
        <w:tc>
          <w:tcPr>
            <w:tcW w:w="2293" w:type="pct"/>
            <w:vAlign w:val="center"/>
          </w:tcPr>
          <w:p w14:paraId="26A07FA4" w14:textId="77777777" w:rsidR="00444991" w:rsidRPr="00060513" w:rsidRDefault="00444991" w:rsidP="00796497">
            <w:pPr>
              <w:widowControl w:val="0"/>
              <w:autoSpaceDE w:val="0"/>
              <w:autoSpaceDN w:val="0"/>
              <w:adjustRightInd w:val="0"/>
              <w:spacing w:after="0"/>
              <w:rPr>
                <w:rFonts w:ascii="Arial" w:hAnsi="Arial" w:cs="Arial"/>
                <w:color w:val="000000"/>
                <w:w w:val="105"/>
              </w:rPr>
            </w:pPr>
            <w:r w:rsidRPr="001325FD">
              <w:rPr>
                <w:rFonts w:ascii="Arial" w:hAnsi="Arial" w:cs="Arial"/>
              </w:rPr>
              <w:t>Date from which Bid  document is ready for download through  E-Procurement Portal of Government of Karnataka</w:t>
            </w:r>
          </w:p>
        </w:tc>
        <w:tc>
          <w:tcPr>
            <w:tcW w:w="2707" w:type="pct"/>
            <w:vAlign w:val="center"/>
          </w:tcPr>
          <w:p w14:paraId="764D83DD" w14:textId="6282CC58" w:rsidR="00444991" w:rsidRPr="00060513" w:rsidRDefault="00444991" w:rsidP="00444991">
            <w:pPr>
              <w:spacing w:after="0"/>
              <w:jc w:val="center"/>
              <w:rPr>
                <w:rFonts w:ascii="Arial" w:hAnsi="Arial" w:cs="Arial"/>
                <w:color w:val="000000"/>
                <w:w w:val="105"/>
              </w:rPr>
            </w:pPr>
            <w:r>
              <w:rPr>
                <w:rFonts w:ascii="Arial" w:hAnsi="Arial" w:cs="Arial"/>
                <w:color w:val="000000"/>
                <w:w w:val="105"/>
              </w:rPr>
              <w:t>1</w:t>
            </w:r>
            <w:ins w:id="10" w:author="Administrator" w:date="2025-11-19T14:51:00Z">
              <w:r w:rsidR="004946E8">
                <w:rPr>
                  <w:rFonts w:ascii="Arial" w:hAnsi="Arial" w:cs="Arial"/>
                  <w:color w:val="000000"/>
                  <w:w w:val="105"/>
                </w:rPr>
                <w:t>9</w:t>
              </w:r>
            </w:ins>
            <w:del w:id="11" w:author="Administrator" w:date="2025-11-19T14:51:00Z">
              <w:r w:rsidDel="004946E8">
                <w:rPr>
                  <w:rFonts w:ascii="Arial" w:hAnsi="Arial" w:cs="Arial"/>
                  <w:color w:val="000000"/>
                  <w:w w:val="105"/>
                </w:rPr>
                <w:delText>8</w:delText>
              </w:r>
            </w:del>
            <w:r w:rsidRPr="00060513">
              <w:rPr>
                <w:rFonts w:ascii="Arial" w:hAnsi="Arial" w:cs="Arial"/>
                <w:color w:val="000000"/>
                <w:w w:val="105"/>
              </w:rPr>
              <w:t>/</w:t>
            </w:r>
            <w:r>
              <w:rPr>
                <w:rFonts w:ascii="Arial" w:hAnsi="Arial" w:cs="Arial"/>
                <w:color w:val="000000"/>
                <w:w w:val="105"/>
              </w:rPr>
              <w:t>11</w:t>
            </w:r>
            <w:r w:rsidRPr="00060513">
              <w:rPr>
                <w:rFonts w:ascii="Arial" w:hAnsi="Arial" w:cs="Arial"/>
                <w:color w:val="000000"/>
                <w:w w:val="105"/>
              </w:rPr>
              <w:t>/</w:t>
            </w:r>
            <w:r>
              <w:rPr>
                <w:rFonts w:ascii="Arial" w:hAnsi="Arial" w:cs="Arial"/>
                <w:color w:val="000000"/>
                <w:w w:val="105"/>
              </w:rPr>
              <w:t>2025</w:t>
            </w:r>
          </w:p>
        </w:tc>
      </w:tr>
      <w:tr w:rsidR="00444991" w:rsidRPr="00060513" w14:paraId="009911E4" w14:textId="77777777" w:rsidTr="00444991">
        <w:trPr>
          <w:trHeight w:val="429"/>
        </w:trPr>
        <w:tc>
          <w:tcPr>
            <w:tcW w:w="2293" w:type="pct"/>
            <w:vAlign w:val="center"/>
          </w:tcPr>
          <w:p w14:paraId="38B6A4D0" w14:textId="77777777" w:rsidR="00444991" w:rsidRPr="001325FD" w:rsidRDefault="00444991" w:rsidP="00796497">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Pre bid Meeting</w:t>
            </w:r>
          </w:p>
        </w:tc>
        <w:tc>
          <w:tcPr>
            <w:tcW w:w="2707" w:type="pct"/>
            <w:vAlign w:val="center"/>
          </w:tcPr>
          <w:p w14:paraId="51DD9AAD" w14:textId="38967229" w:rsidR="00444991" w:rsidRPr="001325FD" w:rsidRDefault="00444991" w:rsidP="00796497">
            <w:pPr>
              <w:spacing w:after="0"/>
              <w:jc w:val="center"/>
              <w:rPr>
                <w:rFonts w:ascii="Arial" w:hAnsi="Arial" w:cs="Arial"/>
                <w:color w:val="000000"/>
                <w:w w:val="105"/>
              </w:rPr>
            </w:pPr>
            <w:del w:id="12" w:author="Administrator" w:date="2025-11-18T12:48:00Z">
              <w:r w:rsidRPr="001325FD" w:rsidDel="00444991">
                <w:rPr>
                  <w:rFonts w:ascii="Arial" w:hAnsi="Arial" w:cs="Arial"/>
                  <w:color w:val="000000"/>
                  <w:w w:val="105"/>
                </w:rPr>
                <w:delText xml:space="preserve">_ _/ _ _ / _ _ _ _ </w:delText>
              </w:r>
            </w:del>
            <w:ins w:id="13" w:author="Administrator" w:date="2025-11-18T12:48:00Z">
              <w:r w:rsidR="00CB4E28">
                <w:rPr>
                  <w:rFonts w:ascii="Arial" w:hAnsi="Arial" w:cs="Arial"/>
                  <w:color w:val="000000"/>
                  <w:w w:val="105"/>
                </w:rPr>
                <w:t>2</w:t>
              </w:r>
            </w:ins>
            <w:ins w:id="14" w:author="Administrator" w:date="2025-11-19T14:54:00Z">
              <w:r w:rsidR="00CB4E28">
                <w:rPr>
                  <w:rFonts w:ascii="Arial" w:hAnsi="Arial" w:cs="Arial"/>
                  <w:color w:val="000000"/>
                  <w:w w:val="105"/>
                </w:rPr>
                <w:t>5</w:t>
              </w:r>
            </w:ins>
            <w:ins w:id="15" w:author="Administrator" w:date="2025-11-18T12:48:00Z">
              <w:r>
                <w:rPr>
                  <w:rFonts w:ascii="Arial" w:hAnsi="Arial" w:cs="Arial"/>
                  <w:color w:val="000000"/>
                  <w:w w:val="105"/>
                </w:rPr>
                <w:t xml:space="preserve">/11/2025 </w:t>
              </w:r>
            </w:ins>
            <w:r w:rsidRPr="001325FD">
              <w:rPr>
                <w:rFonts w:ascii="Arial" w:hAnsi="Arial" w:cs="Arial"/>
                <w:color w:val="000000"/>
                <w:w w:val="105"/>
              </w:rPr>
              <w:t xml:space="preserve">@ </w:t>
            </w:r>
            <w:ins w:id="16" w:author="Administrator" w:date="2025-11-18T17:14:00Z">
              <w:r w:rsidR="006F47E8">
                <w:rPr>
                  <w:rFonts w:ascii="Arial" w:hAnsi="Arial" w:cs="Arial"/>
                  <w:color w:val="000000"/>
                  <w:w w:val="105"/>
                </w:rPr>
                <w:t>12</w:t>
              </w:r>
            </w:ins>
            <w:del w:id="17" w:author="Administrator" w:date="2025-11-18T17:14:00Z">
              <w:r w:rsidRPr="001325FD" w:rsidDel="006F47E8">
                <w:rPr>
                  <w:rFonts w:ascii="Arial" w:hAnsi="Arial" w:cs="Arial"/>
                  <w:color w:val="000000"/>
                  <w:w w:val="105"/>
                </w:rPr>
                <w:delText>4</w:delText>
              </w:r>
            </w:del>
            <w:r w:rsidRPr="001325FD">
              <w:rPr>
                <w:rFonts w:ascii="Arial" w:hAnsi="Arial" w:cs="Arial"/>
                <w:color w:val="000000"/>
                <w:w w:val="105"/>
              </w:rPr>
              <w:t>.00 PM</w:t>
            </w:r>
          </w:p>
        </w:tc>
      </w:tr>
      <w:tr w:rsidR="00444991" w:rsidRPr="00060513" w14:paraId="3E821CCE" w14:textId="77777777" w:rsidTr="00444991">
        <w:trPr>
          <w:trHeight w:val="429"/>
          <w:ins w:id="18" w:author="Administrator" w:date="2025-11-18T12:48:00Z"/>
        </w:trPr>
        <w:tc>
          <w:tcPr>
            <w:tcW w:w="2293" w:type="pct"/>
            <w:vAlign w:val="center"/>
          </w:tcPr>
          <w:p w14:paraId="40397BD5" w14:textId="4CDB1A4B" w:rsidR="00444991" w:rsidRPr="001325FD" w:rsidRDefault="00444991" w:rsidP="00444991">
            <w:pPr>
              <w:widowControl w:val="0"/>
              <w:autoSpaceDE w:val="0"/>
              <w:autoSpaceDN w:val="0"/>
              <w:adjustRightInd w:val="0"/>
              <w:spacing w:after="0"/>
              <w:rPr>
                <w:ins w:id="19" w:author="Administrator" w:date="2025-11-18T12:48:00Z"/>
                <w:rFonts w:ascii="Arial" w:hAnsi="Arial" w:cs="Arial"/>
                <w:color w:val="000000"/>
                <w:w w:val="105"/>
              </w:rPr>
            </w:pPr>
            <w:ins w:id="20" w:author="Administrator" w:date="2025-11-18T12:48:00Z">
              <w:r w:rsidRPr="001325FD">
                <w:rPr>
                  <w:rFonts w:ascii="Arial" w:hAnsi="Arial" w:cs="Arial"/>
                  <w:color w:val="000000"/>
                  <w:w w:val="105"/>
                </w:rPr>
                <w:t>Last date for submitting clarification if any</w:t>
              </w:r>
            </w:ins>
          </w:p>
        </w:tc>
        <w:tc>
          <w:tcPr>
            <w:tcW w:w="2707" w:type="pct"/>
            <w:vAlign w:val="center"/>
          </w:tcPr>
          <w:p w14:paraId="7850600F" w14:textId="60D5C21D" w:rsidR="00444991" w:rsidRPr="001325FD" w:rsidRDefault="00CB4E28" w:rsidP="004946E8">
            <w:pPr>
              <w:spacing w:after="0"/>
              <w:jc w:val="center"/>
              <w:rPr>
                <w:ins w:id="21" w:author="Administrator" w:date="2025-11-18T12:48:00Z"/>
                <w:rFonts w:ascii="Arial" w:hAnsi="Arial" w:cs="Arial"/>
                <w:color w:val="000000"/>
                <w:w w:val="105"/>
              </w:rPr>
            </w:pPr>
            <w:ins w:id="22" w:author="Administrator" w:date="2025-11-18T12:49:00Z">
              <w:r>
                <w:rPr>
                  <w:rFonts w:ascii="Arial" w:hAnsi="Arial" w:cs="Arial"/>
                  <w:color w:val="000000"/>
                  <w:w w:val="105"/>
                </w:rPr>
                <w:t>2</w:t>
              </w:r>
            </w:ins>
            <w:ins w:id="23" w:author="Administrator" w:date="2025-11-19T14:54:00Z">
              <w:r>
                <w:rPr>
                  <w:rFonts w:ascii="Arial" w:hAnsi="Arial" w:cs="Arial"/>
                  <w:color w:val="000000"/>
                  <w:w w:val="105"/>
                </w:rPr>
                <w:t>7</w:t>
              </w:r>
            </w:ins>
            <w:ins w:id="24" w:author="Administrator" w:date="2025-11-18T12:49:00Z">
              <w:r w:rsidR="00444991">
                <w:rPr>
                  <w:rFonts w:ascii="Arial" w:hAnsi="Arial" w:cs="Arial"/>
                  <w:color w:val="000000"/>
                  <w:w w:val="105"/>
                </w:rPr>
                <w:t xml:space="preserve">/11/2025 </w:t>
              </w:r>
            </w:ins>
            <w:ins w:id="25" w:author="Administrator" w:date="2025-11-18T12:48:00Z">
              <w:r w:rsidR="006F47E8">
                <w:rPr>
                  <w:rFonts w:ascii="Arial" w:hAnsi="Arial" w:cs="Arial"/>
                  <w:color w:val="000000"/>
                  <w:w w:val="105"/>
                </w:rPr>
                <w:t xml:space="preserve">@ </w:t>
              </w:r>
            </w:ins>
            <w:ins w:id="26" w:author="Administrator" w:date="2025-11-18T17:15:00Z">
              <w:r w:rsidR="006F47E8">
                <w:rPr>
                  <w:rFonts w:ascii="Arial" w:hAnsi="Arial" w:cs="Arial"/>
                  <w:color w:val="000000"/>
                  <w:w w:val="105"/>
                </w:rPr>
                <w:t>12:00</w:t>
              </w:r>
            </w:ins>
            <w:ins w:id="27" w:author="Administrator" w:date="2025-11-18T12:48:00Z">
              <w:r w:rsidR="00444991" w:rsidRPr="001325FD">
                <w:rPr>
                  <w:rFonts w:ascii="Arial" w:hAnsi="Arial" w:cs="Arial"/>
                  <w:color w:val="000000"/>
                  <w:w w:val="105"/>
                </w:rPr>
                <w:t xml:space="preserve"> </w:t>
              </w:r>
            </w:ins>
            <w:ins w:id="28" w:author="Administrator" w:date="2025-11-18T17:15:00Z">
              <w:r w:rsidR="006F47E8">
                <w:rPr>
                  <w:rFonts w:ascii="Arial" w:hAnsi="Arial" w:cs="Arial"/>
                  <w:color w:val="000000"/>
                  <w:w w:val="105"/>
                </w:rPr>
                <w:t>P</w:t>
              </w:r>
            </w:ins>
            <w:ins w:id="29" w:author="Administrator" w:date="2025-11-18T12:48:00Z">
              <w:r w:rsidR="00444991" w:rsidRPr="001325FD">
                <w:rPr>
                  <w:rFonts w:ascii="Arial" w:hAnsi="Arial" w:cs="Arial"/>
                  <w:color w:val="000000"/>
                  <w:w w:val="105"/>
                </w:rPr>
                <w:t>M</w:t>
              </w:r>
            </w:ins>
          </w:p>
        </w:tc>
      </w:tr>
      <w:tr w:rsidR="00444991" w:rsidRPr="00060513" w14:paraId="2BB7B214" w14:textId="77777777" w:rsidTr="00444991">
        <w:trPr>
          <w:trHeight w:val="681"/>
        </w:trPr>
        <w:tc>
          <w:tcPr>
            <w:tcW w:w="2293" w:type="pct"/>
            <w:vAlign w:val="center"/>
          </w:tcPr>
          <w:p w14:paraId="0B500610" w14:textId="77777777" w:rsidR="00444991" w:rsidRPr="001325FD" w:rsidRDefault="00444991" w:rsidP="00444991">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Last date and time for uploading of tender in e-Procurement platform</w:t>
            </w:r>
          </w:p>
        </w:tc>
        <w:tc>
          <w:tcPr>
            <w:tcW w:w="2707" w:type="pct"/>
            <w:vAlign w:val="center"/>
          </w:tcPr>
          <w:p w14:paraId="18054A11" w14:textId="335AE9EB" w:rsidR="00444991" w:rsidRPr="00060513" w:rsidRDefault="00444991" w:rsidP="00D54850">
            <w:pPr>
              <w:spacing w:after="0"/>
              <w:jc w:val="center"/>
              <w:rPr>
                <w:rFonts w:ascii="Arial" w:hAnsi="Arial" w:cs="Arial"/>
                <w:color w:val="000000"/>
                <w:w w:val="105"/>
              </w:rPr>
            </w:pPr>
            <w:del w:id="30" w:author="Administrator" w:date="2025-11-18T12:49:00Z">
              <w:r w:rsidRPr="00060513" w:rsidDel="00444991">
                <w:rPr>
                  <w:rFonts w:ascii="Arial" w:hAnsi="Arial" w:cs="Arial"/>
                  <w:color w:val="000000"/>
                  <w:w w:val="105"/>
                </w:rPr>
                <w:delText>_ _/ _ _ / _ _ _ _</w:delText>
              </w:r>
            </w:del>
            <w:ins w:id="31" w:author="Administrator" w:date="2025-11-18T12:49:00Z">
              <w:r w:rsidR="00CB4E28">
                <w:rPr>
                  <w:rFonts w:ascii="Arial" w:hAnsi="Arial" w:cs="Arial"/>
                  <w:color w:val="000000"/>
                  <w:w w:val="105"/>
                </w:rPr>
                <w:t>1</w:t>
              </w:r>
            </w:ins>
            <w:ins w:id="32" w:author="Administrator" w:date="2025-11-19T14:55:00Z">
              <w:r w:rsidR="00CB4E28">
                <w:rPr>
                  <w:rFonts w:ascii="Arial" w:hAnsi="Arial" w:cs="Arial"/>
                  <w:color w:val="000000"/>
                  <w:w w:val="105"/>
                </w:rPr>
                <w:t>9</w:t>
              </w:r>
            </w:ins>
            <w:ins w:id="33" w:author="Administrator" w:date="2025-11-18T12:49:00Z">
              <w:r>
                <w:rPr>
                  <w:rFonts w:ascii="Arial" w:hAnsi="Arial" w:cs="Arial"/>
                  <w:color w:val="000000"/>
                  <w:w w:val="105"/>
                </w:rPr>
                <w:t>/12/202</w:t>
              </w:r>
            </w:ins>
            <w:ins w:id="34" w:author="Administrator" w:date="2025-11-19T17:02:00Z">
              <w:r w:rsidR="00A262F7">
                <w:rPr>
                  <w:rFonts w:ascii="Arial" w:hAnsi="Arial" w:cs="Arial"/>
                  <w:color w:val="000000"/>
                  <w:w w:val="105"/>
                </w:rPr>
                <w:t>5</w:t>
              </w:r>
            </w:ins>
            <w:ins w:id="35" w:author="Administrator" w:date="2025-11-18T12:49:00Z">
              <w:r>
                <w:rPr>
                  <w:rFonts w:ascii="Arial" w:hAnsi="Arial" w:cs="Arial"/>
                  <w:color w:val="000000"/>
                  <w:w w:val="105"/>
                </w:rPr>
                <w:t xml:space="preserve"> </w:t>
              </w:r>
            </w:ins>
            <w:r w:rsidRPr="00060513">
              <w:rPr>
                <w:rFonts w:ascii="Arial" w:hAnsi="Arial" w:cs="Arial"/>
                <w:color w:val="000000"/>
                <w:w w:val="105"/>
              </w:rPr>
              <w:t xml:space="preserve">@ </w:t>
            </w:r>
            <w:ins w:id="36" w:author="Administrator" w:date="2025-11-18T17:21:00Z">
              <w:r w:rsidR="00E03652">
                <w:rPr>
                  <w:rFonts w:ascii="Arial" w:hAnsi="Arial" w:cs="Arial"/>
                  <w:color w:val="000000"/>
                  <w:w w:val="105"/>
                </w:rPr>
                <w:t>0</w:t>
              </w:r>
            </w:ins>
            <w:r w:rsidRPr="00060513">
              <w:rPr>
                <w:rFonts w:ascii="Arial" w:hAnsi="Arial" w:cs="Arial"/>
                <w:color w:val="000000"/>
                <w:w w:val="105"/>
              </w:rPr>
              <w:t>5.</w:t>
            </w:r>
            <w:ins w:id="37" w:author="Administrator" w:date="2025-11-18T17:21:00Z">
              <w:r w:rsidR="00E03652">
                <w:rPr>
                  <w:rFonts w:ascii="Arial" w:hAnsi="Arial" w:cs="Arial"/>
                  <w:color w:val="000000"/>
                  <w:w w:val="105"/>
                </w:rPr>
                <w:t>00</w:t>
              </w:r>
            </w:ins>
            <w:del w:id="38" w:author="Administrator" w:date="2025-11-18T17:21:00Z">
              <w:r w:rsidRPr="00060513" w:rsidDel="00E03652">
                <w:rPr>
                  <w:rFonts w:ascii="Arial" w:hAnsi="Arial" w:cs="Arial"/>
                  <w:color w:val="000000"/>
                  <w:w w:val="105"/>
                </w:rPr>
                <w:delText>30</w:delText>
              </w:r>
            </w:del>
            <w:r w:rsidRPr="00060513">
              <w:rPr>
                <w:rFonts w:ascii="Arial" w:hAnsi="Arial" w:cs="Arial"/>
                <w:color w:val="000000"/>
                <w:w w:val="105"/>
              </w:rPr>
              <w:t xml:space="preserve"> PM</w:t>
            </w:r>
          </w:p>
        </w:tc>
      </w:tr>
      <w:tr w:rsidR="00444991" w:rsidRPr="00060513" w14:paraId="03049265" w14:textId="77777777" w:rsidTr="00444991">
        <w:trPr>
          <w:trHeight w:val="580"/>
        </w:trPr>
        <w:tc>
          <w:tcPr>
            <w:tcW w:w="2293" w:type="pct"/>
            <w:vAlign w:val="center"/>
          </w:tcPr>
          <w:p w14:paraId="413785C4" w14:textId="3ACC2260" w:rsidR="00444991" w:rsidRPr="001325FD" w:rsidRDefault="00444991" w:rsidP="004946E8">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 xml:space="preserve">Time and date of opening of tenders: </w:t>
            </w:r>
            <w:del w:id="39" w:author="Administrator" w:date="2025-11-18T12:50:00Z">
              <w:r w:rsidDel="00444991">
                <w:rPr>
                  <w:rFonts w:ascii="Arial" w:hAnsi="Arial" w:cs="Arial"/>
                  <w:color w:val="000000"/>
                  <w:w w:val="105"/>
                </w:rPr>
                <w:delText xml:space="preserve">Pre-Qualification &amp; </w:delText>
              </w:r>
              <w:r w:rsidRPr="001325FD" w:rsidDel="00444991">
                <w:rPr>
                  <w:rFonts w:ascii="Arial" w:hAnsi="Arial" w:cs="Arial"/>
                  <w:color w:val="000000"/>
                  <w:w w:val="105"/>
                </w:rPr>
                <w:delText>Technical Bid</w:delText>
              </w:r>
              <w:r w:rsidDel="00444991">
                <w:rPr>
                  <w:rFonts w:ascii="Arial" w:hAnsi="Arial" w:cs="Arial"/>
                  <w:color w:val="000000"/>
                  <w:w w:val="105"/>
                </w:rPr>
                <w:delText xml:space="preserve"> and</w:delText>
              </w:r>
              <w:r w:rsidRPr="001325FD" w:rsidDel="00444991">
                <w:rPr>
                  <w:rFonts w:ascii="Arial" w:hAnsi="Arial" w:cs="Arial"/>
                  <w:color w:val="000000"/>
                  <w:w w:val="105"/>
                </w:rPr>
                <w:delText xml:space="preserve"> </w:delText>
              </w:r>
            </w:del>
            <w:r w:rsidRPr="001325FD">
              <w:rPr>
                <w:rFonts w:ascii="Arial" w:hAnsi="Arial" w:cs="Arial"/>
                <w:color w:val="000000"/>
                <w:w w:val="105"/>
              </w:rPr>
              <w:t xml:space="preserve">Technical </w:t>
            </w:r>
            <w:ins w:id="40" w:author="Administrator" w:date="2025-11-18T12:50:00Z">
              <w:r>
                <w:rPr>
                  <w:rFonts w:ascii="Arial" w:hAnsi="Arial" w:cs="Arial"/>
                  <w:color w:val="000000"/>
                  <w:w w:val="105"/>
                </w:rPr>
                <w:t>Bid</w:t>
              </w:r>
            </w:ins>
            <w:del w:id="41" w:author="Administrator" w:date="2025-11-18T12:50:00Z">
              <w:r w:rsidRPr="001325FD" w:rsidDel="00444991">
                <w:rPr>
                  <w:rFonts w:ascii="Arial" w:hAnsi="Arial" w:cs="Arial"/>
                  <w:color w:val="000000"/>
                  <w:w w:val="105"/>
                </w:rPr>
                <w:delText>Evaluation</w:delText>
              </w:r>
            </w:del>
          </w:p>
        </w:tc>
        <w:tc>
          <w:tcPr>
            <w:tcW w:w="2707" w:type="pct"/>
            <w:vAlign w:val="center"/>
          </w:tcPr>
          <w:p w14:paraId="0A137FE5" w14:textId="726C8D5C" w:rsidR="00444991" w:rsidRPr="001325FD" w:rsidRDefault="00CB4E28" w:rsidP="00444991">
            <w:pPr>
              <w:spacing w:after="0"/>
              <w:jc w:val="center"/>
              <w:rPr>
                <w:rFonts w:ascii="Arial" w:hAnsi="Arial" w:cs="Arial"/>
                <w:color w:val="000000"/>
                <w:w w:val="105"/>
              </w:rPr>
            </w:pPr>
            <w:ins w:id="42" w:author="Administrator" w:date="2025-11-18T12:50:00Z">
              <w:r>
                <w:rPr>
                  <w:rFonts w:ascii="Arial" w:hAnsi="Arial" w:cs="Arial"/>
                  <w:color w:val="000000"/>
                  <w:w w:val="105"/>
                </w:rPr>
                <w:t>2</w:t>
              </w:r>
            </w:ins>
            <w:ins w:id="43" w:author="Administrator" w:date="2025-11-19T14:55:00Z">
              <w:r>
                <w:rPr>
                  <w:rFonts w:ascii="Arial" w:hAnsi="Arial" w:cs="Arial"/>
                  <w:color w:val="000000"/>
                  <w:w w:val="105"/>
                </w:rPr>
                <w:t>2</w:t>
              </w:r>
            </w:ins>
            <w:ins w:id="44" w:author="Administrator" w:date="2025-11-18T12:50:00Z">
              <w:r w:rsidR="00444991">
                <w:rPr>
                  <w:rFonts w:ascii="Arial" w:hAnsi="Arial" w:cs="Arial"/>
                  <w:color w:val="000000"/>
                  <w:w w:val="105"/>
                </w:rPr>
                <w:t xml:space="preserve">/12/2025 </w:t>
              </w:r>
            </w:ins>
            <w:del w:id="45" w:author="Administrator" w:date="2025-11-18T12:50:00Z">
              <w:r w:rsidR="00444991" w:rsidRPr="001325FD" w:rsidDel="00444991">
                <w:rPr>
                  <w:rFonts w:ascii="Arial" w:hAnsi="Arial" w:cs="Arial"/>
                  <w:color w:val="000000"/>
                  <w:w w:val="105"/>
                </w:rPr>
                <w:delText>_ _/ _ _ / _ _ _ _</w:delText>
              </w:r>
            </w:del>
            <w:r w:rsidR="00444991" w:rsidRPr="001325FD">
              <w:rPr>
                <w:rFonts w:ascii="Arial" w:hAnsi="Arial" w:cs="Arial"/>
                <w:color w:val="000000"/>
                <w:w w:val="105"/>
              </w:rPr>
              <w:t>@ 1</w:t>
            </w:r>
            <w:ins w:id="46" w:author="Administrator" w:date="2025-11-18T12:53:00Z">
              <w:r w:rsidR="0028241C">
                <w:rPr>
                  <w:rFonts w:ascii="Arial" w:hAnsi="Arial" w:cs="Arial"/>
                  <w:color w:val="000000"/>
                  <w:w w:val="105"/>
                </w:rPr>
                <w:t>2</w:t>
              </w:r>
            </w:ins>
            <w:del w:id="47" w:author="Administrator" w:date="2025-11-18T12:53:00Z">
              <w:r w:rsidR="00444991" w:rsidRPr="001325FD" w:rsidDel="0028241C">
                <w:rPr>
                  <w:rFonts w:ascii="Arial" w:hAnsi="Arial" w:cs="Arial"/>
                  <w:color w:val="000000"/>
                  <w:w w:val="105"/>
                </w:rPr>
                <w:delText>1</w:delText>
              </w:r>
            </w:del>
            <w:r w:rsidR="00444991" w:rsidRPr="001325FD">
              <w:rPr>
                <w:rFonts w:ascii="Arial" w:hAnsi="Arial" w:cs="Arial"/>
                <w:color w:val="000000"/>
                <w:w w:val="105"/>
              </w:rPr>
              <w:t xml:space="preserve">.00 </w:t>
            </w:r>
            <w:ins w:id="48" w:author="Administrator" w:date="2025-11-18T17:22:00Z">
              <w:r w:rsidR="00E03652">
                <w:rPr>
                  <w:rFonts w:ascii="Arial" w:hAnsi="Arial" w:cs="Arial"/>
                  <w:color w:val="000000"/>
                  <w:w w:val="105"/>
                </w:rPr>
                <w:t>PM</w:t>
              </w:r>
            </w:ins>
            <w:del w:id="49" w:author="Administrator" w:date="2025-11-18T12:53:00Z">
              <w:r w:rsidR="00444991" w:rsidRPr="001325FD" w:rsidDel="0028241C">
                <w:rPr>
                  <w:rFonts w:ascii="Arial" w:hAnsi="Arial" w:cs="Arial"/>
                  <w:color w:val="000000"/>
                  <w:w w:val="105"/>
                </w:rPr>
                <w:delText>PM</w:delText>
              </w:r>
            </w:del>
          </w:p>
        </w:tc>
      </w:tr>
      <w:tr w:rsidR="00444991" w:rsidRPr="00060513" w14:paraId="3D5F153C" w14:textId="77777777" w:rsidTr="00444991">
        <w:trPr>
          <w:trHeight w:val="451"/>
        </w:trPr>
        <w:tc>
          <w:tcPr>
            <w:tcW w:w="2293" w:type="pct"/>
            <w:vAlign w:val="center"/>
          </w:tcPr>
          <w:p w14:paraId="6170DD65" w14:textId="77777777" w:rsidR="00444991" w:rsidRPr="001325FD" w:rsidRDefault="00444991" w:rsidP="00444991">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Time and date of opening of tenders: Commercial Bid</w:t>
            </w:r>
          </w:p>
        </w:tc>
        <w:tc>
          <w:tcPr>
            <w:tcW w:w="2707" w:type="pct"/>
            <w:vAlign w:val="center"/>
          </w:tcPr>
          <w:p w14:paraId="41EA4815" w14:textId="4E98A512" w:rsidR="00444991" w:rsidRPr="00060513" w:rsidRDefault="00444991" w:rsidP="004946E8">
            <w:pPr>
              <w:spacing w:after="0"/>
              <w:jc w:val="center"/>
              <w:rPr>
                <w:rFonts w:ascii="Arial" w:hAnsi="Arial" w:cs="Arial"/>
                <w:color w:val="000000"/>
                <w:w w:val="105"/>
              </w:rPr>
            </w:pPr>
            <w:del w:id="50" w:author="Administrator" w:date="2025-11-18T12:50:00Z">
              <w:r w:rsidRPr="00060513" w:rsidDel="006A3322">
                <w:rPr>
                  <w:rFonts w:ascii="Arial" w:hAnsi="Arial" w:cs="Arial"/>
                  <w:color w:val="000000"/>
                  <w:w w:val="105"/>
                </w:rPr>
                <w:delText>_ _/_ _/_ _ _ _</w:delText>
              </w:r>
            </w:del>
            <w:ins w:id="51" w:author="Administrator" w:date="2025-11-18T12:50:00Z">
              <w:r w:rsidR="00CB4E28">
                <w:rPr>
                  <w:rFonts w:ascii="Arial" w:hAnsi="Arial" w:cs="Arial"/>
                  <w:color w:val="000000"/>
                  <w:w w:val="105"/>
                </w:rPr>
                <w:t>2</w:t>
              </w:r>
            </w:ins>
            <w:ins w:id="52" w:author="Administrator" w:date="2025-11-19T14:55:00Z">
              <w:r w:rsidR="00CB4E28">
                <w:rPr>
                  <w:rFonts w:ascii="Arial" w:hAnsi="Arial" w:cs="Arial"/>
                  <w:color w:val="000000"/>
                  <w:w w:val="105"/>
                </w:rPr>
                <w:t>6</w:t>
              </w:r>
            </w:ins>
            <w:ins w:id="53" w:author="Administrator" w:date="2025-11-18T12:50:00Z">
              <w:r w:rsidR="006A3322">
                <w:rPr>
                  <w:rFonts w:ascii="Arial" w:hAnsi="Arial" w:cs="Arial"/>
                  <w:color w:val="000000"/>
                  <w:w w:val="105"/>
                </w:rPr>
                <w:t>/12/2025</w:t>
              </w:r>
            </w:ins>
            <w:ins w:id="54" w:author="Administrator" w:date="2025-11-18T12:51:00Z">
              <w:r w:rsidR="00A82AD5">
                <w:rPr>
                  <w:rFonts w:ascii="Arial" w:hAnsi="Arial" w:cs="Arial"/>
                  <w:color w:val="000000"/>
                  <w:w w:val="105"/>
                </w:rPr>
                <w:t xml:space="preserve"> @</w:t>
              </w:r>
            </w:ins>
            <w:ins w:id="55" w:author="Administrator" w:date="2025-11-18T12:52:00Z">
              <w:r w:rsidR="00A82AD5">
                <w:rPr>
                  <w:rFonts w:ascii="Arial" w:hAnsi="Arial" w:cs="Arial"/>
                  <w:color w:val="000000"/>
                  <w:w w:val="105"/>
                </w:rPr>
                <w:t xml:space="preserve"> 12:00 </w:t>
              </w:r>
            </w:ins>
            <w:ins w:id="56" w:author="Administrator" w:date="2025-11-18T17:22:00Z">
              <w:r w:rsidR="00E03652">
                <w:rPr>
                  <w:rFonts w:ascii="Arial" w:hAnsi="Arial" w:cs="Arial"/>
                  <w:color w:val="000000"/>
                  <w:w w:val="105"/>
                </w:rPr>
                <w:t>PM</w:t>
              </w:r>
            </w:ins>
          </w:p>
        </w:tc>
      </w:tr>
      <w:tr w:rsidR="00444991" w:rsidRPr="00060513" w14:paraId="7BE1EFD9" w14:textId="77777777" w:rsidTr="00444991">
        <w:trPr>
          <w:trHeight w:val="681"/>
        </w:trPr>
        <w:tc>
          <w:tcPr>
            <w:tcW w:w="2293" w:type="pct"/>
            <w:vAlign w:val="center"/>
          </w:tcPr>
          <w:p w14:paraId="03BE7A97" w14:textId="77777777" w:rsidR="00444991" w:rsidRPr="001325FD" w:rsidRDefault="00444991" w:rsidP="00444991">
            <w:pPr>
              <w:widowControl w:val="0"/>
              <w:autoSpaceDE w:val="0"/>
              <w:autoSpaceDN w:val="0"/>
              <w:adjustRightInd w:val="0"/>
              <w:spacing w:after="0"/>
              <w:rPr>
                <w:rFonts w:ascii="Arial" w:hAnsi="Arial" w:cs="Arial"/>
                <w:color w:val="000000"/>
                <w:w w:val="105"/>
              </w:rPr>
            </w:pPr>
            <w:r w:rsidRPr="001325FD">
              <w:rPr>
                <w:rFonts w:ascii="Arial" w:hAnsi="Arial" w:cs="Arial"/>
              </w:rPr>
              <w:t>Contact Person for queries</w:t>
            </w:r>
          </w:p>
        </w:tc>
        <w:tc>
          <w:tcPr>
            <w:tcW w:w="2707" w:type="pct"/>
            <w:vAlign w:val="center"/>
          </w:tcPr>
          <w:p w14:paraId="3D719386" w14:textId="77777777" w:rsidR="00444991" w:rsidRPr="00060513" w:rsidRDefault="00444991" w:rsidP="00444991">
            <w:pPr>
              <w:pStyle w:val="NoSpacing"/>
              <w:spacing w:line="276" w:lineRule="auto"/>
              <w:rPr>
                <w:rFonts w:ascii="Arial" w:eastAsia="Times New Roman" w:hAnsi="Arial" w:cs="Arial"/>
                <w:color w:val="000000"/>
                <w:w w:val="105"/>
                <w:lang w:bidi="kn-IN"/>
              </w:rPr>
            </w:pPr>
            <w:r w:rsidRPr="00060513">
              <w:rPr>
                <w:rFonts w:ascii="Arial" w:eastAsia="Times New Roman" w:hAnsi="Arial" w:cs="Arial"/>
                <w:color w:val="000000"/>
                <w:w w:val="105"/>
                <w:lang w:bidi="kn-IN"/>
              </w:rPr>
              <w:t xml:space="preserve">Assistant Inspector General of Registration (Computer) and Project Director of </w:t>
            </w:r>
            <w:proofErr w:type="spellStart"/>
            <w:r w:rsidRPr="00060513">
              <w:rPr>
                <w:rFonts w:ascii="Arial" w:eastAsia="Times New Roman" w:hAnsi="Arial" w:cs="Arial"/>
                <w:color w:val="000000"/>
                <w:w w:val="105"/>
                <w:lang w:bidi="kn-IN"/>
              </w:rPr>
              <w:t>Kaveri</w:t>
            </w:r>
            <w:proofErr w:type="spellEnd"/>
          </w:p>
          <w:p w14:paraId="49355D03" w14:textId="77777777" w:rsidR="00444991" w:rsidRPr="00060513" w:rsidRDefault="00444991" w:rsidP="00444991">
            <w:pPr>
              <w:pStyle w:val="NoSpacing"/>
              <w:spacing w:line="276" w:lineRule="auto"/>
              <w:rPr>
                <w:rFonts w:ascii="Arial" w:eastAsia="Times New Roman" w:hAnsi="Arial" w:cs="Arial"/>
                <w:color w:val="000000"/>
                <w:w w:val="105"/>
                <w:lang w:bidi="kn-IN"/>
              </w:rPr>
            </w:pPr>
            <w:proofErr w:type="spellStart"/>
            <w:r w:rsidRPr="00060513">
              <w:rPr>
                <w:rFonts w:ascii="Arial" w:eastAsia="Times New Roman" w:hAnsi="Arial" w:cs="Arial"/>
                <w:color w:val="000000"/>
                <w:w w:val="105"/>
                <w:lang w:bidi="kn-IN"/>
              </w:rPr>
              <w:t>Ph</w:t>
            </w:r>
            <w:proofErr w:type="spellEnd"/>
            <w:r w:rsidRPr="00060513">
              <w:rPr>
                <w:rFonts w:ascii="Arial" w:eastAsia="Times New Roman" w:hAnsi="Arial" w:cs="Arial"/>
                <w:color w:val="000000"/>
                <w:w w:val="105"/>
                <w:lang w:bidi="kn-IN"/>
              </w:rPr>
              <w:t>: 080-22220436</w:t>
            </w:r>
          </w:p>
          <w:p w14:paraId="1F3E140F" w14:textId="77777777" w:rsidR="00444991" w:rsidRPr="00060513" w:rsidRDefault="00444991" w:rsidP="00444991">
            <w:pPr>
              <w:pStyle w:val="NoSpacing"/>
              <w:spacing w:line="276" w:lineRule="auto"/>
              <w:rPr>
                <w:rFonts w:ascii="Arial" w:eastAsia="Times New Roman" w:hAnsi="Arial" w:cs="Arial"/>
                <w:color w:val="000000"/>
                <w:w w:val="105"/>
                <w:lang w:bidi="kn-IN"/>
              </w:rPr>
            </w:pPr>
            <w:r w:rsidRPr="00060513">
              <w:rPr>
                <w:rFonts w:ascii="Arial" w:eastAsia="Times New Roman" w:hAnsi="Arial" w:cs="Arial"/>
                <w:color w:val="000000"/>
                <w:w w:val="105"/>
                <w:lang w:bidi="kn-IN"/>
              </w:rPr>
              <w:t>Email 1: aigrcomp@karnataka.gov.in</w:t>
            </w:r>
          </w:p>
          <w:p w14:paraId="2B94405E" w14:textId="234B8D6C" w:rsidR="00444991" w:rsidRPr="001325FD" w:rsidRDefault="00444991" w:rsidP="00444991">
            <w:pPr>
              <w:pStyle w:val="NoSpacing"/>
              <w:spacing w:line="276" w:lineRule="auto"/>
              <w:rPr>
                <w:rFonts w:ascii="Arial" w:eastAsia="Times New Roman" w:hAnsi="Arial" w:cs="Arial"/>
                <w:color w:val="000000"/>
                <w:w w:val="105"/>
                <w:lang w:bidi="kn-IN"/>
              </w:rPr>
            </w:pPr>
            <w:r w:rsidRPr="00060513">
              <w:rPr>
                <w:rFonts w:ascii="Arial" w:eastAsia="Times New Roman" w:hAnsi="Arial" w:cs="Arial"/>
                <w:color w:val="000000"/>
                <w:w w:val="105"/>
                <w:lang w:bidi="kn-IN"/>
              </w:rPr>
              <w:t xml:space="preserve">Email 2: </w:t>
            </w:r>
            <w:hyperlink r:id="rId9" w:history="1">
              <w:r w:rsidRPr="00C219FC">
                <w:rPr>
                  <w:rStyle w:val="Hyperlink"/>
                  <w:rFonts w:ascii="Arial" w:eastAsia="Times New Roman" w:hAnsi="Arial" w:cs="Arial"/>
                  <w:w w:val="105"/>
                  <w:lang w:bidi="kn-IN"/>
                </w:rPr>
                <w:t>pm.kaveri@karnataka.gov.in</w:t>
              </w:r>
            </w:hyperlink>
          </w:p>
          <w:p w14:paraId="71762379" w14:textId="77777777" w:rsidR="00444991" w:rsidRPr="001325FD" w:rsidRDefault="00444991" w:rsidP="00444991">
            <w:pPr>
              <w:pStyle w:val="NoSpacing"/>
              <w:spacing w:line="276" w:lineRule="auto"/>
              <w:rPr>
                <w:rFonts w:ascii="Arial" w:hAnsi="Arial" w:cs="Arial"/>
                <w:bCs/>
                <w:color w:val="000000"/>
                <w:w w:val="105"/>
              </w:rPr>
            </w:pPr>
            <w:r w:rsidRPr="001325FD">
              <w:rPr>
                <w:rFonts w:ascii="Arial" w:eastAsia="Times New Roman" w:hAnsi="Arial" w:cs="Arial"/>
                <w:color w:val="000000"/>
                <w:w w:val="105"/>
                <w:lang w:bidi="kn-IN"/>
              </w:rPr>
              <w:t xml:space="preserve">Email 3: </w:t>
            </w:r>
            <w:hyperlink r:id="rId10" w:history="1">
              <w:r w:rsidRPr="00060513">
                <w:rPr>
                  <w:rFonts w:ascii="Arial" w:eastAsia="Times New Roman" w:hAnsi="Arial" w:cs="Arial"/>
                  <w:color w:val="000000"/>
                  <w:w w:val="105"/>
                  <w:lang w:bidi="kn-IN"/>
                </w:rPr>
                <w:t>pm.om@karnataka.gov.in</w:t>
              </w:r>
            </w:hyperlink>
          </w:p>
        </w:tc>
      </w:tr>
      <w:tr w:rsidR="00444991" w:rsidRPr="00060513" w14:paraId="6A70994E" w14:textId="77777777" w:rsidTr="00444991">
        <w:trPr>
          <w:trHeight w:val="795"/>
        </w:trPr>
        <w:tc>
          <w:tcPr>
            <w:tcW w:w="2293" w:type="pct"/>
            <w:vAlign w:val="center"/>
          </w:tcPr>
          <w:p w14:paraId="25BB618D" w14:textId="77777777" w:rsidR="00444991" w:rsidRPr="001325FD" w:rsidRDefault="00444991" w:rsidP="00444991">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Place of Opening of Tenders and Address for communication</w:t>
            </w:r>
          </w:p>
        </w:tc>
        <w:tc>
          <w:tcPr>
            <w:tcW w:w="2707" w:type="pct"/>
            <w:vAlign w:val="center"/>
          </w:tcPr>
          <w:p w14:paraId="209A32AB" w14:textId="77777777" w:rsidR="00444991" w:rsidRPr="00060513" w:rsidRDefault="00444991" w:rsidP="00444991">
            <w:pPr>
              <w:pStyle w:val="NoSpacing"/>
              <w:spacing w:line="276" w:lineRule="auto"/>
              <w:rPr>
                <w:rFonts w:ascii="Arial" w:hAnsi="Arial" w:cs="Arial"/>
                <w:color w:val="000000"/>
                <w:w w:val="105"/>
              </w:rPr>
            </w:pPr>
            <w:r w:rsidRPr="001325FD">
              <w:rPr>
                <w:rFonts w:ascii="Arial" w:eastAsia="Times New Roman" w:hAnsi="Arial" w:cs="Arial"/>
                <w:color w:val="000000"/>
                <w:w w:val="105"/>
                <w:lang w:bidi="kn-IN"/>
              </w:rPr>
              <w:t>Office of the Inspector General of Registration and Commissioner of S</w:t>
            </w:r>
            <w:r w:rsidRPr="00060513">
              <w:rPr>
                <w:rFonts w:ascii="Arial" w:eastAsia="Times New Roman" w:hAnsi="Arial" w:cs="Arial"/>
                <w:color w:val="000000"/>
                <w:w w:val="105"/>
                <w:lang w:bidi="kn-IN"/>
              </w:rPr>
              <w:t xml:space="preserve">tamps, 8th Floor, </w:t>
            </w:r>
            <w:proofErr w:type="spellStart"/>
            <w:r w:rsidRPr="00060513">
              <w:rPr>
                <w:rFonts w:ascii="Arial" w:eastAsia="Times New Roman" w:hAnsi="Arial" w:cs="Arial"/>
                <w:color w:val="000000"/>
                <w:w w:val="105"/>
                <w:lang w:bidi="kn-IN"/>
              </w:rPr>
              <w:t>Kandaya</w:t>
            </w:r>
            <w:proofErr w:type="spellEnd"/>
            <w:r w:rsidRPr="00060513">
              <w:rPr>
                <w:rFonts w:ascii="Arial" w:eastAsia="Times New Roman" w:hAnsi="Arial" w:cs="Arial"/>
                <w:color w:val="000000"/>
                <w:w w:val="105"/>
                <w:lang w:bidi="kn-IN"/>
              </w:rPr>
              <w:t xml:space="preserve"> </w:t>
            </w:r>
            <w:proofErr w:type="spellStart"/>
            <w:r w:rsidRPr="00060513">
              <w:rPr>
                <w:rFonts w:ascii="Arial" w:eastAsia="Times New Roman" w:hAnsi="Arial" w:cs="Arial"/>
                <w:color w:val="000000"/>
                <w:w w:val="105"/>
                <w:lang w:bidi="kn-IN"/>
              </w:rPr>
              <w:t>Bhavan</w:t>
            </w:r>
            <w:proofErr w:type="spellEnd"/>
            <w:r w:rsidRPr="00060513">
              <w:rPr>
                <w:rFonts w:ascii="Arial" w:eastAsia="Times New Roman" w:hAnsi="Arial" w:cs="Arial"/>
                <w:color w:val="000000"/>
                <w:w w:val="105"/>
                <w:lang w:bidi="kn-IN"/>
              </w:rPr>
              <w:t>, K G Road, Bengaluru – 560 009</w:t>
            </w:r>
          </w:p>
        </w:tc>
      </w:tr>
      <w:tr w:rsidR="00444991" w:rsidRPr="00060513" w14:paraId="6AEC56A1" w14:textId="77777777" w:rsidTr="00444991">
        <w:trPr>
          <w:trHeight w:val="559"/>
        </w:trPr>
        <w:tc>
          <w:tcPr>
            <w:tcW w:w="2293" w:type="pct"/>
            <w:vAlign w:val="center"/>
          </w:tcPr>
          <w:p w14:paraId="7CB6454F" w14:textId="77777777" w:rsidR="00444991" w:rsidRPr="001325FD" w:rsidRDefault="00444991" w:rsidP="00444991">
            <w:pPr>
              <w:widowControl w:val="0"/>
              <w:autoSpaceDE w:val="0"/>
              <w:autoSpaceDN w:val="0"/>
              <w:adjustRightInd w:val="0"/>
              <w:spacing w:after="0"/>
              <w:rPr>
                <w:rFonts w:ascii="Arial" w:hAnsi="Arial" w:cs="Arial"/>
                <w:color w:val="000000"/>
                <w:w w:val="105"/>
              </w:rPr>
            </w:pPr>
            <w:r w:rsidRPr="001325FD">
              <w:rPr>
                <w:rFonts w:ascii="Arial" w:hAnsi="Arial" w:cs="Arial"/>
                <w:color w:val="000000"/>
                <w:w w:val="105"/>
              </w:rPr>
              <w:t>Earnest Money Deposit</w:t>
            </w:r>
          </w:p>
        </w:tc>
        <w:tc>
          <w:tcPr>
            <w:tcW w:w="2707" w:type="pct"/>
            <w:vAlign w:val="center"/>
          </w:tcPr>
          <w:p w14:paraId="778DF131" w14:textId="294B0B33" w:rsidR="00444991" w:rsidRPr="00060513" w:rsidRDefault="00444991" w:rsidP="00444991">
            <w:pPr>
              <w:spacing w:after="0"/>
              <w:jc w:val="center"/>
              <w:rPr>
                <w:rFonts w:ascii="Arial" w:hAnsi="Arial" w:cs="Arial"/>
                <w:color w:val="000000"/>
                <w:w w:val="105"/>
              </w:rPr>
            </w:pPr>
            <w:r w:rsidRPr="001325FD">
              <w:rPr>
                <w:rFonts w:ascii="Arial" w:hAnsi="Arial" w:cs="Arial"/>
                <w:color w:val="000000"/>
                <w:w w:val="105"/>
              </w:rPr>
              <w:t>Rs.1,38,00,000</w:t>
            </w:r>
            <w:r w:rsidRPr="00060513">
              <w:rPr>
                <w:rFonts w:ascii="Arial" w:hAnsi="Arial" w:cs="Arial"/>
                <w:color w:val="000000"/>
                <w:w w:val="105"/>
              </w:rPr>
              <w:t>/- (Rupees One Crore, Thirty Eight lac only)</w:t>
            </w:r>
          </w:p>
        </w:tc>
      </w:tr>
    </w:tbl>
    <w:p w14:paraId="07C45E05" w14:textId="77777777" w:rsidR="0061244C" w:rsidRPr="001325FD" w:rsidRDefault="0061244C" w:rsidP="0061244C">
      <w:pPr>
        <w:widowControl w:val="0"/>
        <w:autoSpaceDE w:val="0"/>
        <w:autoSpaceDN w:val="0"/>
        <w:adjustRightInd w:val="0"/>
        <w:spacing w:after="0" w:line="240" w:lineRule="auto"/>
        <w:jc w:val="center"/>
        <w:rPr>
          <w:rFonts w:ascii="Arial" w:hAnsi="Arial" w:cs="Arial"/>
          <w:b/>
          <w:color w:val="000000"/>
          <w:w w:val="105"/>
        </w:rPr>
      </w:pPr>
      <w:r w:rsidRPr="001325FD">
        <w:rPr>
          <w:rFonts w:ascii="Arial" w:hAnsi="Arial" w:cs="Arial"/>
          <w:b/>
          <w:color w:val="000000"/>
          <w:w w:val="105"/>
        </w:rPr>
        <w:tab/>
      </w:r>
    </w:p>
    <w:p w14:paraId="13579F4A" w14:textId="77777777" w:rsidR="0061244C" w:rsidRPr="00060513" w:rsidRDefault="0061244C" w:rsidP="00253FC3">
      <w:pPr>
        <w:widowControl w:val="0"/>
        <w:autoSpaceDE w:val="0"/>
        <w:autoSpaceDN w:val="0"/>
        <w:adjustRightInd w:val="0"/>
        <w:spacing w:after="0"/>
        <w:rPr>
          <w:rFonts w:ascii="Arial" w:hAnsi="Arial" w:cs="Arial"/>
          <w:color w:val="000000"/>
          <w:w w:val="105"/>
        </w:rPr>
      </w:pPr>
      <w:r w:rsidRPr="001325FD">
        <w:rPr>
          <w:rFonts w:ascii="Arial" w:hAnsi="Arial" w:cs="Arial"/>
          <w:b/>
          <w:color w:val="000000"/>
          <w:w w:val="105"/>
        </w:rPr>
        <w:t>Note:</w:t>
      </w:r>
      <w:r w:rsidR="00253FC3" w:rsidRPr="00060513">
        <w:rPr>
          <w:rFonts w:ascii="Arial" w:hAnsi="Arial" w:cs="Arial"/>
          <w:b/>
          <w:color w:val="000000"/>
          <w:w w:val="105"/>
        </w:rPr>
        <w:t xml:space="preserve"> </w:t>
      </w:r>
      <w:r w:rsidRPr="00060513">
        <w:rPr>
          <w:rFonts w:ascii="Arial" w:hAnsi="Arial" w:cs="Arial"/>
          <w:color w:val="000000"/>
          <w:w w:val="105"/>
        </w:rPr>
        <w:t>Completed tender shall be uploaded through e-Procurement system only in the manner described under this tender Documents on or before the last date &amp; time stipulated.</w:t>
      </w:r>
    </w:p>
    <w:p w14:paraId="23869993" w14:textId="77777777" w:rsidR="00816154" w:rsidRPr="00060513" w:rsidRDefault="00816154" w:rsidP="00816154">
      <w:pPr>
        <w:pStyle w:val="NoSpacing"/>
        <w:spacing w:line="276" w:lineRule="auto"/>
        <w:ind w:left="5040"/>
        <w:jc w:val="center"/>
        <w:rPr>
          <w:rFonts w:ascii="Arial" w:eastAsia="Times New Roman" w:hAnsi="Arial" w:cs="Arial"/>
          <w:b/>
          <w:color w:val="000000"/>
          <w:w w:val="105"/>
          <w:lang w:bidi="kn-IN"/>
        </w:rPr>
      </w:pPr>
    </w:p>
    <w:p w14:paraId="5EEB96A2" w14:textId="6B6D095D" w:rsidR="00832F3D" w:rsidRPr="00060513" w:rsidRDefault="00816154" w:rsidP="001C062E">
      <w:pPr>
        <w:pStyle w:val="NoSpacing"/>
        <w:spacing w:line="276" w:lineRule="auto"/>
        <w:ind w:left="4320"/>
        <w:jc w:val="center"/>
        <w:rPr>
          <w:rFonts w:ascii="Arial" w:hAnsi="Arial" w:cs="Arial"/>
          <w:b/>
          <w:color w:val="000000"/>
          <w:w w:val="105"/>
          <w:sz w:val="20"/>
          <w:szCs w:val="20"/>
        </w:rPr>
      </w:pPr>
      <w:r w:rsidRPr="00060513">
        <w:rPr>
          <w:rFonts w:ascii="Arial" w:eastAsia="Times New Roman" w:hAnsi="Arial" w:cs="Arial"/>
          <w:b/>
          <w:color w:val="000000"/>
          <w:w w:val="105"/>
          <w:lang w:bidi="kn-IN"/>
        </w:rPr>
        <w:lastRenderedPageBreak/>
        <w:t>Inspector General of Registration</w:t>
      </w:r>
      <w:r w:rsidR="004837C2" w:rsidRPr="00060513">
        <w:rPr>
          <w:rFonts w:ascii="Arial" w:eastAsia="Times New Roman" w:hAnsi="Arial" w:cs="Arial"/>
          <w:b/>
          <w:color w:val="000000"/>
          <w:w w:val="105"/>
          <w:lang w:bidi="kn-IN"/>
        </w:rPr>
        <w:t xml:space="preserve"> and Commissioner of Stamps</w:t>
      </w:r>
      <w:r w:rsidR="00832F3D" w:rsidRPr="00060513">
        <w:rPr>
          <w:rFonts w:ascii="Arial" w:hAnsi="Arial" w:cs="Arial"/>
          <w:b/>
          <w:color w:val="000000"/>
          <w:w w:val="105"/>
          <w:sz w:val="20"/>
          <w:szCs w:val="20"/>
        </w:rPr>
        <w:br w:type="page"/>
      </w:r>
    </w:p>
    <w:p w14:paraId="2777B8B1" w14:textId="77777777" w:rsidR="00832F3D" w:rsidRPr="00060513" w:rsidRDefault="00832F3D" w:rsidP="004837C2">
      <w:pPr>
        <w:pStyle w:val="NoSpacing"/>
        <w:spacing w:line="276" w:lineRule="auto"/>
        <w:ind w:left="4320"/>
        <w:jc w:val="center"/>
        <w:rPr>
          <w:rFonts w:ascii="Arial" w:eastAsia="Times New Roman" w:hAnsi="Arial" w:cs="Arial"/>
          <w:b/>
          <w:color w:val="000000"/>
          <w:w w:val="105"/>
          <w:sz w:val="20"/>
          <w:szCs w:val="20"/>
          <w:lang w:bidi="kn-IN"/>
        </w:rPr>
      </w:pPr>
    </w:p>
    <w:p w14:paraId="12A8EF73" w14:textId="7AEDCA7F" w:rsidR="0061244C" w:rsidRPr="00060513" w:rsidRDefault="0085044F" w:rsidP="00740C11">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57" w:name="_Toc209184297"/>
      <w:r w:rsidRPr="00060513">
        <w:rPr>
          <w:rFonts w:cs="Arial"/>
          <w:szCs w:val="24"/>
        </w:rPr>
        <w:t>A</w:t>
      </w:r>
      <w:r w:rsidR="00593885">
        <w:rPr>
          <w:rFonts w:cs="Arial"/>
          <w:szCs w:val="24"/>
        </w:rPr>
        <w:t>BBREVATIONS</w:t>
      </w:r>
      <w:r w:rsidRPr="00060513">
        <w:rPr>
          <w:rFonts w:cs="Arial"/>
          <w:szCs w:val="24"/>
        </w:rPr>
        <w:t xml:space="preserve"> </w:t>
      </w:r>
      <w:r w:rsidR="00593885">
        <w:rPr>
          <w:rFonts w:cs="Arial"/>
          <w:szCs w:val="24"/>
        </w:rPr>
        <w:t>IN</w:t>
      </w:r>
      <w:r w:rsidRPr="00060513">
        <w:rPr>
          <w:rFonts w:cs="Arial"/>
          <w:szCs w:val="24"/>
        </w:rPr>
        <w:t xml:space="preserve"> </w:t>
      </w:r>
      <w:r w:rsidR="00593885">
        <w:rPr>
          <w:rFonts w:cs="Arial"/>
          <w:szCs w:val="24"/>
        </w:rPr>
        <w:t>THE</w:t>
      </w:r>
      <w:r w:rsidRPr="00060513">
        <w:rPr>
          <w:rFonts w:cs="Arial"/>
          <w:szCs w:val="24"/>
        </w:rPr>
        <w:t xml:space="preserve"> T</w:t>
      </w:r>
      <w:r w:rsidR="00593885">
        <w:rPr>
          <w:rFonts w:cs="Arial"/>
          <w:szCs w:val="24"/>
        </w:rPr>
        <w:t>ENDER</w:t>
      </w:r>
      <w:bookmarkEnd w:id="57"/>
    </w:p>
    <w:p w14:paraId="75F6DBF3" w14:textId="77777777" w:rsidR="0061244C" w:rsidRPr="00060513" w:rsidRDefault="008F7F39" w:rsidP="00691AA7">
      <w:pPr>
        <w:numPr>
          <w:ilvl w:val="0"/>
          <w:numId w:val="2"/>
        </w:numPr>
        <w:spacing w:after="0" w:line="240" w:lineRule="auto"/>
        <w:rPr>
          <w:rFonts w:ascii="Arial" w:hAnsi="Arial" w:cs="Arial"/>
          <w:color w:val="000000"/>
        </w:rPr>
      </w:pPr>
      <w:r w:rsidRPr="00060513">
        <w:rPr>
          <w:rFonts w:ascii="Arial" w:hAnsi="Arial" w:cs="Arial"/>
          <w:color w:val="000000"/>
        </w:rPr>
        <w:t>DS&amp;R</w:t>
      </w:r>
      <w:r w:rsidR="0061244C" w:rsidRPr="00060513">
        <w:rPr>
          <w:rFonts w:ascii="Arial" w:hAnsi="Arial" w:cs="Arial"/>
          <w:color w:val="000000"/>
        </w:rPr>
        <w:t xml:space="preserve"> </w:t>
      </w:r>
      <w:r w:rsidR="0061244C" w:rsidRPr="00060513">
        <w:rPr>
          <w:rFonts w:ascii="Arial" w:hAnsi="Arial" w:cs="Arial"/>
          <w:color w:val="000000"/>
        </w:rPr>
        <w:tab/>
      </w:r>
      <w:r w:rsidR="0061244C" w:rsidRPr="00060513">
        <w:rPr>
          <w:rFonts w:ascii="Arial" w:hAnsi="Arial" w:cs="Arial"/>
          <w:color w:val="000000"/>
        </w:rPr>
        <w:tab/>
        <w:t xml:space="preserve">– </w:t>
      </w:r>
      <w:r w:rsidR="0061244C" w:rsidRPr="00060513">
        <w:rPr>
          <w:rFonts w:ascii="Arial" w:hAnsi="Arial" w:cs="Arial"/>
          <w:color w:val="000000"/>
        </w:rPr>
        <w:tab/>
        <w:t>Department</w:t>
      </w:r>
      <w:r w:rsidRPr="00060513">
        <w:rPr>
          <w:rFonts w:ascii="Arial" w:hAnsi="Arial" w:cs="Arial"/>
          <w:color w:val="000000"/>
        </w:rPr>
        <w:t xml:space="preserve"> of Stamps and Registration</w:t>
      </w:r>
    </w:p>
    <w:p w14:paraId="1A60FCEE" w14:textId="0F7E6A7E" w:rsidR="0061244C" w:rsidRPr="00060513" w:rsidRDefault="008F7F39" w:rsidP="00691AA7">
      <w:pPr>
        <w:numPr>
          <w:ilvl w:val="0"/>
          <w:numId w:val="2"/>
        </w:numPr>
        <w:spacing w:after="0" w:line="240" w:lineRule="auto"/>
        <w:jc w:val="both"/>
        <w:rPr>
          <w:rFonts w:ascii="Arial" w:hAnsi="Arial" w:cs="Arial"/>
          <w:color w:val="000000"/>
        </w:rPr>
      </w:pPr>
      <w:r w:rsidRPr="00060513">
        <w:rPr>
          <w:rFonts w:ascii="Arial" w:hAnsi="Arial" w:cs="Arial"/>
          <w:color w:val="000000"/>
        </w:rPr>
        <w:t>IGR</w:t>
      </w:r>
      <w:r w:rsidR="0061244C" w:rsidRPr="00060513">
        <w:rPr>
          <w:rFonts w:ascii="Arial" w:hAnsi="Arial" w:cs="Arial"/>
          <w:color w:val="000000"/>
        </w:rPr>
        <w:tab/>
      </w:r>
      <w:r w:rsidR="0061244C" w:rsidRPr="00060513">
        <w:rPr>
          <w:rFonts w:ascii="Arial" w:hAnsi="Arial" w:cs="Arial"/>
          <w:color w:val="000000"/>
        </w:rPr>
        <w:tab/>
        <w:t xml:space="preserve">– </w:t>
      </w:r>
      <w:r w:rsidR="0061244C" w:rsidRPr="00060513">
        <w:rPr>
          <w:rFonts w:ascii="Arial" w:hAnsi="Arial" w:cs="Arial"/>
          <w:color w:val="000000"/>
        </w:rPr>
        <w:tab/>
      </w:r>
      <w:r w:rsidRPr="00060513">
        <w:rPr>
          <w:rFonts w:ascii="Arial" w:hAnsi="Arial" w:cs="Arial"/>
          <w:color w:val="000000"/>
        </w:rPr>
        <w:t xml:space="preserve">Inspector </w:t>
      </w:r>
      <w:r w:rsidR="003B228A" w:rsidRPr="00060513">
        <w:rPr>
          <w:rFonts w:ascii="Arial" w:hAnsi="Arial" w:cs="Arial"/>
          <w:color w:val="000000"/>
        </w:rPr>
        <w:t>G</w:t>
      </w:r>
      <w:r w:rsidRPr="00060513">
        <w:rPr>
          <w:rFonts w:ascii="Arial" w:hAnsi="Arial" w:cs="Arial"/>
          <w:color w:val="000000"/>
        </w:rPr>
        <w:t xml:space="preserve">eneral </w:t>
      </w:r>
      <w:r w:rsidR="003B228A" w:rsidRPr="00060513">
        <w:rPr>
          <w:rFonts w:ascii="Arial" w:hAnsi="Arial" w:cs="Arial"/>
          <w:color w:val="000000"/>
        </w:rPr>
        <w:t xml:space="preserve">of Registration and Commissioner of Stamps </w:t>
      </w:r>
    </w:p>
    <w:p w14:paraId="15D3EF7C" w14:textId="77777777" w:rsidR="0061244C" w:rsidRPr="00060513" w:rsidRDefault="003B228A" w:rsidP="00691AA7">
      <w:pPr>
        <w:numPr>
          <w:ilvl w:val="0"/>
          <w:numId w:val="2"/>
        </w:numPr>
        <w:spacing w:after="0" w:line="240" w:lineRule="auto"/>
        <w:jc w:val="both"/>
        <w:rPr>
          <w:rFonts w:ascii="Arial" w:hAnsi="Arial" w:cs="Arial"/>
          <w:color w:val="000000"/>
        </w:rPr>
      </w:pPr>
      <w:r w:rsidRPr="00060513">
        <w:rPr>
          <w:rFonts w:ascii="Arial" w:hAnsi="Arial" w:cs="Arial"/>
          <w:color w:val="000000"/>
        </w:rPr>
        <w:t>DIGR</w:t>
      </w:r>
      <w:r w:rsidR="0061244C" w:rsidRPr="00060513">
        <w:rPr>
          <w:rFonts w:ascii="Arial" w:hAnsi="Arial" w:cs="Arial"/>
          <w:color w:val="000000"/>
        </w:rPr>
        <w:tab/>
        <w:t xml:space="preserve"> </w:t>
      </w:r>
      <w:r w:rsidRPr="00060513">
        <w:rPr>
          <w:rFonts w:ascii="Arial" w:hAnsi="Arial" w:cs="Arial"/>
          <w:color w:val="000000"/>
        </w:rPr>
        <w:t xml:space="preserve">     </w:t>
      </w:r>
      <w:r w:rsidRPr="00060513">
        <w:rPr>
          <w:rFonts w:ascii="Arial" w:hAnsi="Arial" w:cs="Arial"/>
          <w:color w:val="000000"/>
        </w:rPr>
        <w:tab/>
      </w:r>
      <w:r w:rsidR="0061244C" w:rsidRPr="00060513">
        <w:rPr>
          <w:rFonts w:ascii="Arial" w:hAnsi="Arial" w:cs="Arial"/>
          <w:color w:val="000000"/>
        </w:rPr>
        <w:t xml:space="preserve">– </w:t>
      </w:r>
      <w:r w:rsidR="0061244C" w:rsidRPr="00060513">
        <w:rPr>
          <w:rFonts w:ascii="Arial" w:hAnsi="Arial" w:cs="Arial"/>
          <w:color w:val="000000"/>
        </w:rPr>
        <w:tab/>
      </w:r>
      <w:r w:rsidRPr="00060513">
        <w:rPr>
          <w:rFonts w:ascii="Arial" w:hAnsi="Arial" w:cs="Arial"/>
          <w:color w:val="000000"/>
        </w:rPr>
        <w:t>Deputy Inspector General of Registration</w:t>
      </w:r>
    </w:p>
    <w:p w14:paraId="7E972449" w14:textId="77777777" w:rsidR="0061244C" w:rsidRPr="00060513" w:rsidRDefault="003B228A" w:rsidP="00691AA7">
      <w:pPr>
        <w:numPr>
          <w:ilvl w:val="0"/>
          <w:numId w:val="2"/>
        </w:numPr>
        <w:spacing w:after="0" w:line="240" w:lineRule="auto"/>
        <w:jc w:val="both"/>
        <w:rPr>
          <w:rFonts w:ascii="Arial" w:hAnsi="Arial" w:cs="Arial"/>
          <w:color w:val="000000"/>
        </w:rPr>
      </w:pPr>
      <w:r w:rsidRPr="00060513">
        <w:rPr>
          <w:rFonts w:ascii="Arial" w:hAnsi="Arial" w:cs="Arial"/>
          <w:color w:val="000000"/>
        </w:rPr>
        <w:t>AIGR</w:t>
      </w:r>
      <w:r w:rsidR="0061244C" w:rsidRPr="00060513">
        <w:rPr>
          <w:rFonts w:ascii="Arial" w:hAnsi="Arial" w:cs="Arial"/>
          <w:color w:val="000000"/>
        </w:rPr>
        <w:t xml:space="preserve"> </w:t>
      </w:r>
      <w:r w:rsidR="0061244C" w:rsidRPr="00060513">
        <w:rPr>
          <w:rFonts w:ascii="Arial" w:hAnsi="Arial" w:cs="Arial"/>
          <w:color w:val="000000"/>
        </w:rPr>
        <w:tab/>
        <w:t xml:space="preserve"> </w:t>
      </w:r>
      <w:r w:rsidRPr="00060513">
        <w:rPr>
          <w:rFonts w:ascii="Arial" w:hAnsi="Arial" w:cs="Arial"/>
          <w:color w:val="000000"/>
        </w:rPr>
        <w:tab/>
      </w:r>
      <w:r w:rsidR="0061244C" w:rsidRPr="00060513">
        <w:rPr>
          <w:rFonts w:ascii="Arial" w:hAnsi="Arial" w:cs="Arial"/>
          <w:color w:val="000000"/>
        </w:rPr>
        <w:t xml:space="preserve">– </w:t>
      </w:r>
      <w:r w:rsidR="0061244C" w:rsidRPr="00060513">
        <w:rPr>
          <w:rFonts w:ascii="Arial" w:hAnsi="Arial" w:cs="Arial"/>
          <w:color w:val="000000"/>
        </w:rPr>
        <w:tab/>
      </w:r>
      <w:r w:rsidRPr="00060513">
        <w:rPr>
          <w:rFonts w:ascii="Arial" w:hAnsi="Arial" w:cs="Arial"/>
          <w:color w:val="000000"/>
        </w:rPr>
        <w:t>Assistant Inspector General of Registration (Computers)</w:t>
      </w:r>
    </w:p>
    <w:p w14:paraId="07580639" w14:textId="77777777"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lang w:val="it-IT"/>
        </w:rPr>
        <w:t xml:space="preserve">DEO </w:t>
      </w:r>
      <w:r w:rsidRPr="00060513">
        <w:rPr>
          <w:rFonts w:ascii="Arial" w:hAnsi="Arial" w:cs="Arial"/>
          <w:color w:val="000000"/>
          <w:lang w:val="it-IT"/>
        </w:rPr>
        <w:tab/>
      </w:r>
      <w:r w:rsidRPr="00060513">
        <w:rPr>
          <w:rFonts w:ascii="Arial" w:hAnsi="Arial" w:cs="Arial"/>
          <w:color w:val="000000"/>
          <w:lang w:val="it-IT"/>
        </w:rPr>
        <w:tab/>
        <w:t xml:space="preserve">– </w:t>
      </w:r>
      <w:r w:rsidRPr="00060513">
        <w:rPr>
          <w:rFonts w:ascii="Arial" w:hAnsi="Arial" w:cs="Arial"/>
          <w:color w:val="000000"/>
          <w:lang w:val="it-IT"/>
        </w:rPr>
        <w:tab/>
        <w:t>Data Entry Operator</w:t>
      </w:r>
    </w:p>
    <w:p w14:paraId="56F37C5E" w14:textId="77777777"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lang w:val="it-IT"/>
        </w:rPr>
        <w:t>EMD</w:t>
      </w:r>
      <w:r w:rsidRPr="00060513">
        <w:rPr>
          <w:rFonts w:ascii="Arial" w:hAnsi="Arial" w:cs="Arial"/>
          <w:color w:val="000000"/>
          <w:lang w:val="it-IT"/>
        </w:rPr>
        <w:tab/>
      </w:r>
      <w:r w:rsidRPr="00060513">
        <w:rPr>
          <w:rFonts w:ascii="Arial" w:hAnsi="Arial" w:cs="Arial"/>
          <w:color w:val="000000"/>
          <w:lang w:val="it-IT"/>
        </w:rPr>
        <w:tab/>
        <w:t xml:space="preserve">– </w:t>
      </w:r>
      <w:r w:rsidRPr="00060513">
        <w:rPr>
          <w:rFonts w:ascii="Arial" w:hAnsi="Arial" w:cs="Arial"/>
          <w:color w:val="000000"/>
          <w:lang w:val="it-IT"/>
        </w:rPr>
        <w:tab/>
      </w:r>
      <w:r w:rsidRPr="00060513">
        <w:rPr>
          <w:rFonts w:ascii="Arial" w:hAnsi="Arial" w:cs="Arial"/>
          <w:color w:val="000000"/>
        </w:rPr>
        <w:t>Earnest Money Deposit</w:t>
      </w:r>
    </w:p>
    <w:p w14:paraId="55F6FCD0" w14:textId="77777777"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 xml:space="preserve">RFP </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Request for Proposal</w:t>
      </w:r>
    </w:p>
    <w:p w14:paraId="7F4D8928" w14:textId="3CCBA5EB" w:rsidR="0061244C" w:rsidRPr="00060513" w:rsidRDefault="001E42D4" w:rsidP="00691AA7">
      <w:pPr>
        <w:numPr>
          <w:ilvl w:val="0"/>
          <w:numId w:val="2"/>
        </w:numPr>
        <w:spacing w:after="0" w:line="240" w:lineRule="auto"/>
        <w:jc w:val="both"/>
        <w:rPr>
          <w:rFonts w:ascii="Arial" w:hAnsi="Arial" w:cs="Arial"/>
          <w:color w:val="000000"/>
          <w:lang w:val="it-IT"/>
        </w:rPr>
      </w:pPr>
      <w:r>
        <w:rPr>
          <w:rFonts w:ascii="Arial" w:hAnsi="Arial" w:cs="Arial"/>
          <w:color w:val="000000"/>
        </w:rPr>
        <w:t>H</w:t>
      </w:r>
      <w:r w:rsidR="0061244C" w:rsidRPr="00060513">
        <w:rPr>
          <w:rFonts w:ascii="Arial" w:hAnsi="Arial" w:cs="Arial"/>
          <w:color w:val="000000"/>
        </w:rPr>
        <w:t xml:space="preserve">1 </w:t>
      </w:r>
      <w:r w:rsidR="0061244C" w:rsidRPr="00060513">
        <w:rPr>
          <w:rFonts w:ascii="Arial" w:hAnsi="Arial" w:cs="Arial"/>
          <w:color w:val="000000"/>
        </w:rPr>
        <w:tab/>
      </w:r>
      <w:r w:rsidR="0061244C" w:rsidRPr="00060513">
        <w:rPr>
          <w:rFonts w:ascii="Arial" w:hAnsi="Arial" w:cs="Arial"/>
          <w:color w:val="000000"/>
        </w:rPr>
        <w:tab/>
        <w:t xml:space="preserve">– </w:t>
      </w:r>
      <w:r w:rsidR="0061244C" w:rsidRPr="00060513">
        <w:rPr>
          <w:rFonts w:ascii="Arial" w:hAnsi="Arial" w:cs="Arial"/>
          <w:color w:val="000000"/>
        </w:rPr>
        <w:tab/>
      </w:r>
      <w:r>
        <w:rPr>
          <w:rFonts w:ascii="Arial" w:hAnsi="Arial" w:cs="Arial"/>
          <w:color w:val="000000"/>
        </w:rPr>
        <w:t>Highest</w:t>
      </w:r>
      <w:r w:rsidR="0061244C" w:rsidRPr="00060513">
        <w:rPr>
          <w:rFonts w:ascii="Arial" w:hAnsi="Arial" w:cs="Arial"/>
          <w:color w:val="000000"/>
        </w:rPr>
        <w:t xml:space="preserve"> cost bidder as per Bid/Financial Evaluation Factor</w:t>
      </w:r>
    </w:p>
    <w:p w14:paraId="5C93BC50" w14:textId="6BA904E8"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 xml:space="preserve">INR </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Indian Rupees</w:t>
      </w:r>
    </w:p>
    <w:p w14:paraId="2AAC41C6" w14:textId="4E2E1EA2"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 xml:space="preserve">GPS </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Global Positioning System</w:t>
      </w:r>
    </w:p>
    <w:p w14:paraId="2D64144F" w14:textId="5A5A0B7C"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PBG</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Performance Bank Guarantee</w:t>
      </w:r>
    </w:p>
    <w:p w14:paraId="736BEA32" w14:textId="4B777DB2"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GOK</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Government of Karnataka</w:t>
      </w:r>
    </w:p>
    <w:p w14:paraId="0E0475A8" w14:textId="421DF3D9" w:rsidR="0061244C" w:rsidRPr="00060513" w:rsidRDefault="00787E2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DR</w:t>
      </w:r>
      <w:r w:rsidR="0061244C" w:rsidRPr="00060513">
        <w:rPr>
          <w:rFonts w:ascii="Arial" w:hAnsi="Arial" w:cs="Arial"/>
          <w:color w:val="000000"/>
        </w:rPr>
        <w:tab/>
      </w:r>
      <w:r w:rsidR="0061244C" w:rsidRPr="00060513">
        <w:rPr>
          <w:rFonts w:ascii="Arial" w:hAnsi="Arial" w:cs="Arial"/>
          <w:color w:val="000000"/>
        </w:rPr>
        <w:tab/>
        <w:t xml:space="preserve">– </w:t>
      </w:r>
      <w:r w:rsidR="0061244C" w:rsidRPr="00060513">
        <w:rPr>
          <w:rFonts w:ascii="Arial" w:hAnsi="Arial" w:cs="Arial"/>
          <w:color w:val="000000"/>
        </w:rPr>
        <w:tab/>
      </w:r>
      <w:r w:rsidRPr="00060513">
        <w:rPr>
          <w:rFonts w:ascii="Arial" w:hAnsi="Arial" w:cs="Arial"/>
          <w:color w:val="000000"/>
        </w:rPr>
        <w:t>District Registrar</w:t>
      </w:r>
    </w:p>
    <w:p w14:paraId="5C225A50" w14:textId="1220B20A" w:rsidR="0061244C" w:rsidRPr="00060513"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 xml:space="preserve">SI </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Service Integrator</w:t>
      </w:r>
    </w:p>
    <w:p w14:paraId="2CEF9651" w14:textId="0B5AD3D2" w:rsidR="0061244C" w:rsidRPr="00691AA7" w:rsidRDefault="0061244C" w:rsidP="00691AA7">
      <w:pPr>
        <w:numPr>
          <w:ilvl w:val="0"/>
          <w:numId w:val="2"/>
        </w:numPr>
        <w:spacing w:after="0" w:line="240" w:lineRule="auto"/>
        <w:jc w:val="both"/>
        <w:rPr>
          <w:rFonts w:ascii="Arial" w:hAnsi="Arial" w:cs="Arial"/>
          <w:color w:val="000000"/>
          <w:lang w:val="it-IT"/>
        </w:rPr>
      </w:pPr>
      <w:r w:rsidRPr="00060513">
        <w:rPr>
          <w:rFonts w:ascii="Arial" w:hAnsi="Arial" w:cs="Arial"/>
          <w:color w:val="000000"/>
        </w:rPr>
        <w:t xml:space="preserve">MSA </w:t>
      </w:r>
      <w:r w:rsidRPr="00060513">
        <w:rPr>
          <w:rFonts w:ascii="Arial" w:hAnsi="Arial" w:cs="Arial"/>
          <w:color w:val="000000"/>
        </w:rPr>
        <w:tab/>
      </w:r>
      <w:r w:rsidRPr="00060513">
        <w:rPr>
          <w:rFonts w:ascii="Arial" w:hAnsi="Arial" w:cs="Arial"/>
          <w:color w:val="000000"/>
        </w:rPr>
        <w:tab/>
        <w:t xml:space="preserve">– </w:t>
      </w:r>
      <w:r w:rsidRPr="00060513">
        <w:rPr>
          <w:rFonts w:ascii="Arial" w:hAnsi="Arial" w:cs="Arial"/>
          <w:color w:val="000000"/>
        </w:rPr>
        <w:tab/>
        <w:t>Master Service Agreement</w:t>
      </w:r>
    </w:p>
    <w:p w14:paraId="769FC999" w14:textId="2F9188C0" w:rsidR="001E42D4" w:rsidRPr="00060513" w:rsidRDefault="001E42D4" w:rsidP="00691AA7">
      <w:pPr>
        <w:numPr>
          <w:ilvl w:val="0"/>
          <w:numId w:val="2"/>
        </w:numPr>
        <w:spacing w:after="0" w:line="240" w:lineRule="auto"/>
        <w:jc w:val="both"/>
        <w:rPr>
          <w:rFonts w:ascii="Arial" w:hAnsi="Arial" w:cs="Arial"/>
          <w:color w:val="000000"/>
          <w:lang w:val="it-IT"/>
        </w:rPr>
      </w:pPr>
      <w:proofErr w:type="spellStart"/>
      <w:r>
        <w:rPr>
          <w:rFonts w:ascii="Arial" w:hAnsi="Arial" w:cs="Arial"/>
          <w:color w:val="000000"/>
        </w:rPr>
        <w:t>CeG</w:t>
      </w:r>
      <w:proofErr w:type="spellEnd"/>
      <w:r>
        <w:rPr>
          <w:rFonts w:ascii="Arial" w:hAnsi="Arial" w:cs="Arial"/>
          <w:color w:val="000000"/>
        </w:rPr>
        <w:tab/>
      </w:r>
      <w:r>
        <w:rPr>
          <w:rFonts w:ascii="Arial" w:hAnsi="Arial" w:cs="Arial"/>
          <w:color w:val="000000"/>
        </w:rPr>
        <w:tab/>
      </w:r>
      <w:r w:rsidRPr="00060513">
        <w:rPr>
          <w:rFonts w:ascii="Arial" w:hAnsi="Arial" w:cs="Arial"/>
          <w:color w:val="000000"/>
        </w:rPr>
        <w:t>–</w:t>
      </w:r>
      <w:r>
        <w:rPr>
          <w:rFonts w:ascii="Arial" w:hAnsi="Arial" w:cs="Arial"/>
          <w:color w:val="000000"/>
        </w:rPr>
        <w:tab/>
        <w:t>Centre for e-Governance</w:t>
      </w:r>
    </w:p>
    <w:p w14:paraId="7E666070" w14:textId="77777777" w:rsidR="0061244C" w:rsidRPr="00060513" w:rsidRDefault="0061244C">
      <w:pPr>
        <w:rPr>
          <w:rFonts w:ascii="Arial" w:hAnsi="Arial" w:cs="Arial"/>
        </w:rPr>
      </w:pPr>
      <w:r w:rsidRPr="00060513">
        <w:rPr>
          <w:rFonts w:ascii="Arial" w:hAnsi="Arial" w:cs="Arial"/>
        </w:rPr>
        <w:br w:type="page"/>
      </w:r>
    </w:p>
    <w:p w14:paraId="388E9FAD" w14:textId="77777777" w:rsidR="0061244C" w:rsidRPr="00060513" w:rsidRDefault="0061244C" w:rsidP="0061244C">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58" w:name="_Toc386451764"/>
      <w:bookmarkStart w:id="59" w:name="_Toc209184298"/>
      <w:r w:rsidRPr="00060513">
        <w:rPr>
          <w:rFonts w:cs="Arial"/>
          <w:szCs w:val="24"/>
        </w:rPr>
        <w:lastRenderedPageBreak/>
        <w:t>INVITATION FOR PROPOSAL</w:t>
      </w:r>
      <w:bookmarkEnd w:id="58"/>
      <w:bookmarkEnd w:id="59"/>
    </w:p>
    <w:p w14:paraId="52907468" w14:textId="0A93FCDF" w:rsidR="0061244C" w:rsidRPr="008101A5" w:rsidRDefault="0061244C" w:rsidP="000C751B">
      <w:pPr>
        <w:pStyle w:val="Heading2"/>
      </w:pPr>
      <w:bookmarkStart w:id="60" w:name="_Toc386451765"/>
      <w:bookmarkStart w:id="61" w:name="_Toc209184299"/>
      <w:r w:rsidRPr="008101A5">
        <w:t>RFP Notice</w:t>
      </w:r>
      <w:bookmarkEnd w:id="60"/>
      <w:bookmarkEnd w:id="61"/>
    </w:p>
    <w:p w14:paraId="0ACE9B57" w14:textId="77777777" w:rsidR="0061244C" w:rsidRPr="00691AA7" w:rsidRDefault="0061244C" w:rsidP="00691AA7">
      <w:pPr>
        <w:pStyle w:val="ListParagraph"/>
        <w:numPr>
          <w:ilvl w:val="0"/>
          <w:numId w:val="50"/>
        </w:numPr>
        <w:spacing w:before="240" w:line="240" w:lineRule="auto"/>
        <w:jc w:val="both"/>
        <w:rPr>
          <w:rFonts w:ascii="Arial" w:hAnsi="Arial" w:cs="Arial"/>
          <w:lang w:val="en-IN" w:eastAsia="en-IN" w:bidi="ar-SA"/>
        </w:rPr>
      </w:pPr>
      <w:r w:rsidRPr="00691AA7">
        <w:rPr>
          <w:rFonts w:ascii="Arial" w:hAnsi="Arial" w:cs="Arial"/>
          <w:lang w:val="en-IN" w:eastAsia="en-IN" w:bidi="ar-SA"/>
        </w:rPr>
        <w:t>This RFP Do</w:t>
      </w:r>
      <w:r w:rsidR="003B228A" w:rsidRPr="00691AA7">
        <w:rPr>
          <w:rFonts w:ascii="Arial" w:hAnsi="Arial" w:cs="Arial"/>
          <w:lang w:val="en-IN" w:eastAsia="en-IN" w:bidi="ar-SA"/>
        </w:rPr>
        <w:t xml:space="preserve">cument is being published by DS&amp;R, </w:t>
      </w:r>
      <w:r w:rsidRPr="00691AA7">
        <w:rPr>
          <w:rFonts w:ascii="Arial" w:hAnsi="Arial" w:cs="Arial"/>
          <w:lang w:val="en-IN" w:eastAsia="en-IN" w:bidi="ar-SA"/>
        </w:rPr>
        <w:t>Department</w:t>
      </w:r>
      <w:r w:rsidR="003B228A" w:rsidRPr="00691AA7">
        <w:rPr>
          <w:rFonts w:ascii="Arial" w:hAnsi="Arial" w:cs="Arial"/>
          <w:lang w:val="en-IN" w:eastAsia="en-IN" w:bidi="ar-SA"/>
        </w:rPr>
        <w:t xml:space="preserve"> of Stamps and Registration</w:t>
      </w:r>
      <w:r w:rsidRPr="00691AA7">
        <w:rPr>
          <w:rFonts w:ascii="Arial" w:hAnsi="Arial" w:cs="Arial"/>
          <w:lang w:val="en-IN" w:eastAsia="en-IN" w:bidi="ar-SA"/>
        </w:rPr>
        <w:t xml:space="preserve"> known in this document as “The Department”, f</w:t>
      </w:r>
      <w:r w:rsidR="0051206D" w:rsidRPr="00691AA7">
        <w:rPr>
          <w:rFonts w:ascii="Arial" w:hAnsi="Arial" w:cs="Arial"/>
          <w:lang w:val="en-IN" w:eastAsia="en-IN" w:bidi="ar-SA"/>
        </w:rPr>
        <w:t>or hiring 39</w:t>
      </w:r>
      <w:r w:rsidR="003B228A" w:rsidRPr="00691AA7">
        <w:rPr>
          <w:rFonts w:ascii="Arial" w:hAnsi="Arial" w:cs="Arial"/>
          <w:lang w:val="en-IN" w:eastAsia="en-IN" w:bidi="ar-SA"/>
        </w:rPr>
        <w:t xml:space="preserve"> I.T Manpower </w:t>
      </w:r>
      <w:r w:rsidR="007262B5" w:rsidRPr="00691AA7">
        <w:rPr>
          <w:rFonts w:ascii="Arial" w:hAnsi="Arial" w:cs="Arial"/>
          <w:lang w:val="en-IN" w:eastAsia="en-IN" w:bidi="ar-SA"/>
        </w:rPr>
        <w:t xml:space="preserve">(Annexure -1) </w:t>
      </w:r>
      <w:r w:rsidR="003B228A" w:rsidRPr="00691AA7">
        <w:rPr>
          <w:rFonts w:ascii="Arial" w:hAnsi="Arial" w:cs="Arial"/>
          <w:lang w:val="en-IN" w:eastAsia="en-IN" w:bidi="ar-SA"/>
        </w:rPr>
        <w:t>and other resources to DS&amp;R</w:t>
      </w:r>
      <w:r w:rsidRPr="00691AA7">
        <w:rPr>
          <w:rFonts w:ascii="Arial" w:hAnsi="Arial" w:cs="Arial"/>
          <w:lang w:val="en-IN" w:eastAsia="en-IN" w:bidi="ar-SA"/>
        </w:rPr>
        <w:t xml:space="preserve">. </w:t>
      </w:r>
    </w:p>
    <w:p w14:paraId="71F87273" w14:textId="5DAE8A4A" w:rsidR="0061244C" w:rsidRPr="00691AA7" w:rsidRDefault="0061244C" w:rsidP="00691AA7">
      <w:pPr>
        <w:pStyle w:val="ListParagraph"/>
        <w:numPr>
          <w:ilvl w:val="0"/>
          <w:numId w:val="50"/>
        </w:numPr>
        <w:spacing w:before="240" w:line="240" w:lineRule="auto"/>
        <w:jc w:val="both"/>
        <w:rPr>
          <w:rFonts w:ascii="Arial" w:hAnsi="Arial" w:cs="Arial"/>
          <w:cs/>
          <w:lang w:val="en-IN" w:eastAsia="en-IN"/>
        </w:rPr>
      </w:pPr>
      <w:r w:rsidRPr="00691AA7">
        <w:rPr>
          <w:rFonts w:ascii="Arial" w:hAnsi="Arial" w:cs="Arial"/>
          <w:lang w:val="en-IN" w:eastAsia="en-IN" w:bidi="ar-SA"/>
        </w:rPr>
        <w:t xml:space="preserve">This is a special bid in order to attract and retain the </w:t>
      </w:r>
      <w:r w:rsidR="003B228A" w:rsidRPr="00691AA7">
        <w:rPr>
          <w:rFonts w:ascii="Arial" w:hAnsi="Arial" w:cs="Arial"/>
          <w:lang w:val="en-IN" w:eastAsia="en-IN" w:bidi="ar-SA"/>
        </w:rPr>
        <w:t>best</w:t>
      </w:r>
      <w:r w:rsidR="003B228A" w:rsidRPr="00691AA7">
        <w:rPr>
          <w:rFonts w:ascii="Arial" w:hAnsi="Arial" w:cs="Arial"/>
          <w:cs/>
          <w:lang w:val="en-IN" w:eastAsia="en-IN"/>
        </w:rPr>
        <w:t xml:space="preserve"> </w:t>
      </w:r>
      <w:r w:rsidR="003B228A" w:rsidRPr="00691AA7">
        <w:rPr>
          <w:rFonts w:ascii="Arial" w:hAnsi="Arial" w:cs="Arial"/>
          <w:lang w:val="en-IN" w:eastAsia="en-IN" w:bidi="ar-SA"/>
        </w:rPr>
        <w:t>suitable</w:t>
      </w:r>
      <w:r w:rsidR="003B228A" w:rsidRPr="00691AA7">
        <w:rPr>
          <w:rFonts w:ascii="Arial" w:hAnsi="Arial" w:cs="Arial"/>
          <w:cs/>
          <w:lang w:val="en-IN" w:eastAsia="en-IN"/>
        </w:rPr>
        <w:t xml:space="preserve"> </w:t>
      </w:r>
      <w:r w:rsidR="003B228A" w:rsidRPr="00691AA7">
        <w:rPr>
          <w:rFonts w:ascii="Arial" w:hAnsi="Arial" w:cs="Arial"/>
          <w:lang w:val="en-IN" w:eastAsia="en-IN" w:bidi="ar-SA"/>
        </w:rPr>
        <w:t>IT</w:t>
      </w:r>
      <w:r w:rsidR="003B228A" w:rsidRPr="00691AA7">
        <w:rPr>
          <w:rFonts w:ascii="Arial" w:hAnsi="Arial" w:cs="Arial"/>
          <w:cs/>
          <w:lang w:val="en-IN" w:eastAsia="en-IN"/>
        </w:rPr>
        <w:t xml:space="preserve"> </w:t>
      </w:r>
      <w:r w:rsidR="003B228A" w:rsidRPr="00691AA7">
        <w:rPr>
          <w:rFonts w:ascii="Arial" w:hAnsi="Arial" w:cs="Arial"/>
          <w:lang w:val="en-IN" w:eastAsia="en-IN" w:bidi="ar-SA"/>
        </w:rPr>
        <w:t>Manpower</w:t>
      </w:r>
      <w:r w:rsidRPr="00691AA7">
        <w:rPr>
          <w:rFonts w:ascii="Arial" w:hAnsi="Arial" w:cs="Arial"/>
          <w:lang w:val="en-IN" w:eastAsia="en-IN" w:bidi="ar-SA"/>
        </w:rPr>
        <w:t xml:space="preserve"> and other resources as per requirements of </w:t>
      </w:r>
      <w:r w:rsidR="003B228A" w:rsidRPr="00691AA7">
        <w:rPr>
          <w:rFonts w:ascii="Arial" w:hAnsi="Arial" w:cs="Arial"/>
          <w:lang w:val="en-IN" w:eastAsia="en-IN" w:bidi="ar-SA"/>
        </w:rPr>
        <w:t>Department of Stamps and Registration for</w:t>
      </w:r>
      <w:r w:rsidR="003B228A" w:rsidRPr="00691AA7">
        <w:rPr>
          <w:rFonts w:ascii="Arial" w:hAnsi="Arial" w:cs="Arial"/>
          <w:cs/>
          <w:lang w:val="en-IN" w:eastAsia="en-IN"/>
        </w:rPr>
        <w:t xml:space="preserve"> </w:t>
      </w:r>
      <w:proofErr w:type="spellStart"/>
      <w:r w:rsidR="003B228A" w:rsidRPr="00691AA7">
        <w:rPr>
          <w:rFonts w:ascii="Arial" w:hAnsi="Arial" w:cs="Arial"/>
          <w:lang w:val="en-IN" w:eastAsia="en-IN" w:bidi="ar-SA"/>
        </w:rPr>
        <w:t>Kaveri</w:t>
      </w:r>
      <w:proofErr w:type="spellEnd"/>
      <w:r w:rsidRPr="00691AA7">
        <w:rPr>
          <w:rFonts w:ascii="Arial" w:hAnsi="Arial" w:cs="Arial"/>
          <w:lang w:val="en-IN" w:eastAsia="en-IN" w:bidi="ar-SA"/>
        </w:rPr>
        <w:t xml:space="preserve"> software</w:t>
      </w:r>
      <w:r w:rsidR="003B228A" w:rsidRPr="00691AA7">
        <w:rPr>
          <w:rFonts w:ascii="Arial" w:hAnsi="Arial" w:cs="Arial"/>
          <w:lang w:val="en-IN" w:eastAsia="en-IN" w:bidi="ar-SA"/>
        </w:rPr>
        <w:t xml:space="preserve"> and other </w:t>
      </w:r>
      <w:r w:rsidR="005668A3" w:rsidRPr="00B3729D">
        <w:rPr>
          <w:rFonts w:ascii="Arial" w:hAnsi="Arial" w:cs="Arial"/>
          <w:lang w:val="en-IN" w:eastAsia="en-IN" w:bidi="ar-SA"/>
        </w:rPr>
        <w:t>Modules.</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traditional</w:t>
      </w:r>
      <w:r w:rsidRPr="00691AA7">
        <w:rPr>
          <w:rFonts w:ascii="Arial" w:hAnsi="Arial" w:cs="Arial"/>
          <w:cs/>
          <w:lang w:val="en-IN" w:eastAsia="en-IN"/>
        </w:rPr>
        <w:t xml:space="preserve"> </w:t>
      </w:r>
      <w:r w:rsidRPr="00691AA7">
        <w:rPr>
          <w:rFonts w:ascii="Arial" w:hAnsi="Arial" w:cs="Arial"/>
          <w:lang w:val="en-IN" w:eastAsia="en-IN" w:bidi="ar-SA"/>
        </w:rPr>
        <w:t>model</w:t>
      </w:r>
      <w:r w:rsidRPr="00691AA7">
        <w:rPr>
          <w:rFonts w:ascii="Arial" w:hAnsi="Arial" w:cs="Arial"/>
          <w:cs/>
          <w:lang w:val="en-IN" w:eastAsia="en-IN"/>
        </w:rPr>
        <w:t xml:space="preserve"> </w:t>
      </w:r>
      <w:r w:rsidRPr="00691AA7">
        <w:rPr>
          <w:rFonts w:ascii="Arial" w:hAnsi="Arial" w:cs="Arial"/>
          <w:lang w:val="en-IN" w:eastAsia="en-IN" w:bidi="ar-SA"/>
        </w:rPr>
        <w:t>of</w:t>
      </w:r>
      <w:r w:rsidRPr="00691AA7">
        <w:rPr>
          <w:rFonts w:ascii="Arial" w:hAnsi="Arial" w:cs="Arial"/>
          <w:cs/>
          <w:lang w:val="en-IN" w:eastAsia="en-IN"/>
        </w:rPr>
        <w:t xml:space="preserve"> </w:t>
      </w:r>
      <w:r w:rsidRPr="00691AA7">
        <w:rPr>
          <w:rFonts w:ascii="Arial" w:hAnsi="Arial" w:cs="Arial"/>
          <w:lang w:val="en-IN" w:eastAsia="en-IN" w:bidi="ar-SA"/>
        </w:rPr>
        <w:t>pre-fixed</w:t>
      </w:r>
      <w:r w:rsidRPr="00691AA7">
        <w:rPr>
          <w:rFonts w:ascii="Arial" w:hAnsi="Arial" w:cs="Arial"/>
          <w:cs/>
          <w:lang w:val="en-IN" w:eastAsia="en-IN"/>
        </w:rPr>
        <w:t xml:space="preserve"> </w:t>
      </w:r>
      <w:r w:rsidRPr="00691AA7">
        <w:rPr>
          <w:rFonts w:ascii="Arial" w:hAnsi="Arial" w:cs="Arial"/>
          <w:lang w:val="en-IN" w:eastAsia="en-IN" w:bidi="ar-SA"/>
        </w:rPr>
        <w:t>monthly</w:t>
      </w:r>
      <w:r w:rsidRPr="00691AA7">
        <w:rPr>
          <w:rFonts w:ascii="Arial" w:hAnsi="Arial" w:cs="Arial"/>
          <w:cs/>
          <w:lang w:val="en-IN" w:eastAsia="en-IN"/>
        </w:rPr>
        <w:t xml:space="preserve"> </w:t>
      </w:r>
      <w:r w:rsidRPr="00691AA7">
        <w:rPr>
          <w:rFonts w:ascii="Arial" w:hAnsi="Arial" w:cs="Arial"/>
          <w:lang w:val="en-IN" w:eastAsia="en-IN" w:bidi="ar-SA"/>
        </w:rPr>
        <w:t>payment</w:t>
      </w:r>
      <w:r w:rsidRPr="00691AA7">
        <w:rPr>
          <w:rFonts w:ascii="Arial" w:hAnsi="Arial" w:cs="Arial"/>
          <w:cs/>
          <w:lang w:val="en-IN" w:eastAsia="en-IN"/>
        </w:rPr>
        <w:t xml:space="preserve"> </w:t>
      </w:r>
      <w:r w:rsidRPr="00691AA7">
        <w:rPr>
          <w:rFonts w:ascii="Arial" w:hAnsi="Arial" w:cs="Arial"/>
          <w:lang w:val="en-IN" w:eastAsia="en-IN" w:bidi="ar-SA"/>
        </w:rPr>
        <w:t>to</w:t>
      </w:r>
      <w:r w:rsidRPr="00691AA7">
        <w:rPr>
          <w:rFonts w:ascii="Arial" w:hAnsi="Arial" w:cs="Arial"/>
          <w:cs/>
          <w:lang w:val="en-IN" w:eastAsia="en-IN"/>
        </w:rPr>
        <w:t xml:space="preserve"> </w:t>
      </w:r>
      <w:r w:rsidRPr="00691AA7">
        <w:rPr>
          <w:rFonts w:ascii="Arial" w:hAnsi="Arial" w:cs="Arial"/>
          <w:lang w:val="en-IN" w:eastAsia="en-IN" w:bidi="ar-SA"/>
        </w:rPr>
        <w:t>resources</w:t>
      </w:r>
      <w:r w:rsidRPr="00691AA7">
        <w:rPr>
          <w:rFonts w:ascii="Arial" w:hAnsi="Arial" w:cs="Arial"/>
          <w:cs/>
          <w:lang w:val="en-IN" w:eastAsia="en-IN"/>
        </w:rPr>
        <w:t xml:space="preserve"> </w:t>
      </w:r>
      <w:r w:rsidRPr="00691AA7">
        <w:rPr>
          <w:rFonts w:ascii="Arial" w:hAnsi="Arial" w:cs="Arial"/>
          <w:lang w:val="en-IN" w:eastAsia="en-IN" w:bidi="ar-SA"/>
        </w:rPr>
        <w:t>to</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bid</w:t>
      </w:r>
      <w:r w:rsidRPr="00691AA7">
        <w:rPr>
          <w:rFonts w:ascii="Arial" w:hAnsi="Arial" w:cs="Arial"/>
          <w:cs/>
          <w:lang w:val="en-IN" w:eastAsia="en-IN"/>
        </w:rPr>
        <w:t xml:space="preserve"> </w:t>
      </w:r>
      <w:r w:rsidRPr="00691AA7">
        <w:rPr>
          <w:rFonts w:ascii="Arial" w:hAnsi="Arial" w:cs="Arial"/>
          <w:lang w:val="en-IN" w:eastAsia="en-IN" w:bidi="ar-SA"/>
        </w:rPr>
        <w:t>winner</w:t>
      </w:r>
      <w:r w:rsidRPr="00691AA7">
        <w:rPr>
          <w:rFonts w:ascii="Arial" w:hAnsi="Arial" w:cs="Arial"/>
          <w:cs/>
          <w:lang w:val="en-IN" w:eastAsia="en-IN"/>
        </w:rPr>
        <w:t xml:space="preserve"> </w:t>
      </w:r>
      <w:r w:rsidRPr="00691AA7">
        <w:rPr>
          <w:rFonts w:ascii="Arial" w:hAnsi="Arial" w:cs="Arial"/>
          <w:lang w:val="en-IN" w:eastAsia="en-IN" w:bidi="ar-SA"/>
        </w:rPr>
        <w:t>ties</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hands</w:t>
      </w:r>
      <w:r w:rsidRPr="00691AA7">
        <w:rPr>
          <w:rFonts w:ascii="Arial" w:hAnsi="Arial" w:cs="Arial"/>
          <w:cs/>
          <w:lang w:val="en-IN" w:eastAsia="en-IN"/>
        </w:rPr>
        <w:t xml:space="preserve"> </w:t>
      </w:r>
      <w:r w:rsidRPr="00691AA7">
        <w:rPr>
          <w:rFonts w:ascii="Arial" w:hAnsi="Arial" w:cs="Arial"/>
          <w:lang w:val="en-IN" w:eastAsia="en-IN" w:bidi="ar-SA"/>
        </w:rPr>
        <w:t>of</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departm</w:t>
      </w:r>
      <w:r w:rsidR="003B228A" w:rsidRPr="00691AA7">
        <w:rPr>
          <w:rFonts w:ascii="Arial" w:hAnsi="Arial" w:cs="Arial"/>
          <w:lang w:val="en-IN" w:eastAsia="en-IN" w:bidi="ar-SA"/>
        </w:rPr>
        <w:t xml:space="preserve">ent in picking suitable </w:t>
      </w:r>
      <w:r w:rsidRPr="00691AA7">
        <w:rPr>
          <w:rFonts w:ascii="Arial" w:hAnsi="Arial" w:cs="Arial"/>
          <w:lang w:val="en-IN" w:eastAsia="en-IN" w:bidi="ar-SA"/>
        </w:rPr>
        <w:t>resources.</w:t>
      </w:r>
      <w:r w:rsidRPr="00691AA7">
        <w:rPr>
          <w:rFonts w:ascii="Arial" w:hAnsi="Arial" w:cs="Arial"/>
          <w:cs/>
          <w:lang w:val="en-IN" w:eastAsia="en-IN"/>
        </w:rPr>
        <w:t xml:space="preserve"> </w:t>
      </w:r>
      <w:r w:rsidR="001E42D4" w:rsidRPr="00691AA7">
        <w:rPr>
          <w:rFonts w:ascii="Arial" w:hAnsi="Arial" w:cs="Arial"/>
          <w:lang w:val="en-IN" w:eastAsia="en-IN" w:bidi="ar-SA"/>
        </w:rPr>
        <w:t>This</w:t>
      </w:r>
      <w:r w:rsidR="001E42D4" w:rsidRPr="00691AA7">
        <w:rPr>
          <w:rFonts w:ascii="Arial" w:hAnsi="Arial" w:cs="Arial"/>
          <w:cs/>
          <w:lang w:val="en-IN" w:eastAsia="en-IN"/>
        </w:rPr>
        <w:t xml:space="preserve"> </w:t>
      </w:r>
      <w:r w:rsidR="001E42D4" w:rsidRPr="00691AA7">
        <w:rPr>
          <w:rFonts w:ascii="Arial" w:hAnsi="Arial" w:cs="Arial"/>
          <w:lang w:val="en-IN" w:eastAsia="en-IN" w:bidi="ar-SA"/>
        </w:rPr>
        <w:t>tender</w:t>
      </w:r>
      <w:r w:rsidR="001E42D4" w:rsidRPr="00691AA7">
        <w:rPr>
          <w:rFonts w:ascii="Arial" w:hAnsi="Arial" w:cs="Arial"/>
          <w:cs/>
          <w:lang w:val="en-IN" w:eastAsia="en-IN"/>
        </w:rPr>
        <w:t xml:space="preserve"> </w:t>
      </w:r>
      <w:r w:rsidR="001E42D4" w:rsidRPr="00691AA7">
        <w:rPr>
          <w:rFonts w:ascii="Arial" w:hAnsi="Arial" w:cs="Arial"/>
          <w:lang w:val="en-IN" w:eastAsia="en-IN" w:bidi="ar-SA"/>
        </w:rPr>
        <w:t>fix</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percen</w:t>
      </w:r>
      <w:r w:rsidR="003B228A" w:rsidRPr="00691AA7">
        <w:rPr>
          <w:rFonts w:ascii="Arial" w:hAnsi="Arial" w:cs="Arial"/>
          <w:lang w:val="en-IN" w:eastAsia="en-IN" w:bidi="ar-SA"/>
        </w:rPr>
        <w:t>tage</w:t>
      </w:r>
      <w:r w:rsidR="003B228A" w:rsidRPr="00691AA7">
        <w:rPr>
          <w:rFonts w:ascii="Arial" w:hAnsi="Arial" w:cs="Arial"/>
          <w:cs/>
          <w:lang w:val="en-IN" w:eastAsia="en-IN"/>
        </w:rPr>
        <w:t xml:space="preserve"> </w:t>
      </w:r>
      <w:r w:rsidR="003B228A" w:rsidRPr="00691AA7">
        <w:rPr>
          <w:rFonts w:ascii="Arial" w:hAnsi="Arial" w:cs="Arial"/>
          <w:lang w:val="en-IN" w:eastAsia="en-IN" w:bidi="ar-SA"/>
        </w:rPr>
        <w:t>service</w:t>
      </w:r>
      <w:r w:rsidR="003B228A" w:rsidRPr="00691AA7">
        <w:rPr>
          <w:rFonts w:ascii="Arial" w:hAnsi="Arial" w:cs="Arial"/>
          <w:cs/>
          <w:lang w:val="en-IN" w:eastAsia="en-IN"/>
        </w:rPr>
        <w:t xml:space="preserve"> </w:t>
      </w:r>
      <w:r w:rsidR="003B228A" w:rsidRPr="00691AA7">
        <w:rPr>
          <w:rFonts w:ascii="Arial" w:hAnsi="Arial" w:cs="Arial"/>
          <w:lang w:val="en-IN" w:eastAsia="en-IN" w:bidi="ar-SA"/>
        </w:rPr>
        <w:t>charges</w:t>
      </w:r>
      <w:r w:rsidR="003B228A" w:rsidRPr="00691AA7">
        <w:rPr>
          <w:rFonts w:ascii="Arial" w:hAnsi="Arial" w:cs="Arial"/>
          <w:cs/>
          <w:lang w:val="en-IN" w:eastAsia="en-IN"/>
        </w:rPr>
        <w:t xml:space="preserve"> </w:t>
      </w:r>
      <w:r w:rsidR="003B228A" w:rsidRPr="00691AA7">
        <w:rPr>
          <w:rFonts w:ascii="Arial" w:hAnsi="Arial" w:cs="Arial"/>
          <w:lang w:val="en-IN" w:eastAsia="en-IN" w:bidi="ar-SA"/>
        </w:rPr>
        <w:t>and</w:t>
      </w:r>
      <w:r w:rsidR="003B228A" w:rsidRPr="00691AA7">
        <w:rPr>
          <w:rFonts w:ascii="Arial" w:hAnsi="Arial" w:cs="Arial"/>
          <w:cs/>
          <w:lang w:val="en-IN" w:eastAsia="en-IN"/>
        </w:rPr>
        <w:t xml:space="preserve"> </w:t>
      </w:r>
      <w:r w:rsidR="003B228A" w:rsidRPr="00691AA7">
        <w:rPr>
          <w:rFonts w:ascii="Arial" w:hAnsi="Arial" w:cs="Arial"/>
          <w:lang w:val="en-IN" w:eastAsia="en-IN" w:bidi="ar-SA"/>
        </w:rPr>
        <w:t>the</w:t>
      </w:r>
      <w:r w:rsidR="003B228A" w:rsidRPr="00691AA7">
        <w:rPr>
          <w:rFonts w:ascii="Arial" w:hAnsi="Arial" w:cs="Arial"/>
          <w:cs/>
          <w:lang w:val="en-IN" w:eastAsia="en-IN"/>
        </w:rPr>
        <w:t xml:space="preserve"> </w:t>
      </w:r>
      <w:r w:rsidR="003B228A" w:rsidRPr="00691AA7">
        <w:rPr>
          <w:rFonts w:ascii="Arial" w:hAnsi="Arial" w:cs="Arial"/>
          <w:lang w:val="en-IN" w:eastAsia="en-IN" w:bidi="ar-SA"/>
        </w:rPr>
        <w:t>DS&amp;R</w:t>
      </w:r>
      <w:r w:rsidRPr="00691AA7">
        <w:rPr>
          <w:rFonts w:ascii="Arial" w:hAnsi="Arial" w:cs="Arial"/>
          <w:lang w:val="en-IN" w:eastAsia="en-IN" w:bidi="ar-SA"/>
        </w:rPr>
        <w:t xml:space="preserve"> will itself prescribe the </w:t>
      </w:r>
      <w:r w:rsidR="001E42D4" w:rsidRPr="00691AA7">
        <w:rPr>
          <w:rFonts w:ascii="Arial" w:hAnsi="Arial" w:cs="Arial"/>
          <w:lang w:val="en-IN" w:eastAsia="en-IN" w:bidi="ar-SA"/>
        </w:rPr>
        <w:t>monthly</w:t>
      </w:r>
      <w:r w:rsidRPr="00691AA7">
        <w:rPr>
          <w:rFonts w:ascii="Arial" w:hAnsi="Arial" w:cs="Arial"/>
          <w:lang w:val="en-IN" w:eastAsia="en-IN" w:bidi="ar-SA"/>
        </w:rPr>
        <w:t xml:space="preserve"> payment for each resource as per his qualifications, experience and knowledge which w</w:t>
      </w:r>
      <w:r w:rsidR="003B228A" w:rsidRPr="00691AA7">
        <w:rPr>
          <w:rFonts w:ascii="Arial" w:hAnsi="Arial" w:cs="Arial"/>
          <w:lang w:val="en-IN" w:eastAsia="en-IN" w:bidi="ar-SA"/>
        </w:rPr>
        <w:t>ill be a pass through to the DS&amp;R. This will enable Department of Stamps and Registration</w:t>
      </w:r>
      <w:r w:rsidRPr="00691AA7">
        <w:rPr>
          <w:rFonts w:ascii="Arial" w:hAnsi="Arial" w:cs="Arial"/>
          <w:lang w:val="en-IN" w:eastAsia="en-IN" w:bidi="ar-SA"/>
        </w:rPr>
        <w:t xml:space="preserve"> to pick specific resources at its own specifie</w:t>
      </w:r>
      <w:r w:rsidR="003B228A" w:rsidRPr="00691AA7">
        <w:rPr>
          <w:rFonts w:ascii="Arial" w:hAnsi="Arial" w:cs="Arial"/>
          <w:lang w:val="en-IN" w:eastAsia="en-IN" w:bidi="ar-SA"/>
        </w:rPr>
        <w:t xml:space="preserve">d price to meet its IT manpower </w:t>
      </w:r>
      <w:r w:rsidRPr="00691AA7">
        <w:rPr>
          <w:rFonts w:ascii="Arial" w:hAnsi="Arial" w:cs="Arial"/>
          <w:lang w:val="en-IN" w:eastAsia="en-IN" w:bidi="ar-SA"/>
        </w:rPr>
        <w:t>resource</w:t>
      </w:r>
      <w:r w:rsidRPr="00691AA7">
        <w:rPr>
          <w:rFonts w:ascii="Arial" w:hAnsi="Arial" w:cs="Arial"/>
          <w:cs/>
          <w:lang w:val="en-IN" w:eastAsia="en-IN"/>
        </w:rPr>
        <w:t xml:space="preserve"> </w:t>
      </w:r>
      <w:r w:rsidRPr="00691AA7">
        <w:rPr>
          <w:rFonts w:ascii="Arial" w:hAnsi="Arial" w:cs="Arial"/>
          <w:lang w:val="en-IN" w:eastAsia="en-IN" w:bidi="ar-SA"/>
        </w:rPr>
        <w:t>requirements</w:t>
      </w:r>
      <w:r w:rsidRPr="00691AA7">
        <w:rPr>
          <w:rFonts w:ascii="Arial" w:hAnsi="Arial" w:cs="Arial"/>
          <w:cs/>
          <w:lang w:val="en-IN" w:eastAsia="en-IN"/>
        </w:rPr>
        <w:t xml:space="preserve"> </w:t>
      </w:r>
      <w:r w:rsidRPr="00691AA7">
        <w:rPr>
          <w:rFonts w:ascii="Arial" w:hAnsi="Arial" w:cs="Arial"/>
          <w:lang w:val="en-IN" w:eastAsia="en-IN" w:bidi="ar-SA"/>
        </w:rPr>
        <w:t>while</w:t>
      </w:r>
      <w:r w:rsidRPr="00691AA7">
        <w:rPr>
          <w:rFonts w:ascii="Arial" w:hAnsi="Arial" w:cs="Arial"/>
          <w:cs/>
          <w:lang w:val="en-IN" w:eastAsia="en-IN"/>
        </w:rPr>
        <w:t xml:space="preserve"> </w:t>
      </w:r>
      <w:r w:rsidRPr="00691AA7">
        <w:rPr>
          <w:rFonts w:ascii="Arial" w:hAnsi="Arial" w:cs="Arial"/>
          <w:lang w:val="en-IN" w:eastAsia="en-IN" w:bidi="ar-SA"/>
        </w:rPr>
        <w:t>the</w:t>
      </w:r>
      <w:r w:rsidRPr="00691AA7">
        <w:rPr>
          <w:rFonts w:ascii="Arial" w:hAnsi="Arial" w:cs="Arial"/>
          <w:cs/>
          <w:lang w:val="en-IN" w:eastAsia="en-IN"/>
        </w:rPr>
        <w:t xml:space="preserve"> </w:t>
      </w:r>
      <w:r w:rsidRPr="00691AA7">
        <w:rPr>
          <w:rFonts w:ascii="Arial" w:hAnsi="Arial" w:cs="Arial"/>
          <w:lang w:val="en-IN" w:eastAsia="en-IN" w:bidi="ar-SA"/>
        </w:rPr>
        <w:t>bid</w:t>
      </w:r>
      <w:r w:rsidRPr="00691AA7">
        <w:rPr>
          <w:rFonts w:ascii="Arial" w:hAnsi="Arial" w:cs="Arial"/>
          <w:cs/>
          <w:lang w:val="en-IN" w:eastAsia="en-IN"/>
        </w:rPr>
        <w:t xml:space="preserve"> </w:t>
      </w:r>
      <w:r w:rsidRPr="00691AA7">
        <w:rPr>
          <w:rFonts w:ascii="Arial" w:hAnsi="Arial" w:cs="Arial"/>
          <w:lang w:val="en-IN" w:eastAsia="en-IN" w:bidi="ar-SA"/>
        </w:rPr>
        <w:t>winner</w:t>
      </w:r>
      <w:r w:rsidRPr="00691AA7">
        <w:rPr>
          <w:rFonts w:ascii="Arial" w:hAnsi="Arial" w:cs="Arial"/>
          <w:cs/>
          <w:lang w:val="en-IN" w:eastAsia="en-IN"/>
        </w:rPr>
        <w:t xml:space="preserve"> </w:t>
      </w:r>
      <w:r w:rsidRPr="00691AA7">
        <w:rPr>
          <w:rFonts w:ascii="Arial" w:hAnsi="Arial" w:cs="Arial"/>
          <w:lang w:val="en-IN" w:eastAsia="en-IN" w:bidi="ar-SA"/>
        </w:rPr>
        <w:t>will</w:t>
      </w:r>
      <w:r w:rsidRPr="00691AA7">
        <w:rPr>
          <w:rFonts w:ascii="Arial" w:hAnsi="Arial" w:cs="Arial"/>
          <w:cs/>
          <w:lang w:val="en-IN" w:eastAsia="en-IN"/>
        </w:rPr>
        <w:t xml:space="preserve"> </w:t>
      </w:r>
      <w:r w:rsidRPr="00691AA7">
        <w:rPr>
          <w:rFonts w:ascii="Arial" w:hAnsi="Arial" w:cs="Arial"/>
          <w:lang w:val="en-IN" w:eastAsia="en-IN" w:bidi="ar-SA"/>
        </w:rPr>
        <w:t>get</w:t>
      </w:r>
      <w:r w:rsidRPr="00691AA7">
        <w:rPr>
          <w:rFonts w:ascii="Arial" w:hAnsi="Arial" w:cs="Arial"/>
          <w:cs/>
          <w:lang w:val="en-IN" w:eastAsia="en-IN"/>
        </w:rPr>
        <w:t xml:space="preserve"> </w:t>
      </w:r>
      <w:r w:rsidRPr="00691AA7">
        <w:rPr>
          <w:rFonts w:ascii="Arial" w:hAnsi="Arial" w:cs="Arial"/>
          <w:lang w:val="en-IN" w:eastAsia="en-IN" w:bidi="ar-SA"/>
        </w:rPr>
        <w:t>his</w:t>
      </w:r>
      <w:r w:rsidRPr="00691AA7">
        <w:rPr>
          <w:rFonts w:ascii="Arial" w:hAnsi="Arial" w:cs="Arial"/>
          <w:cs/>
          <w:lang w:val="en-IN" w:eastAsia="en-IN"/>
        </w:rPr>
        <w:t xml:space="preserve"> </w:t>
      </w:r>
      <w:r w:rsidRPr="00691AA7">
        <w:rPr>
          <w:rFonts w:ascii="Arial" w:hAnsi="Arial" w:cs="Arial"/>
          <w:lang w:val="en-IN" w:eastAsia="en-IN" w:bidi="ar-SA"/>
        </w:rPr>
        <w:t>due</w:t>
      </w:r>
      <w:r w:rsidRPr="00691AA7">
        <w:rPr>
          <w:rFonts w:ascii="Arial" w:hAnsi="Arial" w:cs="Arial"/>
          <w:cs/>
          <w:lang w:val="en-IN" w:eastAsia="en-IN"/>
        </w:rPr>
        <w:t xml:space="preserve"> </w:t>
      </w:r>
      <w:r w:rsidRPr="00691AA7">
        <w:rPr>
          <w:rFonts w:ascii="Arial" w:hAnsi="Arial" w:cs="Arial"/>
          <w:lang w:val="en-IN" w:eastAsia="en-IN" w:bidi="ar-SA"/>
        </w:rPr>
        <w:t>earnings</w:t>
      </w:r>
      <w:r w:rsidRPr="00691AA7">
        <w:rPr>
          <w:rFonts w:ascii="Arial" w:hAnsi="Arial" w:cs="Arial"/>
          <w:cs/>
          <w:lang w:val="en-IN" w:eastAsia="en-IN"/>
        </w:rPr>
        <w:t xml:space="preserve"> </w:t>
      </w:r>
      <w:r w:rsidRPr="00691AA7">
        <w:rPr>
          <w:rFonts w:ascii="Arial" w:hAnsi="Arial" w:cs="Arial"/>
          <w:lang w:val="en-IN" w:eastAsia="en-IN" w:bidi="ar-SA"/>
        </w:rPr>
        <w:t>as</w:t>
      </w:r>
      <w:r w:rsidRPr="00691AA7">
        <w:rPr>
          <w:rFonts w:ascii="Arial" w:hAnsi="Arial" w:cs="Arial"/>
          <w:cs/>
          <w:lang w:val="en-IN" w:eastAsia="en-IN"/>
        </w:rPr>
        <w:t xml:space="preserve"> </w:t>
      </w:r>
      <w:r w:rsidRPr="00691AA7">
        <w:rPr>
          <w:rFonts w:ascii="Arial" w:hAnsi="Arial" w:cs="Arial"/>
          <w:lang w:val="en-IN" w:eastAsia="en-IN" w:bidi="ar-SA"/>
        </w:rPr>
        <w:t>percentage</w:t>
      </w:r>
      <w:r w:rsidRPr="00691AA7">
        <w:rPr>
          <w:rFonts w:ascii="Arial" w:hAnsi="Arial" w:cs="Arial"/>
          <w:cs/>
          <w:lang w:val="en-IN" w:eastAsia="en-IN"/>
        </w:rPr>
        <w:t xml:space="preserve"> </w:t>
      </w:r>
      <w:r w:rsidRPr="00691AA7">
        <w:rPr>
          <w:rFonts w:ascii="Arial" w:hAnsi="Arial" w:cs="Arial"/>
          <w:lang w:val="en-IN" w:eastAsia="en-IN" w:bidi="ar-SA"/>
        </w:rPr>
        <w:t>service</w:t>
      </w:r>
      <w:r w:rsidRPr="00691AA7">
        <w:rPr>
          <w:rFonts w:ascii="Arial" w:hAnsi="Arial" w:cs="Arial"/>
          <w:cs/>
          <w:lang w:val="en-IN" w:eastAsia="en-IN"/>
        </w:rPr>
        <w:t xml:space="preserve"> </w:t>
      </w:r>
      <w:r w:rsidRPr="00691AA7">
        <w:rPr>
          <w:rFonts w:ascii="Arial" w:hAnsi="Arial" w:cs="Arial"/>
          <w:lang w:val="en-IN" w:eastAsia="en-IN" w:bidi="ar-SA"/>
        </w:rPr>
        <w:t>charges</w:t>
      </w:r>
      <w:r w:rsidRPr="00691AA7">
        <w:rPr>
          <w:rFonts w:ascii="Arial" w:hAnsi="Arial" w:cs="Arial"/>
          <w:cs/>
          <w:lang w:val="en-IN" w:eastAsia="en-IN"/>
        </w:rPr>
        <w:t xml:space="preserve"> </w:t>
      </w:r>
      <w:r w:rsidRPr="00691AA7">
        <w:rPr>
          <w:rFonts w:ascii="Arial" w:hAnsi="Arial" w:cs="Arial"/>
          <w:lang w:val="en-IN" w:eastAsia="en-IN" w:bidi="ar-SA"/>
        </w:rPr>
        <w:t>on</w:t>
      </w:r>
      <w:r w:rsidRPr="00691AA7">
        <w:rPr>
          <w:rFonts w:ascii="Arial" w:hAnsi="Arial" w:cs="Arial"/>
          <w:cs/>
          <w:lang w:val="en-IN" w:eastAsia="en-IN"/>
        </w:rPr>
        <w:t xml:space="preserve"> </w:t>
      </w:r>
      <w:r w:rsidRPr="00691AA7">
        <w:rPr>
          <w:rFonts w:ascii="Arial" w:hAnsi="Arial" w:cs="Arial"/>
          <w:lang w:val="en-IN" w:eastAsia="en-IN" w:bidi="ar-SA"/>
        </w:rPr>
        <w:t>each</w:t>
      </w:r>
      <w:r w:rsidRPr="00691AA7">
        <w:rPr>
          <w:rFonts w:ascii="Arial" w:hAnsi="Arial" w:cs="Arial"/>
          <w:cs/>
          <w:lang w:val="en-IN" w:eastAsia="en-IN"/>
        </w:rPr>
        <w:t xml:space="preserve"> </w:t>
      </w:r>
      <w:r w:rsidRPr="00691AA7">
        <w:rPr>
          <w:rFonts w:ascii="Arial" w:hAnsi="Arial" w:cs="Arial"/>
          <w:lang w:val="en-IN" w:eastAsia="en-IN" w:bidi="ar-SA"/>
        </w:rPr>
        <w:t>monthly</w:t>
      </w:r>
      <w:r w:rsidRPr="00691AA7">
        <w:rPr>
          <w:rFonts w:ascii="Arial" w:hAnsi="Arial" w:cs="Arial"/>
          <w:cs/>
          <w:lang w:val="en-IN" w:eastAsia="en-IN"/>
        </w:rPr>
        <w:t xml:space="preserve"> </w:t>
      </w:r>
      <w:r w:rsidRPr="00691AA7">
        <w:rPr>
          <w:rFonts w:ascii="Arial" w:hAnsi="Arial" w:cs="Arial"/>
          <w:lang w:val="en-IN" w:eastAsia="en-IN" w:bidi="ar-SA"/>
        </w:rPr>
        <w:t>bill</w:t>
      </w:r>
      <w:r w:rsidRPr="00691AA7">
        <w:rPr>
          <w:rFonts w:ascii="Arial" w:hAnsi="Arial" w:cs="Arial"/>
          <w:cs/>
          <w:lang w:val="en-IN" w:eastAsia="en-IN"/>
        </w:rPr>
        <w:t xml:space="preserve"> </w:t>
      </w:r>
      <w:r w:rsidRPr="00691AA7">
        <w:rPr>
          <w:rFonts w:ascii="Arial" w:hAnsi="Arial" w:cs="Arial"/>
          <w:lang w:val="en-IN" w:eastAsia="en-IN" w:bidi="ar-SA"/>
        </w:rPr>
        <w:t>of</w:t>
      </w:r>
      <w:r w:rsidRPr="00691AA7">
        <w:rPr>
          <w:rFonts w:ascii="Arial" w:hAnsi="Arial" w:cs="Arial"/>
          <w:cs/>
          <w:lang w:val="en-IN" w:eastAsia="en-IN"/>
        </w:rPr>
        <w:t xml:space="preserve"> </w:t>
      </w:r>
      <w:r w:rsidRPr="00691AA7">
        <w:rPr>
          <w:rFonts w:ascii="Arial" w:hAnsi="Arial" w:cs="Arial"/>
          <w:lang w:val="en-IN" w:eastAsia="en-IN" w:bidi="ar-SA"/>
        </w:rPr>
        <w:t>actually</w:t>
      </w:r>
      <w:r w:rsidRPr="00691AA7">
        <w:rPr>
          <w:rFonts w:ascii="Arial" w:hAnsi="Arial" w:cs="Arial"/>
          <w:cs/>
          <w:lang w:val="en-IN" w:eastAsia="en-IN"/>
        </w:rPr>
        <w:t xml:space="preserve"> </w:t>
      </w:r>
      <w:r w:rsidRPr="00691AA7">
        <w:rPr>
          <w:rFonts w:ascii="Arial" w:hAnsi="Arial" w:cs="Arial"/>
          <w:lang w:val="en-IN" w:eastAsia="en-IN" w:bidi="ar-SA"/>
        </w:rPr>
        <w:t>deployed</w:t>
      </w:r>
      <w:r w:rsidRPr="00691AA7">
        <w:rPr>
          <w:rFonts w:ascii="Arial" w:hAnsi="Arial" w:cs="Arial"/>
          <w:cs/>
          <w:lang w:val="en-IN" w:eastAsia="en-IN"/>
        </w:rPr>
        <w:t xml:space="preserve"> </w:t>
      </w:r>
      <w:r w:rsidRPr="00691AA7">
        <w:rPr>
          <w:rFonts w:ascii="Arial" w:hAnsi="Arial" w:cs="Arial"/>
          <w:lang w:val="en-IN" w:eastAsia="en-IN" w:bidi="ar-SA"/>
        </w:rPr>
        <w:t>resources.</w:t>
      </w:r>
    </w:p>
    <w:p w14:paraId="66767396" w14:textId="77777777" w:rsidR="0061244C" w:rsidRPr="00691AA7" w:rsidRDefault="0061244C" w:rsidP="00691AA7">
      <w:pPr>
        <w:pStyle w:val="ListParagraph"/>
        <w:numPr>
          <w:ilvl w:val="0"/>
          <w:numId w:val="50"/>
        </w:numPr>
        <w:spacing w:before="240" w:line="240" w:lineRule="auto"/>
        <w:jc w:val="both"/>
        <w:rPr>
          <w:rFonts w:ascii="Arial" w:hAnsi="Arial" w:cs="Arial"/>
          <w:lang w:val="en-IN" w:eastAsia="en-IN" w:bidi="ar-SA"/>
        </w:rPr>
      </w:pPr>
      <w:r w:rsidRPr="00691AA7">
        <w:rPr>
          <w:rFonts w:ascii="Arial" w:hAnsi="Arial" w:cs="Arial"/>
          <w:lang w:val="en-IN" w:eastAsia="en-IN" w:bidi="ar-SA"/>
        </w:rPr>
        <w:t xml:space="preserve">All interested bidders shall pay EMD and Tender Processing fee and submit their Technical and Commercial responses electronically using the unified e-Procurement platform of the </w:t>
      </w:r>
      <w:proofErr w:type="spellStart"/>
      <w:r w:rsidRPr="00691AA7">
        <w:rPr>
          <w:rFonts w:ascii="Arial" w:hAnsi="Arial" w:cs="Arial"/>
          <w:lang w:val="en-IN" w:eastAsia="en-IN" w:bidi="ar-SA"/>
        </w:rPr>
        <w:t>CeG</w:t>
      </w:r>
      <w:proofErr w:type="spellEnd"/>
      <w:r w:rsidRPr="00691AA7">
        <w:rPr>
          <w:rFonts w:ascii="Arial" w:hAnsi="Arial" w:cs="Arial"/>
          <w:lang w:val="en-IN" w:eastAsia="en-IN" w:bidi="ar-SA"/>
        </w:rPr>
        <w:t xml:space="preserve">. The URL of the e-Procurement portal is: </w:t>
      </w:r>
      <w:hyperlink r:id="rId11" w:anchor="/portal/portal-home" w:history="1">
        <w:r w:rsidR="003B228A" w:rsidRPr="00691AA7">
          <w:rPr>
            <w:lang w:val="en-IN" w:eastAsia="en-IN" w:bidi="ar-SA"/>
          </w:rPr>
          <w:t>https://kppp.karnataka.gov.in/#/portal/portal-home</w:t>
        </w:r>
      </w:hyperlink>
      <w:r w:rsidR="003B228A" w:rsidRPr="00691AA7">
        <w:rPr>
          <w:rFonts w:ascii="Arial" w:hAnsi="Arial" w:cs="Arial"/>
          <w:lang w:val="en-IN" w:eastAsia="en-IN" w:bidi="ar-SA"/>
        </w:rPr>
        <w:t xml:space="preserve"> </w:t>
      </w:r>
    </w:p>
    <w:p w14:paraId="6B2B5C92" w14:textId="77777777" w:rsidR="0061244C" w:rsidRPr="00691AA7" w:rsidRDefault="0061244C" w:rsidP="00691AA7">
      <w:pPr>
        <w:pStyle w:val="ListParagraph"/>
        <w:numPr>
          <w:ilvl w:val="0"/>
          <w:numId w:val="50"/>
        </w:numPr>
        <w:spacing w:before="240" w:line="240" w:lineRule="auto"/>
        <w:jc w:val="both"/>
        <w:rPr>
          <w:rFonts w:ascii="Arial" w:hAnsi="Arial" w:cs="Arial"/>
          <w:lang w:val="en-IN" w:eastAsia="en-IN" w:bidi="ar-SA"/>
        </w:rPr>
      </w:pPr>
      <w:r w:rsidRPr="00691AA7">
        <w:rPr>
          <w:rFonts w:ascii="Arial" w:hAnsi="Arial" w:cs="Arial"/>
          <w:lang w:val="en-IN" w:eastAsia="en-IN" w:bidi="ar-SA"/>
        </w:rPr>
        <w:t xml:space="preserve">Bidder service providers are advised to study this RFP document carefully before submitting their proposals in response to the RFP Notice. Submission of a proposal in response to this notice shall be deemed to have been done after careful study and examination of this document with full understanding of its terms, conditions and implications. </w:t>
      </w:r>
    </w:p>
    <w:p w14:paraId="101D74B3" w14:textId="40E14AD2" w:rsidR="0061244C" w:rsidRPr="00691AA7" w:rsidRDefault="0061244C" w:rsidP="00691AA7">
      <w:pPr>
        <w:pStyle w:val="ListParagraph"/>
        <w:numPr>
          <w:ilvl w:val="0"/>
          <w:numId w:val="50"/>
        </w:numPr>
        <w:spacing w:before="240" w:line="240" w:lineRule="auto"/>
        <w:jc w:val="both"/>
        <w:rPr>
          <w:rFonts w:ascii="Arial" w:hAnsi="Arial" w:cs="Arial"/>
          <w:lang w:val="en-IN" w:eastAsia="en-IN" w:bidi="ar-SA"/>
        </w:rPr>
      </w:pPr>
      <w:r w:rsidRPr="00691AA7">
        <w:rPr>
          <w:rFonts w:ascii="Arial" w:hAnsi="Arial" w:cs="Arial"/>
          <w:lang w:val="en-IN" w:eastAsia="en-IN" w:bidi="ar-SA"/>
        </w:rPr>
        <w:t>This RFP document is not transferable. Before submission of bids, bidders must ensure that scanned copy of all the necessary documents have been attached with the bid.</w:t>
      </w:r>
      <w:r w:rsidR="008E314D" w:rsidRPr="00691AA7">
        <w:rPr>
          <w:rFonts w:ascii="Arial" w:hAnsi="Arial" w:cs="Arial"/>
          <w:lang w:val="en-IN" w:eastAsia="en-IN" w:bidi="ar-SA"/>
        </w:rPr>
        <w:t xml:space="preserve"> </w:t>
      </w:r>
      <w:r w:rsidRPr="00691AA7">
        <w:rPr>
          <w:rFonts w:ascii="Arial" w:hAnsi="Arial" w:cs="Arial"/>
          <w:lang w:val="en-IN" w:eastAsia="en-IN" w:bidi="ar-SA"/>
        </w:rPr>
        <w:t>The department will not be responsible for delay in proposal submission due to any reason.</w:t>
      </w:r>
      <w:r w:rsidR="008E314D" w:rsidRPr="00691AA7">
        <w:rPr>
          <w:rFonts w:ascii="Arial" w:hAnsi="Arial" w:cs="Arial"/>
          <w:lang w:val="en-IN" w:eastAsia="en-IN" w:bidi="ar-SA"/>
        </w:rPr>
        <w:t xml:space="preserve"> </w:t>
      </w:r>
      <w:r w:rsidRPr="00691AA7">
        <w:rPr>
          <w:rFonts w:ascii="Arial" w:hAnsi="Arial" w:cs="Arial"/>
          <w:lang w:val="en-IN" w:eastAsia="en-IN" w:bidi="ar-SA"/>
        </w:rPr>
        <w:t xml:space="preserve">Bidder agencies are requested to attend a pre-proposal conference as per details provided below. </w:t>
      </w:r>
    </w:p>
    <w:p w14:paraId="5512A003" w14:textId="40BE796E" w:rsidR="004837C2" w:rsidRPr="00691AA7" w:rsidRDefault="004837C2" w:rsidP="00691AA7">
      <w:pPr>
        <w:pStyle w:val="ListParagraph"/>
        <w:numPr>
          <w:ilvl w:val="0"/>
          <w:numId w:val="50"/>
        </w:numPr>
        <w:spacing w:before="240" w:line="240" w:lineRule="auto"/>
        <w:jc w:val="both"/>
        <w:rPr>
          <w:rFonts w:ascii="Arial" w:hAnsi="Arial" w:cs="Arial"/>
          <w:lang w:val="en-IN" w:eastAsia="en-IN" w:bidi="ar-SA"/>
        </w:rPr>
      </w:pPr>
      <w:r w:rsidRPr="00691AA7">
        <w:rPr>
          <w:rFonts w:ascii="Arial" w:hAnsi="Arial" w:cs="Arial"/>
          <w:lang w:val="en-IN" w:eastAsia="en-IN" w:bidi="ar-SA"/>
        </w:rPr>
        <w:br w:type="page"/>
      </w:r>
    </w:p>
    <w:p w14:paraId="50FEE7EB" w14:textId="3F2D965C" w:rsidR="0061244C" w:rsidRPr="00060513" w:rsidRDefault="00796497" w:rsidP="002524DA">
      <w:pPr>
        <w:autoSpaceDE w:val="0"/>
        <w:autoSpaceDN w:val="0"/>
        <w:adjustRightInd w:val="0"/>
        <w:spacing w:after="0" w:line="240" w:lineRule="auto"/>
        <w:rPr>
          <w:rFonts w:ascii="Arial" w:hAnsi="Arial" w:cs="Arial"/>
          <w:color w:val="000000"/>
          <w:sz w:val="20"/>
          <w:szCs w:val="20"/>
          <w:lang w:val="en-IN"/>
        </w:rPr>
      </w:pPr>
      <w:r w:rsidRPr="00060513">
        <w:rPr>
          <w:rFonts w:ascii="Arial" w:hAnsi="Arial" w:cs="Arial"/>
          <w:color w:val="000000"/>
          <w:sz w:val="20"/>
          <w:szCs w:val="20"/>
          <w:lang w:val="en-IN"/>
        </w:rPr>
        <w:lastRenderedPageBreak/>
        <w:t xml:space="preserve">                         </w:t>
      </w:r>
    </w:p>
    <w:p w14:paraId="5E13F431" w14:textId="77777777" w:rsidR="0061244C" w:rsidRPr="00060513" w:rsidRDefault="0061244C" w:rsidP="00796497">
      <w:pPr>
        <w:spacing w:after="0" w:line="240" w:lineRule="auto"/>
        <w:jc w:val="center"/>
        <w:rPr>
          <w:rFonts w:ascii="Arial" w:hAnsi="Arial" w:cs="Arial"/>
          <w:color w:val="000000"/>
          <w:sz w:val="20"/>
          <w:szCs w:val="20"/>
          <w:lang w:val="fr-FR"/>
        </w:rPr>
      </w:pPr>
    </w:p>
    <w:p w14:paraId="3E8BE321" w14:textId="2F74E65C" w:rsidR="00796497" w:rsidRDefault="00796497" w:rsidP="000C751B">
      <w:pPr>
        <w:pStyle w:val="Heading2"/>
      </w:pPr>
      <w:bookmarkStart w:id="62" w:name="_Toc345592383"/>
      <w:bookmarkStart w:id="63" w:name="_Toc386451768"/>
      <w:bookmarkStart w:id="64" w:name="_Toc209184300"/>
      <w:r w:rsidRPr="008101A5">
        <w:t>Important Information Related to the tender</w:t>
      </w:r>
      <w:bookmarkEnd w:id="62"/>
      <w:bookmarkEnd w:id="63"/>
      <w:bookmarkEnd w:id="64"/>
    </w:p>
    <w:p w14:paraId="652CC260" w14:textId="77777777" w:rsidR="000C751B" w:rsidRPr="000C751B" w:rsidRDefault="000C751B" w:rsidP="00691AA7"/>
    <w:tbl>
      <w:tblPr>
        <w:tblW w:w="45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
        <w:gridCol w:w="3550"/>
        <w:gridCol w:w="3852"/>
      </w:tblGrid>
      <w:tr w:rsidR="009B3702" w:rsidRPr="00060513" w14:paraId="030A2403" w14:textId="77777777" w:rsidTr="00691AA7">
        <w:trPr>
          <w:trHeight w:val="201"/>
          <w:tblHeader/>
          <w:jc w:val="center"/>
        </w:trPr>
        <w:tc>
          <w:tcPr>
            <w:tcW w:w="478" w:type="pct"/>
            <w:vAlign w:val="center"/>
          </w:tcPr>
          <w:p w14:paraId="17952EF9" w14:textId="77777777" w:rsidR="009B3702" w:rsidRPr="00060513" w:rsidRDefault="009B3702" w:rsidP="00691AA7">
            <w:pPr>
              <w:spacing w:after="0" w:line="240" w:lineRule="auto"/>
              <w:jc w:val="center"/>
              <w:rPr>
                <w:rFonts w:ascii="Arial" w:hAnsi="Arial" w:cs="Arial"/>
                <w:b/>
                <w:sz w:val="20"/>
                <w:szCs w:val="20"/>
                <w:u w:val="single"/>
              </w:rPr>
            </w:pPr>
            <w:proofErr w:type="spellStart"/>
            <w:r w:rsidRPr="00060513">
              <w:rPr>
                <w:rFonts w:ascii="Arial" w:hAnsi="Arial" w:cs="Arial"/>
                <w:b/>
                <w:sz w:val="20"/>
                <w:szCs w:val="20"/>
                <w:u w:val="single"/>
                <w:lang w:bidi="th-TH"/>
              </w:rPr>
              <w:t>Sl.No</w:t>
            </w:r>
            <w:proofErr w:type="spellEnd"/>
            <w:r w:rsidRPr="00060513">
              <w:rPr>
                <w:rFonts w:ascii="Arial" w:hAnsi="Arial" w:cs="Arial"/>
                <w:b/>
                <w:sz w:val="20"/>
                <w:szCs w:val="20"/>
                <w:u w:val="single"/>
                <w:lang w:bidi="th-TH"/>
              </w:rPr>
              <w:t>.</w:t>
            </w:r>
          </w:p>
        </w:tc>
        <w:tc>
          <w:tcPr>
            <w:tcW w:w="2169" w:type="pct"/>
            <w:vAlign w:val="center"/>
          </w:tcPr>
          <w:p w14:paraId="5137D2F5" w14:textId="77777777" w:rsidR="009B3702" w:rsidRPr="00060513" w:rsidRDefault="009B3702" w:rsidP="00691AA7">
            <w:pPr>
              <w:spacing w:after="0" w:line="240" w:lineRule="auto"/>
              <w:jc w:val="center"/>
              <w:rPr>
                <w:rFonts w:ascii="Arial" w:hAnsi="Arial" w:cs="Arial"/>
                <w:b/>
                <w:sz w:val="20"/>
                <w:szCs w:val="20"/>
                <w:u w:val="single"/>
              </w:rPr>
            </w:pPr>
            <w:r w:rsidRPr="00060513">
              <w:rPr>
                <w:rFonts w:ascii="Arial" w:hAnsi="Arial" w:cs="Arial"/>
                <w:b/>
                <w:sz w:val="20"/>
                <w:szCs w:val="20"/>
                <w:u w:val="single"/>
              </w:rPr>
              <w:t>Item</w:t>
            </w:r>
          </w:p>
        </w:tc>
        <w:tc>
          <w:tcPr>
            <w:tcW w:w="2353" w:type="pct"/>
            <w:vAlign w:val="center"/>
          </w:tcPr>
          <w:p w14:paraId="65A4EC4D" w14:textId="77777777" w:rsidR="009B3702" w:rsidRPr="00060513" w:rsidRDefault="009B3702" w:rsidP="00691AA7">
            <w:pPr>
              <w:spacing w:after="0" w:line="240" w:lineRule="auto"/>
              <w:jc w:val="center"/>
              <w:rPr>
                <w:rFonts w:ascii="Arial" w:hAnsi="Arial" w:cs="Arial"/>
                <w:b/>
                <w:sz w:val="20"/>
                <w:szCs w:val="20"/>
                <w:u w:val="single"/>
              </w:rPr>
            </w:pPr>
            <w:r w:rsidRPr="00060513">
              <w:rPr>
                <w:rFonts w:ascii="Arial" w:hAnsi="Arial" w:cs="Arial"/>
                <w:b/>
                <w:sz w:val="20"/>
                <w:szCs w:val="20"/>
                <w:u w:val="single"/>
              </w:rPr>
              <w:t>Description</w:t>
            </w:r>
          </w:p>
        </w:tc>
      </w:tr>
      <w:tr w:rsidR="009B3702" w:rsidRPr="00060513" w14:paraId="07068C7A" w14:textId="77777777" w:rsidTr="00691AA7">
        <w:trPr>
          <w:trHeight w:val="193"/>
          <w:jc w:val="center"/>
        </w:trPr>
        <w:tc>
          <w:tcPr>
            <w:tcW w:w="478" w:type="pct"/>
            <w:vAlign w:val="center"/>
          </w:tcPr>
          <w:p w14:paraId="371438FE" w14:textId="77777777" w:rsidR="009B3702" w:rsidRPr="001325FD" w:rsidRDefault="009B3702" w:rsidP="009B3702">
            <w:pPr>
              <w:spacing w:after="0" w:line="240" w:lineRule="auto"/>
              <w:jc w:val="center"/>
              <w:rPr>
                <w:rFonts w:ascii="Arial" w:hAnsi="Arial" w:cs="Arial"/>
              </w:rPr>
            </w:pPr>
            <w:r w:rsidRPr="001325FD">
              <w:rPr>
                <w:rFonts w:ascii="Arial" w:hAnsi="Arial" w:cs="Arial"/>
              </w:rPr>
              <w:t>1</w:t>
            </w:r>
          </w:p>
        </w:tc>
        <w:tc>
          <w:tcPr>
            <w:tcW w:w="2169" w:type="pct"/>
            <w:vAlign w:val="center"/>
          </w:tcPr>
          <w:p w14:paraId="1DDB4111" w14:textId="77777777" w:rsidR="009B3702" w:rsidRPr="001325FD" w:rsidRDefault="009B3702" w:rsidP="009B3702">
            <w:pPr>
              <w:spacing w:after="0" w:line="240" w:lineRule="auto"/>
              <w:jc w:val="both"/>
              <w:rPr>
                <w:rFonts w:ascii="Arial" w:hAnsi="Arial" w:cs="Arial"/>
              </w:rPr>
            </w:pPr>
            <w:r w:rsidRPr="001325FD">
              <w:rPr>
                <w:rFonts w:ascii="Arial" w:hAnsi="Arial" w:cs="Arial"/>
              </w:rPr>
              <w:t>Cost of Tender Document</w:t>
            </w:r>
          </w:p>
        </w:tc>
        <w:tc>
          <w:tcPr>
            <w:tcW w:w="2353" w:type="pct"/>
            <w:vAlign w:val="center"/>
          </w:tcPr>
          <w:p w14:paraId="7F5BFD04" w14:textId="77777777" w:rsidR="009B3702" w:rsidRPr="00060513" w:rsidRDefault="009B3702" w:rsidP="009B3702">
            <w:pPr>
              <w:spacing w:after="0" w:line="240" w:lineRule="auto"/>
              <w:jc w:val="both"/>
              <w:rPr>
                <w:rFonts w:ascii="Arial" w:hAnsi="Arial" w:cs="Arial"/>
              </w:rPr>
            </w:pPr>
            <w:r w:rsidRPr="00060513">
              <w:rPr>
                <w:rFonts w:ascii="Arial" w:hAnsi="Arial" w:cs="Arial"/>
              </w:rPr>
              <w:t>NIL</w:t>
            </w:r>
          </w:p>
        </w:tc>
      </w:tr>
      <w:tr w:rsidR="009B3702" w:rsidRPr="00060513" w14:paraId="4F1D6799" w14:textId="77777777" w:rsidTr="00691AA7">
        <w:trPr>
          <w:trHeight w:val="201"/>
          <w:jc w:val="center"/>
        </w:trPr>
        <w:tc>
          <w:tcPr>
            <w:tcW w:w="478" w:type="pct"/>
            <w:vAlign w:val="center"/>
          </w:tcPr>
          <w:p w14:paraId="2147C7EA" w14:textId="77777777" w:rsidR="009B3702" w:rsidRPr="001325FD" w:rsidRDefault="009B3702" w:rsidP="009B3702">
            <w:pPr>
              <w:spacing w:after="0" w:line="240" w:lineRule="auto"/>
              <w:jc w:val="center"/>
              <w:rPr>
                <w:rFonts w:ascii="Arial" w:hAnsi="Arial" w:cs="Arial"/>
              </w:rPr>
            </w:pPr>
            <w:r w:rsidRPr="001325FD">
              <w:rPr>
                <w:rFonts w:ascii="Arial" w:hAnsi="Arial" w:cs="Arial"/>
              </w:rPr>
              <w:t>2</w:t>
            </w:r>
          </w:p>
        </w:tc>
        <w:tc>
          <w:tcPr>
            <w:tcW w:w="2169" w:type="pct"/>
            <w:vAlign w:val="center"/>
          </w:tcPr>
          <w:p w14:paraId="59CD1A32" w14:textId="77777777" w:rsidR="009B3702" w:rsidRPr="00060513" w:rsidRDefault="009B3702" w:rsidP="009B3702">
            <w:pPr>
              <w:spacing w:after="0" w:line="240" w:lineRule="auto"/>
              <w:jc w:val="both"/>
              <w:rPr>
                <w:rFonts w:ascii="Arial" w:hAnsi="Arial" w:cs="Arial"/>
              </w:rPr>
            </w:pPr>
            <w:r w:rsidRPr="001325FD">
              <w:rPr>
                <w:rFonts w:ascii="Arial" w:hAnsi="Arial" w:cs="Arial"/>
              </w:rPr>
              <w:t>Earnest Money Deposit (</w:t>
            </w:r>
            <w:r w:rsidRPr="00060513">
              <w:rPr>
                <w:rFonts w:ascii="Arial" w:hAnsi="Arial" w:cs="Arial"/>
              </w:rPr>
              <w:t>EMD)</w:t>
            </w:r>
          </w:p>
        </w:tc>
        <w:tc>
          <w:tcPr>
            <w:tcW w:w="2353" w:type="pct"/>
            <w:vAlign w:val="center"/>
          </w:tcPr>
          <w:p w14:paraId="2C72E73A" w14:textId="52EE2502" w:rsidR="009B3702" w:rsidRPr="00060513" w:rsidRDefault="008517D1" w:rsidP="00912FCC">
            <w:pPr>
              <w:spacing w:after="0" w:line="240" w:lineRule="auto"/>
              <w:jc w:val="both"/>
              <w:rPr>
                <w:rFonts w:ascii="Arial" w:hAnsi="Arial" w:cs="Arial"/>
              </w:rPr>
            </w:pPr>
            <w:r w:rsidRPr="00060513">
              <w:rPr>
                <w:rFonts w:ascii="Arial" w:hAnsi="Arial" w:cs="Arial"/>
                <w:color w:val="000000"/>
                <w:w w:val="105"/>
              </w:rPr>
              <w:t>Rs.1,38</w:t>
            </w:r>
            <w:r w:rsidR="003E375A" w:rsidRPr="00060513">
              <w:rPr>
                <w:rFonts w:ascii="Arial" w:hAnsi="Arial" w:cs="Arial"/>
                <w:color w:val="000000"/>
                <w:w w:val="105"/>
              </w:rPr>
              <w:t>,00,000</w:t>
            </w:r>
            <w:r w:rsidR="000065A9" w:rsidRPr="00060513">
              <w:rPr>
                <w:rFonts w:ascii="Arial" w:hAnsi="Arial" w:cs="Arial"/>
                <w:color w:val="000000"/>
                <w:w w:val="105"/>
              </w:rPr>
              <w:t>/- (</w:t>
            </w:r>
            <w:r w:rsidR="00042D35" w:rsidRPr="00060513">
              <w:rPr>
                <w:rFonts w:ascii="Arial" w:hAnsi="Arial" w:cs="Arial"/>
                <w:color w:val="000000"/>
                <w:w w:val="105"/>
              </w:rPr>
              <w:t>Rupees One Crore</w:t>
            </w:r>
            <w:r w:rsidR="00EE18B2" w:rsidRPr="00060513">
              <w:rPr>
                <w:rFonts w:ascii="Arial" w:hAnsi="Arial" w:cs="Arial"/>
                <w:color w:val="000000"/>
                <w:w w:val="105"/>
              </w:rPr>
              <w:t>,</w:t>
            </w:r>
            <w:r w:rsidR="00042D35" w:rsidRPr="00060513">
              <w:rPr>
                <w:rFonts w:ascii="Arial" w:hAnsi="Arial" w:cs="Arial"/>
                <w:color w:val="000000"/>
                <w:w w:val="105"/>
              </w:rPr>
              <w:t xml:space="preserve"> </w:t>
            </w:r>
            <w:r w:rsidR="001E42D4" w:rsidRPr="00060513">
              <w:rPr>
                <w:rFonts w:ascii="Arial" w:hAnsi="Arial" w:cs="Arial"/>
                <w:color w:val="000000"/>
                <w:w w:val="105"/>
              </w:rPr>
              <w:t>Thirty-Eight</w:t>
            </w:r>
            <w:r w:rsidR="00912FCC" w:rsidRPr="00060513">
              <w:rPr>
                <w:rFonts w:ascii="Arial" w:hAnsi="Arial" w:cs="Arial"/>
                <w:color w:val="000000"/>
                <w:w w:val="105"/>
              </w:rPr>
              <w:t xml:space="preserve"> lac</w:t>
            </w:r>
            <w:r w:rsidR="000065A9" w:rsidRPr="00060513">
              <w:rPr>
                <w:rFonts w:ascii="Arial" w:hAnsi="Arial" w:cs="Arial"/>
                <w:color w:val="000000"/>
                <w:w w:val="105"/>
              </w:rPr>
              <w:t xml:space="preserve"> only)</w:t>
            </w:r>
          </w:p>
        </w:tc>
      </w:tr>
      <w:tr w:rsidR="009B3702" w:rsidRPr="00060513" w14:paraId="2971A185" w14:textId="77777777" w:rsidTr="00691AA7">
        <w:trPr>
          <w:trHeight w:val="448"/>
          <w:jc w:val="center"/>
        </w:trPr>
        <w:tc>
          <w:tcPr>
            <w:tcW w:w="478" w:type="pct"/>
            <w:vAlign w:val="center"/>
          </w:tcPr>
          <w:p w14:paraId="361C3605" w14:textId="77777777" w:rsidR="009B3702" w:rsidRPr="001325FD" w:rsidRDefault="009B3702" w:rsidP="009B3702">
            <w:pPr>
              <w:spacing w:after="0" w:line="240" w:lineRule="auto"/>
              <w:jc w:val="center"/>
              <w:rPr>
                <w:rFonts w:ascii="Arial" w:hAnsi="Arial" w:cs="Arial"/>
              </w:rPr>
            </w:pPr>
            <w:r w:rsidRPr="001325FD">
              <w:rPr>
                <w:rFonts w:ascii="Arial" w:hAnsi="Arial" w:cs="Arial"/>
              </w:rPr>
              <w:t>3</w:t>
            </w:r>
          </w:p>
        </w:tc>
        <w:tc>
          <w:tcPr>
            <w:tcW w:w="2169" w:type="pct"/>
            <w:vAlign w:val="center"/>
          </w:tcPr>
          <w:p w14:paraId="735124B2" w14:textId="77777777" w:rsidR="009B3702" w:rsidRPr="001325FD" w:rsidRDefault="009B3702" w:rsidP="009B3702">
            <w:pPr>
              <w:spacing w:after="0" w:line="240" w:lineRule="auto"/>
              <w:jc w:val="both"/>
              <w:rPr>
                <w:rFonts w:ascii="Arial" w:hAnsi="Arial" w:cs="Arial"/>
              </w:rPr>
            </w:pPr>
            <w:r w:rsidRPr="001325FD">
              <w:rPr>
                <w:rFonts w:ascii="Arial" w:hAnsi="Arial" w:cs="Arial"/>
              </w:rPr>
              <w:t>Bid Validity Period</w:t>
            </w:r>
          </w:p>
        </w:tc>
        <w:tc>
          <w:tcPr>
            <w:tcW w:w="2353" w:type="pct"/>
            <w:vAlign w:val="center"/>
          </w:tcPr>
          <w:p w14:paraId="0AF9BA6D" w14:textId="031E95A0" w:rsidR="009B3702" w:rsidRPr="00060513" w:rsidRDefault="009B3702" w:rsidP="009B3702">
            <w:pPr>
              <w:spacing w:after="0" w:line="240" w:lineRule="auto"/>
              <w:jc w:val="both"/>
              <w:rPr>
                <w:rFonts w:ascii="Arial" w:hAnsi="Arial" w:cs="Arial"/>
              </w:rPr>
            </w:pPr>
            <w:r w:rsidRPr="00060513">
              <w:rPr>
                <w:rFonts w:ascii="Arial" w:hAnsi="Arial" w:cs="Arial"/>
              </w:rPr>
              <w:t>6 Months from the last date (deadline) for submission of proposals.</w:t>
            </w:r>
            <w:r w:rsidR="001036FF">
              <w:rPr>
                <w:rFonts w:ascii="Arial" w:hAnsi="Arial" w:cs="Arial"/>
              </w:rPr>
              <w:t xml:space="preserve"> May be extend based on the requirement</w:t>
            </w:r>
          </w:p>
        </w:tc>
      </w:tr>
      <w:tr w:rsidR="009B3702" w:rsidRPr="00060513" w14:paraId="1960E7F2" w14:textId="77777777" w:rsidTr="00691AA7">
        <w:trPr>
          <w:trHeight w:val="51"/>
          <w:jc w:val="center"/>
        </w:trPr>
        <w:tc>
          <w:tcPr>
            <w:tcW w:w="478" w:type="pct"/>
            <w:vAlign w:val="center"/>
          </w:tcPr>
          <w:p w14:paraId="074E2E75" w14:textId="77777777" w:rsidR="009B3702" w:rsidRPr="001325FD" w:rsidRDefault="009B3702" w:rsidP="009B3702">
            <w:pPr>
              <w:spacing w:after="0" w:line="240" w:lineRule="auto"/>
              <w:jc w:val="center"/>
              <w:rPr>
                <w:rFonts w:ascii="Arial" w:hAnsi="Arial" w:cs="Arial"/>
              </w:rPr>
            </w:pPr>
            <w:r w:rsidRPr="001325FD">
              <w:rPr>
                <w:rFonts w:ascii="Arial" w:hAnsi="Arial" w:cs="Arial"/>
              </w:rPr>
              <w:t>4</w:t>
            </w:r>
          </w:p>
        </w:tc>
        <w:tc>
          <w:tcPr>
            <w:tcW w:w="2169" w:type="pct"/>
            <w:vAlign w:val="center"/>
          </w:tcPr>
          <w:p w14:paraId="5D58E863" w14:textId="77777777" w:rsidR="009B3702" w:rsidRPr="001325FD" w:rsidRDefault="009B3702" w:rsidP="009B3702">
            <w:pPr>
              <w:spacing w:after="0" w:line="240" w:lineRule="auto"/>
              <w:jc w:val="both"/>
              <w:rPr>
                <w:rFonts w:ascii="Arial" w:hAnsi="Arial" w:cs="Arial"/>
              </w:rPr>
            </w:pPr>
            <w:r w:rsidRPr="001325FD">
              <w:rPr>
                <w:rFonts w:ascii="Arial" w:hAnsi="Arial" w:cs="Arial"/>
              </w:rPr>
              <w:t>Deadline/ last date for furnishing performance security</w:t>
            </w:r>
          </w:p>
        </w:tc>
        <w:tc>
          <w:tcPr>
            <w:tcW w:w="2353" w:type="pct"/>
            <w:vAlign w:val="center"/>
          </w:tcPr>
          <w:p w14:paraId="36D80C69" w14:textId="77777777" w:rsidR="009B3702" w:rsidRPr="00060513" w:rsidRDefault="009B3702" w:rsidP="009B3702">
            <w:pPr>
              <w:spacing w:after="0" w:line="240" w:lineRule="auto"/>
              <w:jc w:val="both"/>
              <w:rPr>
                <w:rFonts w:ascii="Arial" w:hAnsi="Arial" w:cs="Arial"/>
              </w:rPr>
            </w:pPr>
            <w:r w:rsidRPr="00060513">
              <w:rPr>
                <w:rFonts w:ascii="Arial" w:hAnsi="Arial" w:cs="Arial"/>
              </w:rPr>
              <w:t>Within 15 (Fifteen) working days of the date of notice of award of the contract or prior to signing of the contract whichever is earlier.</w:t>
            </w:r>
          </w:p>
        </w:tc>
      </w:tr>
      <w:tr w:rsidR="009B3702" w:rsidRPr="00060513" w14:paraId="5BE91504" w14:textId="77777777" w:rsidTr="00691AA7">
        <w:trPr>
          <w:trHeight w:val="470"/>
          <w:jc w:val="center"/>
        </w:trPr>
        <w:tc>
          <w:tcPr>
            <w:tcW w:w="478" w:type="pct"/>
            <w:vAlign w:val="center"/>
          </w:tcPr>
          <w:p w14:paraId="1D9205D7" w14:textId="239D5629" w:rsidR="009B3702" w:rsidRPr="001325FD" w:rsidRDefault="003E375A" w:rsidP="009B3702">
            <w:pPr>
              <w:spacing w:after="0" w:line="240" w:lineRule="auto"/>
              <w:jc w:val="center"/>
              <w:rPr>
                <w:rFonts w:ascii="Arial" w:hAnsi="Arial" w:cs="Arial"/>
              </w:rPr>
            </w:pPr>
            <w:r w:rsidRPr="001325FD">
              <w:rPr>
                <w:rFonts w:ascii="Arial" w:hAnsi="Arial" w:cs="Arial"/>
              </w:rPr>
              <w:t>5</w:t>
            </w:r>
          </w:p>
        </w:tc>
        <w:tc>
          <w:tcPr>
            <w:tcW w:w="2169" w:type="pct"/>
            <w:vAlign w:val="center"/>
          </w:tcPr>
          <w:p w14:paraId="05F6D529" w14:textId="77777777" w:rsidR="009B3702" w:rsidRPr="00060513" w:rsidRDefault="009B3702" w:rsidP="009B3702">
            <w:pPr>
              <w:spacing w:after="0" w:line="240" w:lineRule="auto"/>
              <w:jc w:val="both"/>
              <w:rPr>
                <w:rFonts w:ascii="Arial" w:hAnsi="Arial" w:cs="Arial"/>
              </w:rPr>
            </w:pPr>
            <w:r w:rsidRPr="00060513">
              <w:rPr>
                <w:rFonts w:ascii="Arial" w:hAnsi="Arial" w:cs="Arial"/>
              </w:rPr>
              <w:t>Performance security validity period</w:t>
            </w:r>
          </w:p>
          <w:p w14:paraId="695C4761" w14:textId="77777777" w:rsidR="009B3702" w:rsidRPr="00060513" w:rsidRDefault="009B3702" w:rsidP="009B3702">
            <w:pPr>
              <w:spacing w:after="0" w:line="240" w:lineRule="auto"/>
              <w:jc w:val="both"/>
              <w:rPr>
                <w:rFonts w:ascii="Arial" w:hAnsi="Arial" w:cs="Arial"/>
              </w:rPr>
            </w:pPr>
          </w:p>
        </w:tc>
        <w:tc>
          <w:tcPr>
            <w:tcW w:w="2353" w:type="pct"/>
            <w:vAlign w:val="center"/>
          </w:tcPr>
          <w:p w14:paraId="142B4B01" w14:textId="77777777" w:rsidR="009B3702" w:rsidRPr="00060513" w:rsidRDefault="009B3702" w:rsidP="009B3702">
            <w:pPr>
              <w:spacing w:after="0" w:line="240" w:lineRule="auto"/>
              <w:jc w:val="both"/>
              <w:rPr>
                <w:rFonts w:ascii="Arial" w:hAnsi="Arial" w:cs="Arial"/>
              </w:rPr>
            </w:pPr>
            <w:r w:rsidRPr="00060513">
              <w:rPr>
                <w:rFonts w:ascii="Arial" w:hAnsi="Arial" w:cs="Arial"/>
              </w:rPr>
              <w:t>3 months after expiration of the Contract Period</w:t>
            </w:r>
          </w:p>
        </w:tc>
      </w:tr>
      <w:tr w:rsidR="009B3702" w:rsidRPr="00060513" w14:paraId="4EF52F68" w14:textId="77777777" w:rsidTr="00691AA7">
        <w:trPr>
          <w:trHeight w:val="402"/>
          <w:jc w:val="center"/>
        </w:trPr>
        <w:tc>
          <w:tcPr>
            <w:tcW w:w="478" w:type="pct"/>
            <w:vAlign w:val="center"/>
          </w:tcPr>
          <w:p w14:paraId="17D82860" w14:textId="0793DA78" w:rsidR="009B3702" w:rsidRPr="001325FD" w:rsidRDefault="003E375A" w:rsidP="009B3702">
            <w:pPr>
              <w:spacing w:after="0" w:line="240" w:lineRule="auto"/>
              <w:jc w:val="center"/>
              <w:rPr>
                <w:rFonts w:ascii="Arial" w:hAnsi="Arial" w:cs="Arial"/>
              </w:rPr>
            </w:pPr>
            <w:r w:rsidRPr="001325FD">
              <w:rPr>
                <w:rFonts w:ascii="Arial" w:hAnsi="Arial" w:cs="Arial"/>
              </w:rPr>
              <w:t>6</w:t>
            </w:r>
          </w:p>
        </w:tc>
        <w:tc>
          <w:tcPr>
            <w:tcW w:w="2169" w:type="pct"/>
            <w:vAlign w:val="center"/>
          </w:tcPr>
          <w:p w14:paraId="5A91B042" w14:textId="77777777" w:rsidR="009B3702" w:rsidRPr="00060513" w:rsidRDefault="009B3702" w:rsidP="009B3702">
            <w:pPr>
              <w:spacing w:after="0" w:line="240" w:lineRule="auto"/>
              <w:jc w:val="both"/>
              <w:rPr>
                <w:rFonts w:ascii="Arial" w:hAnsi="Arial" w:cs="Arial"/>
              </w:rPr>
            </w:pPr>
            <w:r w:rsidRPr="00060513">
              <w:rPr>
                <w:rFonts w:ascii="Arial" w:hAnsi="Arial" w:cs="Arial"/>
              </w:rPr>
              <w:t>Deadline / last date for signing contract</w:t>
            </w:r>
          </w:p>
        </w:tc>
        <w:tc>
          <w:tcPr>
            <w:tcW w:w="2353" w:type="pct"/>
            <w:vAlign w:val="center"/>
          </w:tcPr>
          <w:p w14:paraId="2223B576" w14:textId="77777777" w:rsidR="009B3702" w:rsidRPr="00060513" w:rsidRDefault="009B3702" w:rsidP="009B3702">
            <w:pPr>
              <w:spacing w:after="0" w:line="240" w:lineRule="auto"/>
              <w:jc w:val="both"/>
              <w:rPr>
                <w:rFonts w:ascii="Arial" w:hAnsi="Arial" w:cs="Arial"/>
              </w:rPr>
            </w:pPr>
            <w:r w:rsidRPr="00060513">
              <w:rPr>
                <w:rFonts w:ascii="Arial" w:hAnsi="Arial" w:cs="Arial"/>
              </w:rPr>
              <w:t>Within 15 working days of notice of award</w:t>
            </w:r>
          </w:p>
        </w:tc>
      </w:tr>
      <w:tr w:rsidR="009B3702" w:rsidRPr="00060513" w14:paraId="39D603F3" w14:textId="77777777" w:rsidTr="00691AA7">
        <w:trPr>
          <w:trHeight w:val="402"/>
          <w:jc w:val="center"/>
        </w:trPr>
        <w:tc>
          <w:tcPr>
            <w:tcW w:w="478" w:type="pct"/>
            <w:vAlign w:val="center"/>
          </w:tcPr>
          <w:p w14:paraId="2F2883D2" w14:textId="45C6CF3C" w:rsidR="009B3702" w:rsidRPr="001325FD" w:rsidRDefault="003E375A" w:rsidP="009B3702">
            <w:pPr>
              <w:spacing w:after="0" w:line="240" w:lineRule="auto"/>
              <w:jc w:val="center"/>
              <w:rPr>
                <w:rFonts w:ascii="Arial" w:hAnsi="Arial" w:cs="Arial"/>
              </w:rPr>
            </w:pPr>
            <w:r w:rsidRPr="001325FD">
              <w:rPr>
                <w:rFonts w:ascii="Arial" w:hAnsi="Arial" w:cs="Arial"/>
              </w:rPr>
              <w:t>7</w:t>
            </w:r>
          </w:p>
        </w:tc>
        <w:tc>
          <w:tcPr>
            <w:tcW w:w="2169" w:type="pct"/>
            <w:vAlign w:val="center"/>
          </w:tcPr>
          <w:p w14:paraId="4055DD5D" w14:textId="77777777" w:rsidR="009B3702" w:rsidRPr="00060513" w:rsidRDefault="009B3702" w:rsidP="009B3702">
            <w:pPr>
              <w:spacing w:after="0" w:line="240" w:lineRule="auto"/>
              <w:jc w:val="both"/>
              <w:rPr>
                <w:rFonts w:ascii="Arial" w:hAnsi="Arial" w:cs="Arial"/>
              </w:rPr>
            </w:pPr>
            <w:r w:rsidRPr="00060513">
              <w:rPr>
                <w:rFonts w:ascii="Arial" w:hAnsi="Arial" w:cs="Arial"/>
              </w:rPr>
              <w:t xml:space="preserve">Tenure of the Contract </w:t>
            </w:r>
          </w:p>
        </w:tc>
        <w:tc>
          <w:tcPr>
            <w:tcW w:w="2353" w:type="pct"/>
            <w:vAlign w:val="center"/>
          </w:tcPr>
          <w:p w14:paraId="391A1CF7" w14:textId="77777777" w:rsidR="009B3702" w:rsidRPr="00060513" w:rsidRDefault="000065A9" w:rsidP="009B3702">
            <w:pPr>
              <w:spacing w:after="0" w:line="240" w:lineRule="auto"/>
              <w:jc w:val="both"/>
              <w:rPr>
                <w:rFonts w:ascii="Arial" w:hAnsi="Arial" w:cs="Arial"/>
              </w:rPr>
            </w:pPr>
            <w:r w:rsidRPr="00060513">
              <w:rPr>
                <w:rFonts w:ascii="Arial" w:hAnsi="Arial" w:cs="Arial"/>
              </w:rPr>
              <w:t>5 years and extend up to 1</w:t>
            </w:r>
            <w:r w:rsidR="009B3702" w:rsidRPr="00060513">
              <w:rPr>
                <w:rFonts w:ascii="Arial" w:hAnsi="Arial" w:cs="Arial"/>
              </w:rPr>
              <w:t xml:space="preserve"> year based on the performance.</w:t>
            </w:r>
          </w:p>
        </w:tc>
      </w:tr>
    </w:tbl>
    <w:p w14:paraId="62626169" w14:textId="77777777" w:rsidR="0085044F" w:rsidRPr="001325FD" w:rsidRDefault="0085044F" w:rsidP="00796497">
      <w:pPr>
        <w:rPr>
          <w:rFonts w:ascii="Arial" w:hAnsi="Arial" w:cs="Arial"/>
          <w:lang w:bidi="ar-SA"/>
        </w:rPr>
      </w:pPr>
    </w:p>
    <w:p w14:paraId="733FD4B4" w14:textId="77777777" w:rsidR="0085044F" w:rsidRPr="001325FD" w:rsidRDefault="0085044F">
      <w:pPr>
        <w:rPr>
          <w:rFonts w:ascii="Arial" w:hAnsi="Arial" w:cs="Arial"/>
          <w:lang w:bidi="ar-SA"/>
        </w:rPr>
      </w:pPr>
      <w:r w:rsidRPr="001325FD">
        <w:rPr>
          <w:rFonts w:ascii="Arial" w:hAnsi="Arial" w:cs="Arial"/>
          <w:lang w:bidi="ar-SA"/>
        </w:rPr>
        <w:br w:type="page"/>
      </w:r>
    </w:p>
    <w:p w14:paraId="72CFFC3E" w14:textId="77777777" w:rsidR="00796497" w:rsidRPr="001325FD" w:rsidRDefault="00796497" w:rsidP="000C751B">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65" w:name="_Toc209184301"/>
      <w:r w:rsidRPr="001325FD">
        <w:rPr>
          <w:rFonts w:cs="Arial"/>
          <w:szCs w:val="24"/>
        </w:rPr>
        <w:lastRenderedPageBreak/>
        <w:t>INTRODUCTION</w:t>
      </w:r>
      <w:bookmarkEnd w:id="65"/>
    </w:p>
    <w:p w14:paraId="764A3DD2" w14:textId="5284134B" w:rsidR="00B3729D" w:rsidRPr="00691AA7" w:rsidRDefault="00B3729D" w:rsidP="00691AA7">
      <w:pPr>
        <w:pStyle w:val="ListParagraph"/>
        <w:spacing w:after="0" w:line="240" w:lineRule="auto"/>
        <w:ind w:left="1512"/>
        <w:jc w:val="both"/>
        <w:rPr>
          <w:rFonts w:ascii="Arial" w:hAnsi="Arial" w:cs="Arial"/>
          <w:lang w:val="en-IN" w:eastAsia="en-IN"/>
        </w:rPr>
      </w:pPr>
    </w:p>
    <w:p w14:paraId="006F1A82" w14:textId="224EAB82" w:rsidR="00B3729D" w:rsidRPr="00691AA7" w:rsidRDefault="00B3729D" w:rsidP="00691AA7">
      <w:pPr>
        <w:pStyle w:val="ListParagraph"/>
        <w:numPr>
          <w:ilvl w:val="0"/>
          <w:numId w:val="80"/>
        </w:numPr>
        <w:jc w:val="both"/>
        <w:rPr>
          <w:rFonts w:ascii="Arial" w:hAnsi="Arial" w:cs="Arial"/>
        </w:rPr>
      </w:pPr>
      <w:r w:rsidRPr="00691AA7">
        <w:rPr>
          <w:rFonts w:ascii="Arial" w:hAnsi="Arial" w:cs="Arial"/>
        </w:rPr>
        <w:t xml:space="preserve">The Department of Stamps and Registration (DSR) is a key public institution dedicated to facilitating property registration, document verification, and other citizen-centric services. In alignment with the Government’s mission to enhance citizen service delivery, the Department has launched the </w:t>
      </w:r>
      <w:proofErr w:type="spellStart"/>
      <w:r w:rsidRPr="00691AA7">
        <w:rPr>
          <w:rFonts w:ascii="Arial" w:hAnsi="Arial" w:cs="Arial"/>
        </w:rPr>
        <w:t>Kaveri</w:t>
      </w:r>
      <w:proofErr w:type="spellEnd"/>
      <w:r w:rsidRPr="00691AA7">
        <w:rPr>
          <w:rFonts w:ascii="Arial" w:hAnsi="Arial" w:cs="Arial"/>
        </w:rPr>
        <w:t xml:space="preserve"> 2.0 project, a comprehensive, digital transformation initiative designed to streamline registration processes, improve transparency, and increase efficiency in property and document registration services across Karnataka.</w:t>
      </w:r>
    </w:p>
    <w:p w14:paraId="2F370EF7" w14:textId="3438C1C9" w:rsidR="00484DAD" w:rsidRPr="00691AA7" w:rsidRDefault="00360DA4" w:rsidP="00691AA7">
      <w:pPr>
        <w:pStyle w:val="ListParagraph"/>
        <w:numPr>
          <w:ilvl w:val="0"/>
          <w:numId w:val="80"/>
        </w:numPr>
        <w:jc w:val="both"/>
        <w:rPr>
          <w:rFonts w:ascii="Arial" w:hAnsi="Arial" w:cs="Arial"/>
        </w:rPr>
      </w:pPr>
      <w:r w:rsidRPr="00691AA7">
        <w:rPr>
          <w:rFonts w:ascii="Arial" w:hAnsi="Arial" w:cs="Arial"/>
        </w:rPr>
        <w:t xml:space="preserve">To ensure effective citizen support for </w:t>
      </w:r>
      <w:proofErr w:type="spellStart"/>
      <w:r w:rsidRPr="00691AA7">
        <w:rPr>
          <w:rFonts w:ascii="Arial" w:hAnsi="Arial" w:cs="Arial"/>
        </w:rPr>
        <w:t>Kaveri</w:t>
      </w:r>
      <w:proofErr w:type="spellEnd"/>
      <w:r w:rsidRPr="00691AA7">
        <w:rPr>
          <w:rFonts w:ascii="Arial" w:hAnsi="Arial" w:cs="Arial"/>
        </w:rPr>
        <w:t xml:space="preserve"> 2.0, the Department of Stamps and Registration invites proposals to provide I.T Manpower to Department of Stamps and Registration to </w:t>
      </w:r>
      <w:r w:rsidR="005D40EF" w:rsidRPr="00691AA7">
        <w:rPr>
          <w:rFonts w:ascii="Arial" w:hAnsi="Arial" w:cs="Arial"/>
        </w:rPr>
        <w:t>Develop, Implement</w:t>
      </w:r>
      <w:r w:rsidRPr="00691AA7">
        <w:rPr>
          <w:rFonts w:ascii="Arial" w:hAnsi="Arial" w:cs="Arial"/>
        </w:rPr>
        <w:t xml:space="preserve"> </w:t>
      </w:r>
      <w:r w:rsidR="005D40EF" w:rsidRPr="00691AA7">
        <w:rPr>
          <w:rFonts w:ascii="Arial" w:hAnsi="Arial" w:cs="Arial"/>
        </w:rPr>
        <w:t xml:space="preserve">and Maintain the </w:t>
      </w:r>
      <w:proofErr w:type="spellStart"/>
      <w:r w:rsidRPr="00691AA7">
        <w:rPr>
          <w:rFonts w:ascii="Arial" w:hAnsi="Arial" w:cs="Arial"/>
        </w:rPr>
        <w:t>Kaveri</w:t>
      </w:r>
      <w:proofErr w:type="spellEnd"/>
      <w:r w:rsidRPr="00691AA7">
        <w:rPr>
          <w:rFonts w:ascii="Arial" w:hAnsi="Arial" w:cs="Arial"/>
        </w:rPr>
        <w:t xml:space="preserve"> Software.</w:t>
      </w:r>
    </w:p>
    <w:p w14:paraId="74D34F21" w14:textId="6E85AB9B" w:rsidR="00360DA4" w:rsidRPr="00691AA7" w:rsidRDefault="00484DAD" w:rsidP="00691AA7">
      <w:pPr>
        <w:pStyle w:val="ListParagraph"/>
        <w:numPr>
          <w:ilvl w:val="0"/>
          <w:numId w:val="80"/>
        </w:numPr>
        <w:jc w:val="both"/>
        <w:rPr>
          <w:rFonts w:ascii="Arial" w:hAnsi="Arial" w:cs="Arial"/>
        </w:rPr>
      </w:pPr>
      <w:r w:rsidRPr="00691AA7">
        <w:rPr>
          <w:rFonts w:ascii="Arial" w:hAnsi="Arial" w:cs="Arial"/>
        </w:rPr>
        <w:t>Consortiums and sub-contracting/outsourcing shall not be permitted. Such bidders will not be eligible to participate.</w:t>
      </w:r>
      <w:r w:rsidR="00360DA4" w:rsidRPr="00691AA7">
        <w:rPr>
          <w:rFonts w:ascii="Arial" w:hAnsi="Arial" w:cs="Arial"/>
        </w:rPr>
        <w:t xml:space="preserve"> </w:t>
      </w:r>
    </w:p>
    <w:p w14:paraId="698F95AE" w14:textId="77777777" w:rsidR="0085044F" w:rsidRPr="00060513" w:rsidRDefault="0085044F">
      <w:pPr>
        <w:rPr>
          <w:rFonts w:ascii="Arial" w:hAnsi="Arial" w:cs="Arial"/>
        </w:rPr>
      </w:pPr>
      <w:r w:rsidRPr="00060513">
        <w:rPr>
          <w:rFonts w:ascii="Arial" w:hAnsi="Arial" w:cs="Arial"/>
        </w:rPr>
        <w:br w:type="page"/>
      </w:r>
    </w:p>
    <w:p w14:paraId="446E153E" w14:textId="77777777" w:rsidR="00796497" w:rsidRPr="00060513" w:rsidRDefault="00796497">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66" w:name="_Toc209184302"/>
      <w:r w:rsidRPr="00060513">
        <w:rPr>
          <w:rFonts w:cs="Arial"/>
          <w:szCs w:val="24"/>
        </w:rPr>
        <w:lastRenderedPageBreak/>
        <w:t>SCOPE OF WORK:</w:t>
      </w:r>
      <w:bookmarkEnd w:id="66"/>
    </w:p>
    <w:p w14:paraId="0A713FAF" w14:textId="09321581" w:rsidR="00B3729D" w:rsidRPr="00691AA7" w:rsidRDefault="00B3729D" w:rsidP="00691AA7">
      <w:pPr>
        <w:pStyle w:val="ListParagraph"/>
        <w:jc w:val="both"/>
        <w:rPr>
          <w:rFonts w:ascii="Arial" w:hAnsi="Arial" w:cs="Arial"/>
        </w:rPr>
      </w:pPr>
    </w:p>
    <w:p w14:paraId="707A06B0" w14:textId="0F755419" w:rsidR="00776199" w:rsidRDefault="00776199" w:rsidP="00776199">
      <w:pPr>
        <w:pStyle w:val="ListParagraph"/>
        <w:numPr>
          <w:ilvl w:val="0"/>
          <w:numId w:val="295"/>
        </w:numPr>
        <w:jc w:val="both"/>
        <w:rPr>
          <w:rFonts w:ascii="Arial" w:hAnsi="Arial" w:cs="Arial"/>
        </w:rPr>
      </w:pPr>
      <w:r>
        <w:rPr>
          <w:rFonts w:ascii="Arial" w:hAnsi="Arial" w:cs="Arial"/>
        </w:rPr>
        <w:t xml:space="preserve">IGR </w:t>
      </w:r>
      <w:r w:rsidRPr="00C629ED">
        <w:rPr>
          <w:rFonts w:ascii="Arial" w:hAnsi="Arial" w:cs="Arial"/>
        </w:rPr>
        <w:t>office requires the services of a manpower agency for providing the services of 39 I.T skilled manpower (Annexure-1). The resources will work in DS&amp;R for implementation of various software / programs / schemes of Department of Stamps and Registration.</w:t>
      </w:r>
      <w:r w:rsidR="00061277">
        <w:rPr>
          <w:rFonts w:ascii="Arial" w:hAnsi="Arial" w:cs="Arial"/>
        </w:rPr>
        <w:t xml:space="preserve"> This will become the Technical IT Wing of the Department of Stamps &amp; Registration by the name </w:t>
      </w:r>
      <w:proofErr w:type="spellStart"/>
      <w:r w:rsidR="00061277">
        <w:rPr>
          <w:rFonts w:ascii="Arial" w:hAnsi="Arial" w:cs="Arial"/>
        </w:rPr>
        <w:t>Kaveri</w:t>
      </w:r>
      <w:proofErr w:type="spellEnd"/>
      <w:r w:rsidR="00061277">
        <w:rPr>
          <w:rFonts w:ascii="Arial" w:hAnsi="Arial" w:cs="Arial"/>
        </w:rPr>
        <w:t xml:space="preserve"> IT Cell.</w:t>
      </w:r>
    </w:p>
    <w:p w14:paraId="02AC7C6C" w14:textId="41CE9C8D" w:rsidR="00EE18B2" w:rsidRDefault="00EE18B2" w:rsidP="00691AA7">
      <w:pPr>
        <w:pStyle w:val="ListParagraph"/>
        <w:numPr>
          <w:ilvl w:val="0"/>
          <w:numId w:val="295"/>
        </w:numPr>
        <w:jc w:val="both"/>
        <w:rPr>
          <w:rFonts w:ascii="Arial" w:hAnsi="Arial" w:cs="Arial"/>
        </w:rPr>
      </w:pPr>
      <w:r w:rsidRPr="00691AA7">
        <w:rPr>
          <w:rFonts w:ascii="Arial" w:hAnsi="Arial" w:cs="Arial"/>
        </w:rPr>
        <w:t xml:space="preserve">The Manpower Agency shall be obligated to submit a minimum of </w:t>
      </w:r>
      <w:r w:rsidR="00BE0FDC" w:rsidRPr="00691AA7">
        <w:rPr>
          <w:rFonts w:ascii="Arial" w:hAnsi="Arial" w:cs="Arial"/>
        </w:rPr>
        <w:t>Five</w:t>
      </w:r>
      <w:r w:rsidRPr="00691AA7">
        <w:rPr>
          <w:rFonts w:ascii="Arial" w:hAnsi="Arial" w:cs="Arial"/>
        </w:rPr>
        <w:t xml:space="preserve"> (</w:t>
      </w:r>
      <w:r w:rsidR="00BE0FDC" w:rsidRPr="00691AA7">
        <w:rPr>
          <w:rFonts w:ascii="Arial" w:hAnsi="Arial" w:cs="Arial"/>
        </w:rPr>
        <w:t>5</w:t>
      </w:r>
      <w:r w:rsidRPr="00691AA7">
        <w:rPr>
          <w:rFonts w:ascii="Arial" w:hAnsi="Arial" w:cs="Arial"/>
        </w:rPr>
        <w:t xml:space="preserve">) CVs </w:t>
      </w:r>
      <w:r w:rsidR="00BE0FDC" w:rsidRPr="00691AA7">
        <w:rPr>
          <w:rFonts w:ascii="Arial" w:hAnsi="Arial" w:cs="Arial"/>
        </w:rPr>
        <w:t xml:space="preserve">for Group A and B designation and 3 CV’s for the Group C designation </w:t>
      </w:r>
      <w:r w:rsidRPr="00691AA7">
        <w:rPr>
          <w:rFonts w:ascii="Arial" w:hAnsi="Arial" w:cs="Arial"/>
        </w:rPr>
        <w:t xml:space="preserve">per position, ensuring that all proposed candidates strictly meet the prescribed Job Description and Minimum Qualification criteria, based on which DS&amp;R </w:t>
      </w:r>
      <w:r w:rsidR="00061277">
        <w:rPr>
          <w:rFonts w:ascii="Arial" w:hAnsi="Arial" w:cs="Arial"/>
        </w:rPr>
        <w:t xml:space="preserve">through a suitable Expert Team </w:t>
      </w:r>
      <w:r w:rsidRPr="00691AA7">
        <w:rPr>
          <w:rFonts w:ascii="Arial" w:hAnsi="Arial" w:cs="Arial"/>
        </w:rPr>
        <w:t>shall conduct interviews and finalize the selection of resources.</w:t>
      </w:r>
      <w:r w:rsidR="00061277">
        <w:rPr>
          <w:rFonts w:ascii="Arial" w:hAnsi="Arial" w:cs="Arial"/>
        </w:rPr>
        <w:t xml:space="preserve"> In case of rejection of the proposed candidates by the Department, the Bid Winner is fully obligated to provide such additional number of resources and developers until the developers and resources are finally accepted by the Department. Mere offering of the candidates does not meet the requirement of the Scope of Work and it is the final acceptance of the resources and their deployment which is the obligation cast upon the bid winner.</w:t>
      </w:r>
      <w:r w:rsidR="005066B7">
        <w:rPr>
          <w:rFonts w:ascii="Arial" w:hAnsi="Arial" w:cs="Arial"/>
        </w:rPr>
        <w:t xml:space="preserve"> </w:t>
      </w:r>
    </w:p>
    <w:p w14:paraId="09BF9A10" w14:textId="7FE80248" w:rsidR="00796497" w:rsidRDefault="00796497" w:rsidP="00691AA7">
      <w:pPr>
        <w:pStyle w:val="ListParagraph"/>
        <w:numPr>
          <w:ilvl w:val="0"/>
          <w:numId w:val="295"/>
        </w:numPr>
        <w:jc w:val="both"/>
        <w:rPr>
          <w:rFonts w:ascii="Arial" w:hAnsi="Arial" w:cs="Arial"/>
        </w:rPr>
      </w:pPr>
      <w:r w:rsidRPr="00691AA7">
        <w:rPr>
          <w:rFonts w:ascii="Arial" w:hAnsi="Arial" w:cs="Arial"/>
        </w:rPr>
        <w:t xml:space="preserve">The bid winner shall place the resource within 30 days of the date of placement of specific indent for the resource of specified qualification, skill and experience. </w:t>
      </w:r>
    </w:p>
    <w:p w14:paraId="5C37EF26" w14:textId="77777777" w:rsidR="00211776" w:rsidRDefault="00B77F91" w:rsidP="00691AA7">
      <w:pPr>
        <w:pStyle w:val="ListParagraph"/>
        <w:numPr>
          <w:ilvl w:val="0"/>
          <w:numId w:val="295"/>
        </w:numPr>
        <w:jc w:val="both"/>
        <w:rPr>
          <w:rFonts w:ascii="Arial" w:hAnsi="Arial" w:cs="Arial"/>
        </w:rPr>
      </w:pPr>
      <w:r w:rsidRPr="00691AA7">
        <w:rPr>
          <w:rFonts w:ascii="Arial" w:hAnsi="Arial" w:cs="Arial"/>
        </w:rPr>
        <w:t xml:space="preserve">The Manpower Agency shall be entitled to </w:t>
      </w:r>
      <w:proofErr w:type="gramStart"/>
      <w:r w:rsidRPr="00691AA7">
        <w:rPr>
          <w:rFonts w:ascii="Arial" w:hAnsi="Arial" w:cs="Arial"/>
        </w:rPr>
        <w:t>fixed</w:t>
      </w:r>
      <w:proofErr w:type="gramEnd"/>
      <w:r w:rsidRPr="00691AA7">
        <w:rPr>
          <w:rFonts w:ascii="Arial" w:hAnsi="Arial" w:cs="Arial"/>
        </w:rPr>
        <w:t xml:space="preserve"> Service Charges at the rate of fifteen percent (15%) of the monthly payment actually made towards the deployed resources on their Cost to Company (CTC). The said Service Charges shall be exclusive of all applicable taxes and statutory dues payable to the Government.</w:t>
      </w:r>
    </w:p>
    <w:p w14:paraId="397EB3E1" w14:textId="739A1697" w:rsidR="00B3729D" w:rsidRPr="00691AA7" w:rsidRDefault="00C86F04" w:rsidP="00691AA7">
      <w:pPr>
        <w:pStyle w:val="ListParagraph"/>
        <w:numPr>
          <w:ilvl w:val="0"/>
          <w:numId w:val="295"/>
        </w:numPr>
        <w:jc w:val="both"/>
        <w:rPr>
          <w:rFonts w:ascii="Arial" w:hAnsi="Arial" w:cs="Arial"/>
        </w:rPr>
      </w:pPr>
      <w:r w:rsidRPr="00691AA7">
        <w:rPr>
          <w:rFonts w:ascii="Arial" w:hAnsi="Arial" w:cs="Arial"/>
        </w:rPr>
        <w:t xml:space="preserve">DS&amp;R has the authority to reduce or increase the no of resources to the extent of maximum 25% based on the actual requirement of resources. </w:t>
      </w:r>
      <w:r w:rsidR="00061277">
        <w:rPr>
          <w:rFonts w:ascii="Arial" w:hAnsi="Arial" w:cs="Arial"/>
        </w:rPr>
        <w:t>Further DS&amp;R may ask for resources with specific qualifications, work experience as part of the deliverable within the overall required number of the resources that the bid winner is required to provide</w:t>
      </w:r>
      <w:r w:rsidR="005066B7">
        <w:rPr>
          <w:rFonts w:ascii="Arial" w:hAnsi="Arial" w:cs="Arial"/>
        </w:rPr>
        <w:t xml:space="preserve"> and may also suggest the resources who meet the department requirement and approved by the Expert Committee,  </w:t>
      </w:r>
      <w:bookmarkStart w:id="67" w:name="_GoBack"/>
      <w:bookmarkEnd w:id="67"/>
      <w:r w:rsidR="005066B7">
        <w:rPr>
          <w:rFonts w:ascii="Arial" w:hAnsi="Arial" w:cs="Arial"/>
        </w:rPr>
        <w:t>to be provided in this regard.</w:t>
      </w:r>
    </w:p>
    <w:p w14:paraId="4B45891E" w14:textId="03BD8F23" w:rsidR="00060513" w:rsidRPr="00691AA7" w:rsidRDefault="00B41D40" w:rsidP="00691AA7">
      <w:pPr>
        <w:pStyle w:val="ListParagraph"/>
        <w:numPr>
          <w:ilvl w:val="0"/>
          <w:numId w:val="295"/>
        </w:numPr>
        <w:spacing w:after="0"/>
        <w:jc w:val="both"/>
        <w:rPr>
          <w:rFonts w:ascii="Arial" w:hAnsi="Arial" w:cs="Arial"/>
        </w:rPr>
      </w:pPr>
      <w:r w:rsidRPr="00691AA7">
        <w:rPr>
          <w:rFonts w:ascii="Arial" w:hAnsi="Arial" w:cs="Arial"/>
        </w:rPr>
        <w:t xml:space="preserve">HRMS Tool </w:t>
      </w:r>
      <w:proofErr w:type="gramStart"/>
      <w:r w:rsidRPr="00691AA7">
        <w:rPr>
          <w:rFonts w:ascii="Arial" w:hAnsi="Arial" w:cs="Arial"/>
        </w:rPr>
        <w:t>Requirement</w:t>
      </w:r>
      <w:r w:rsidR="00060513" w:rsidRPr="00691AA7">
        <w:rPr>
          <w:rFonts w:ascii="Arial" w:hAnsi="Arial" w:cs="Arial"/>
        </w:rPr>
        <w:t xml:space="preserve"> :</w:t>
      </w:r>
      <w:proofErr w:type="gramEnd"/>
      <w:r w:rsidR="00060513" w:rsidRPr="00691AA7">
        <w:rPr>
          <w:rFonts w:ascii="Arial" w:hAnsi="Arial" w:cs="Arial"/>
        </w:rPr>
        <w:t xml:space="preserve"> The selected Bidder shall provide an </w:t>
      </w:r>
      <w:r w:rsidR="00060513" w:rsidRPr="00691AA7">
        <w:rPr>
          <w:rStyle w:val="Strong"/>
          <w:rFonts w:ascii="Arial" w:hAnsi="Arial" w:cs="Arial"/>
          <w:b w:val="0"/>
        </w:rPr>
        <w:t>HRMS tool with a perpetual license</w:t>
      </w:r>
      <w:r w:rsidR="00060513" w:rsidRPr="00691AA7">
        <w:rPr>
          <w:rFonts w:ascii="Arial" w:hAnsi="Arial" w:cs="Arial"/>
        </w:rPr>
        <w:t xml:space="preserve">. The tool must include </w:t>
      </w:r>
      <w:r w:rsidR="00060513">
        <w:rPr>
          <w:rFonts w:ascii="Arial" w:hAnsi="Arial" w:cs="Arial"/>
        </w:rPr>
        <w:t xml:space="preserve">the </w:t>
      </w:r>
      <w:r w:rsidR="00060513" w:rsidRPr="00691AA7">
        <w:rPr>
          <w:rFonts w:ascii="Arial" w:hAnsi="Arial" w:cs="Arial"/>
        </w:rPr>
        <w:t>following capabilities:</w:t>
      </w:r>
    </w:p>
    <w:p w14:paraId="45AA29CD"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Capturing and maintaining records of attendance, leave, and working hours for all deployed resources.</w:t>
      </w:r>
    </w:p>
    <w:p w14:paraId="2C127883"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Generating attendance statistics to monitor adherence to contractual obligations.</w:t>
      </w:r>
    </w:p>
    <w:p w14:paraId="5BA607AA"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Automatically verifying and calculating SLA violations based on recorded data.</w:t>
      </w:r>
    </w:p>
    <w:p w14:paraId="0B80E8F1"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Offering customization options to align with the specific requirements of DS&amp;R.</w:t>
      </w:r>
    </w:p>
    <w:p w14:paraId="6B751368"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Generating ad-hoc reports as and when required by DS&amp;R.</w:t>
      </w:r>
    </w:p>
    <w:p w14:paraId="05765CEB" w14:textId="77777777" w:rsidR="00060513" w:rsidRPr="00691AA7"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Seamless integration with the biometric system.</w:t>
      </w:r>
    </w:p>
    <w:p w14:paraId="28D758A6" w14:textId="77777777" w:rsidR="00060513" w:rsidRDefault="00060513" w:rsidP="00691AA7">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Centralized employee information management including personal, professional, and compliance records.</w:t>
      </w:r>
    </w:p>
    <w:p w14:paraId="29479A52" w14:textId="3AF80239" w:rsidR="00782EF2" w:rsidRDefault="00782EF2">
      <w:pPr>
        <w:rPr>
          <w:rFonts w:ascii="Arial" w:hAnsi="Arial" w:cs="Arial"/>
          <w:lang w:bidi="ar-SA"/>
        </w:rPr>
      </w:pPr>
      <w:r>
        <w:rPr>
          <w:rFonts w:ascii="Arial" w:hAnsi="Arial" w:cs="Arial"/>
        </w:rPr>
        <w:br w:type="page"/>
      </w:r>
    </w:p>
    <w:p w14:paraId="1A30100A" w14:textId="06978DB3" w:rsidR="00435FA8" w:rsidRPr="001325FD" w:rsidRDefault="00435FA8">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68" w:name="_Toc209173886"/>
      <w:bookmarkStart w:id="69" w:name="_Toc209177391"/>
      <w:bookmarkStart w:id="70" w:name="_Toc209181245"/>
      <w:bookmarkStart w:id="71" w:name="_Toc209181789"/>
      <w:bookmarkStart w:id="72" w:name="_Toc209182620"/>
      <w:bookmarkStart w:id="73" w:name="_Toc209182893"/>
      <w:bookmarkStart w:id="74" w:name="_Toc209183166"/>
      <w:bookmarkStart w:id="75" w:name="_Toc209183439"/>
      <w:bookmarkStart w:id="76" w:name="_Toc209183710"/>
      <w:bookmarkStart w:id="77" w:name="_Toc209183981"/>
      <w:bookmarkStart w:id="78" w:name="_Toc209184303"/>
      <w:bookmarkStart w:id="79" w:name="_Toc209093176"/>
      <w:bookmarkStart w:id="80" w:name="_Toc209098102"/>
      <w:bookmarkStart w:id="81" w:name="_Toc209100935"/>
      <w:bookmarkStart w:id="82" w:name="_Toc209110642"/>
      <w:bookmarkStart w:id="83" w:name="_Toc209173887"/>
      <w:bookmarkStart w:id="84" w:name="_Toc209177392"/>
      <w:bookmarkStart w:id="85" w:name="_Toc209181246"/>
      <w:bookmarkStart w:id="86" w:name="_Toc209181790"/>
      <w:bookmarkStart w:id="87" w:name="_Toc209182621"/>
      <w:bookmarkStart w:id="88" w:name="_Toc209182894"/>
      <w:bookmarkStart w:id="89" w:name="_Toc209183167"/>
      <w:bookmarkStart w:id="90" w:name="_Toc209183440"/>
      <w:bookmarkStart w:id="91" w:name="_Toc209183711"/>
      <w:bookmarkStart w:id="92" w:name="_Toc209183982"/>
      <w:bookmarkStart w:id="93" w:name="_Toc209184304"/>
      <w:bookmarkStart w:id="94" w:name="_Toc209093177"/>
      <w:bookmarkStart w:id="95" w:name="_Toc209098103"/>
      <w:bookmarkStart w:id="96" w:name="_Toc209100936"/>
      <w:bookmarkStart w:id="97" w:name="_Toc209110643"/>
      <w:bookmarkStart w:id="98" w:name="_Toc209173888"/>
      <w:bookmarkStart w:id="99" w:name="_Toc209177393"/>
      <w:bookmarkStart w:id="100" w:name="_Toc209181247"/>
      <w:bookmarkStart w:id="101" w:name="_Toc209181791"/>
      <w:bookmarkStart w:id="102" w:name="_Toc209182622"/>
      <w:bookmarkStart w:id="103" w:name="_Toc209182895"/>
      <w:bookmarkStart w:id="104" w:name="_Toc209183168"/>
      <w:bookmarkStart w:id="105" w:name="_Toc209183441"/>
      <w:bookmarkStart w:id="106" w:name="_Toc209183712"/>
      <w:bookmarkStart w:id="107" w:name="_Toc209183983"/>
      <w:bookmarkStart w:id="108" w:name="_Toc209184305"/>
      <w:bookmarkStart w:id="109" w:name="_Toc209184306"/>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1325FD">
        <w:rPr>
          <w:rFonts w:cs="Arial"/>
          <w:szCs w:val="24"/>
        </w:rPr>
        <w:lastRenderedPageBreak/>
        <w:t>S</w:t>
      </w:r>
      <w:r w:rsidR="00593885">
        <w:rPr>
          <w:rFonts w:cs="Arial"/>
          <w:szCs w:val="24"/>
        </w:rPr>
        <w:t>ELECTION</w:t>
      </w:r>
      <w:r w:rsidRPr="001325FD">
        <w:rPr>
          <w:rFonts w:cs="Arial"/>
          <w:szCs w:val="24"/>
        </w:rPr>
        <w:t xml:space="preserve"> &amp; P</w:t>
      </w:r>
      <w:r w:rsidR="00593885">
        <w:rPr>
          <w:rFonts w:cs="Arial"/>
          <w:szCs w:val="24"/>
        </w:rPr>
        <w:t>LACEMENT</w:t>
      </w:r>
      <w:bookmarkEnd w:id="109"/>
      <w:r w:rsidRPr="001325FD">
        <w:rPr>
          <w:rFonts w:cs="Arial"/>
          <w:szCs w:val="24"/>
        </w:rPr>
        <w:t xml:space="preserve"> </w:t>
      </w:r>
    </w:p>
    <w:p w14:paraId="6B77BF30" w14:textId="20F84969" w:rsidR="0061244C" w:rsidRDefault="00796497" w:rsidP="00691AA7">
      <w:pPr>
        <w:pStyle w:val="Heading2"/>
      </w:pPr>
      <w:bookmarkStart w:id="110" w:name="_Toc209184307"/>
      <w:r w:rsidRPr="001325FD">
        <w:t>S</w:t>
      </w:r>
      <w:r w:rsidR="00593885">
        <w:t>election</w:t>
      </w:r>
      <w:r w:rsidRPr="001325FD">
        <w:t xml:space="preserve"> P</w:t>
      </w:r>
      <w:r w:rsidR="00593885">
        <w:t>rocess</w:t>
      </w:r>
      <w:r w:rsidRPr="001325FD">
        <w:t xml:space="preserve"> </w:t>
      </w:r>
      <w:proofErr w:type="gramStart"/>
      <w:r w:rsidRPr="001325FD">
        <w:t>F</w:t>
      </w:r>
      <w:r w:rsidR="00593885">
        <w:t>or</w:t>
      </w:r>
      <w:proofErr w:type="gramEnd"/>
      <w:r w:rsidRPr="001325FD">
        <w:t xml:space="preserve"> P</w:t>
      </w:r>
      <w:r w:rsidR="00593885">
        <w:t>lacement</w:t>
      </w:r>
      <w:r w:rsidRPr="001325FD">
        <w:t xml:space="preserve"> O</w:t>
      </w:r>
      <w:r w:rsidR="00593885">
        <w:t>f</w:t>
      </w:r>
      <w:r w:rsidR="009931A8" w:rsidRPr="00060513">
        <w:t xml:space="preserve"> I.T </w:t>
      </w:r>
      <w:r w:rsidR="00AB4D68">
        <w:t>R</w:t>
      </w:r>
      <w:r w:rsidR="00593885">
        <w:t>esources</w:t>
      </w:r>
      <w:r w:rsidRPr="00060513">
        <w:t>:</w:t>
      </w:r>
      <w:bookmarkEnd w:id="110"/>
    </w:p>
    <w:p w14:paraId="1A66B950" w14:textId="61AA854B" w:rsidR="002A5C4C" w:rsidRPr="00691AA7" w:rsidRDefault="002A5C4C" w:rsidP="00691AA7">
      <w:pPr>
        <w:pStyle w:val="ListParagraph"/>
        <w:numPr>
          <w:ilvl w:val="0"/>
          <w:numId w:val="46"/>
        </w:numPr>
        <w:spacing w:after="0"/>
        <w:jc w:val="both"/>
        <w:rPr>
          <w:rFonts w:ascii="Arial" w:hAnsi="Arial" w:cs="Arial"/>
        </w:rPr>
      </w:pPr>
      <w:r w:rsidRPr="00691AA7">
        <w:rPr>
          <w:rFonts w:ascii="Arial" w:hAnsi="Arial" w:cs="Arial"/>
        </w:rPr>
        <w:t xml:space="preserve">Resources are divided into 3 </w:t>
      </w:r>
      <w:proofErr w:type="gramStart"/>
      <w:r w:rsidRPr="00691AA7">
        <w:rPr>
          <w:rFonts w:ascii="Arial" w:hAnsi="Arial" w:cs="Arial"/>
        </w:rPr>
        <w:t>groups .</w:t>
      </w:r>
      <w:proofErr w:type="gramEnd"/>
      <w:r w:rsidRPr="00691AA7">
        <w:rPr>
          <w:rFonts w:ascii="Arial" w:hAnsi="Arial" w:cs="Arial"/>
        </w:rPr>
        <w:t xml:space="preserve"> Groups have been formed based on the following criteria, but responsibilities may be shared flexibly.</w:t>
      </w:r>
    </w:p>
    <w:tbl>
      <w:tblPr>
        <w:tblW w:w="7654"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146"/>
        <w:gridCol w:w="5632"/>
      </w:tblGrid>
      <w:tr w:rsidR="00AB4D68" w:rsidRPr="00B4036C" w14:paraId="5FE7988F" w14:textId="77777777" w:rsidTr="00691AA7">
        <w:trPr>
          <w:trHeight w:val="300"/>
        </w:trPr>
        <w:tc>
          <w:tcPr>
            <w:tcW w:w="876" w:type="dxa"/>
            <w:vAlign w:val="center"/>
            <w:hideMark/>
          </w:tcPr>
          <w:p w14:paraId="70405F6C" w14:textId="02577E2C" w:rsidR="002A5C4C" w:rsidRPr="00B4036C" w:rsidRDefault="002A5C4C" w:rsidP="00691AA7">
            <w:pPr>
              <w:spacing w:after="0" w:line="240" w:lineRule="auto"/>
              <w:jc w:val="center"/>
              <w:rPr>
                <w:rFonts w:ascii="Aptos Narrow" w:hAnsi="Aptos Narrow"/>
                <w:b/>
                <w:bCs/>
                <w:color w:val="000000"/>
                <w:lang w:val="en-IN" w:eastAsia="en-IN" w:bidi="ar-SA"/>
              </w:rPr>
            </w:pPr>
            <w:r w:rsidRPr="00B4036C">
              <w:rPr>
                <w:rFonts w:ascii="Aptos Narrow" w:hAnsi="Aptos Narrow"/>
                <w:b/>
                <w:bCs/>
                <w:color w:val="000000"/>
                <w:lang w:val="en-IN" w:eastAsia="en-IN" w:bidi="ar-SA"/>
              </w:rPr>
              <w:t>Group</w:t>
            </w:r>
          </w:p>
        </w:tc>
        <w:tc>
          <w:tcPr>
            <w:tcW w:w="1146" w:type="dxa"/>
            <w:vAlign w:val="center"/>
            <w:hideMark/>
          </w:tcPr>
          <w:p w14:paraId="7099A0C0" w14:textId="77777777" w:rsidR="002A5C4C" w:rsidRPr="00B4036C" w:rsidRDefault="002A5C4C" w:rsidP="00691AA7">
            <w:pPr>
              <w:spacing w:after="0" w:line="240" w:lineRule="auto"/>
              <w:jc w:val="center"/>
              <w:rPr>
                <w:rFonts w:ascii="Aptos Narrow" w:hAnsi="Aptos Narrow"/>
                <w:b/>
                <w:bCs/>
                <w:color w:val="000000"/>
                <w:lang w:val="en-IN" w:eastAsia="en-IN" w:bidi="ar-SA"/>
              </w:rPr>
            </w:pPr>
            <w:r w:rsidRPr="00B4036C">
              <w:rPr>
                <w:rFonts w:ascii="Aptos Narrow" w:hAnsi="Aptos Narrow"/>
                <w:b/>
                <w:bCs/>
                <w:color w:val="000000"/>
                <w:lang w:val="en-IN" w:eastAsia="en-IN" w:bidi="ar-SA"/>
              </w:rPr>
              <w:t>Level</w:t>
            </w:r>
          </w:p>
        </w:tc>
        <w:tc>
          <w:tcPr>
            <w:tcW w:w="5632" w:type="dxa"/>
            <w:vAlign w:val="center"/>
            <w:hideMark/>
          </w:tcPr>
          <w:p w14:paraId="50B8E2F4" w14:textId="77777777" w:rsidR="002A5C4C" w:rsidRPr="00B4036C" w:rsidRDefault="002A5C4C" w:rsidP="00691AA7">
            <w:pPr>
              <w:spacing w:after="0" w:line="240" w:lineRule="auto"/>
              <w:jc w:val="center"/>
              <w:rPr>
                <w:rFonts w:ascii="Aptos Narrow" w:hAnsi="Aptos Narrow"/>
                <w:b/>
                <w:bCs/>
                <w:color w:val="000000"/>
                <w:lang w:val="en-IN" w:eastAsia="en-IN" w:bidi="ar-SA"/>
              </w:rPr>
            </w:pPr>
            <w:r w:rsidRPr="00B4036C">
              <w:rPr>
                <w:rFonts w:ascii="Aptos Narrow" w:hAnsi="Aptos Narrow"/>
                <w:b/>
                <w:bCs/>
                <w:color w:val="000000"/>
                <w:lang w:val="en-IN" w:eastAsia="en-IN" w:bidi="ar-SA"/>
              </w:rPr>
              <w:t>Description</w:t>
            </w:r>
          </w:p>
        </w:tc>
      </w:tr>
      <w:tr w:rsidR="00AB4D68" w:rsidRPr="00B4036C" w14:paraId="1DBD0FEA" w14:textId="77777777" w:rsidTr="00691AA7">
        <w:trPr>
          <w:trHeight w:val="855"/>
        </w:trPr>
        <w:tc>
          <w:tcPr>
            <w:tcW w:w="876" w:type="dxa"/>
            <w:vAlign w:val="center"/>
            <w:hideMark/>
          </w:tcPr>
          <w:p w14:paraId="52D491B2" w14:textId="77777777" w:rsidR="002A5C4C" w:rsidRPr="00B4036C" w:rsidRDefault="002A5C4C" w:rsidP="00AB4D68">
            <w:pPr>
              <w:spacing w:after="0" w:line="240" w:lineRule="auto"/>
              <w:jc w:val="center"/>
              <w:rPr>
                <w:rFonts w:ascii="Aptos Narrow" w:hAnsi="Aptos Narrow"/>
                <w:color w:val="000000"/>
                <w:lang w:val="en-IN" w:eastAsia="en-IN" w:bidi="ar-SA"/>
              </w:rPr>
            </w:pPr>
            <w:r w:rsidRPr="00B4036C">
              <w:rPr>
                <w:rFonts w:ascii="Aptos Narrow" w:hAnsi="Aptos Narrow"/>
                <w:color w:val="000000"/>
                <w:lang w:val="en-IN" w:eastAsia="en-IN" w:bidi="ar-SA"/>
              </w:rPr>
              <w:t>A</w:t>
            </w:r>
          </w:p>
        </w:tc>
        <w:tc>
          <w:tcPr>
            <w:tcW w:w="1146" w:type="dxa"/>
            <w:vAlign w:val="center"/>
            <w:hideMark/>
          </w:tcPr>
          <w:p w14:paraId="3FE63B25" w14:textId="77777777" w:rsidR="002A5C4C" w:rsidRPr="00691AA7" w:rsidRDefault="002A5C4C" w:rsidP="00AB4D68">
            <w:pPr>
              <w:spacing w:after="0" w:line="240" w:lineRule="auto"/>
              <w:rPr>
                <w:rFonts w:ascii="Arial" w:hAnsi="Arial" w:cs="Arial"/>
                <w:color w:val="000000"/>
                <w:lang w:val="en-IN" w:eastAsia="en-IN" w:bidi="ar-SA"/>
              </w:rPr>
            </w:pPr>
            <w:r w:rsidRPr="00691AA7">
              <w:rPr>
                <w:rFonts w:ascii="Arial" w:hAnsi="Arial" w:cs="Arial"/>
                <w:color w:val="000000"/>
                <w:lang w:val="en-IN" w:eastAsia="en-IN" w:bidi="ar-SA"/>
              </w:rPr>
              <w:t>High</w:t>
            </w:r>
          </w:p>
        </w:tc>
        <w:tc>
          <w:tcPr>
            <w:tcW w:w="5632" w:type="dxa"/>
            <w:vAlign w:val="center"/>
            <w:hideMark/>
          </w:tcPr>
          <w:p w14:paraId="7E77E057" w14:textId="77777777" w:rsidR="002A5C4C" w:rsidRPr="000D0AC7" w:rsidRDefault="002A5C4C" w:rsidP="00AB4D68">
            <w:pPr>
              <w:spacing w:after="0" w:line="240" w:lineRule="auto"/>
              <w:rPr>
                <w:rFonts w:ascii="Arial" w:hAnsi="Arial" w:cs="Arial"/>
                <w:color w:val="000000"/>
                <w:lang w:val="en-IN" w:eastAsia="en-IN" w:bidi="ar-SA"/>
              </w:rPr>
            </w:pPr>
            <w:r w:rsidRPr="000D0AC7">
              <w:rPr>
                <w:rFonts w:ascii="Arial" w:hAnsi="Arial" w:cs="Arial"/>
              </w:rPr>
              <w:t>Resources are critical for projects, as they form the foundation for successful implementation and rollout.</w:t>
            </w:r>
          </w:p>
        </w:tc>
      </w:tr>
      <w:tr w:rsidR="00AB4D68" w:rsidRPr="00B4036C" w14:paraId="0703D5D2" w14:textId="77777777" w:rsidTr="00691AA7">
        <w:trPr>
          <w:trHeight w:val="855"/>
        </w:trPr>
        <w:tc>
          <w:tcPr>
            <w:tcW w:w="876" w:type="dxa"/>
            <w:vAlign w:val="center"/>
            <w:hideMark/>
          </w:tcPr>
          <w:p w14:paraId="3DA3F9E1" w14:textId="77777777" w:rsidR="002A5C4C" w:rsidRPr="00B4036C" w:rsidRDefault="002A5C4C" w:rsidP="00AB4D68">
            <w:pPr>
              <w:spacing w:after="0" w:line="240" w:lineRule="auto"/>
              <w:jc w:val="center"/>
              <w:rPr>
                <w:rFonts w:ascii="Aptos Narrow" w:hAnsi="Aptos Narrow"/>
                <w:color w:val="000000"/>
                <w:lang w:val="en-IN" w:eastAsia="en-IN" w:bidi="ar-SA"/>
              </w:rPr>
            </w:pPr>
            <w:r w:rsidRPr="00B4036C">
              <w:rPr>
                <w:rFonts w:ascii="Aptos Narrow" w:hAnsi="Aptos Narrow"/>
                <w:color w:val="000000"/>
                <w:lang w:val="en-IN" w:eastAsia="en-IN" w:bidi="ar-SA"/>
              </w:rPr>
              <w:t>B</w:t>
            </w:r>
          </w:p>
        </w:tc>
        <w:tc>
          <w:tcPr>
            <w:tcW w:w="1146" w:type="dxa"/>
            <w:vAlign w:val="center"/>
            <w:hideMark/>
          </w:tcPr>
          <w:p w14:paraId="56B5F185" w14:textId="77777777" w:rsidR="002A5C4C" w:rsidRPr="00691AA7" w:rsidRDefault="002A5C4C" w:rsidP="00AB4D68">
            <w:pPr>
              <w:spacing w:after="0" w:line="240" w:lineRule="auto"/>
              <w:rPr>
                <w:rFonts w:ascii="Arial" w:hAnsi="Arial" w:cs="Arial"/>
                <w:color w:val="000000"/>
                <w:lang w:val="en-IN" w:eastAsia="en-IN" w:bidi="ar-SA"/>
              </w:rPr>
            </w:pPr>
            <w:r w:rsidRPr="00691AA7">
              <w:rPr>
                <w:rFonts w:ascii="Arial" w:hAnsi="Arial" w:cs="Arial"/>
                <w:color w:val="000000"/>
                <w:lang w:val="en-IN" w:eastAsia="en-IN" w:bidi="ar-SA"/>
              </w:rPr>
              <w:t>Moderate</w:t>
            </w:r>
          </w:p>
        </w:tc>
        <w:tc>
          <w:tcPr>
            <w:tcW w:w="5632" w:type="dxa"/>
            <w:vAlign w:val="center"/>
            <w:hideMark/>
          </w:tcPr>
          <w:p w14:paraId="1CFF71C8" w14:textId="139DCD1A" w:rsidR="002A5C4C" w:rsidRPr="00691AA7" w:rsidRDefault="002A5C4C" w:rsidP="00AB4D68">
            <w:pPr>
              <w:spacing w:after="0" w:line="240" w:lineRule="auto"/>
              <w:rPr>
                <w:rFonts w:ascii="Arial" w:hAnsi="Arial" w:cs="Arial"/>
                <w:color w:val="000000"/>
                <w:lang w:val="en-IN" w:eastAsia="en-IN" w:bidi="ar-SA"/>
              </w:rPr>
            </w:pPr>
            <w:r w:rsidRPr="00691AA7">
              <w:rPr>
                <w:rFonts w:ascii="Arial" w:hAnsi="Arial" w:cs="Arial"/>
                <w:color w:val="000000"/>
                <w:lang w:val="en-IN" w:eastAsia="en-IN" w:bidi="ar-SA"/>
              </w:rPr>
              <w:t xml:space="preserve">Resources are mainly </w:t>
            </w:r>
            <w:r w:rsidR="001E42D4" w:rsidRPr="00782EF2">
              <w:rPr>
                <w:rFonts w:ascii="Arial" w:hAnsi="Arial" w:cs="Arial"/>
                <w:color w:val="000000"/>
                <w:lang w:val="en-IN" w:eastAsia="en-IN" w:bidi="ar-SA"/>
              </w:rPr>
              <w:t>technical,</w:t>
            </w:r>
            <w:r w:rsidRPr="00691AA7">
              <w:rPr>
                <w:rFonts w:ascii="Arial" w:hAnsi="Arial" w:cs="Arial"/>
                <w:color w:val="000000"/>
                <w:lang w:val="en-IN" w:eastAsia="en-IN" w:bidi="ar-SA"/>
              </w:rPr>
              <w:t xml:space="preserve"> and operations leads who can drive the team to meet the end objective</w:t>
            </w:r>
          </w:p>
        </w:tc>
      </w:tr>
      <w:tr w:rsidR="00AB4D68" w:rsidRPr="00B4036C" w14:paraId="2B6D8E6A" w14:textId="77777777" w:rsidTr="00691AA7">
        <w:trPr>
          <w:trHeight w:val="570"/>
        </w:trPr>
        <w:tc>
          <w:tcPr>
            <w:tcW w:w="876" w:type="dxa"/>
            <w:vAlign w:val="center"/>
            <w:hideMark/>
          </w:tcPr>
          <w:p w14:paraId="7A16F383" w14:textId="77777777" w:rsidR="002A5C4C" w:rsidRPr="00B4036C" w:rsidRDefault="002A5C4C" w:rsidP="00AB4D68">
            <w:pPr>
              <w:spacing w:after="0" w:line="240" w:lineRule="auto"/>
              <w:jc w:val="center"/>
              <w:rPr>
                <w:rFonts w:ascii="Aptos Narrow" w:hAnsi="Aptos Narrow"/>
                <w:color w:val="000000"/>
                <w:lang w:val="en-IN" w:eastAsia="en-IN" w:bidi="ar-SA"/>
              </w:rPr>
            </w:pPr>
            <w:r w:rsidRPr="00B4036C">
              <w:rPr>
                <w:rFonts w:ascii="Aptos Narrow" w:hAnsi="Aptos Narrow"/>
                <w:color w:val="000000"/>
                <w:lang w:val="en-IN" w:eastAsia="en-IN" w:bidi="ar-SA"/>
              </w:rPr>
              <w:t>C</w:t>
            </w:r>
          </w:p>
        </w:tc>
        <w:tc>
          <w:tcPr>
            <w:tcW w:w="1146" w:type="dxa"/>
            <w:vAlign w:val="center"/>
            <w:hideMark/>
          </w:tcPr>
          <w:p w14:paraId="5D88D2D6" w14:textId="77777777" w:rsidR="002A5C4C" w:rsidRPr="00691AA7" w:rsidRDefault="002A5C4C" w:rsidP="00AB4D68">
            <w:pPr>
              <w:spacing w:after="0" w:line="240" w:lineRule="auto"/>
              <w:rPr>
                <w:rFonts w:ascii="Arial" w:hAnsi="Arial" w:cs="Arial"/>
                <w:color w:val="000000"/>
                <w:lang w:val="en-IN" w:eastAsia="en-IN" w:bidi="ar-SA"/>
              </w:rPr>
            </w:pPr>
            <w:r w:rsidRPr="00691AA7">
              <w:rPr>
                <w:rFonts w:ascii="Arial" w:hAnsi="Arial" w:cs="Arial"/>
                <w:color w:val="000000"/>
                <w:lang w:val="en-IN" w:eastAsia="en-IN" w:bidi="ar-SA"/>
              </w:rPr>
              <w:t>Normal</w:t>
            </w:r>
          </w:p>
        </w:tc>
        <w:tc>
          <w:tcPr>
            <w:tcW w:w="5632" w:type="dxa"/>
            <w:vAlign w:val="center"/>
            <w:hideMark/>
          </w:tcPr>
          <w:p w14:paraId="650D4B75" w14:textId="77777777" w:rsidR="002A5C4C" w:rsidRPr="000D0AC7" w:rsidRDefault="002A5C4C" w:rsidP="00AB4D68">
            <w:pPr>
              <w:spacing w:after="0" w:line="240" w:lineRule="auto"/>
              <w:rPr>
                <w:rFonts w:ascii="Arial" w:hAnsi="Arial" w:cs="Arial"/>
                <w:color w:val="000000"/>
                <w:lang w:val="en-IN" w:eastAsia="en-IN" w:bidi="ar-SA"/>
              </w:rPr>
            </w:pPr>
            <w:r w:rsidRPr="000D0AC7">
              <w:rPr>
                <w:rFonts w:ascii="Arial" w:hAnsi="Arial" w:cs="Arial"/>
              </w:rPr>
              <w:t>Resources provide essential support in designing, constructing, and implementing the project</w:t>
            </w:r>
          </w:p>
        </w:tc>
      </w:tr>
    </w:tbl>
    <w:p w14:paraId="1087665D" w14:textId="77777777" w:rsidR="002A5C4C" w:rsidRPr="002A5C4C" w:rsidRDefault="002A5C4C" w:rsidP="00691AA7"/>
    <w:p w14:paraId="6618E2F8" w14:textId="39AB8B92" w:rsidR="00B77F91" w:rsidRPr="005668A3" w:rsidRDefault="00B77F91" w:rsidP="00691AA7">
      <w:pPr>
        <w:pStyle w:val="ListParagraph"/>
        <w:numPr>
          <w:ilvl w:val="0"/>
          <w:numId w:val="46"/>
        </w:numPr>
        <w:spacing w:after="0"/>
        <w:jc w:val="both"/>
        <w:rPr>
          <w:rFonts w:ascii="Arial" w:hAnsi="Arial" w:cs="Arial"/>
        </w:rPr>
      </w:pPr>
      <w:r w:rsidRPr="005668A3">
        <w:rPr>
          <w:rFonts w:ascii="Arial" w:hAnsi="Arial" w:cs="Arial"/>
        </w:rPr>
        <w:t>The Selected Bidder shall provide the required CVs</w:t>
      </w:r>
      <w:r w:rsidR="004D2C83" w:rsidRPr="005668A3">
        <w:rPr>
          <w:rFonts w:ascii="Arial" w:hAnsi="Arial" w:cs="Arial"/>
        </w:rPr>
        <w:t xml:space="preserve"> as per the </w:t>
      </w:r>
      <w:r w:rsidR="002224AC" w:rsidRPr="005668A3">
        <w:rPr>
          <w:rFonts w:ascii="Arial" w:hAnsi="Arial" w:cs="Arial"/>
        </w:rPr>
        <w:t>below table</w:t>
      </w:r>
      <w:r w:rsidRPr="005668A3">
        <w:rPr>
          <w:rFonts w:ascii="Arial" w:hAnsi="Arial" w:cs="Arial"/>
        </w:rPr>
        <w:t>.</w:t>
      </w:r>
    </w:p>
    <w:p w14:paraId="0D0C2815" w14:textId="77777777" w:rsidR="002A5C4C" w:rsidRDefault="002A5C4C" w:rsidP="00691AA7">
      <w:pPr>
        <w:pStyle w:val="ListParagraph"/>
        <w:spacing w:after="0"/>
        <w:ind w:left="1060"/>
        <w:jc w:val="both"/>
        <w:rPr>
          <w:rFonts w:ascii="Arial" w:hAnsi="Arial" w:cs="Arial"/>
        </w:rPr>
      </w:pPr>
    </w:p>
    <w:tbl>
      <w:tblPr>
        <w:tblW w:w="4215" w:type="pct"/>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2006"/>
        <w:gridCol w:w="1889"/>
        <w:gridCol w:w="2119"/>
      </w:tblGrid>
      <w:tr w:rsidR="002224AC" w:rsidRPr="0075259A" w14:paraId="5F403FE8" w14:textId="77777777" w:rsidTr="00691AA7">
        <w:trPr>
          <w:trHeight w:val="525"/>
        </w:trPr>
        <w:tc>
          <w:tcPr>
            <w:tcW w:w="1043" w:type="pct"/>
            <w:shd w:val="clear" w:color="auto" w:fill="D9D9D9" w:themeFill="background1" w:themeFillShade="D9"/>
            <w:vAlign w:val="center"/>
            <w:hideMark/>
          </w:tcPr>
          <w:p w14:paraId="78A0A952" w14:textId="76561EFE" w:rsidR="002224AC" w:rsidRPr="0075259A" w:rsidRDefault="002224AC" w:rsidP="00AB4D68">
            <w:pPr>
              <w:spacing w:after="0" w:line="240" w:lineRule="auto"/>
              <w:jc w:val="center"/>
              <w:rPr>
                <w:rFonts w:ascii="Arial" w:hAnsi="Arial" w:cs="Arial"/>
                <w:b/>
                <w:color w:val="000000"/>
                <w:sz w:val="20"/>
                <w:szCs w:val="20"/>
                <w:lang w:val="en-IN" w:eastAsia="en-IN" w:bidi="ar-SA"/>
              </w:rPr>
            </w:pPr>
            <w:r>
              <w:rPr>
                <w:rFonts w:ascii="Arial" w:hAnsi="Arial" w:cs="Arial"/>
                <w:b/>
                <w:color w:val="000000"/>
                <w:sz w:val="20"/>
                <w:szCs w:val="20"/>
                <w:lang w:val="en-IN" w:eastAsia="en-IN" w:bidi="ar-SA"/>
              </w:rPr>
              <w:t xml:space="preserve">Resource </w:t>
            </w:r>
            <w:r w:rsidRPr="0075259A">
              <w:rPr>
                <w:rFonts w:ascii="Arial" w:hAnsi="Arial" w:cs="Arial"/>
                <w:b/>
                <w:color w:val="000000"/>
                <w:sz w:val="20"/>
                <w:szCs w:val="20"/>
                <w:lang w:val="en-IN" w:eastAsia="en-IN" w:bidi="ar-SA"/>
              </w:rPr>
              <w:t>Parameter</w:t>
            </w:r>
          </w:p>
        </w:tc>
        <w:tc>
          <w:tcPr>
            <w:tcW w:w="1320" w:type="pct"/>
            <w:shd w:val="clear" w:color="auto" w:fill="D9D9D9" w:themeFill="background1" w:themeFillShade="D9"/>
            <w:vAlign w:val="center"/>
            <w:hideMark/>
          </w:tcPr>
          <w:p w14:paraId="468CB85B" w14:textId="77777777" w:rsidR="002224AC" w:rsidRPr="0075259A" w:rsidRDefault="002224AC" w:rsidP="00AB4D68">
            <w:pPr>
              <w:spacing w:after="0" w:line="240" w:lineRule="auto"/>
              <w:jc w:val="center"/>
              <w:rPr>
                <w:rFonts w:ascii="Arial" w:hAnsi="Arial" w:cs="Arial"/>
                <w:b/>
                <w:color w:val="000000"/>
                <w:sz w:val="20"/>
                <w:szCs w:val="20"/>
                <w:lang w:val="en-IN" w:eastAsia="en-IN" w:bidi="ar-SA"/>
              </w:rPr>
            </w:pPr>
            <w:r w:rsidRPr="0075259A">
              <w:rPr>
                <w:rFonts w:ascii="Arial" w:hAnsi="Arial" w:cs="Arial"/>
                <w:b/>
                <w:color w:val="000000"/>
                <w:sz w:val="20"/>
                <w:szCs w:val="20"/>
                <w:lang w:val="en-IN" w:eastAsia="en-IN" w:bidi="ar-SA"/>
              </w:rPr>
              <w:t>Group A</w:t>
            </w:r>
          </w:p>
        </w:tc>
        <w:tc>
          <w:tcPr>
            <w:tcW w:w="1243" w:type="pct"/>
            <w:shd w:val="clear" w:color="auto" w:fill="D9D9D9" w:themeFill="background1" w:themeFillShade="D9"/>
            <w:vAlign w:val="center"/>
            <w:hideMark/>
          </w:tcPr>
          <w:p w14:paraId="1F8967C8" w14:textId="77777777" w:rsidR="002224AC" w:rsidRPr="0075259A" w:rsidRDefault="002224AC" w:rsidP="00AB4D68">
            <w:pPr>
              <w:spacing w:after="0" w:line="240" w:lineRule="auto"/>
              <w:jc w:val="center"/>
              <w:rPr>
                <w:rFonts w:ascii="Arial" w:hAnsi="Arial" w:cs="Arial"/>
                <w:b/>
                <w:color w:val="000000"/>
                <w:sz w:val="20"/>
                <w:szCs w:val="20"/>
                <w:lang w:val="en-IN" w:eastAsia="en-IN" w:bidi="ar-SA"/>
              </w:rPr>
            </w:pPr>
            <w:r w:rsidRPr="0075259A">
              <w:rPr>
                <w:rFonts w:ascii="Arial" w:hAnsi="Arial" w:cs="Arial"/>
                <w:b/>
                <w:color w:val="000000"/>
                <w:sz w:val="20"/>
                <w:szCs w:val="20"/>
                <w:lang w:val="en-IN" w:eastAsia="en-IN" w:bidi="ar-SA"/>
              </w:rPr>
              <w:t>Group B</w:t>
            </w:r>
          </w:p>
        </w:tc>
        <w:tc>
          <w:tcPr>
            <w:tcW w:w="1394" w:type="pct"/>
            <w:shd w:val="clear" w:color="auto" w:fill="D9D9D9" w:themeFill="background1" w:themeFillShade="D9"/>
            <w:vAlign w:val="center"/>
            <w:hideMark/>
          </w:tcPr>
          <w:p w14:paraId="755F2CA2" w14:textId="77777777" w:rsidR="002224AC" w:rsidRPr="0075259A" w:rsidRDefault="002224AC" w:rsidP="00AB4D68">
            <w:pPr>
              <w:spacing w:after="0" w:line="240" w:lineRule="auto"/>
              <w:jc w:val="center"/>
              <w:rPr>
                <w:rFonts w:ascii="Arial" w:hAnsi="Arial" w:cs="Arial"/>
                <w:b/>
                <w:color w:val="000000"/>
                <w:sz w:val="20"/>
                <w:szCs w:val="20"/>
                <w:lang w:val="en-IN" w:eastAsia="en-IN" w:bidi="ar-SA"/>
              </w:rPr>
            </w:pPr>
            <w:r w:rsidRPr="0075259A">
              <w:rPr>
                <w:rFonts w:ascii="Arial" w:hAnsi="Arial" w:cs="Arial"/>
                <w:b/>
                <w:color w:val="000000"/>
                <w:sz w:val="20"/>
                <w:szCs w:val="20"/>
                <w:lang w:val="en-IN" w:eastAsia="en-IN" w:bidi="ar-SA"/>
              </w:rPr>
              <w:t>Group C</w:t>
            </w:r>
          </w:p>
        </w:tc>
      </w:tr>
      <w:tr w:rsidR="002224AC" w:rsidRPr="0075259A" w14:paraId="04762E45" w14:textId="77777777" w:rsidTr="00691AA7">
        <w:trPr>
          <w:trHeight w:val="525"/>
        </w:trPr>
        <w:tc>
          <w:tcPr>
            <w:tcW w:w="1043" w:type="pct"/>
            <w:vAlign w:val="center"/>
          </w:tcPr>
          <w:p w14:paraId="3EE08744" w14:textId="77777777" w:rsidR="002224AC" w:rsidRPr="0075259A" w:rsidRDefault="002224AC" w:rsidP="00AB4D68">
            <w:pPr>
              <w:spacing w:after="0" w:line="240" w:lineRule="auto"/>
              <w:rPr>
                <w:rFonts w:ascii="Arial" w:hAnsi="Arial" w:cs="Arial"/>
                <w:b/>
                <w:color w:val="000000"/>
                <w:sz w:val="20"/>
                <w:szCs w:val="20"/>
                <w:lang w:val="en-IN" w:eastAsia="en-IN" w:bidi="ar-SA"/>
              </w:rPr>
            </w:pPr>
            <w:r w:rsidRPr="00766788">
              <w:rPr>
                <w:rFonts w:ascii="Arial" w:hAnsi="Arial" w:cs="Arial"/>
                <w:b/>
                <w:color w:val="000000"/>
                <w:lang w:val="en-IN" w:eastAsia="en-IN" w:bidi="ar-SA"/>
              </w:rPr>
              <w:t>Resource Count</w:t>
            </w:r>
          </w:p>
        </w:tc>
        <w:tc>
          <w:tcPr>
            <w:tcW w:w="1320" w:type="pct"/>
            <w:vAlign w:val="center"/>
          </w:tcPr>
          <w:p w14:paraId="46B20954" w14:textId="77777777" w:rsidR="002224AC" w:rsidRPr="00766788" w:rsidRDefault="002224AC" w:rsidP="00AB4D68">
            <w:pPr>
              <w:spacing w:after="0" w:line="240" w:lineRule="auto"/>
              <w:jc w:val="center"/>
              <w:rPr>
                <w:rFonts w:ascii="Arial" w:hAnsi="Arial" w:cs="Arial"/>
                <w:color w:val="000000"/>
                <w:sz w:val="20"/>
                <w:szCs w:val="20"/>
                <w:lang w:val="en-IN" w:eastAsia="en-IN" w:bidi="ar-SA"/>
              </w:rPr>
            </w:pPr>
            <w:r w:rsidRPr="00766788">
              <w:rPr>
                <w:rFonts w:ascii="Arial" w:hAnsi="Arial" w:cs="Arial"/>
                <w:color w:val="000000"/>
                <w:sz w:val="20"/>
                <w:szCs w:val="20"/>
                <w:lang w:val="en-IN" w:eastAsia="en-IN" w:bidi="ar-SA"/>
              </w:rPr>
              <w:t>10</w:t>
            </w:r>
          </w:p>
        </w:tc>
        <w:tc>
          <w:tcPr>
            <w:tcW w:w="1243" w:type="pct"/>
            <w:vAlign w:val="center"/>
          </w:tcPr>
          <w:p w14:paraId="371CBC40" w14:textId="77777777" w:rsidR="002224AC" w:rsidRPr="00766788" w:rsidRDefault="002224AC" w:rsidP="00AB4D68">
            <w:pPr>
              <w:spacing w:after="0" w:line="240" w:lineRule="auto"/>
              <w:jc w:val="center"/>
              <w:rPr>
                <w:rFonts w:ascii="Arial" w:hAnsi="Arial" w:cs="Arial"/>
                <w:color w:val="000000"/>
                <w:sz w:val="20"/>
                <w:szCs w:val="20"/>
                <w:lang w:val="en-IN" w:eastAsia="en-IN" w:bidi="ar-SA"/>
              </w:rPr>
            </w:pPr>
            <w:r w:rsidRPr="00766788">
              <w:rPr>
                <w:rFonts w:ascii="Arial" w:hAnsi="Arial" w:cs="Arial"/>
                <w:color w:val="000000"/>
                <w:sz w:val="20"/>
                <w:szCs w:val="20"/>
                <w:lang w:val="en-IN" w:eastAsia="en-IN" w:bidi="ar-SA"/>
              </w:rPr>
              <w:t>7</w:t>
            </w:r>
          </w:p>
        </w:tc>
        <w:tc>
          <w:tcPr>
            <w:tcW w:w="1394" w:type="pct"/>
            <w:vAlign w:val="center"/>
          </w:tcPr>
          <w:p w14:paraId="646EA9D5" w14:textId="77777777" w:rsidR="002224AC" w:rsidRPr="00766788" w:rsidRDefault="002224AC" w:rsidP="00AB4D68">
            <w:pPr>
              <w:spacing w:after="0" w:line="240" w:lineRule="auto"/>
              <w:jc w:val="center"/>
              <w:rPr>
                <w:rFonts w:ascii="Arial" w:hAnsi="Arial" w:cs="Arial"/>
                <w:color w:val="000000"/>
                <w:sz w:val="20"/>
                <w:szCs w:val="20"/>
                <w:lang w:val="en-IN" w:eastAsia="en-IN" w:bidi="ar-SA"/>
              </w:rPr>
            </w:pPr>
            <w:r w:rsidRPr="00766788">
              <w:rPr>
                <w:rFonts w:ascii="Arial" w:hAnsi="Arial" w:cs="Arial"/>
                <w:color w:val="000000"/>
                <w:sz w:val="20"/>
                <w:szCs w:val="20"/>
                <w:lang w:val="en-IN" w:eastAsia="en-IN" w:bidi="ar-SA"/>
              </w:rPr>
              <w:t>22</w:t>
            </w:r>
          </w:p>
        </w:tc>
      </w:tr>
      <w:tr w:rsidR="002224AC" w:rsidRPr="0075259A" w14:paraId="756A0789" w14:textId="77777777" w:rsidTr="00691AA7">
        <w:trPr>
          <w:trHeight w:val="1658"/>
        </w:trPr>
        <w:tc>
          <w:tcPr>
            <w:tcW w:w="1043" w:type="pct"/>
            <w:vAlign w:val="center"/>
            <w:hideMark/>
          </w:tcPr>
          <w:p w14:paraId="44D9B108" w14:textId="77777777" w:rsidR="002224AC" w:rsidRPr="0075259A" w:rsidRDefault="002224AC" w:rsidP="00AB4D68">
            <w:pPr>
              <w:spacing w:after="0" w:line="240" w:lineRule="auto"/>
              <w:rPr>
                <w:rFonts w:ascii="Arial" w:hAnsi="Arial" w:cs="Arial"/>
                <w:b/>
                <w:color w:val="000000"/>
                <w:lang w:val="en-IN" w:eastAsia="en-IN" w:bidi="ar-SA"/>
              </w:rPr>
            </w:pPr>
            <w:r w:rsidRPr="0075259A">
              <w:rPr>
                <w:rFonts w:ascii="Arial" w:hAnsi="Arial" w:cs="Arial"/>
                <w:b/>
                <w:color w:val="000000"/>
                <w:lang w:val="en-IN" w:eastAsia="en-IN" w:bidi="ar-SA"/>
              </w:rPr>
              <w:t>Submission of CVs (Initial)</w:t>
            </w:r>
          </w:p>
        </w:tc>
        <w:tc>
          <w:tcPr>
            <w:tcW w:w="1320" w:type="pct"/>
            <w:vAlign w:val="center"/>
            <w:hideMark/>
          </w:tcPr>
          <w:p w14:paraId="6E6960F0"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First batch of CVs within 5 calendar days from contract signing. Minimum 5 CVs per position per batch.</w:t>
            </w:r>
          </w:p>
        </w:tc>
        <w:tc>
          <w:tcPr>
            <w:tcW w:w="1243" w:type="pct"/>
            <w:vAlign w:val="center"/>
            <w:hideMark/>
          </w:tcPr>
          <w:p w14:paraId="5BB8B9A4"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First batch of CVs within 5 calendar days from contract signing. Minimum 3 CVs per position per batch.</w:t>
            </w:r>
          </w:p>
        </w:tc>
        <w:tc>
          <w:tcPr>
            <w:tcW w:w="1394" w:type="pct"/>
            <w:vAlign w:val="center"/>
            <w:hideMark/>
          </w:tcPr>
          <w:p w14:paraId="58B6BC7E"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First batch of CVs within 10 calendar days from contract signing. Minimum 5 CVs per position per batch.</w:t>
            </w:r>
          </w:p>
        </w:tc>
      </w:tr>
      <w:tr w:rsidR="002224AC" w:rsidRPr="0075259A" w14:paraId="20FEC48B" w14:textId="77777777" w:rsidTr="00691AA7">
        <w:trPr>
          <w:trHeight w:val="1178"/>
        </w:trPr>
        <w:tc>
          <w:tcPr>
            <w:tcW w:w="1043" w:type="pct"/>
            <w:vAlign w:val="center"/>
            <w:hideMark/>
          </w:tcPr>
          <w:p w14:paraId="7FB003D5" w14:textId="77777777" w:rsidR="002224AC" w:rsidRPr="0075259A" w:rsidRDefault="002224AC" w:rsidP="00AB4D68">
            <w:pPr>
              <w:spacing w:after="0" w:line="240" w:lineRule="auto"/>
              <w:rPr>
                <w:rFonts w:ascii="Arial" w:hAnsi="Arial" w:cs="Arial"/>
                <w:b/>
                <w:color w:val="000000"/>
                <w:lang w:val="en-IN" w:eastAsia="en-IN" w:bidi="ar-SA"/>
              </w:rPr>
            </w:pPr>
            <w:r w:rsidRPr="0075259A">
              <w:rPr>
                <w:rFonts w:ascii="Arial" w:hAnsi="Arial" w:cs="Arial"/>
                <w:b/>
                <w:color w:val="000000"/>
                <w:lang w:val="en-IN" w:eastAsia="en-IN" w:bidi="ar-SA"/>
              </w:rPr>
              <w:t>Replacement CVs</w:t>
            </w:r>
          </w:p>
        </w:tc>
        <w:tc>
          <w:tcPr>
            <w:tcW w:w="1320" w:type="pct"/>
            <w:vAlign w:val="center"/>
            <w:hideMark/>
          </w:tcPr>
          <w:p w14:paraId="1E900654"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Minimum 5 CVs within 10 working days of notification.</w:t>
            </w:r>
          </w:p>
        </w:tc>
        <w:tc>
          <w:tcPr>
            <w:tcW w:w="1243" w:type="pct"/>
            <w:vAlign w:val="center"/>
            <w:hideMark/>
          </w:tcPr>
          <w:p w14:paraId="164F996A"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Minimum 3 CVs within 15 working days of notification.</w:t>
            </w:r>
          </w:p>
        </w:tc>
        <w:tc>
          <w:tcPr>
            <w:tcW w:w="1394" w:type="pct"/>
            <w:vAlign w:val="center"/>
            <w:hideMark/>
          </w:tcPr>
          <w:p w14:paraId="06BD2345"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Minimum 5 CVs within 7 working days of notification.</w:t>
            </w:r>
          </w:p>
        </w:tc>
      </w:tr>
      <w:tr w:rsidR="002224AC" w:rsidRPr="0075259A" w14:paraId="26CBAAF3" w14:textId="77777777" w:rsidTr="00691AA7">
        <w:trPr>
          <w:trHeight w:val="1061"/>
        </w:trPr>
        <w:tc>
          <w:tcPr>
            <w:tcW w:w="1043" w:type="pct"/>
            <w:vAlign w:val="center"/>
            <w:hideMark/>
          </w:tcPr>
          <w:p w14:paraId="68C6BDFE" w14:textId="05162F9E" w:rsidR="002224AC" w:rsidRPr="0075259A" w:rsidRDefault="00391CDA" w:rsidP="00AB4D68">
            <w:pPr>
              <w:spacing w:after="0" w:line="240" w:lineRule="auto"/>
              <w:rPr>
                <w:rFonts w:ascii="Arial" w:hAnsi="Arial" w:cs="Arial"/>
                <w:b/>
                <w:color w:val="000000"/>
                <w:lang w:val="en-IN" w:eastAsia="en-IN" w:bidi="ar-SA"/>
              </w:rPr>
            </w:pPr>
            <w:r w:rsidRPr="0075259A">
              <w:rPr>
                <w:rFonts w:ascii="Arial" w:hAnsi="Arial" w:cs="Arial"/>
                <w:b/>
                <w:color w:val="000000"/>
                <w:lang w:val="en-IN" w:eastAsia="en-IN" w:bidi="ar-SA"/>
              </w:rPr>
              <w:t>On boarding</w:t>
            </w:r>
            <w:r w:rsidR="002224AC" w:rsidRPr="0075259A">
              <w:rPr>
                <w:rFonts w:ascii="Arial" w:hAnsi="Arial" w:cs="Arial"/>
                <w:b/>
                <w:color w:val="000000"/>
                <w:lang w:val="en-IN" w:eastAsia="en-IN" w:bidi="ar-SA"/>
              </w:rPr>
              <w:t xml:space="preserve"> Timeline</w:t>
            </w:r>
          </w:p>
        </w:tc>
        <w:tc>
          <w:tcPr>
            <w:tcW w:w="1320" w:type="pct"/>
            <w:vAlign w:val="center"/>
            <w:hideMark/>
          </w:tcPr>
          <w:p w14:paraId="2B73ADA3"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Within 30 calendar days from date of Department Order.</w:t>
            </w:r>
          </w:p>
        </w:tc>
        <w:tc>
          <w:tcPr>
            <w:tcW w:w="1243" w:type="pct"/>
            <w:vAlign w:val="center"/>
            <w:hideMark/>
          </w:tcPr>
          <w:p w14:paraId="0FD9236E"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Within 30 calendar days from date of selection.</w:t>
            </w:r>
          </w:p>
        </w:tc>
        <w:tc>
          <w:tcPr>
            <w:tcW w:w="1394" w:type="pct"/>
            <w:vAlign w:val="center"/>
            <w:hideMark/>
          </w:tcPr>
          <w:p w14:paraId="1830E4F1" w14:textId="77777777" w:rsidR="002224AC" w:rsidRPr="0075259A" w:rsidRDefault="002224AC" w:rsidP="00AB4D68">
            <w:pPr>
              <w:spacing w:after="0" w:line="240" w:lineRule="auto"/>
              <w:rPr>
                <w:rFonts w:ascii="Arial" w:hAnsi="Arial" w:cs="Arial"/>
                <w:color w:val="000000"/>
                <w:lang w:val="en-IN" w:eastAsia="en-IN" w:bidi="ar-SA"/>
              </w:rPr>
            </w:pPr>
            <w:r w:rsidRPr="0075259A">
              <w:rPr>
                <w:rFonts w:ascii="Arial" w:hAnsi="Arial" w:cs="Arial"/>
                <w:color w:val="000000"/>
                <w:lang w:val="en-IN" w:eastAsia="en-IN" w:bidi="ar-SA"/>
              </w:rPr>
              <w:t>Within 30 calendar days from date of selection.</w:t>
            </w:r>
          </w:p>
        </w:tc>
      </w:tr>
    </w:tbl>
    <w:p w14:paraId="347F0AC6" w14:textId="56835715" w:rsidR="002224AC" w:rsidRPr="00691AA7" w:rsidRDefault="002224AC" w:rsidP="00691AA7">
      <w:pPr>
        <w:pStyle w:val="ListParagraph"/>
        <w:spacing w:after="0"/>
        <w:ind w:left="1060"/>
        <w:jc w:val="both"/>
        <w:rPr>
          <w:rFonts w:ascii="Arial" w:hAnsi="Arial" w:cs="Arial"/>
          <w:color w:val="FF0000"/>
        </w:rPr>
      </w:pPr>
    </w:p>
    <w:p w14:paraId="58A4256F" w14:textId="07396300" w:rsidR="000D0AC7" w:rsidRDefault="000D0AC7" w:rsidP="00691AA7">
      <w:pPr>
        <w:pStyle w:val="Heading2"/>
        <w:spacing w:before="0" w:after="0"/>
      </w:pPr>
      <w:bookmarkStart w:id="111" w:name="_Toc209184308"/>
      <w:r w:rsidRPr="00691AA7">
        <w:t xml:space="preserve">General Terms </w:t>
      </w:r>
      <w:r>
        <w:t>for selection process and placement</w:t>
      </w:r>
      <w:bookmarkEnd w:id="111"/>
    </w:p>
    <w:p w14:paraId="3F97B81D" w14:textId="77777777" w:rsidR="005668A3" w:rsidRPr="00691AA7" w:rsidRDefault="005668A3" w:rsidP="00691AA7">
      <w:pPr>
        <w:spacing w:after="0"/>
        <w:rPr>
          <w:lang w:bidi="ar-SA"/>
        </w:rPr>
      </w:pPr>
    </w:p>
    <w:p w14:paraId="3AEAE456" w14:textId="63AF9CCA" w:rsidR="00691F0D" w:rsidRPr="00691AA7" w:rsidRDefault="00691F0D" w:rsidP="00691AA7">
      <w:pPr>
        <w:pStyle w:val="ListParagraph"/>
        <w:numPr>
          <w:ilvl w:val="0"/>
          <w:numId w:val="333"/>
        </w:numPr>
        <w:spacing w:after="0"/>
        <w:jc w:val="both"/>
        <w:rPr>
          <w:rFonts w:ascii="Arial" w:hAnsi="Arial" w:cs="Arial"/>
        </w:rPr>
      </w:pPr>
      <w:r w:rsidRPr="00691AA7">
        <w:rPr>
          <w:rFonts w:ascii="Arial" w:hAnsi="Arial" w:cs="Arial"/>
        </w:rPr>
        <w:t>DS&amp;R will evaluate the proposed resource through an interview and will accept the candidate only if found suitable.</w:t>
      </w:r>
      <w:r w:rsidR="005066B7">
        <w:rPr>
          <w:rFonts w:ascii="Arial" w:hAnsi="Arial" w:cs="Arial"/>
        </w:rPr>
        <w:t xml:space="preserve"> An Expert Committee constituted by the DS&amp;R will evaluate and recommend every candidate in this context on which then the Department will take a final call.</w:t>
      </w:r>
    </w:p>
    <w:p w14:paraId="1494ED6C" w14:textId="3E73E801" w:rsidR="00B77F91" w:rsidRPr="00060513" w:rsidRDefault="00B77F91" w:rsidP="00691AA7">
      <w:pPr>
        <w:pStyle w:val="ListParagraph"/>
        <w:numPr>
          <w:ilvl w:val="0"/>
          <w:numId w:val="333"/>
        </w:numPr>
        <w:spacing w:after="0"/>
        <w:jc w:val="both"/>
        <w:rPr>
          <w:rFonts w:ascii="Arial" w:hAnsi="Arial" w:cs="Arial"/>
        </w:rPr>
      </w:pPr>
      <w:r w:rsidRPr="00060513">
        <w:rPr>
          <w:rFonts w:ascii="Arial" w:hAnsi="Arial" w:cs="Arial"/>
        </w:rPr>
        <w:t>In-person interviews shall be conducted at the IGR office.</w:t>
      </w:r>
    </w:p>
    <w:p w14:paraId="30650C0C" w14:textId="77070678" w:rsidR="00B77F91" w:rsidRPr="00060513" w:rsidRDefault="00B77F91" w:rsidP="00691AA7">
      <w:pPr>
        <w:pStyle w:val="ListParagraph"/>
        <w:numPr>
          <w:ilvl w:val="0"/>
          <w:numId w:val="333"/>
        </w:numPr>
        <w:spacing w:after="0"/>
        <w:jc w:val="both"/>
        <w:rPr>
          <w:rFonts w:ascii="Arial" w:hAnsi="Arial" w:cs="Arial"/>
        </w:rPr>
      </w:pPr>
      <w:r w:rsidRPr="00060513">
        <w:rPr>
          <w:rFonts w:ascii="Arial" w:hAnsi="Arial" w:cs="Arial"/>
        </w:rPr>
        <w:t>DS&amp;R will communicate the final selected profiles to the Agency.</w:t>
      </w:r>
    </w:p>
    <w:p w14:paraId="48DD2ACD" w14:textId="39CFAA22" w:rsidR="00691F0D" w:rsidRPr="00691AA7" w:rsidRDefault="00691F0D" w:rsidP="00691AA7">
      <w:pPr>
        <w:pStyle w:val="ListParagraph"/>
        <w:numPr>
          <w:ilvl w:val="0"/>
          <w:numId w:val="333"/>
        </w:numPr>
        <w:spacing w:after="0"/>
        <w:jc w:val="both"/>
        <w:rPr>
          <w:rFonts w:ascii="Arial" w:hAnsi="Arial" w:cs="Arial"/>
        </w:rPr>
      </w:pPr>
      <w:r w:rsidRPr="00691AA7">
        <w:rPr>
          <w:rFonts w:ascii="Arial" w:hAnsi="Arial" w:cs="Arial"/>
        </w:rPr>
        <w:lastRenderedPageBreak/>
        <w:t>Each resource requested by the Department of Stamps and Registration (DS&amp;R) must be deployed within 30 days from the date of the indent issued by DS&amp;R, which will detail the required qualifications, skills, and experience.</w:t>
      </w:r>
    </w:p>
    <w:p w14:paraId="7D5D0DE9" w14:textId="77777777" w:rsidR="00003D0C" w:rsidRPr="00691AA7" w:rsidRDefault="00003D0C" w:rsidP="00691AA7">
      <w:pPr>
        <w:pStyle w:val="ListParagraph"/>
        <w:numPr>
          <w:ilvl w:val="0"/>
          <w:numId w:val="333"/>
        </w:numPr>
        <w:spacing w:after="0"/>
        <w:jc w:val="both"/>
        <w:rPr>
          <w:rFonts w:ascii="Arial" w:hAnsi="Arial" w:cs="Arial"/>
        </w:rPr>
      </w:pPr>
      <w:r w:rsidRPr="00691AA7">
        <w:rPr>
          <w:rFonts w:ascii="Arial" w:hAnsi="Arial" w:cs="Arial"/>
        </w:rPr>
        <w:t>At the time of deployment, the resource must be on the payroll of the agency.</w:t>
      </w:r>
    </w:p>
    <w:p w14:paraId="31B73F32" w14:textId="77777777" w:rsidR="006E59F8" w:rsidRPr="00691AA7" w:rsidRDefault="00691F0D" w:rsidP="00691AA7">
      <w:pPr>
        <w:pStyle w:val="ListParagraph"/>
        <w:numPr>
          <w:ilvl w:val="0"/>
          <w:numId w:val="333"/>
        </w:numPr>
        <w:spacing w:after="0"/>
        <w:jc w:val="both"/>
        <w:rPr>
          <w:rFonts w:ascii="Arial" w:hAnsi="Arial" w:cs="Arial"/>
        </w:rPr>
      </w:pPr>
      <w:r w:rsidRPr="00691AA7">
        <w:rPr>
          <w:rFonts w:ascii="Arial" w:hAnsi="Arial" w:cs="Arial"/>
        </w:rPr>
        <w:t>DS&amp;R reserves the right to relieve any resource (beyond the minimum committed manpower) during the contract period with 30 days’ advance notice and without incurring any penalty.</w:t>
      </w:r>
    </w:p>
    <w:p w14:paraId="56BA117F" w14:textId="316B300B" w:rsidR="006E59F8" w:rsidRPr="00691AA7" w:rsidRDefault="006E59F8" w:rsidP="00691AA7">
      <w:pPr>
        <w:pStyle w:val="ListParagraph"/>
        <w:numPr>
          <w:ilvl w:val="0"/>
          <w:numId w:val="333"/>
        </w:numPr>
        <w:spacing w:after="0"/>
        <w:jc w:val="both"/>
        <w:rPr>
          <w:rFonts w:ascii="Arial" w:hAnsi="Arial" w:cs="Arial"/>
        </w:rPr>
      </w:pPr>
      <w:r w:rsidRPr="00691AA7">
        <w:rPr>
          <w:rFonts w:ascii="Arial" w:hAnsi="Arial" w:cs="Arial"/>
        </w:rPr>
        <w:t xml:space="preserve">It is a responsibility of the Successful Bidder that each Manpower who has been placed in the DS&amp;R has to mandatorily get into NDA Agreement as per annexure 7 </w:t>
      </w:r>
      <w:r w:rsidR="001E42D4" w:rsidRPr="00691AA7">
        <w:rPr>
          <w:rFonts w:ascii="Arial" w:hAnsi="Arial" w:cs="Arial"/>
        </w:rPr>
        <w:t>and</w:t>
      </w:r>
      <w:r w:rsidRPr="00691AA7">
        <w:rPr>
          <w:rFonts w:ascii="Arial" w:hAnsi="Arial" w:cs="Arial"/>
        </w:rPr>
        <w:t xml:space="preserve"> to furnish “Undertaking on Non-Approachability by the deployed Manpower for Employment with DS&amp;R</w:t>
      </w:r>
      <w:r>
        <w:rPr>
          <w:rFonts w:ascii="Arial" w:hAnsi="Arial" w:cs="Arial"/>
        </w:rPr>
        <w:t xml:space="preserve"> as per annexure 11</w:t>
      </w:r>
      <w:r w:rsidRPr="00691AA7">
        <w:rPr>
          <w:rFonts w:ascii="Arial" w:hAnsi="Arial" w:cs="Arial"/>
        </w:rPr>
        <w:t>.</w:t>
      </w:r>
    </w:p>
    <w:p w14:paraId="548E3236" w14:textId="3B3E2408" w:rsidR="006E59F8" w:rsidRPr="00003D0C" w:rsidRDefault="006E59F8" w:rsidP="00691AA7">
      <w:pPr>
        <w:pStyle w:val="ListParagraph"/>
        <w:spacing w:after="0"/>
        <w:ind w:left="1080"/>
        <w:jc w:val="both"/>
        <w:rPr>
          <w:rFonts w:ascii="Arial" w:hAnsi="Arial" w:cs="Arial"/>
          <w:lang w:val="en-IN" w:eastAsia="en-IN" w:bidi="ar-SA"/>
        </w:rPr>
      </w:pPr>
    </w:p>
    <w:p w14:paraId="55C6A4D8" w14:textId="2D6D12B0" w:rsidR="00821968" w:rsidRPr="008101A5" w:rsidRDefault="00796497" w:rsidP="000C751B">
      <w:pPr>
        <w:pStyle w:val="Heading2"/>
      </w:pPr>
      <w:bookmarkStart w:id="112" w:name="_Toc209183987"/>
      <w:bookmarkStart w:id="113" w:name="_Toc209184309"/>
      <w:bookmarkStart w:id="114" w:name="_Toc209093180"/>
      <w:bookmarkStart w:id="115" w:name="_Toc209098107"/>
      <w:bookmarkStart w:id="116" w:name="_Toc209100940"/>
      <w:bookmarkStart w:id="117" w:name="_Toc209110647"/>
      <w:bookmarkStart w:id="118" w:name="_Toc209173892"/>
      <w:bookmarkStart w:id="119" w:name="_Toc209177397"/>
      <w:bookmarkStart w:id="120" w:name="_Toc209181251"/>
      <w:bookmarkStart w:id="121" w:name="_Toc209181795"/>
      <w:bookmarkStart w:id="122" w:name="_Toc209182626"/>
      <w:bookmarkStart w:id="123" w:name="_Toc209182899"/>
      <w:bookmarkStart w:id="124" w:name="_Toc209183172"/>
      <w:bookmarkStart w:id="125" w:name="_Toc209183445"/>
      <w:bookmarkStart w:id="126" w:name="_Toc209183716"/>
      <w:bookmarkStart w:id="127" w:name="_Toc209183988"/>
      <w:bookmarkStart w:id="128" w:name="_Toc209184310"/>
      <w:bookmarkStart w:id="129" w:name="_Toc209093181"/>
      <w:bookmarkStart w:id="130" w:name="_Toc209098108"/>
      <w:bookmarkStart w:id="131" w:name="_Toc209100941"/>
      <w:bookmarkStart w:id="132" w:name="_Toc209110648"/>
      <w:bookmarkStart w:id="133" w:name="_Toc209173893"/>
      <w:bookmarkStart w:id="134" w:name="_Toc209177398"/>
      <w:bookmarkStart w:id="135" w:name="_Toc209181252"/>
      <w:bookmarkStart w:id="136" w:name="_Toc209181796"/>
      <w:bookmarkStart w:id="137" w:name="_Toc209182627"/>
      <w:bookmarkStart w:id="138" w:name="_Toc209182900"/>
      <w:bookmarkStart w:id="139" w:name="_Toc209183173"/>
      <w:bookmarkStart w:id="140" w:name="_Toc209183446"/>
      <w:bookmarkStart w:id="141" w:name="_Toc209183717"/>
      <w:bookmarkStart w:id="142" w:name="_Toc209183989"/>
      <w:bookmarkStart w:id="143" w:name="_Toc209184311"/>
      <w:bookmarkStart w:id="144" w:name="_Toc209093182"/>
      <w:bookmarkStart w:id="145" w:name="_Toc209098109"/>
      <w:bookmarkStart w:id="146" w:name="_Toc209100942"/>
      <w:bookmarkStart w:id="147" w:name="_Toc209110649"/>
      <w:bookmarkStart w:id="148" w:name="_Toc209173894"/>
      <w:bookmarkStart w:id="149" w:name="_Toc209177399"/>
      <w:bookmarkStart w:id="150" w:name="_Toc209181253"/>
      <w:bookmarkStart w:id="151" w:name="_Toc209181797"/>
      <w:bookmarkStart w:id="152" w:name="_Toc209182628"/>
      <w:bookmarkStart w:id="153" w:name="_Toc209182901"/>
      <w:bookmarkStart w:id="154" w:name="_Toc209183174"/>
      <w:bookmarkStart w:id="155" w:name="_Toc209183447"/>
      <w:bookmarkStart w:id="156" w:name="_Toc209183718"/>
      <w:bookmarkStart w:id="157" w:name="_Toc209183990"/>
      <w:bookmarkStart w:id="158" w:name="_Toc209184312"/>
      <w:bookmarkStart w:id="159" w:name="_Toc209184313"/>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sidRPr="008101A5">
        <w:t>W</w:t>
      </w:r>
      <w:r w:rsidR="00364650">
        <w:t>orking</w:t>
      </w:r>
      <w:r w:rsidRPr="008101A5">
        <w:t xml:space="preserve"> H</w:t>
      </w:r>
      <w:r w:rsidR="00364650">
        <w:t>ours</w:t>
      </w:r>
      <w:bookmarkEnd w:id="159"/>
    </w:p>
    <w:p w14:paraId="4ED42B15" w14:textId="5EC70260" w:rsidR="00A766D0" w:rsidRPr="00060513" w:rsidRDefault="00A766D0" w:rsidP="00691AA7">
      <w:pPr>
        <w:pStyle w:val="ListParagraph"/>
        <w:spacing w:after="0"/>
        <w:ind w:left="1800"/>
        <w:jc w:val="both"/>
        <w:rPr>
          <w:rFonts w:ascii="Arial" w:hAnsi="Arial" w:cs="Arial"/>
        </w:rPr>
      </w:pPr>
    </w:p>
    <w:p w14:paraId="1C60EA77" w14:textId="617D9164" w:rsidR="00776199" w:rsidRDefault="00776199" w:rsidP="00776199">
      <w:pPr>
        <w:pStyle w:val="ListParagraph"/>
        <w:numPr>
          <w:ilvl w:val="0"/>
          <w:numId w:val="296"/>
        </w:numPr>
        <w:spacing w:after="0"/>
        <w:jc w:val="both"/>
        <w:rPr>
          <w:rFonts w:ascii="Arial" w:hAnsi="Arial" w:cs="Arial"/>
        </w:rPr>
      </w:pPr>
      <w:r>
        <w:rPr>
          <w:rFonts w:ascii="Arial" w:hAnsi="Arial" w:cs="Arial"/>
        </w:rPr>
        <w:t xml:space="preserve">The </w:t>
      </w:r>
      <w:r w:rsidRPr="00060513">
        <w:rPr>
          <w:rFonts w:ascii="Arial" w:hAnsi="Arial" w:cs="Arial"/>
        </w:rPr>
        <w:t>deployed resources shall work as per the working hours/days of the Government of Karnataka (</w:t>
      </w:r>
      <w:proofErr w:type="spellStart"/>
      <w:r w:rsidRPr="00060513">
        <w:rPr>
          <w:rFonts w:ascii="Arial" w:hAnsi="Arial" w:cs="Arial"/>
        </w:rPr>
        <w:t>GoK</w:t>
      </w:r>
      <w:proofErr w:type="spellEnd"/>
      <w:r w:rsidRPr="00060513">
        <w:rPr>
          <w:rFonts w:ascii="Arial" w:hAnsi="Arial" w:cs="Arial"/>
        </w:rPr>
        <w:t>) or as per the directions of DS&amp;R.</w:t>
      </w:r>
    </w:p>
    <w:p w14:paraId="3B474B3A" w14:textId="1C9F2BE7" w:rsidR="00A766D0" w:rsidRPr="00060513" w:rsidRDefault="00A766D0" w:rsidP="00691AA7">
      <w:pPr>
        <w:pStyle w:val="ListParagraph"/>
        <w:numPr>
          <w:ilvl w:val="0"/>
          <w:numId w:val="296"/>
        </w:numPr>
        <w:spacing w:after="0"/>
        <w:jc w:val="both"/>
        <w:rPr>
          <w:rFonts w:ascii="Arial" w:hAnsi="Arial" w:cs="Arial"/>
        </w:rPr>
      </w:pPr>
      <w:r w:rsidRPr="00060513">
        <w:rPr>
          <w:rFonts w:ascii="Arial" w:hAnsi="Arial" w:cs="Arial"/>
        </w:rPr>
        <w:t>The Manpower Agency shall not be entitled to ½ day’s manpower rate in case of: Delay of less than one hour on three (3) occasions in any month; or Delay exceeding one (1) hour and less than three (3) hours on any occasion.</w:t>
      </w:r>
      <w:r w:rsidR="009938CF">
        <w:rPr>
          <w:rFonts w:ascii="Arial" w:hAnsi="Arial" w:cs="Arial"/>
        </w:rPr>
        <w:t xml:space="preserve"> Provided that the DS&amp;R with approval of the Inspector General of Registration has a right to waive the same as per facts and circumstances of deployment and working of the resources or specific resources. </w:t>
      </w:r>
    </w:p>
    <w:p w14:paraId="391DBC93" w14:textId="545810C0" w:rsidR="00A766D0" w:rsidRPr="00060513" w:rsidRDefault="00A766D0" w:rsidP="00691AA7">
      <w:pPr>
        <w:pStyle w:val="ListParagraph"/>
        <w:numPr>
          <w:ilvl w:val="0"/>
          <w:numId w:val="296"/>
        </w:numPr>
        <w:spacing w:after="0"/>
        <w:jc w:val="both"/>
        <w:rPr>
          <w:rFonts w:ascii="Arial" w:hAnsi="Arial" w:cs="Arial"/>
        </w:rPr>
      </w:pPr>
      <w:r w:rsidRPr="00060513">
        <w:rPr>
          <w:rFonts w:ascii="Arial" w:hAnsi="Arial" w:cs="Arial"/>
        </w:rPr>
        <w:t>For any unauthorized absence exceeding three (3) hours, a full day’s manpower payment for that resource shall be deducted</w:t>
      </w:r>
      <w:r w:rsidR="009938CF">
        <w:rPr>
          <w:rFonts w:ascii="Arial" w:hAnsi="Arial" w:cs="Arial"/>
        </w:rPr>
        <w:t xml:space="preserve"> unless such an absence is approved by the Inspector General of Registration.</w:t>
      </w:r>
    </w:p>
    <w:p w14:paraId="44D81856" w14:textId="6FD427CF" w:rsidR="00A766D0" w:rsidRPr="00060513" w:rsidRDefault="00A766D0" w:rsidP="00691AA7">
      <w:pPr>
        <w:pStyle w:val="ListParagraph"/>
        <w:numPr>
          <w:ilvl w:val="0"/>
          <w:numId w:val="296"/>
        </w:numPr>
        <w:spacing w:after="0"/>
        <w:jc w:val="both"/>
        <w:rPr>
          <w:rFonts w:ascii="Arial" w:hAnsi="Arial" w:cs="Arial"/>
        </w:rPr>
      </w:pPr>
      <w:r w:rsidRPr="00060513">
        <w:rPr>
          <w:rFonts w:ascii="Arial" w:hAnsi="Arial" w:cs="Arial"/>
        </w:rPr>
        <w:t>Resources may be required to work in shifts depending on work requirements, and such shifts shall follow the prevalent working norms.</w:t>
      </w:r>
    </w:p>
    <w:p w14:paraId="312A7947" w14:textId="0EFC3EBF" w:rsidR="00A766D0" w:rsidRPr="00060513" w:rsidRDefault="00A766D0" w:rsidP="00691AA7">
      <w:pPr>
        <w:pStyle w:val="ListParagraph"/>
        <w:numPr>
          <w:ilvl w:val="0"/>
          <w:numId w:val="296"/>
        </w:numPr>
        <w:spacing w:after="0"/>
        <w:jc w:val="both"/>
        <w:rPr>
          <w:rFonts w:ascii="Arial" w:hAnsi="Arial" w:cs="Arial"/>
        </w:rPr>
      </w:pPr>
      <w:r w:rsidRPr="00060513">
        <w:rPr>
          <w:rFonts w:ascii="Arial" w:hAnsi="Arial" w:cs="Arial"/>
        </w:rPr>
        <w:t>The decision of DS&amp;R regarding shift/working arrangements shall be final and binding.</w:t>
      </w:r>
    </w:p>
    <w:p w14:paraId="3EB0D8DF" w14:textId="7A58E1BF" w:rsidR="00A766D0" w:rsidRPr="00060513" w:rsidRDefault="00A766D0" w:rsidP="00691AA7">
      <w:pPr>
        <w:pStyle w:val="ListParagraph"/>
        <w:numPr>
          <w:ilvl w:val="0"/>
          <w:numId w:val="296"/>
        </w:numPr>
        <w:spacing w:after="0"/>
        <w:jc w:val="both"/>
        <w:rPr>
          <w:rFonts w:ascii="Arial" w:hAnsi="Arial" w:cs="Arial"/>
        </w:rPr>
      </w:pPr>
      <w:r w:rsidRPr="00060513">
        <w:rPr>
          <w:rFonts w:ascii="Arial" w:hAnsi="Arial" w:cs="Arial"/>
        </w:rPr>
        <w:t>DS&amp;R will inform the designated work location of the resources, and the Agency shall ensure that the resource works from the specified location.</w:t>
      </w:r>
    </w:p>
    <w:p w14:paraId="0E9E5054" w14:textId="77777777" w:rsidR="00821968" w:rsidRPr="00060513" w:rsidRDefault="00821968" w:rsidP="00691AA7">
      <w:pPr>
        <w:spacing w:after="0"/>
        <w:ind w:left="548" w:firstLine="270"/>
        <w:jc w:val="both"/>
        <w:rPr>
          <w:rFonts w:ascii="Arial" w:hAnsi="Arial" w:cs="Arial"/>
          <w:sz w:val="20"/>
          <w:szCs w:val="20"/>
        </w:rPr>
      </w:pPr>
    </w:p>
    <w:p w14:paraId="6A7C66F4" w14:textId="0B541A8A" w:rsidR="00821968" w:rsidRPr="008101A5" w:rsidRDefault="00821968" w:rsidP="000C751B">
      <w:pPr>
        <w:pStyle w:val="Heading2"/>
      </w:pPr>
      <w:bookmarkStart w:id="160" w:name="_Toc209184314"/>
      <w:r w:rsidRPr="008101A5">
        <w:t>D</w:t>
      </w:r>
      <w:r w:rsidR="00364650">
        <w:t>edicated</w:t>
      </w:r>
      <w:r w:rsidRPr="008101A5">
        <w:t xml:space="preserve"> A</w:t>
      </w:r>
      <w:r w:rsidR="00364650">
        <w:t>ssignment</w:t>
      </w:r>
      <w:r w:rsidRPr="008101A5">
        <w:t xml:space="preserve"> </w:t>
      </w:r>
      <w:proofErr w:type="gramStart"/>
      <w:r w:rsidRPr="008101A5">
        <w:t>F</w:t>
      </w:r>
      <w:r w:rsidR="00364650">
        <w:t>or</w:t>
      </w:r>
      <w:proofErr w:type="gramEnd"/>
      <w:r w:rsidRPr="008101A5">
        <w:t xml:space="preserve"> R</w:t>
      </w:r>
      <w:r w:rsidR="00364650">
        <w:t>esources</w:t>
      </w:r>
      <w:bookmarkEnd w:id="160"/>
    </w:p>
    <w:p w14:paraId="41868092" w14:textId="70D8655A" w:rsidR="00B9578A" w:rsidRPr="00060513" w:rsidRDefault="00821968" w:rsidP="00691AA7">
      <w:pPr>
        <w:ind w:left="1440"/>
        <w:jc w:val="both"/>
        <w:rPr>
          <w:rFonts w:ascii="Arial" w:hAnsi="Arial" w:cs="Arial"/>
        </w:rPr>
      </w:pPr>
      <w:r w:rsidRPr="00060513">
        <w:rPr>
          <w:rFonts w:ascii="Arial" w:hAnsi="Arial" w:cs="Arial"/>
        </w:rPr>
        <w:t>The resources shall work excl</w:t>
      </w:r>
      <w:r w:rsidR="00B9578A" w:rsidRPr="00060513">
        <w:rPr>
          <w:rFonts w:ascii="Arial" w:hAnsi="Arial" w:cs="Arial"/>
        </w:rPr>
        <w:t>usively on the assignment of DS&amp;R</w:t>
      </w:r>
      <w:r w:rsidRPr="00060513">
        <w:rPr>
          <w:rFonts w:ascii="Arial" w:hAnsi="Arial" w:cs="Arial"/>
        </w:rPr>
        <w:t xml:space="preserve"> and shall not take up any other assignment irrespective of the fact that such assignment is performed during holidays</w:t>
      </w:r>
      <w:r w:rsidR="002224AC">
        <w:rPr>
          <w:rFonts w:ascii="Arial" w:hAnsi="Arial" w:cs="Arial"/>
        </w:rPr>
        <w:t>.</w:t>
      </w:r>
    </w:p>
    <w:p w14:paraId="5FFF4A63" w14:textId="77777777" w:rsidR="00253442" w:rsidRPr="00060513" w:rsidRDefault="00253442" w:rsidP="00821968">
      <w:pPr>
        <w:spacing w:after="0" w:line="240" w:lineRule="auto"/>
        <w:ind w:left="450" w:firstLine="720"/>
        <w:jc w:val="both"/>
        <w:rPr>
          <w:rFonts w:ascii="Arial" w:hAnsi="Arial" w:cs="Arial"/>
          <w:sz w:val="20"/>
          <w:szCs w:val="20"/>
        </w:rPr>
      </w:pPr>
    </w:p>
    <w:p w14:paraId="5FD5A0A3" w14:textId="4BBFB26A" w:rsidR="00821968" w:rsidRPr="008101A5" w:rsidRDefault="00821968" w:rsidP="000C751B">
      <w:pPr>
        <w:pStyle w:val="Heading2"/>
      </w:pPr>
      <w:bookmarkStart w:id="161" w:name="_Toc209184315"/>
      <w:r w:rsidRPr="008101A5">
        <w:t>R</w:t>
      </w:r>
      <w:r w:rsidR="00364650">
        <w:t>eplacement</w:t>
      </w:r>
      <w:r w:rsidRPr="008101A5">
        <w:t xml:space="preserve"> </w:t>
      </w:r>
      <w:proofErr w:type="gramStart"/>
      <w:r w:rsidRPr="008101A5">
        <w:t>O</w:t>
      </w:r>
      <w:r w:rsidR="00364650">
        <w:t>f</w:t>
      </w:r>
      <w:proofErr w:type="gramEnd"/>
      <w:r w:rsidRPr="008101A5">
        <w:t xml:space="preserve"> </w:t>
      </w:r>
      <w:r w:rsidR="00364650" w:rsidRPr="008101A5">
        <w:t>R</w:t>
      </w:r>
      <w:r w:rsidR="00364650">
        <w:t>esources</w:t>
      </w:r>
      <w:bookmarkEnd w:id="161"/>
    </w:p>
    <w:p w14:paraId="482A8CC7" w14:textId="142C6899" w:rsidR="00FB5C90" w:rsidRPr="00691AA7" w:rsidRDefault="00FB5C90" w:rsidP="00691AA7">
      <w:pPr>
        <w:spacing w:after="0"/>
        <w:jc w:val="both"/>
        <w:rPr>
          <w:rFonts w:ascii="Arial" w:hAnsi="Arial" w:cs="Arial"/>
        </w:rPr>
      </w:pPr>
    </w:p>
    <w:p w14:paraId="2B24C9C5" w14:textId="60271E83" w:rsidR="00776199" w:rsidRDefault="00776199" w:rsidP="00776199">
      <w:pPr>
        <w:pStyle w:val="ListParagraph"/>
        <w:numPr>
          <w:ilvl w:val="0"/>
          <w:numId w:val="297"/>
        </w:numPr>
        <w:spacing w:after="0"/>
        <w:jc w:val="both"/>
        <w:rPr>
          <w:rFonts w:ascii="Arial" w:hAnsi="Arial" w:cs="Arial"/>
        </w:rPr>
      </w:pPr>
      <w:r>
        <w:rPr>
          <w:rFonts w:ascii="Arial" w:hAnsi="Arial" w:cs="Arial"/>
        </w:rPr>
        <w:t xml:space="preserve">The </w:t>
      </w:r>
      <w:r w:rsidRPr="00060513">
        <w:rPr>
          <w:rFonts w:ascii="Arial" w:hAnsi="Arial" w:cs="Arial"/>
        </w:rPr>
        <w:t xml:space="preserve">Project Director of </w:t>
      </w:r>
      <w:proofErr w:type="spellStart"/>
      <w:r w:rsidRPr="00060513">
        <w:rPr>
          <w:rFonts w:ascii="Arial" w:hAnsi="Arial" w:cs="Arial"/>
        </w:rPr>
        <w:t>Kaveri</w:t>
      </w:r>
      <w:proofErr w:type="spellEnd"/>
      <w:r w:rsidRPr="00060513">
        <w:rPr>
          <w:rFonts w:ascii="Arial" w:hAnsi="Arial" w:cs="Arial"/>
        </w:rPr>
        <w:t xml:space="preserve"> shall periodically evaluate the performance of resources deployed by the Manpower Agency.</w:t>
      </w:r>
    </w:p>
    <w:p w14:paraId="23678057" w14:textId="269B33F3" w:rsidR="00FB5C90" w:rsidRPr="00060513" w:rsidRDefault="00FB5C90" w:rsidP="00691AA7">
      <w:pPr>
        <w:pStyle w:val="ListParagraph"/>
        <w:numPr>
          <w:ilvl w:val="0"/>
          <w:numId w:val="297"/>
        </w:numPr>
        <w:spacing w:after="0"/>
        <w:jc w:val="both"/>
        <w:rPr>
          <w:rFonts w:ascii="Arial" w:hAnsi="Arial" w:cs="Arial"/>
        </w:rPr>
      </w:pPr>
      <w:r w:rsidRPr="00060513">
        <w:rPr>
          <w:rFonts w:ascii="Arial" w:hAnsi="Arial" w:cs="Arial"/>
        </w:rPr>
        <w:lastRenderedPageBreak/>
        <w:t>In case of poor performance, the concern shall be communicated to the resource, who will be given an opportunity to improve within a period of fifteen (15) days.</w:t>
      </w:r>
    </w:p>
    <w:p w14:paraId="54B35F79" w14:textId="6CAD5A25" w:rsidR="00FB5C90" w:rsidRPr="00060513" w:rsidRDefault="00FB5C90" w:rsidP="00691AA7">
      <w:pPr>
        <w:pStyle w:val="ListParagraph"/>
        <w:numPr>
          <w:ilvl w:val="0"/>
          <w:numId w:val="297"/>
        </w:numPr>
        <w:spacing w:after="0"/>
        <w:jc w:val="both"/>
        <w:rPr>
          <w:rFonts w:ascii="Arial" w:hAnsi="Arial" w:cs="Arial"/>
        </w:rPr>
      </w:pPr>
      <w:r w:rsidRPr="00060513">
        <w:rPr>
          <w:rFonts w:ascii="Arial" w:hAnsi="Arial" w:cs="Arial"/>
        </w:rPr>
        <w:t>If no improvement is observed, the Manpower Agency shall replace the resource within thirty (30) days of a replacement request by DS&amp;R.</w:t>
      </w:r>
    </w:p>
    <w:p w14:paraId="006284F2" w14:textId="241E3787" w:rsidR="00FB5C90" w:rsidRPr="00060513" w:rsidRDefault="00FB5C90" w:rsidP="00691AA7">
      <w:pPr>
        <w:pStyle w:val="ListParagraph"/>
        <w:numPr>
          <w:ilvl w:val="0"/>
          <w:numId w:val="297"/>
        </w:numPr>
        <w:spacing w:after="0"/>
        <w:jc w:val="both"/>
        <w:rPr>
          <w:rFonts w:ascii="Arial" w:hAnsi="Arial" w:cs="Arial"/>
        </w:rPr>
      </w:pPr>
      <w:r w:rsidRPr="00060513">
        <w:rPr>
          <w:rFonts w:ascii="Arial" w:hAnsi="Arial" w:cs="Arial"/>
        </w:rPr>
        <w:t>If the Agency fails to replace the resource within thirty (30) days of written communication, DS&amp;R may take action as per the conditions specified in the RFP.</w:t>
      </w:r>
    </w:p>
    <w:p w14:paraId="5E92DF2D" w14:textId="62D2B3C5" w:rsidR="00FB5C90" w:rsidRPr="00060513" w:rsidRDefault="00FB5C90" w:rsidP="00691AA7">
      <w:pPr>
        <w:pStyle w:val="ListParagraph"/>
        <w:numPr>
          <w:ilvl w:val="0"/>
          <w:numId w:val="297"/>
        </w:numPr>
        <w:spacing w:after="0"/>
        <w:jc w:val="both"/>
        <w:rPr>
          <w:rFonts w:ascii="Arial" w:hAnsi="Arial" w:cs="Arial"/>
        </w:rPr>
      </w:pPr>
      <w:r w:rsidRPr="00060513">
        <w:rPr>
          <w:rFonts w:ascii="Arial" w:hAnsi="Arial" w:cs="Arial"/>
        </w:rPr>
        <w:t>The Agency shall ensure that existing resources continue their work until suitable replacements are deployed.</w:t>
      </w:r>
    </w:p>
    <w:p w14:paraId="4388A215" w14:textId="56BCA768" w:rsidR="00FB5C90" w:rsidRDefault="00FB5C90" w:rsidP="00691AA7">
      <w:pPr>
        <w:pStyle w:val="ListParagraph"/>
        <w:numPr>
          <w:ilvl w:val="0"/>
          <w:numId w:val="297"/>
        </w:numPr>
        <w:spacing w:after="0"/>
        <w:jc w:val="both"/>
        <w:rPr>
          <w:rFonts w:ascii="Arial" w:hAnsi="Arial" w:cs="Arial"/>
        </w:rPr>
      </w:pPr>
      <w:r w:rsidRPr="00060513">
        <w:rPr>
          <w:rFonts w:ascii="Arial" w:hAnsi="Arial" w:cs="Arial"/>
        </w:rPr>
        <w:t>Replacement shall only be considered valid if DS&amp;R finds the new resource acceptable as per the prescribed evaluation criteria and selection procedures.</w:t>
      </w:r>
    </w:p>
    <w:p w14:paraId="282F5BC6" w14:textId="2C5D5E64" w:rsidR="003F3DCB" w:rsidRPr="00060513" w:rsidRDefault="003F3DCB" w:rsidP="00691AA7">
      <w:pPr>
        <w:pStyle w:val="ListParagraph"/>
        <w:numPr>
          <w:ilvl w:val="0"/>
          <w:numId w:val="297"/>
        </w:numPr>
        <w:spacing w:after="0"/>
        <w:jc w:val="both"/>
        <w:rPr>
          <w:rFonts w:ascii="Arial" w:hAnsi="Arial" w:cs="Arial"/>
        </w:rPr>
      </w:pPr>
      <w:r>
        <w:rPr>
          <w:rFonts w:ascii="Arial" w:hAnsi="Arial" w:cs="Arial"/>
        </w:rPr>
        <w:t>Complete Knowledge transfer document should be submitted and approved by the Project Director/ Project Owner before leaving the project.</w:t>
      </w:r>
    </w:p>
    <w:p w14:paraId="2AEC105C" w14:textId="27797DF1" w:rsidR="00FB5C90" w:rsidRPr="00060513" w:rsidRDefault="00FB5C90" w:rsidP="00821968">
      <w:pPr>
        <w:pStyle w:val="ListParagraph"/>
        <w:spacing w:after="0"/>
        <w:ind w:left="360" w:firstLine="360"/>
        <w:jc w:val="both"/>
        <w:rPr>
          <w:rFonts w:ascii="Arial" w:hAnsi="Arial" w:cs="Arial"/>
          <w:sz w:val="20"/>
          <w:szCs w:val="20"/>
          <w:lang w:eastAsia="en-GB"/>
        </w:rPr>
      </w:pPr>
    </w:p>
    <w:p w14:paraId="271602B0" w14:textId="22B2A249" w:rsidR="00435FA8" w:rsidRPr="00691AA7" w:rsidRDefault="00435FA8" w:rsidP="000C751B">
      <w:pPr>
        <w:pStyle w:val="Heading2"/>
      </w:pPr>
      <w:bookmarkStart w:id="162" w:name="_Toc209183994"/>
      <w:bookmarkStart w:id="163" w:name="_Toc209184316"/>
      <w:bookmarkStart w:id="164" w:name="_Toc209184317"/>
      <w:bookmarkEnd w:id="162"/>
      <w:bookmarkEnd w:id="163"/>
      <w:r w:rsidRPr="008101A5">
        <w:t>I</w:t>
      </w:r>
      <w:r w:rsidR="00364650">
        <w:t>ssues</w:t>
      </w:r>
      <w:r w:rsidRPr="008101A5">
        <w:t xml:space="preserve"> R</w:t>
      </w:r>
      <w:r w:rsidR="00364650">
        <w:t>elated</w:t>
      </w:r>
      <w:r w:rsidRPr="008101A5">
        <w:t xml:space="preserve"> T</w:t>
      </w:r>
      <w:r w:rsidR="00364650">
        <w:t>o</w:t>
      </w:r>
      <w:r w:rsidRPr="008101A5">
        <w:t xml:space="preserve"> </w:t>
      </w:r>
      <w:r w:rsidR="00364650" w:rsidRPr="008101A5">
        <w:t>R</w:t>
      </w:r>
      <w:r w:rsidR="00364650">
        <w:t>esources</w:t>
      </w:r>
      <w:r w:rsidRPr="008101A5">
        <w:t xml:space="preserve"> T</w:t>
      </w:r>
      <w:r w:rsidR="00364650">
        <w:t>urnover</w:t>
      </w:r>
      <w:bookmarkEnd w:id="164"/>
    </w:p>
    <w:p w14:paraId="1271E1CC" w14:textId="476DC6CC" w:rsidR="00435FA8" w:rsidRPr="00691AA7" w:rsidRDefault="00435FA8" w:rsidP="00691AA7">
      <w:pPr>
        <w:ind w:left="1440"/>
        <w:jc w:val="both"/>
        <w:rPr>
          <w:rFonts w:ascii="Arial" w:hAnsi="Arial" w:cs="Arial"/>
        </w:rPr>
      </w:pPr>
      <w:r w:rsidRPr="00060513">
        <w:rPr>
          <w:rFonts w:ascii="Arial" w:hAnsi="Arial" w:cs="Arial"/>
        </w:rPr>
        <w:t xml:space="preserve">The Manpower agency shall ensure that there is no frequent turnover of resources placed with the DS&amp;R. Any resource deployed by the manpower agency shall give at least a </w:t>
      </w:r>
      <w:r w:rsidR="00B9725A" w:rsidRPr="00060513">
        <w:rPr>
          <w:rFonts w:ascii="Arial" w:hAnsi="Arial" w:cs="Arial"/>
        </w:rPr>
        <w:t>90-day</w:t>
      </w:r>
      <w:r w:rsidRPr="00060513">
        <w:rPr>
          <w:rFonts w:ascii="Arial" w:hAnsi="Arial" w:cs="Arial"/>
        </w:rPr>
        <w:t xml:space="preserve"> notice for resignation and shall leave only after at least </w:t>
      </w:r>
      <w:r w:rsidR="00782EF2" w:rsidRPr="00060513">
        <w:rPr>
          <w:rFonts w:ascii="Arial" w:hAnsi="Arial" w:cs="Arial"/>
        </w:rPr>
        <w:t>15-day</w:t>
      </w:r>
      <w:r w:rsidRPr="00060513">
        <w:rPr>
          <w:rFonts w:ascii="Arial" w:hAnsi="Arial" w:cs="Arial"/>
        </w:rPr>
        <w:t xml:space="preserve"> handover time to the new resource, the notice period for resignation and handover period are both independent of each other. For Example: In case, the original resource gives notice for resignation on 1st June 2025 and then the replacement resource is placed by agency on 1st September 2025, then irrespective of the fact that the notice period of the original resource has been completed, a handover of 15 days has to be arranged.</w:t>
      </w:r>
      <w:r w:rsidRPr="00691AA7">
        <w:rPr>
          <w:rFonts w:ascii="Arial" w:hAnsi="Arial" w:cs="Arial"/>
        </w:rPr>
        <w:t xml:space="preserve"> </w:t>
      </w:r>
    </w:p>
    <w:p w14:paraId="35D7B941" w14:textId="74ABD62C" w:rsidR="00435FA8" w:rsidRPr="008101A5" w:rsidRDefault="00435FA8" w:rsidP="000C751B">
      <w:pPr>
        <w:pStyle w:val="Heading2"/>
      </w:pPr>
      <w:bookmarkStart w:id="165" w:name="_Toc209183996"/>
      <w:bookmarkStart w:id="166" w:name="_Toc209184318"/>
      <w:bookmarkStart w:id="167" w:name="_Toc209184319"/>
      <w:bookmarkEnd w:id="165"/>
      <w:bookmarkEnd w:id="166"/>
      <w:r w:rsidRPr="008101A5">
        <w:t>Manpower/Resources Working Hours</w:t>
      </w:r>
      <w:bookmarkEnd w:id="167"/>
    </w:p>
    <w:p w14:paraId="6B8E0DD9" w14:textId="7F4456B5" w:rsidR="003F3DCB" w:rsidRDefault="003F3DCB" w:rsidP="00691AA7">
      <w:pPr>
        <w:ind w:left="1440"/>
        <w:jc w:val="both"/>
        <w:rPr>
          <w:rFonts w:ascii="Arial" w:hAnsi="Arial" w:cs="Arial"/>
        </w:rPr>
      </w:pPr>
      <w:r w:rsidRPr="00060513">
        <w:rPr>
          <w:rFonts w:ascii="Arial" w:hAnsi="Arial" w:cs="Arial"/>
        </w:rPr>
        <w:t xml:space="preserve">Working </w:t>
      </w:r>
      <w:r w:rsidR="00B9725A" w:rsidRPr="00060513">
        <w:rPr>
          <w:rFonts w:ascii="Arial" w:hAnsi="Arial" w:cs="Arial"/>
        </w:rPr>
        <w:t>hours,</w:t>
      </w:r>
      <w:r w:rsidR="00AB4D68">
        <w:rPr>
          <w:rFonts w:ascii="Arial" w:hAnsi="Arial" w:cs="Arial"/>
        </w:rPr>
        <w:t xml:space="preserve"> </w:t>
      </w:r>
      <w:proofErr w:type="gramStart"/>
      <w:r w:rsidRPr="00060513">
        <w:rPr>
          <w:rFonts w:ascii="Arial" w:hAnsi="Arial" w:cs="Arial"/>
        </w:rPr>
        <w:t>The</w:t>
      </w:r>
      <w:proofErr w:type="gramEnd"/>
      <w:r w:rsidRPr="00060513">
        <w:rPr>
          <w:rFonts w:ascii="Arial" w:hAnsi="Arial" w:cs="Arial"/>
        </w:rPr>
        <w:t xml:space="preserve"> resources should be available for this project in the office of IGR, Department on every working day of the State Government during the working hours (10.00 am to 6.00 pm). In special cases, the resources schedule may be modified with the consent of the Project Director of </w:t>
      </w:r>
      <w:proofErr w:type="spellStart"/>
      <w:r w:rsidRPr="00060513">
        <w:rPr>
          <w:rFonts w:ascii="Arial" w:hAnsi="Arial" w:cs="Arial"/>
        </w:rPr>
        <w:t>Kaveri</w:t>
      </w:r>
      <w:proofErr w:type="spellEnd"/>
      <w:r w:rsidRPr="00060513">
        <w:rPr>
          <w:rFonts w:ascii="Arial" w:hAnsi="Arial" w:cs="Arial"/>
        </w:rPr>
        <w:t>, DS&amp;R. The resource’s time should still average to a minimum of 8 h</w:t>
      </w:r>
      <w:r w:rsidR="00B9725A">
        <w:rPr>
          <w:rFonts w:ascii="Arial" w:hAnsi="Arial" w:cs="Arial"/>
        </w:rPr>
        <w:t>ou</w:t>
      </w:r>
      <w:r w:rsidRPr="00060513">
        <w:rPr>
          <w:rFonts w:ascii="Arial" w:hAnsi="Arial" w:cs="Arial"/>
        </w:rPr>
        <w:t>rs per working day</w:t>
      </w:r>
    </w:p>
    <w:p w14:paraId="57694B3A" w14:textId="7D77D991" w:rsidR="00782EF2" w:rsidRDefault="00782EF2">
      <w:pPr>
        <w:rPr>
          <w:rFonts w:ascii="Arial" w:hAnsi="Arial" w:cs="Arial"/>
        </w:rPr>
      </w:pPr>
      <w:r>
        <w:rPr>
          <w:rFonts w:ascii="Arial" w:hAnsi="Arial" w:cs="Arial"/>
        </w:rPr>
        <w:br w:type="page"/>
      </w:r>
    </w:p>
    <w:p w14:paraId="4EBCEC69" w14:textId="7BBF605A" w:rsidR="003F3DCB" w:rsidRPr="004C5E90" w:rsidRDefault="003F3DCB" w:rsidP="00691AA7">
      <w:pPr>
        <w:pStyle w:val="Heading1"/>
        <w:keepLines/>
        <w:tabs>
          <w:tab w:val="clear" w:pos="360"/>
          <w:tab w:val="left" w:pos="0"/>
        </w:tabs>
        <w:autoSpaceDE w:val="0"/>
        <w:autoSpaceDN w:val="0"/>
        <w:snapToGrid w:val="0"/>
        <w:spacing w:before="0" w:after="0" w:line="360" w:lineRule="auto"/>
        <w:ind w:left="431" w:hanging="431"/>
        <w:rPr>
          <w:szCs w:val="24"/>
        </w:rPr>
      </w:pPr>
      <w:bookmarkStart w:id="168" w:name="_Toc209184320"/>
      <w:r w:rsidRPr="004C5E90">
        <w:rPr>
          <w:rFonts w:cs="Arial"/>
          <w:szCs w:val="24"/>
        </w:rPr>
        <w:lastRenderedPageBreak/>
        <w:t>L</w:t>
      </w:r>
      <w:r w:rsidR="00593885">
        <w:rPr>
          <w:rFonts w:cs="Arial"/>
          <w:szCs w:val="24"/>
        </w:rPr>
        <w:t>EAVES</w:t>
      </w:r>
      <w:bookmarkEnd w:id="168"/>
    </w:p>
    <w:p w14:paraId="3B466463" w14:textId="730E4FAE" w:rsidR="008C4865" w:rsidRPr="00060513" w:rsidRDefault="008C4865" w:rsidP="000C751B">
      <w:pPr>
        <w:pStyle w:val="Heading2"/>
      </w:pPr>
      <w:bookmarkStart w:id="169" w:name="_Toc209184321"/>
      <w:r w:rsidRPr="00060513">
        <w:t>Casual Leave</w:t>
      </w:r>
      <w:bookmarkEnd w:id="169"/>
    </w:p>
    <w:p w14:paraId="1685F7D1" w14:textId="77777777" w:rsidR="008C4865" w:rsidRDefault="008C4865" w:rsidP="00691AA7">
      <w:pPr>
        <w:ind w:left="1440"/>
        <w:jc w:val="both"/>
        <w:rPr>
          <w:rFonts w:ascii="Arial" w:hAnsi="Arial" w:cs="Arial"/>
        </w:rPr>
      </w:pPr>
      <w:r w:rsidRPr="00060513">
        <w:rPr>
          <w:rFonts w:ascii="Arial" w:hAnsi="Arial" w:cs="Arial"/>
        </w:rPr>
        <w:t xml:space="preserve">The resources shall get 1 day a month as a casual leave. No casual leave shall be accumulated beyond one year. No resource will be allowed to take more than 3 casual leaves together. </w:t>
      </w:r>
    </w:p>
    <w:p w14:paraId="274633F0" w14:textId="0713C9B7" w:rsidR="008C4865" w:rsidRPr="00060513" w:rsidRDefault="008C4865" w:rsidP="000C751B">
      <w:pPr>
        <w:pStyle w:val="Heading2"/>
      </w:pPr>
      <w:bookmarkStart w:id="170" w:name="_Toc209184322"/>
      <w:r w:rsidRPr="00060513">
        <w:t>Sick Leave</w:t>
      </w:r>
      <w:bookmarkEnd w:id="170"/>
    </w:p>
    <w:p w14:paraId="4B433D5A" w14:textId="77777777" w:rsidR="008C4865" w:rsidRPr="00060513" w:rsidRDefault="008C4865" w:rsidP="00691AA7">
      <w:pPr>
        <w:ind w:left="1440"/>
        <w:jc w:val="both"/>
        <w:rPr>
          <w:rFonts w:ascii="Arial" w:hAnsi="Arial" w:cs="Arial"/>
        </w:rPr>
      </w:pPr>
      <w:r w:rsidRPr="00060513">
        <w:rPr>
          <w:rFonts w:ascii="Arial" w:hAnsi="Arial" w:cs="Arial"/>
        </w:rPr>
        <w:t>The resources shall get 1 day a month as a sick leave. No sick leave shall be accumulated beyond one year. Any sick leave beyond 3 days’ absence shall be authenticated by a medical certificate of a registered practitioner.</w:t>
      </w:r>
    </w:p>
    <w:p w14:paraId="298782CA" w14:textId="3400A33B" w:rsidR="00435FA8" w:rsidRPr="00060513" w:rsidRDefault="00435FA8" w:rsidP="000C751B">
      <w:pPr>
        <w:pStyle w:val="Heading2"/>
      </w:pPr>
      <w:bookmarkStart w:id="171" w:name="_Toc209177408"/>
      <w:bookmarkStart w:id="172" w:name="_Toc209181262"/>
      <w:bookmarkStart w:id="173" w:name="_Toc209181806"/>
      <w:bookmarkStart w:id="174" w:name="_Toc209182637"/>
      <w:bookmarkStart w:id="175" w:name="_Toc209182910"/>
      <w:bookmarkStart w:id="176" w:name="_Toc209183183"/>
      <w:bookmarkStart w:id="177" w:name="_Toc209183456"/>
      <w:bookmarkStart w:id="178" w:name="_Toc209183727"/>
      <w:bookmarkStart w:id="179" w:name="_Toc209184001"/>
      <w:bookmarkStart w:id="180" w:name="_Toc209184323"/>
      <w:bookmarkStart w:id="181" w:name="_Toc209177409"/>
      <w:bookmarkStart w:id="182" w:name="_Toc209181263"/>
      <w:bookmarkStart w:id="183" w:name="_Toc209181807"/>
      <w:bookmarkStart w:id="184" w:name="_Toc209182638"/>
      <w:bookmarkStart w:id="185" w:name="_Toc209182911"/>
      <w:bookmarkStart w:id="186" w:name="_Toc209183184"/>
      <w:bookmarkStart w:id="187" w:name="_Toc209183457"/>
      <w:bookmarkStart w:id="188" w:name="_Toc209183728"/>
      <w:bookmarkStart w:id="189" w:name="_Toc209184002"/>
      <w:bookmarkStart w:id="190" w:name="_Toc209184324"/>
      <w:bookmarkStart w:id="191" w:name="_Toc209177410"/>
      <w:bookmarkStart w:id="192" w:name="_Toc209181264"/>
      <w:bookmarkStart w:id="193" w:name="_Toc209181808"/>
      <w:bookmarkStart w:id="194" w:name="_Toc209182639"/>
      <w:bookmarkStart w:id="195" w:name="_Toc209182912"/>
      <w:bookmarkStart w:id="196" w:name="_Toc209183185"/>
      <w:bookmarkStart w:id="197" w:name="_Toc209183458"/>
      <w:bookmarkStart w:id="198" w:name="_Toc209183729"/>
      <w:bookmarkStart w:id="199" w:name="_Toc209184003"/>
      <w:bookmarkStart w:id="200" w:name="_Toc209184325"/>
      <w:bookmarkStart w:id="201" w:name="_Toc209177411"/>
      <w:bookmarkStart w:id="202" w:name="_Toc209181265"/>
      <w:bookmarkStart w:id="203" w:name="_Toc209181809"/>
      <w:bookmarkStart w:id="204" w:name="_Toc209182640"/>
      <w:bookmarkStart w:id="205" w:name="_Toc209182913"/>
      <w:bookmarkStart w:id="206" w:name="_Toc209183186"/>
      <w:bookmarkStart w:id="207" w:name="_Toc209183459"/>
      <w:bookmarkStart w:id="208" w:name="_Toc209183730"/>
      <w:bookmarkStart w:id="209" w:name="_Toc209184004"/>
      <w:bookmarkStart w:id="210" w:name="_Toc209184326"/>
      <w:bookmarkStart w:id="211" w:name="_Toc209177412"/>
      <w:bookmarkStart w:id="212" w:name="_Toc209181266"/>
      <w:bookmarkStart w:id="213" w:name="_Toc209181810"/>
      <w:bookmarkStart w:id="214" w:name="_Toc209182641"/>
      <w:bookmarkStart w:id="215" w:name="_Toc209182914"/>
      <w:bookmarkStart w:id="216" w:name="_Toc209183187"/>
      <w:bookmarkStart w:id="217" w:name="_Toc209183460"/>
      <w:bookmarkStart w:id="218" w:name="_Toc209183731"/>
      <w:bookmarkStart w:id="219" w:name="_Toc209184005"/>
      <w:bookmarkStart w:id="220" w:name="_Toc209184327"/>
      <w:bookmarkStart w:id="221" w:name="_Toc209177413"/>
      <w:bookmarkStart w:id="222" w:name="_Toc209181267"/>
      <w:bookmarkStart w:id="223" w:name="_Toc209181811"/>
      <w:bookmarkStart w:id="224" w:name="_Toc209182642"/>
      <w:bookmarkStart w:id="225" w:name="_Toc209182915"/>
      <w:bookmarkStart w:id="226" w:name="_Toc209183188"/>
      <w:bookmarkStart w:id="227" w:name="_Toc209183461"/>
      <w:bookmarkStart w:id="228" w:name="_Toc209183732"/>
      <w:bookmarkStart w:id="229" w:name="_Toc209184006"/>
      <w:bookmarkStart w:id="230" w:name="_Toc209184328"/>
      <w:bookmarkStart w:id="231" w:name="_Toc209177416"/>
      <w:bookmarkStart w:id="232" w:name="_Toc209181270"/>
      <w:bookmarkStart w:id="233" w:name="_Toc209181814"/>
      <w:bookmarkStart w:id="234" w:name="_Toc209182645"/>
      <w:bookmarkStart w:id="235" w:name="_Toc209182918"/>
      <w:bookmarkStart w:id="236" w:name="_Toc209183191"/>
      <w:bookmarkStart w:id="237" w:name="_Toc209183464"/>
      <w:bookmarkStart w:id="238" w:name="_Toc209183735"/>
      <w:bookmarkStart w:id="239" w:name="_Toc209184009"/>
      <w:bookmarkStart w:id="240" w:name="_Toc209184331"/>
      <w:bookmarkStart w:id="241" w:name="_Toc209184332"/>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sidRPr="00060513">
        <w:t>Annual / Privilege Leave</w:t>
      </w:r>
      <w:bookmarkEnd w:id="241"/>
    </w:p>
    <w:p w14:paraId="4EB14584" w14:textId="77777777" w:rsidR="00435FA8" w:rsidRPr="00060513" w:rsidRDefault="00435FA8" w:rsidP="00691AA7">
      <w:pPr>
        <w:ind w:left="1440"/>
        <w:jc w:val="both"/>
        <w:rPr>
          <w:rFonts w:ascii="Arial" w:hAnsi="Arial" w:cs="Arial"/>
        </w:rPr>
      </w:pPr>
      <w:r w:rsidRPr="00060513">
        <w:rPr>
          <w:rFonts w:ascii="Arial" w:hAnsi="Arial" w:cs="Arial"/>
        </w:rPr>
        <w:t>The resources shall accumulate annual privilege leave @ 1 day per month up to a total of 12 days’ annual privilege leave in a year (excluding Sundays and other state government Holidays). The leave plan of each of the resources shall be communicated at least 30 days prior to the resource going on leave. For privilege leave exceeding a total of 6 days, the vendor shall place substitute resource at least 5 working days prior to the resource going on leave who will remain in place during the leave period and a further period of 3 days after the original resource has returned.</w:t>
      </w:r>
    </w:p>
    <w:p w14:paraId="7222E661" w14:textId="77777777" w:rsidR="00435FA8" w:rsidRPr="00060513" w:rsidRDefault="00435FA8" w:rsidP="00691AA7">
      <w:pPr>
        <w:ind w:left="1440"/>
        <w:jc w:val="both"/>
        <w:rPr>
          <w:rFonts w:ascii="Arial" w:hAnsi="Arial" w:cs="Arial"/>
        </w:rPr>
      </w:pPr>
      <w:r w:rsidRPr="00691AA7">
        <w:rPr>
          <w:rFonts w:ascii="Arial" w:hAnsi="Arial" w:cs="Arial"/>
        </w:rPr>
        <w:t>Note:</w:t>
      </w:r>
      <w:r w:rsidRPr="00060513">
        <w:rPr>
          <w:rFonts w:ascii="Arial" w:hAnsi="Arial" w:cs="Arial"/>
        </w:rPr>
        <w:t xml:space="preserve"> Casual, Sick &amp; Annual / privilege leaves put together will not exceed 18 per annum. </w:t>
      </w:r>
    </w:p>
    <w:p w14:paraId="0666EA32" w14:textId="25D74AB6" w:rsidR="00435FA8" w:rsidRPr="00060513" w:rsidRDefault="00435FA8" w:rsidP="000C751B">
      <w:pPr>
        <w:pStyle w:val="Heading2"/>
      </w:pPr>
      <w:bookmarkStart w:id="242" w:name="_Toc209177418"/>
      <w:bookmarkStart w:id="243" w:name="_Toc209181272"/>
      <w:bookmarkStart w:id="244" w:name="_Toc209181816"/>
      <w:bookmarkStart w:id="245" w:name="_Toc209182647"/>
      <w:bookmarkStart w:id="246" w:name="_Toc209182920"/>
      <w:bookmarkStart w:id="247" w:name="_Toc209183193"/>
      <w:bookmarkStart w:id="248" w:name="_Toc209183466"/>
      <w:bookmarkStart w:id="249" w:name="_Toc209183737"/>
      <w:bookmarkStart w:id="250" w:name="_Toc209184011"/>
      <w:bookmarkStart w:id="251" w:name="_Toc209184333"/>
      <w:bookmarkStart w:id="252" w:name="_Toc209184334"/>
      <w:bookmarkEnd w:id="242"/>
      <w:bookmarkEnd w:id="243"/>
      <w:bookmarkEnd w:id="244"/>
      <w:bookmarkEnd w:id="245"/>
      <w:bookmarkEnd w:id="246"/>
      <w:bookmarkEnd w:id="247"/>
      <w:bookmarkEnd w:id="248"/>
      <w:bookmarkEnd w:id="249"/>
      <w:bookmarkEnd w:id="250"/>
      <w:bookmarkEnd w:id="251"/>
      <w:r w:rsidRPr="00060513">
        <w:t>Unauthorized absence</w:t>
      </w:r>
      <w:bookmarkEnd w:id="252"/>
    </w:p>
    <w:p w14:paraId="353326AE" w14:textId="77777777" w:rsidR="00435FA8" w:rsidRDefault="00435FA8" w:rsidP="00691AA7">
      <w:pPr>
        <w:ind w:left="1440"/>
        <w:jc w:val="both"/>
        <w:rPr>
          <w:rFonts w:ascii="Arial" w:hAnsi="Arial" w:cs="Arial"/>
        </w:rPr>
      </w:pPr>
      <w:r w:rsidRPr="00060513">
        <w:rPr>
          <w:rFonts w:ascii="Arial" w:hAnsi="Arial" w:cs="Arial"/>
        </w:rPr>
        <w:t>Any unauthorized absence of a deployed resource for a period exceeding 7 consecutive days shall be deemed as a resignation from the services of the manpower agency. In such cases, the provisions related to resource turnover and replacement shall automatically come into effect. The Department of Stamps and Registration (DS&amp;R) reserves the right to initiate appropriate action, including invoking penalties or seeking replacement as per the terms of the contract, without any further notice to the agency.</w:t>
      </w:r>
    </w:p>
    <w:p w14:paraId="3712BEF4" w14:textId="77777777" w:rsidR="00733AA5" w:rsidRDefault="00733AA5" w:rsidP="000C751B">
      <w:pPr>
        <w:pStyle w:val="Heading2"/>
      </w:pPr>
      <w:bookmarkStart w:id="253" w:name="_Toc209184335"/>
      <w:r>
        <w:t>General Information about leave</w:t>
      </w:r>
      <w:bookmarkEnd w:id="253"/>
      <w:r>
        <w:t xml:space="preserve"> </w:t>
      </w:r>
    </w:p>
    <w:p w14:paraId="198FD168" w14:textId="2B71798F" w:rsidR="008C4865" w:rsidRPr="00691AA7" w:rsidRDefault="008C4865" w:rsidP="00691AA7">
      <w:pPr>
        <w:ind w:left="1440"/>
        <w:jc w:val="both"/>
        <w:rPr>
          <w:rFonts w:ascii="Arial" w:hAnsi="Arial" w:cs="Arial"/>
        </w:rPr>
      </w:pPr>
      <w:r w:rsidRPr="00691AA7">
        <w:rPr>
          <w:rFonts w:ascii="Arial" w:hAnsi="Arial" w:cs="Arial"/>
        </w:rPr>
        <w:t xml:space="preserve">In case the Resources plan to go on leave due to any exigencies, he shall do this with prior permission of Project Director of </w:t>
      </w:r>
      <w:proofErr w:type="spellStart"/>
      <w:r w:rsidRPr="00691AA7">
        <w:rPr>
          <w:rFonts w:ascii="Arial" w:hAnsi="Arial" w:cs="Arial"/>
        </w:rPr>
        <w:t>Kaveri</w:t>
      </w:r>
      <w:proofErr w:type="spellEnd"/>
      <w:r w:rsidRPr="00691AA7">
        <w:rPr>
          <w:rFonts w:ascii="Arial" w:hAnsi="Arial" w:cs="Arial"/>
        </w:rPr>
        <w:t xml:space="preserve"> or AIGR Computer, DS&amp;R and shall ensure that he is informed ordinarily at least 1 week in advance. However, the total leaves, apart from the Government Holidays, which the Resources are entitled to will not exceed 12 days in a year. </w:t>
      </w:r>
      <w:r w:rsidR="009938CF">
        <w:rPr>
          <w:rFonts w:ascii="Arial" w:hAnsi="Arial" w:cs="Arial"/>
        </w:rPr>
        <w:t>The Inspector General of Registration may give or approve any leave otherwise not provided for.</w:t>
      </w:r>
    </w:p>
    <w:p w14:paraId="465E31C2" w14:textId="3D6147DE" w:rsidR="008C4865" w:rsidRPr="00060513" w:rsidRDefault="008C4865" w:rsidP="00435FA8">
      <w:pPr>
        <w:spacing w:after="0"/>
        <w:ind w:left="720" w:firstLine="720"/>
        <w:jc w:val="both"/>
        <w:rPr>
          <w:rFonts w:ascii="Arial" w:hAnsi="Arial" w:cs="Arial"/>
        </w:rPr>
      </w:pPr>
    </w:p>
    <w:p w14:paraId="065FA2A1" w14:textId="03AF5237" w:rsidR="00776199" w:rsidRDefault="00776199">
      <w:pPr>
        <w:rPr>
          <w:rFonts w:ascii="Arial" w:hAnsi="Arial" w:cs="Arial"/>
          <w:lang w:bidi="ar-SA"/>
        </w:rPr>
      </w:pPr>
      <w:r>
        <w:rPr>
          <w:rFonts w:ascii="Arial" w:hAnsi="Arial" w:cs="Arial"/>
          <w:lang w:bidi="ar-SA"/>
        </w:rPr>
        <w:br w:type="page"/>
      </w:r>
    </w:p>
    <w:p w14:paraId="1DEE9D8F" w14:textId="255B2DEB" w:rsidR="00435FA8" w:rsidRPr="004C5E90" w:rsidRDefault="00435FA8" w:rsidP="00691AA7">
      <w:pPr>
        <w:pStyle w:val="Heading1"/>
        <w:keepLines/>
        <w:tabs>
          <w:tab w:val="clear" w:pos="360"/>
          <w:tab w:val="left" w:pos="0"/>
        </w:tabs>
        <w:autoSpaceDE w:val="0"/>
        <w:autoSpaceDN w:val="0"/>
        <w:snapToGrid w:val="0"/>
        <w:spacing w:before="0" w:after="0" w:line="360" w:lineRule="auto"/>
        <w:ind w:left="431" w:hanging="431"/>
        <w:rPr>
          <w:szCs w:val="24"/>
        </w:rPr>
      </w:pPr>
      <w:bookmarkStart w:id="254" w:name="_Toc209177421"/>
      <w:bookmarkStart w:id="255" w:name="_Toc209181275"/>
      <w:bookmarkStart w:id="256" w:name="_Toc209181819"/>
      <w:bookmarkStart w:id="257" w:name="_Toc209182650"/>
      <w:bookmarkStart w:id="258" w:name="_Toc209182923"/>
      <w:bookmarkStart w:id="259" w:name="_Toc209183196"/>
      <w:bookmarkStart w:id="260" w:name="_Toc209183469"/>
      <w:bookmarkStart w:id="261" w:name="_Toc209183740"/>
      <w:bookmarkStart w:id="262" w:name="_Toc209184014"/>
      <w:bookmarkStart w:id="263" w:name="_Toc209184336"/>
      <w:bookmarkStart w:id="264" w:name="_Toc287883072"/>
      <w:bookmarkStart w:id="265" w:name="_Toc209184337"/>
      <w:bookmarkEnd w:id="254"/>
      <w:bookmarkEnd w:id="255"/>
      <w:bookmarkEnd w:id="256"/>
      <w:bookmarkEnd w:id="257"/>
      <w:bookmarkEnd w:id="258"/>
      <w:bookmarkEnd w:id="259"/>
      <w:bookmarkEnd w:id="260"/>
      <w:bookmarkEnd w:id="261"/>
      <w:bookmarkEnd w:id="262"/>
      <w:bookmarkEnd w:id="263"/>
      <w:r w:rsidRPr="004C5E90">
        <w:rPr>
          <w:rFonts w:cs="Arial"/>
          <w:szCs w:val="24"/>
        </w:rPr>
        <w:lastRenderedPageBreak/>
        <w:t>TRAVEL EXPENSES</w:t>
      </w:r>
      <w:bookmarkEnd w:id="264"/>
      <w:r w:rsidRPr="004C5E90">
        <w:rPr>
          <w:rFonts w:cs="Arial"/>
          <w:szCs w:val="24"/>
        </w:rPr>
        <w:t>:</w:t>
      </w:r>
      <w:bookmarkEnd w:id="265"/>
      <w:r w:rsidR="003F3DCB" w:rsidRPr="004C5E90">
        <w:rPr>
          <w:rFonts w:cs="Arial"/>
          <w:szCs w:val="24"/>
        </w:rPr>
        <w:t xml:space="preserve"> </w:t>
      </w:r>
    </w:p>
    <w:p w14:paraId="661F2AB9" w14:textId="77777777" w:rsidR="00435FA8" w:rsidRPr="00060513" w:rsidRDefault="00435FA8" w:rsidP="00435FA8">
      <w:pPr>
        <w:pStyle w:val="ListParagraph"/>
        <w:spacing w:after="0" w:line="240" w:lineRule="auto"/>
        <w:ind w:firstLine="345"/>
        <w:rPr>
          <w:rFonts w:ascii="Arial" w:hAnsi="Arial" w:cs="Arial"/>
          <w:sz w:val="20"/>
          <w:szCs w:val="20"/>
        </w:rPr>
      </w:pPr>
    </w:p>
    <w:p w14:paraId="54B6E8C0" w14:textId="77777777" w:rsidR="00435FA8" w:rsidRPr="00060513" w:rsidRDefault="00435FA8" w:rsidP="00691AA7">
      <w:pPr>
        <w:ind w:left="1440"/>
        <w:jc w:val="both"/>
        <w:rPr>
          <w:rFonts w:ascii="Arial" w:hAnsi="Arial" w:cs="Arial"/>
        </w:rPr>
      </w:pPr>
      <w:r w:rsidRPr="00060513">
        <w:rPr>
          <w:rFonts w:ascii="Arial" w:hAnsi="Arial" w:cs="Arial"/>
        </w:rPr>
        <w:t xml:space="preserve">All employees of the Manpower Agency will get their travel program pre-approved in writing by the DS&amp;R. </w:t>
      </w:r>
    </w:p>
    <w:p w14:paraId="4EF6788A" w14:textId="62A880F9" w:rsidR="00435FA8" w:rsidRPr="00060513" w:rsidRDefault="00435FA8" w:rsidP="000C751B">
      <w:pPr>
        <w:pStyle w:val="Heading2"/>
      </w:pPr>
      <w:bookmarkStart w:id="266" w:name="_Toc209177423"/>
      <w:bookmarkStart w:id="267" w:name="_Toc209181277"/>
      <w:bookmarkStart w:id="268" w:name="_Toc209181821"/>
      <w:bookmarkStart w:id="269" w:name="_Toc209182652"/>
      <w:bookmarkStart w:id="270" w:name="_Toc209182925"/>
      <w:bookmarkStart w:id="271" w:name="_Toc209183198"/>
      <w:bookmarkStart w:id="272" w:name="_Toc209183471"/>
      <w:bookmarkStart w:id="273" w:name="_Toc209183742"/>
      <w:bookmarkStart w:id="274" w:name="_Toc209184016"/>
      <w:bookmarkStart w:id="275" w:name="_Toc209184338"/>
      <w:bookmarkStart w:id="276" w:name="_Toc287883074"/>
      <w:bookmarkStart w:id="277" w:name="_Toc209184339"/>
      <w:bookmarkEnd w:id="266"/>
      <w:bookmarkEnd w:id="267"/>
      <w:bookmarkEnd w:id="268"/>
      <w:bookmarkEnd w:id="269"/>
      <w:bookmarkEnd w:id="270"/>
      <w:bookmarkEnd w:id="271"/>
      <w:bookmarkEnd w:id="272"/>
      <w:bookmarkEnd w:id="273"/>
      <w:bookmarkEnd w:id="274"/>
      <w:bookmarkEnd w:id="275"/>
      <w:r w:rsidRPr="00060513">
        <w:t xml:space="preserve">Eligible Modes of </w:t>
      </w:r>
      <w:r w:rsidR="00E3732F" w:rsidRPr="00060513">
        <w:t xml:space="preserve">outstation </w:t>
      </w:r>
      <w:r w:rsidRPr="00060513">
        <w:t>Travel</w:t>
      </w:r>
      <w:bookmarkEnd w:id="276"/>
      <w:bookmarkEnd w:id="277"/>
    </w:p>
    <w:p w14:paraId="607B2A29" w14:textId="77777777" w:rsidR="00435FA8" w:rsidRPr="00060513" w:rsidRDefault="00435FA8" w:rsidP="00691AA7">
      <w:pPr>
        <w:ind w:left="1440"/>
        <w:jc w:val="both"/>
        <w:rPr>
          <w:rFonts w:ascii="Arial" w:hAnsi="Arial" w:cs="Arial"/>
        </w:rPr>
      </w:pPr>
      <w:r w:rsidRPr="00060513">
        <w:rPr>
          <w:rFonts w:ascii="Arial" w:hAnsi="Arial" w:cs="Arial"/>
        </w:rPr>
        <w:t>Expenses on account of travel by Bus or Train will be reimbursed on production of tickets duly certified by the concerned authorities. Permissible modes of travel will be any travel by bus up to Volvo AC Bus and AC III tier travel by train. Any other mode of travel shall be by specific prior approval of AIGR Computer, DS&amp;R.</w:t>
      </w:r>
    </w:p>
    <w:p w14:paraId="700D538A" w14:textId="4A2DA13D" w:rsidR="00435FA8" w:rsidRPr="00060513" w:rsidRDefault="00435FA8" w:rsidP="000C751B">
      <w:pPr>
        <w:pStyle w:val="Heading2"/>
      </w:pPr>
      <w:bookmarkStart w:id="278" w:name="_Toc287883075"/>
      <w:bookmarkStart w:id="279" w:name="_Toc209184340"/>
      <w:r w:rsidRPr="00060513">
        <w:t>Rates for outstation lodging</w:t>
      </w:r>
      <w:bookmarkEnd w:id="278"/>
      <w:bookmarkEnd w:id="279"/>
    </w:p>
    <w:p w14:paraId="5FE91755" w14:textId="293EAE85" w:rsidR="00776199" w:rsidRDefault="00776199" w:rsidP="00776199">
      <w:pPr>
        <w:pStyle w:val="ListParagraph"/>
        <w:numPr>
          <w:ilvl w:val="0"/>
          <w:numId w:val="298"/>
        </w:numPr>
        <w:spacing w:after="0"/>
        <w:jc w:val="both"/>
        <w:rPr>
          <w:rFonts w:ascii="Arial" w:hAnsi="Arial" w:cs="Arial"/>
        </w:rPr>
      </w:pPr>
      <w:r>
        <w:rPr>
          <w:rFonts w:ascii="Arial" w:hAnsi="Arial" w:cs="Arial"/>
        </w:rPr>
        <w:t xml:space="preserve">In Case </w:t>
      </w:r>
      <w:r w:rsidRPr="00060513">
        <w:rPr>
          <w:rFonts w:ascii="Arial" w:hAnsi="Arial" w:cs="Arial"/>
        </w:rPr>
        <w:t>lodging in outstation venues is not organized by DS&amp;R, the employees of the manpower agency will be reimbursed at the following rates</w:t>
      </w:r>
      <w:r w:rsidR="005257FF">
        <w:rPr>
          <w:rFonts w:ascii="Arial" w:hAnsi="Arial" w:cs="Arial"/>
        </w:rPr>
        <w:t xml:space="preserve"> </w:t>
      </w:r>
    </w:p>
    <w:p w14:paraId="3054FF1E" w14:textId="59CE719A" w:rsidR="00435FA8" w:rsidRPr="00060513" w:rsidRDefault="00435FA8" w:rsidP="00691AA7">
      <w:pPr>
        <w:pStyle w:val="ListParagraph"/>
        <w:numPr>
          <w:ilvl w:val="1"/>
          <w:numId w:val="298"/>
        </w:numPr>
        <w:spacing w:after="0"/>
        <w:jc w:val="both"/>
        <w:rPr>
          <w:rFonts w:ascii="Arial" w:hAnsi="Arial" w:cs="Arial"/>
        </w:rPr>
      </w:pPr>
      <w:r w:rsidRPr="00060513">
        <w:rPr>
          <w:rFonts w:ascii="Arial" w:hAnsi="Arial" w:cs="Arial"/>
        </w:rPr>
        <w:t xml:space="preserve">Municipal Corporations limits - </w:t>
      </w:r>
      <w:proofErr w:type="spellStart"/>
      <w:r w:rsidRPr="00060513">
        <w:rPr>
          <w:rFonts w:ascii="Arial" w:hAnsi="Arial" w:cs="Arial"/>
        </w:rPr>
        <w:t>Rs</w:t>
      </w:r>
      <w:proofErr w:type="spellEnd"/>
      <w:r w:rsidRPr="00060513">
        <w:rPr>
          <w:rFonts w:ascii="Arial" w:hAnsi="Arial" w:cs="Arial"/>
        </w:rPr>
        <w:t>. 500/- per day</w:t>
      </w:r>
    </w:p>
    <w:p w14:paraId="47CBE209" w14:textId="77777777" w:rsidR="00435FA8" w:rsidRPr="00060513" w:rsidRDefault="00435FA8" w:rsidP="00691AA7">
      <w:pPr>
        <w:pStyle w:val="ListParagraph"/>
        <w:numPr>
          <w:ilvl w:val="1"/>
          <w:numId w:val="298"/>
        </w:numPr>
        <w:spacing w:after="0"/>
        <w:jc w:val="both"/>
        <w:rPr>
          <w:rFonts w:ascii="Arial" w:hAnsi="Arial" w:cs="Arial"/>
        </w:rPr>
      </w:pPr>
      <w:r w:rsidRPr="00060513">
        <w:rPr>
          <w:rFonts w:ascii="Arial" w:hAnsi="Arial" w:cs="Arial"/>
        </w:rPr>
        <w:t xml:space="preserve">District Headquarters </w:t>
      </w:r>
      <w:proofErr w:type="spellStart"/>
      <w:r w:rsidRPr="00060513">
        <w:rPr>
          <w:rFonts w:ascii="Arial" w:hAnsi="Arial" w:cs="Arial"/>
        </w:rPr>
        <w:t>Rs</w:t>
      </w:r>
      <w:proofErr w:type="spellEnd"/>
      <w:r w:rsidRPr="00060513">
        <w:rPr>
          <w:rFonts w:ascii="Arial" w:hAnsi="Arial" w:cs="Arial"/>
        </w:rPr>
        <w:t>. 400/- per day</w:t>
      </w:r>
    </w:p>
    <w:p w14:paraId="73AB5FB0" w14:textId="77777777" w:rsidR="00435FA8" w:rsidRPr="00060513" w:rsidRDefault="00435FA8" w:rsidP="00691AA7">
      <w:pPr>
        <w:pStyle w:val="ListParagraph"/>
        <w:numPr>
          <w:ilvl w:val="1"/>
          <w:numId w:val="298"/>
        </w:numPr>
        <w:spacing w:after="0"/>
        <w:jc w:val="both"/>
        <w:rPr>
          <w:rFonts w:ascii="Arial" w:hAnsi="Arial" w:cs="Arial"/>
        </w:rPr>
      </w:pPr>
      <w:r w:rsidRPr="00060513">
        <w:rPr>
          <w:rFonts w:ascii="Arial" w:hAnsi="Arial" w:cs="Arial"/>
        </w:rPr>
        <w:t xml:space="preserve">Any other town </w:t>
      </w:r>
      <w:proofErr w:type="spellStart"/>
      <w:r w:rsidRPr="00060513">
        <w:rPr>
          <w:rFonts w:ascii="Arial" w:hAnsi="Arial" w:cs="Arial"/>
        </w:rPr>
        <w:t>Rs</w:t>
      </w:r>
      <w:proofErr w:type="spellEnd"/>
      <w:r w:rsidRPr="00060513">
        <w:rPr>
          <w:rFonts w:ascii="Arial" w:hAnsi="Arial" w:cs="Arial"/>
        </w:rPr>
        <w:t>. 300/- per day</w:t>
      </w:r>
    </w:p>
    <w:p w14:paraId="1082DCC6" w14:textId="77777777" w:rsidR="00435FA8" w:rsidRPr="00060513" w:rsidRDefault="00435FA8" w:rsidP="00691AA7">
      <w:pPr>
        <w:pStyle w:val="ListParagraph"/>
        <w:numPr>
          <w:ilvl w:val="0"/>
          <w:numId w:val="298"/>
        </w:numPr>
        <w:spacing w:after="0"/>
        <w:jc w:val="both"/>
        <w:rPr>
          <w:rFonts w:ascii="Arial" w:hAnsi="Arial" w:cs="Arial"/>
        </w:rPr>
      </w:pPr>
      <w:r w:rsidRPr="00060513">
        <w:rPr>
          <w:rFonts w:ascii="Arial" w:hAnsi="Arial" w:cs="Arial"/>
        </w:rPr>
        <w:t xml:space="preserve">The employees of the manpower agency will submit lodging bills for claiming the above on a monthly basis. Bills submitted beyond 6 months will not be admitted. No additional payment other than those mentioned above for purposes of local travel, boarding, lodging </w:t>
      </w:r>
      <w:proofErr w:type="spellStart"/>
      <w:r w:rsidRPr="00060513">
        <w:rPr>
          <w:rFonts w:ascii="Arial" w:hAnsi="Arial" w:cs="Arial"/>
        </w:rPr>
        <w:t>etc</w:t>
      </w:r>
      <w:proofErr w:type="spellEnd"/>
      <w:r w:rsidRPr="00060513">
        <w:rPr>
          <w:rFonts w:ascii="Arial" w:hAnsi="Arial" w:cs="Arial"/>
        </w:rPr>
        <w:t xml:space="preserve"> will be made to the resources. The above per day rates are subject to revision as DS&amp;R may approve from time to time.</w:t>
      </w:r>
    </w:p>
    <w:p w14:paraId="568E0A7D" w14:textId="77777777" w:rsidR="00435FA8" w:rsidRPr="00060513" w:rsidRDefault="00435FA8" w:rsidP="00435FA8">
      <w:pPr>
        <w:ind w:left="360" w:firstLine="720"/>
        <w:jc w:val="both"/>
        <w:rPr>
          <w:rFonts w:ascii="Arial" w:hAnsi="Arial" w:cs="Arial"/>
          <w:sz w:val="20"/>
          <w:szCs w:val="20"/>
        </w:rPr>
      </w:pPr>
    </w:p>
    <w:p w14:paraId="5A5103F7" w14:textId="62CABE81" w:rsidR="00782EF2" w:rsidRDefault="00782EF2">
      <w:pPr>
        <w:rPr>
          <w:rFonts w:ascii="Arial" w:hAnsi="Arial" w:cs="Arial"/>
          <w:sz w:val="20"/>
          <w:szCs w:val="20"/>
          <w:lang w:eastAsia="en-GB"/>
        </w:rPr>
      </w:pPr>
      <w:r>
        <w:rPr>
          <w:rFonts w:ascii="Arial" w:hAnsi="Arial" w:cs="Arial"/>
          <w:sz w:val="20"/>
          <w:szCs w:val="20"/>
          <w:lang w:eastAsia="en-GB"/>
        </w:rPr>
        <w:br w:type="page"/>
      </w:r>
    </w:p>
    <w:p w14:paraId="0F82023C" w14:textId="0F5497ED" w:rsidR="00E556F1" w:rsidRDefault="00593885">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280" w:name="_Toc209173909"/>
      <w:bookmarkStart w:id="281" w:name="_Toc209177426"/>
      <w:bookmarkStart w:id="282" w:name="_Toc209181280"/>
      <w:bookmarkStart w:id="283" w:name="_Toc209181824"/>
      <w:bookmarkStart w:id="284" w:name="_Toc209182655"/>
      <w:bookmarkStart w:id="285" w:name="_Toc209182928"/>
      <w:bookmarkStart w:id="286" w:name="_Toc209183201"/>
      <w:bookmarkStart w:id="287" w:name="_Toc209183474"/>
      <w:bookmarkStart w:id="288" w:name="_Toc209183745"/>
      <w:bookmarkStart w:id="289" w:name="_Toc209184019"/>
      <w:bookmarkStart w:id="290" w:name="_Toc209184341"/>
      <w:bookmarkStart w:id="291" w:name="_Toc208410160"/>
      <w:bookmarkStart w:id="292" w:name="_Toc208410333"/>
      <w:bookmarkStart w:id="293" w:name="_Toc209019778"/>
      <w:bookmarkStart w:id="294" w:name="_Toc209093197"/>
      <w:bookmarkStart w:id="295" w:name="_Toc209098124"/>
      <w:bookmarkStart w:id="296" w:name="_Toc209100957"/>
      <w:bookmarkStart w:id="297" w:name="_Toc209110664"/>
      <w:bookmarkStart w:id="298" w:name="_Toc209173910"/>
      <w:bookmarkStart w:id="299" w:name="_Toc209177427"/>
      <w:bookmarkStart w:id="300" w:name="_Toc209181281"/>
      <w:bookmarkStart w:id="301" w:name="_Toc209181825"/>
      <w:bookmarkStart w:id="302" w:name="_Toc209182656"/>
      <w:bookmarkStart w:id="303" w:name="_Toc209182929"/>
      <w:bookmarkStart w:id="304" w:name="_Toc209183202"/>
      <w:bookmarkStart w:id="305" w:name="_Toc209183475"/>
      <w:bookmarkStart w:id="306" w:name="_Toc209183746"/>
      <w:bookmarkStart w:id="307" w:name="_Toc209184020"/>
      <w:bookmarkStart w:id="308" w:name="_Toc209184342"/>
      <w:bookmarkStart w:id="309" w:name="_Toc208410161"/>
      <w:bookmarkStart w:id="310" w:name="_Toc208410334"/>
      <w:bookmarkStart w:id="311" w:name="_Toc209019779"/>
      <w:bookmarkStart w:id="312" w:name="_Toc209093198"/>
      <w:bookmarkStart w:id="313" w:name="_Toc209098125"/>
      <w:bookmarkStart w:id="314" w:name="_Toc209100958"/>
      <w:bookmarkStart w:id="315" w:name="_Toc209110665"/>
      <w:bookmarkStart w:id="316" w:name="_Toc209173911"/>
      <w:bookmarkStart w:id="317" w:name="_Toc209177428"/>
      <w:bookmarkStart w:id="318" w:name="_Toc209181282"/>
      <w:bookmarkStart w:id="319" w:name="_Toc209181826"/>
      <w:bookmarkStart w:id="320" w:name="_Toc209182657"/>
      <w:bookmarkStart w:id="321" w:name="_Toc209182930"/>
      <w:bookmarkStart w:id="322" w:name="_Toc209183203"/>
      <w:bookmarkStart w:id="323" w:name="_Toc209183476"/>
      <w:bookmarkStart w:id="324" w:name="_Toc209183747"/>
      <w:bookmarkStart w:id="325" w:name="_Toc209184021"/>
      <w:bookmarkStart w:id="326" w:name="_Toc209184343"/>
      <w:bookmarkStart w:id="327" w:name="_Toc208410162"/>
      <w:bookmarkStart w:id="328" w:name="_Toc208410335"/>
      <w:bookmarkStart w:id="329" w:name="_Toc209019780"/>
      <w:bookmarkStart w:id="330" w:name="_Toc209093199"/>
      <w:bookmarkStart w:id="331" w:name="_Toc209098126"/>
      <w:bookmarkStart w:id="332" w:name="_Toc209100959"/>
      <w:bookmarkStart w:id="333" w:name="_Toc209110666"/>
      <w:bookmarkStart w:id="334" w:name="_Toc209173912"/>
      <w:bookmarkStart w:id="335" w:name="_Toc209177429"/>
      <w:bookmarkStart w:id="336" w:name="_Toc209181283"/>
      <w:bookmarkStart w:id="337" w:name="_Toc209181827"/>
      <w:bookmarkStart w:id="338" w:name="_Toc209182658"/>
      <w:bookmarkStart w:id="339" w:name="_Toc209182931"/>
      <w:bookmarkStart w:id="340" w:name="_Toc209183204"/>
      <w:bookmarkStart w:id="341" w:name="_Toc209183477"/>
      <w:bookmarkStart w:id="342" w:name="_Toc209183748"/>
      <w:bookmarkStart w:id="343" w:name="_Toc209184022"/>
      <w:bookmarkStart w:id="344" w:name="_Toc209184344"/>
      <w:bookmarkStart w:id="345" w:name="_Toc208410163"/>
      <w:bookmarkStart w:id="346" w:name="_Toc208410336"/>
      <w:bookmarkStart w:id="347" w:name="_Toc209019781"/>
      <w:bookmarkStart w:id="348" w:name="_Toc209093200"/>
      <w:bookmarkStart w:id="349" w:name="_Toc209098127"/>
      <w:bookmarkStart w:id="350" w:name="_Toc209100960"/>
      <w:bookmarkStart w:id="351" w:name="_Toc209110667"/>
      <w:bookmarkStart w:id="352" w:name="_Toc209173913"/>
      <w:bookmarkStart w:id="353" w:name="_Toc209177430"/>
      <w:bookmarkStart w:id="354" w:name="_Toc209181284"/>
      <w:bookmarkStart w:id="355" w:name="_Toc209181828"/>
      <w:bookmarkStart w:id="356" w:name="_Toc209182659"/>
      <w:bookmarkStart w:id="357" w:name="_Toc209182932"/>
      <w:bookmarkStart w:id="358" w:name="_Toc209183205"/>
      <w:bookmarkStart w:id="359" w:name="_Toc209183478"/>
      <w:bookmarkStart w:id="360" w:name="_Toc209183749"/>
      <w:bookmarkStart w:id="361" w:name="_Toc209184023"/>
      <w:bookmarkStart w:id="362" w:name="_Toc209184345"/>
      <w:bookmarkStart w:id="363" w:name="_Toc208410164"/>
      <w:bookmarkStart w:id="364" w:name="_Toc208410337"/>
      <w:bookmarkStart w:id="365" w:name="_Toc209019782"/>
      <w:bookmarkStart w:id="366" w:name="_Toc209093201"/>
      <w:bookmarkStart w:id="367" w:name="_Toc209098128"/>
      <w:bookmarkStart w:id="368" w:name="_Toc209100961"/>
      <w:bookmarkStart w:id="369" w:name="_Toc209110668"/>
      <w:bookmarkStart w:id="370" w:name="_Toc209173914"/>
      <w:bookmarkStart w:id="371" w:name="_Toc209177431"/>
      <w:bookmarkStart w:id="372" w:name="_Toc209181285"/>
      <w:bookmarkStart w:id="373" w:name="_Toc209181829"/>
      <w:bookmarkStart w:id="374" w:name="_Toc209182660"/>
      <w:bookmarkStart w:id="375" w:name="_Toc209182933"/>
      <w:bookmarkStart w:id="376" w:name="_Toc209183206"/>
      <w:bookmarkStart w:id="377" w:name="_Toc209183479"/>
      <w:bookmarkStart w:id="378" w:name="_Toc209183750"/>
      <w:bookmarkStart w:id="379" w:name="_Toc209184024"/>
      <w:bookmarkStart w:id="380" w:name="_Toc209184346"/>
      <w:bookmarkStart w:id="381" w:name="_Toc208410165"/>
      <w:bookmarkStart w:id="382" w:name="_Toc208410338"/>
      <w:bookmarkStart w:id="383" w:name="_Toc209019783"/>
      <w:bookmarkStart w:id="384" w:name="_Toc209093202"/>
      <w:bookmarkStart w:id="385" w:name="_Toc209098129"/>
      <w:bookmarkStart w:id="386" w:name="_Toc209100962"/>
      <w:bookmarkStart w:id="387" w:name="_Toc209110669"/>
      <w:bookmarkStart w:id="388" w:name="_Toc209173915"/>
      <w:bookmarkStart w:id="389" w:name="_Toc209177432"/>
      <w:bookmarkStart w:id="390" w:name="_Toc209181286"/>
      <w:bookmarkStart w:id="391" w:name="_Toc209181830"/>
      <w:bookmarkStart w:id="392" w:name="_Toc209182661"/>
      <w:bookmarkStart w:id="393" w:name="_Toc209182934"/>
      <w:bookmarkStart w:id="394" w:name="_Toc209183207"/>
      <w:bookmarkStart w:id="395" w:name="_Toc209183480"/>
      <w:bookmarkStart w:id="396" w:name="_Toc209183751"/>
      <w:bookmarkStart w:id="397" w:name="_Toc209184025"/>
      <w:bookmarkStart w:id="398" w:name="_Toc209184347"/>
      <w:bookmarkStart w:id="399" w:name="_Toc208410166"/>
      <w:bookmarkStart w:id="400" w:name="_Toc208410339"/>
      <w:bookmarkStart w:id="401" w:name="_Toc209019784"/>
      <w:bookmarkStart w:id="402" w:name="_Toc209093203"/>
      <w:bookmarkStart w:id="403" w:name="_Toc209098130"/>
      <w:bookmarkStart w:id="404" w:name="_Toc209100963"/>
      <w:bookmarkStart w:id="405" w:name="_Toc209110670"/>
      <w:bookmarkStart w:id="406" w:name="_Toc209173916"/>
      <w:bookmarkStart w:id="407" w:name="_Toc209177433"/>
      <w:bookmarkStart w:id="408" w:name="_Toc209181287"/>
      <w:bookmarkStart w:id="409" w:name="_Toc209181831"/>
      <w:bookmarkStart w:id="410" w:name="_Toc209182662"/>
      <w:bookmarkStart w:id="411" w:name="_Toc209182935"/>
      <w:bookmarkStart w:id="412" w:name="_Toc209183208"/>
      <w:bookmarkStart w:id="413" w:name="_Toc209183481"/>
      <w:bookmarkStart w:id="414" w:name="_Toc209183752"/>
      <w:bookmarkStart w:id="415" w:name="_Toc209184026"/>
      <w:bookmarkStart w:id="416" w:name="_Toc209184348"/>
      <w:bookmarkStart w:id="417" w:name="_Toc208410167"/>
      <w:bookmarkStart w:id="418" w:name="_Toc208410340"/>
      <w:bookmarkStart w:id="419" w:name="_Toc209019785"/>
      <w:bookmarkStart w:id="420" w:name="_Toc209093204"/>
      <w:bookmarkStart w:id="421" w:name="_Toc209098131"/>
      <w:bookmarkStart w:id="422" w:name="_Toc209100964"/>
      <w:bookmarkStart w:id="423" w:name="_Toc209110671"/>
      <w:bookmarkStart w:id="424" w:name="_Toc209173917"/>
      <w:bookmarkStart w:id="425" w:name="_Toc209177434"/>
      <w:bookmarkStart w:id="426" w:name="_Toc209181288"/>
      <w:bookmarkStart w:id="427" w:name="_Toc209181832"/>
      <w:bookmarkStart w:id="428" w:name="_Toc209182663"/>
      <w:bookmarkStart w:id="429" w:name="_Toc209182936"/>
      <w:bookmarkStart w:id="430" w:name="_Toc209183209"/>
      <w:bookmarkStart w:id="431" w:name="_Toc209183482"/>
      <w:bookmarkStart w:id="432" w:name="_Toc209183753"/>
      <w:bookmarkStart w:id="433" w:name="_Toc209184027"/>
      <w:bookmarkStart w:id="434" w:name="_Toc209184349"/>
      <w:bookmarkStart w:id="435" w:name="_Toc208410168"/>
      <w:bookmarkStart w:id="436" w:name="_Toc208410341"/>
      <w:bookmarkStart w:id="437" w:name="_Toc209019786"/>
      <w:bookmarkStart w:id="438" w:name="_Toc209093205"/>
      <w:bookmarkStart w:id="439" w:name="_Toc209098132"/>
      <w:bookmarkStart w:id="440" w:name="_Toc209100965"/>
      <w:bookmarkStart w:id="441" w:name="_Toc209110672"/>
      <w:bookmarkStart w:id="442" w:name="_Toc209173918"/>
      <w:bookmarkStart w:id="443" w:name="_Toc209177435"/>
      <w:bookmarkStart w:id="444" w:name="_Toc209181289"/>
      <w:bookmarkStart w:id="445" w:name="_Toc209181833"/>
      <w:bookmarkStart w:id="446" w:name="_Toc209182664"/>
      <w:bookmarkStart w:id="447" w:name="_Toc209182937"/>
      <w:bookmarkStart w:id="448" w:name="_Toc209183210"/>
      <w:bookmarkStart w:id="449" w:name="_Toc209183483"/>
      <w:bookmarkStart w:id="450" w:name="_Toc209183754"/>
      <w:bookmarkStart w:id="451" w:name="_Toc209184028"/>
      <w:bookmarkStart w:id="452" w:name="_Toc209184350"/>
      <w:bookmarkStart w:id="453" w:name="_Toc208410169"/>
      <w:bookmarkStart w:id="454" w:name="_Toc208410342"/>
      <w:bookmarkStart w:id="455" w:name="_Toc209019787"/>
      <w:bookmarkStart w:id="456" w:name="_Toc209093206"/>
      <w:bookmarkStart w:id="457" w:name="_Toc209098133"/>
      <w:bookmarkStart w:id="458" w:name="_Toc209100966"/>
      <w:bookmarkStart w:id="459" w:name="_Toc209110673"/>
      <w:bookmarkStart w:id="460" w:name="_Toc209173919"/>
      <w:bookmarkStart w:id="461" w:name="_Toc209177436"/>
      <w:bookmarkStart w:id="462" w:name="_Toc209181290"/>
      <w:bookmarkStart w:id="463" w:name="_Toc209181834"/>
      <w:bookmarkStart w:id="464" w:name="_Toc209182665"/>
      <w:bookmarkStart w:id="465" w:name="_Toc209182938"/>
      <w:bookmarkStart w:id="466" w:name="_Toc209183211"/>
      <w:bookmarkStart w:id="467" w:name="_Toc209183484"/>
      <w:bookmarkStart w:id="468" w:name="_Toc209183755"/>
      <w:bookmarkStart w:id="469" w:name="_Toc209184029"/>
      <w:bookmarkStart w:id="470" w:name="_Toc209184351"/>
      <w:bookmarkStart w:id="471" w:name="_Toc208410170"/>
      <w:bookmarkStart w:id="472" w:name="_Toc208410343"/>
      <w:bookmarkStart w:id="473" w:name="_Toc209019788"/>
      <w:bookmarkStart w:id="474" w:name="_Toc209093207"/>
      <w:bookmarkStart w:id="475" w:name="_Toc209098134"/>
      <w:bookmarkStart w:id="476" w:name="_Toc209100967"/>
      <w:bookmarkStart w:id="477" w:name="_Toc209110674"/>
      <w:bookmarkStart w:id="478" w:name="_Toc209173920"/>
      <w:bookmarkStart w:id="479" w:name="_Toc209177437"/>
      <w:bookmarkStart w:id="480" w:name="_Toc209181291"/>
      <w:bookmarkStart w:id="481" w:name="_Toc209181835"/>
      <w:bookmarkStart w:id="482" w:name="_Toc209182666"/>
      <w:bookmarkStart w:id="483" w:name="_Toc209182939"/>
      <w:bookmarkStart w:id="484" w:name="_Toc209183212"/>
      <w:bookmarkStart w:id="485" w:name="_Toc209183485"/>
      <w:bookmarkStart w:id="486" w:name="_Toc209183756"/>
      <w:bookmarkStart w:id="487" w:name="_Toc209184030"/>
      <w:bookmarkStart w:id="488" w:name="_Toc209184352"/>
      <w:bookmarkStart w:id="489" w:name="_Toc208410171"/>
      <w:bookmarkStart w:id="490" w:name="_Toc208410344"/>
      <w:bookmarkStart w:id="491" w:name="_Toc209019789"/>
      <w:bookmarkStart w:id="492" w:name="_Toc209093208"/>
      <w:bookmarkStart w:id="493" w:name="_Toc209098135"/>
      <w:bookmarkStart w:id="494" w:name="_Toc209100968"/>
      <w:bookmarkStart w:id="495" w:name="_Toc209110675"/>
      <w:bookmarkStart w:id="496" w:name="_Toc209173921"/>
      <w:bookmarkStart w:id="497" w:name="_Toc209177438"/>
      <w:bookmarkStart w:id="498" w:name="_Toc209181292"/>
      <w:bookmarkStart w:id="499" w:name="_Toc209181836"/>
      <w:bookmarkStart w:id="500" w:name="_Toc209182667"/>
      <w:bookmarkStart w:id="501" w:name="_Toc209182940"/>
      <w:bookmarkStart w:id="502" w:name="_Toc209183213"/>
      <w:bookmarkStart w:id="503" w:name="_Toc209183486"/>
      <w:bookmarkStart w:id="504" w:name="_Toc209183757"/>
      <w:bookmarkStart w:id="505" w:name="_Toc209184031"/>
      <w:bookmarkStart w:id="506" w:name="_Toc209184353"/>
      <w:bookmarkStart w:id="507" w:name="_Toc208410172"/>
      <w:bookmarkStart w:id="508" w:name="_Toc208410345"/>
      <w:bookmarkStart w:id="509" w:name="_Toc209019790"/>
      <w:bookmarkStart w:id="510" w:name="_Toc209093209"/>
      <w:bookmarkStart w:id="511" w:name="_Toc209098136"/>
      <w:bookmarkStart w:id="512" w:name="_Toc209100969"/>
      <w:bookmarkStart w:id="513" w:name="_Toc209110676"/>
      <w:bookmarkStart w:id="514" w:name="_Toc209173922"/>
      <w:bookmarkStart w:id="515" w:name="_Toc209177439"/>
      <w:bookmarkStart w:id="516" w:name="_Toc209181293"/>
      <w:bookmarkStart w:id="517" w:name="_Toc209181837"/>
      <w:bookmarkStart w:id="518" w:name="_Toc209182668"/>
      <w:bookmarkStart w:id="519" w:name="_Toc209182941"/>
      <w:bookmarkStart w:id="520" w:name="_Toc209183214"/>
      <w:bookmarkStart w:id="521" w:name="_Toc209183487"/>
      <w:bookmarkStart w:id="522" w:name="_Toc209183758"/>
      <w:bookmarkStart w:id="523" w:name="_Toc209184032"/>
      <w:bookmarkStart w:id="524" w:name="_Toc209184354"/>
      <w:bookmarkStart w:id="525" w:name="_Toc208410173"/>
      <w:bookmarkStart w:id="526" w:name="_Toc208410346"/>
      <w:bookmarkStart w:id="527" w:name="_Toc209019791"/>
      <w:bookmarkStart w:id="528" w:name="_Toc209093210"/>
      <w:bookmarkStart w:id="529" w:name="_Toc209098137"/>
      <w:bookmarkStart w:id="530" w:name="_Toc209100970"/>
      <w:bookmarkStart w:id="531" w:name="_Toc209110677"/>
      <w:bookmarkStart w:id="532" w:name="_Toc209173923"/>
      <w:bookmarkStart w:id="533" w:name="_Toc209177440"/>
      <w:bookmarkStart w:id="534" w:name="_Toc209181294"/>
      <w:bookmarkStart w:id="535" w:name="_Toc209181838"/>
      <w:bookmarkStart w:id="536" w:name="_Toc209182669"/>
      <w:bookmarkStart w:id="537" w:name="_Toc209182942"/>
      <w:bookmarkStart w:id="538" w:name="_Toc209183215"/>
      <w:bookmarkStart w:id="539" w:name="_Toc209183488"/>
      <w:bookmarkStart w:id="540" w:name="_Toc209183759"/>
      <w:bookmarkStart w:id="541" w:name="_Toc209184033"/>
      <w:bookmarkStart w:id="542" w:name="_Toc209184355"/>
      <w:bookmarkStart w:id="543" w:name="_Toc208410174"/>
      <w:bookmarkStart w:id="544" w:name="_Toc208410347"/>
      <w:bookmarkStart w:id="545" w:name="_Toc209019792"/>
      <w:bookmarkStart w:id="546" w:name="_Toc209093211"/>
      <w:bookmarkStart w:id="547" w:name="_Toc209098138"/>
      <w:bookmarkStart w:id="548" w:name="_Toc209100971"/>
      <w:bookmarkStart w:id="549" w:name="_Toc209110678"/>
      <w:bookmarkStart w:id="550" w:name="_Toc209173924"/>
      <w:bookmarkStart w:id="551" w:name="_Toc209177441"/>
      <w:bookmarkStart w:id="552" w:name="_Toc209181295"/>
      <w:bookmarkStart w:id="553" w:name="_Toc209181839"/>
      <w:bookmarkStart w:id="554" w:name="_Toc209182670"/>
      <w:bookmarkStart w:id="555" w:name="_Toc209182943"/>
      <w:bookmarkStart w:id="556" w:name="_Toc209183216"/>
      <w:bookmarkStart w:id="557" w:name="_Toc209183489"/>
      <w:bookmarkStart w:id="558" w:name="_Toc209183760"/>
      <w:bookmarkStart w:id="559" w:name="_Toc209184034"/>
      <w:bookmarkStart w:id="560" w:name="_Toc209184356"/>
      <w:bookmarkStart w:id="561" w:name="_Toc208410175"/>
      <w:bookmarkStart w:id="562" w:name="_Toc208410348"/>
      <w:bookmarkStart w:id="563" w:name="_Toc209019793"/>
      <w:bookmarkStart w:id="564" w:name="_Toc209093212"/>
      <w:bookmarkStart w:id="565" w:name="_Toc209098139"/>
      <w:bookmarkStart w:id="566" w:name="_Toc209100972"/>
      <w:bookmarkStart w:id="567" w:name="_Toc209110679"/>
      <w:bookmarkStart w:id="568" w:name="_Toc209173925"/>
      <w:bookmarkStart w:id="569" w:name="_Toc209177442"/>
      <w:bookmarkStart w:id="570" w:name="_Toc209181296"/>
      <w:bookmarkStart w:id="571" w:name="_Toc209181840"/>
      <w:bookmarkStart w:id="572" w:name="_Toc209182671"/>
      <w:bookmarkStart w:id="573" w:name="_Toc209182944"/>
      <w:bookmarkStart w:id="574" w:name="_Toc209183217"/>
      <w:bookmarkStart w:id="575" w:name="_Toc209183490"/>
      <w:bookmarkStart w:id="576" w:name="_Toc209183761"/>
      <w:bookmarkStart w:id="577" w:name="_Toc209184035"/>
      <w:bookmarkStart w:id="578" w:name="_Toc209184357"/>
      <w:bookmarkStart w:id="579" w:name="_Toc208410176"/>
      <w:bookmarkStart w:id="580" w:name="_Toc208410349"/>
      <w:bookmarkStart w:id="581" w:name="_Toc209019794"/>
      <w:bookmarkStart w:id="582" w:name="_Toc209093213"/>
      <w:bookmarkStart w:id="583" w:name="_Toc209098140"/>
      <w:bookmarkStart w:id="584" w:name="_Toc209100973"/>
      <w:bookmarkStart w:id="585" w:name="_Toc209110680"/>
      <w:bookmarkStart w:id="586" w:name="_Toc209173926"/>
      <w:bookmarkStart w:id="587" w:name="_Toc209177443"/>
      <w:bookmarkStart w:id="588" w:name="_Toc209181297"/>
      <w:bookmarkStart w:id="589" w:name="_Toc209181841"/>
      <w:bookmarkStart w:id="590" w:name="_Toc209182672"/>
      <w:bookmarkStart w:id="591" w:name="_Toc209182945"/>
      <w:bookmarkStart w:id="592" w:name="_Toc209183218"/>
      <w:bookmarkStart w:id="593" w:name="_Toc209183491"/>
      <w:bookmarkStart w:id="594" w:name="_Toc209183762"/>
      <w:bookmarkStart w:id="595" w:name="_Toc209184036"/>
      <w:bookmarkStart w:id="596" w:name="_Toc209184358"/>
      <w:bookmarkStart w:id="597" w:name="_Toc208410177"/>
      <w:bookmarkStart w:id="598" w:name="_Toc208410350"/>
      <w:bookmarkStart w:id="599" w:name="_Toc209019795"/>
      <w:bookmarkStart w:id="600" w:name="_Toc209093214"/>
      <w:bookmarkStart w:id="601" w:name="_Toc209098141"/>
      <w:bookmarkStart w:id="602" w:name="_Toc209100974"/>
      <w:bookmarkStart w:id="603" w:name="_Toc209110681"/>
      <w:bookmarkStart w:id="604" w:name="_Toc209173927"/>
      <w:bookmarkStart w:id="605" w:name="_Toc209177444"/>
      <w:bookmarkStart w:id="606" w:name="_Toc209181298"/>
      <w:bookmarkStart w:id="607" w:name="_Toc209181842"/>
      <w:bookmarkStart w:id="608" w:name="_Toc209182673"/>
      <w:bookmarkStart w:id="609" w:name="_Toc209182946"/>
      <w:bookmarkStart w:id="610" w:name="_Toc209183219"/>
      <w:bookmarkStart w:id="611" w:name="_Toc209183492"/>
      <w:bookmarkStart w:id="612" w:name="_Toc209183763"/>
      <w:bookmarkStart w:id="613" w:name="_Toc209184037"/>
      <w:bookmarkStart w:id="614" w:name="_Toc209184359"/>
      <w:bookmarkStart w:id="615" w:name="_Toc208410178"/>
      <w:bookmarkStart w:id="616" w:name="_Toc208410351"/>
      <w:bookmarkStart w:id="617" w:name="_Toc209019796"/>
      <w:bookmarkStart w:id="618" w:name="_Toc209093215"/>
      <w:bookmarkStart w:id="619" w:name="_Toc209098142"/>
      <w:bookmarkStart w:id="620" w:name="_Toc209100975"/>
      <w:bookmarkStart w:id="621" w:name="_Toc209110682"/>
      <w:bookmarkStart w:id="622" w:name="_Toc209173928"/>
      <w:bookmarkStart w:id="623" w:name="_Toc209177445"/>
      <w:bookmarkStart w:id="624" w:name="_Toc209181299"/>
      <w:bookmarkStart w:id="625" w:name="_Toc209181843"/>
      <w:bookmarkStart w:id="626" w:name="_Toc209182674"/>
      <w:bookmarkStart w:id="627" w:name="_Toc209182947"/>
      <w:bookmarkStart w:id="628" w:name="_Toc209183220"/>
      <w:bookmarkStart w:id="629" w:name="_Toc209183493"/>
      <w:bookmarkStart w:id="630" w:name="_Toc209183764"/>
      <w:bookmarkStart w:id="631" w:name="_Toc209184038"/>
      <w:bookmarkStart w:id="632" w:name="_Toc209184360"/>
      <w:bookmarkStart w:id="633" w:name="_Toc208410179"/>
      <w:bookmarkStart w:id="634" w:name="_Toc208410352"/>
      <w:bookmarkStart w:id="635" w:name="_Toc209019797"/>
      <w:bookmarkStart w:id="636" w:name="_Toc209093216"/>
      <w:bookmarkStart w:id="637" w:name="_Toc209098143"/>
      <w:bookmarkStart w:id="638" w:name="_Toc209100976"/>
      <w:bookmarkStart w:id="639" w:name="_Toc209110683"/>
      <w:bookmarkStart w:id="640" w:name="_Toc209173929"/>
      <w:bookmarkStart w:id="641" w:name="_Toc209177446"/>
      <w:bookmarkStart w:id="642" w:name="_Toc209181300"/>
      <w:bookmarkStart w:id="643" w:name="_Toc209181844"/>
      <w:bookmarkStart w:id="644" w:name="_Toc209182675"/>
      <w:bookmarkStart w:id="645" w:name="_Toc209182948"/>
      <w:bookmarkStart w:id="646" w:name="_Toc209183221"/>
      <w:bookmarkStart w:id="647" w:name="_Toc209183494"/>
      <w:bookmarkStart w:id="648" w:name="_Toc209183765"/>
      <w:bookmarkStart w:id="649" w:name="_Toc209184039"/>
      <w:bookmarkStart w:id="650" w:name="_Toc209184361"/>
      <w:bookmarkStart w:id="651" w:name="_Toc208410180"/>
      <w:bookmarkStart w:id="652" w:name="_Toc208410353"/>
      <w:bookmarkStart w:id="653" w:name="_Toc209019798"/>
      <w:bookmarkStart w:id="654" w:name="_Toc209093217"/>
      <w:bookmarkStart w:id="655" w:name="_Toc209098144"/>
      <w:bookmarkStart w:id="656" w:name="_Toc209100977"/>
      <w:bookmarkStart w:id="657" w:name="_Toc209110684"/>
      <w:bookmarkStart w:id="658" w:name="_Toc209173930"/>
      <w:bookmarkStart w:id="659" w:name="_Toc209177447"/>
      <w:bookmarkStart w:id="660" w:name="_Toc209181301"/>
      <w:bookmarkStart w:id="661" w:name="_Toc209181845"/>
      <w:bookmarkStart w:id="662" w:name="_Toc209182676"/>
      <w:bookmarkStart w:id="663" w:name="_Toc209182949"/>
      <w:bookmarkStart w:id="664" w:name="_Toc209183222"/>
      <w:bookmarkStart w:id="665" w:name="_Toc209183495"/>
      <w:bookmarkStart w:id="666" w:name="_Toc209183766"/>
      <w:bookmarkStart w:id="667" w:name="_Toc209184040"/>
      <w:bookmarkStart w:id="668" w:name="_Toc209184362"/>
      <w:bookmarkStart w:id="669" w:name="_Toc208410181"/>
      <w:bookmarkStart w:id="670" w:name="_Toc208410354"/>
      <w:bookmarkStart w:id="671" w:name="_Toc209019799"/>
      <w:bookmarkStart w:id="672" w:name="_Toc209093218"/>
      <w:bookmarkStart w:id="673" w:name="_Toc209098145"/>
      <w:bookmarkStart w:id="674" w:name="_Toc209100978"/>
      <w:bookmarkStart w:id="675" w:name="_Toc209110685"/>
      <w:bookmarkStart w:id="676" w:name="_Toc209173931"/>
      <w:bookmarkStart w:id="677" w:name="_Toc209177448"/>
      <w:bookmarkStart w:id="678" w:name="_Toc209181302"/>
      <w:bookmarkStart w:id="679" w:name="_Toc209181846"/>
      <w:bookmarkStart w:id="680" w:name="_Toc209182677"/>
      <w:bookmarkStart w:id="681" w:name="_Toc209182950"/>
      <w:bookmarkStart w:id="682" w:name="_Toc209183223"/>
      <w:bookmarkStart w:id="683" w:name="_Toc209183496"/>
      <w:bookmarkStart w:id="684" w:name="_Toc209183767"/>
      <w:bookmarkStart w:id="685" w:name="_Toc209184041"/>
      <w:bookmarkStart w:id="686" w:name="_Toc209184363"/>
      <w:bookmarkStart w:id="687" w:name="_Toc208410182"/>
      <w:bookmarkStart w:id="688" w:name="_Toc208410355"/>
      <w:bookmarkStart w:id="689" w:name="_Toc209019800"/>
      <w:bookmarkStart w:id="690" w:name="_Toc209093219"/>
      <w:bookmarkStart w:id="691" w:name="_Toc209098146"/>
      <w:bookmarkStart w:id="692" w:name="_Toc209100979"/>
      <w:bookmarkStart w:id="693" w:name="_Toc209110686"/>
      <w:bookmarkStart w:id="694" w:name="_Toc209173932"/>
      <w:bookmarkStart w:id="695" w:name="_Toc209177449"/>
      <w:bookmarkStart w:id="696" w:name="_Toc209181303"/>
      <w:bookmarkStart w:id="697" w:name="_Toc209181847"/>
      <w:bookmarkStart w:id="698" w:name="_Toc209182678"/>
      <w:bookmarkStart w:id="699" w:name="_Toc209182951"/>
      <w:bookmarkStart w:id="700" w:name="_Toc209183224"/>
      <w:bookmarkStart w:id="701" w:name="_Toc209183497"/>
      <w:bookmarkStart w:id="702" w:name="_Toc209183768"/>
      <w:bookmarkStart w:id="703" w:name="_Toc209184042"/>
      <w:bookmarkStart w:id="704" w:name="_Toc209184364"/>
      <w:bookmarkStart w:id="705" w:name="_Toc208410183"/>
      <w:bookmarkStart w:id="706" w:name="_Toc208410356"/>
      <w:bookmarkStart w:id="707" w:name="_Toc209019801"/>
      <w:bookmarkStart w:id="708" w:name="_Toc209093220"/>
      <w:bookmarkStart w:id="709" w:name="_Toc209098147"/>
      <w:bookmarkStart w:id="710" w:name="_Toc209100980"/>
      <w:bookmarkStart w:id="711" w:name="_Toc209110687"/>
      <w:bookmarkStart w:id="712" w:name="_Toc209173933"/>
      <w:bookmarkStart w:id="713" w:name="_Toc209177450"/>
      <w:bookmarkStart w:id="714" w:name="_Toc209181304"/>
      <w:bookmarkStart w:id="715" w:name="_Toc209181848"/>
      <w:bookmarkStart w:id="716" w:name="_Toc209182679"/>
      <w:bookmarkStart w:id="717" w:name="_Toc209182952"/>
      <w:bookmarkStart w:id="718" w:name="_Toc209183225"/>
      <w:bookmarkStart w:id="719" w:name="_Toc209183498"/>
      <w:bookmarkStart w:id="720" w:name="_Toc209183769"/>
      <w:bookmarkStart w:id="721" w:name="_Toc209184043"/>
      <w:bookmarkStart w:id="722" w:name="_Toc209184365"/>
      <w:bookmarkStart w:id="723" w:name="_Toc208410184"/>
      <w:bookmarkStart w:id="724" w:name="_Toc208410357"/>
      <w:bookmarkStart w:id="725" w:name="_Toc209019802"/>
      <w:bookmarkStart w:id="726" w:name="_Toc209093221"/>
      <w:bookmarkStart w:id="727" w:name="_Toc209098148"/>
      <w:bookmarkStart w:id="728" w:name="_Toc209100981"/>
      <w:bookmarkStart w:id="729" w:name="_Toc209110688"/>
      <w:bookmarkStart w:id="730" w:name="_Toc209173934"/>
      <w:bookmarkStart w:id="731" w:name="_Toc209177451"/>
      <w:bookmarkStart w:id="732" w:name="_Toc209181305"/>
      <w:bookmarkStart w:id="733" w:name="_Toc209181849"/>
      <w:bookmarkStart w:id="734" w:name="_Toc209182680"/>
      <w:bookmarkStart w:id="735" w:name="_Toc209182953"/>
      <w:bookmarkStart w:id="736" w:name="_Toc209183226"/>
      <w:bookmarkStart w:id="737" w:name="_Toc209183499"/>
      <w:bookmarkStart w:id="738" w:name="_Toc209183770"/>
      <w:bookmarkStart w:id="739" w:name="_Toc209184044"/>
      <w:bookmarkStart w:id="740" w:name="_Toc209184366"/>
      <w:bookmarkStart w:id="741" w:name="_Toc208410185"/>
      <w:bookmarkStart w:id="742" w:name="_Toc208410358"/>
      <w:bookmarkStart w:id="743" w:name="_Toc209019803"/>
      <w:bookmarkStart w:id="744" w:name="_Toc209093222"/>
      <w:bookmarkStart w:id="745" w:name="_Toc209098149"/>
      <w:bookmarkStart w:id="746" w:name="_Toc209100982"/>
      <w:bookmarkStart w:id="747" w:name="_Toc209110689"/>
      <w:bookmarkStart w:id="748" w:name="_Toc209173935"/>
      <w:bookmarkStart w:id="749" w:name="_Toc209177452"/>
      <w:bookmarkStart w:id="750" w:name="_Toc209181306"/>
      <w:bookmarkStart w:id="751" w:name="_Toc209181850"/>
      <w:bookmarkStart w:id="752" w:name="_Toc209182681"/>
      <w:bookmarkStart w:id="753" w:name="_Toc209182954"/>
      <w:bookmarkStart w:id="754" w:name="_Toc209183227"/>
      <w:bookmarkStart w:id="755" w:name="_Toc209183500"/>
      <w:bookmarkStart w:id="756" w:name="_Toc209183771"/>
      <w:bookmarkStart w:id="757" w:name="_Toc209184045"/>
      <w:bookmarkStart w:id="758" w:name="_Toc209184367"/>
      <w:bookmarkStart w:id="759" w:name="_Toc208410186"/>
      <w:bookmarkStart w:id="760" w:name="_Toc208410359"/>
      <w:bookmarkStart w:id="761" w:name="_Toc209019804"/>
      <w:bookmarkStart w:id="762" w:name="_Toc209093223"/>
      <w:bookmarkStart w:id="763" w:name="_Toc209098150"/>
      <w:bookmarkStart w:id="764" w:name="_Toc209100983"/>
      <w:bookmarkStart w:id="765" w:name="_Toc209110690"/>
      <w:bookmarkStart w:id="766" w:name="_Toc209173936"/>
      <w:bookmarkStart w:id="767" w:name="_Toc209177453"/>
      <w:bookmarkStart w:id="768" w:name="_Toc209181307"/>
      <w:bookmarkStart w:id="769" w:name="_Toc209181851"/>
      <w:bookmarkStart w:id="770" w:name="_Toc209182682"/>
      <w:bookmarkStart w:id="771" w:name="_Toc209182955"/>
      <w:bookmarkStart w:id="772" w:name="_Toc209183228"/>
      <w:bookmarkStart w:id="773" w:name="_Toc209183501"/>
      <w:bookmarkStart w:id="774" w:name="_Toc209183772"/>
      <w:bookmarkStart w:id="775" w:name="_Toc209184046"/>
      <w:bookmarkStart w:id="776" w:name="_Toc209184368"/>
      <w:bookmarkStart w:id="777" w:name="_Toc208410187"/>
      <w:bookmarkStart w:id="778" w:name="_Toc208410360"/>
      <w:bookmarkStart w:id="779" w:name="_Toc209019805"/>
      <w:bookmarkStart w:id="780" w:name="_Toc209093224"/>
      <w:bookmarkStart w:id="781" w:name="_Toc209098151"/>
      <w:bookmarkStart w:id="782" w:name="_Toc209100984"/>
      <w:bookmarkStart w:id="783" w:name="_Toc209110691"/>
      <w:bookmarkStart w:id="784" w:name="_Toc209173937"/>
      <w:bookmarkStart w:id="785" w:name="_Toc209177454"/>
      <w:bookmarkStart w:id="786" w:name="_Toc209181308"/>
      <w:bookmarkStart w:id="787" w:name="_Toc209181852"/>
      <w:bookmarkStart w:id="788" w:name="_Toc209182683"/>
      <w:bookmarkStart w:id="789" w:name="_Toc209182956"/>
      <w:bookmarkStart w:id="790" w:name="_Toc209183229"/>
      <w:bookmarkStart w:id="791" w:name="_Toc209183502"/>
      <w:bookmarkStart w:id="792" w:name="_Toc209183773"/>
      <w:bookmarkStart w:id="793" w:name="_Toc209184047"/>
      <w:bookmarkStart w:id="794" w:name="_Toc209184369"/>
      <w:bookmarkStart w:id="795" w:name="_Toc208410188"/>
      <w:bookmarkStart w:id="796" w:name="_Toc208410361"/>
      <w:bookmarkStart w:id="797" w:name="_Toc209019806"/>
      <w:bookmarkStart w:id="798" w:name="_Toc209093225"/>
      <w:bookmarkStart w:id="799" w:name="_Toc209098152"/>
      <w:bookmarkStart w:id="800" w:name="_Toc209100985"/>
      <w:bookmarkStart w:id="801" w:name="_Toc209110692"/>
      <w:bookmarkStart w:id="802" w:name="_Toc209173938"/>
      <w:bookmarkStart w:id="803" w:name="_Toc209177455"/>
      <w:bookmarkStart w:id="804" w:name="_Toc209181309"/>
      <w:bookmarkStart w:id="805" w:name="_Toc209181853"/>
      <w:bookmarkStart w:id="806" w:name="_Toc209182684"/>
      <w:bookmarkStart w:id="807" w:name="_Toc209182957"/>
      <w:bookmarkStart w:id="808" w:name="_Toc209183230"/>
      <w:bookmarkStart w:id="809" w:name="_Toc209183503"/>
      <w:bookmarkStart w:id="810" w:name="_Toc209183774"/>
      <w:bookmarkStart w:id="811" w:name="_Toc209184048"/>
      <w:bookmarkStart w:id="812" w:name="_Toc209184370"/>
      <w:bookmarkStart w:id="813" w:name="_Toc208410189"/>
      <w:bookmarkStart w:id="814" w:name="_Toc208410362"/>
      <w:bookmarkStart w:id="815" w:name="_Toc209019807"/>
      <w:bookmarkStart w:id="816" w:name="_Toc209093226"/>
      <w:bookmarkStart w:id="817" w:name="_Toc209098153"/>
      <w:bookmarkStart w:id="818" w:name="_Toc209100986"/>
      <w:bookmarkStart w:id="819" w:name="_Toc209110693"/>
      <w:bookmarkStart w:id="820" w:name="_Toc209173939"/>
      <w:bookmarkStart w:id="821" w:name="_Toc209177456"/>
      <w:bookmarkStart w:id="822" w:name="_Toc209181310"/>
      <w:bookmarkStart w:id="823" w:name="_Toc209181854"/>
      <w:bookmarkStart w:id="824" w:name="_Toc209182685"/>
      <w:bookmarkStart w:id="825" w:name="_Toc209182958"/>
      <w:bookmarkStart w:id="826" w:name="_Toc209183231"/>
      <w:bookmarkStart w:id="827" w:name="_Toc209183504"/>
      <w:bookmarkStart w:id="828" w:name="_Toc209183775"/>
      <w:bookmarkStart w:id="829" w:name="_Toc209184049"/>
      <w:bookmarkStart w:id="830" w:name="_Toc209184371"/>
      <w:bookmarkStart w:id="831" w:name="_Toc208410190"/>
      <w:bookmarkStart w:id="832" w:name="_Toc208410363"/>
      <w:bookmarkStart w:id="833" w:name="_Toc209019808"/>
      <w:bookmarkStart w:id="834" w:name="_Toc209093227"/>
      <w:bookmarkStart w:id="835" w:name="_Toc209098154"/>
      <w:bookmarkStart w:id="836" w:name="_Toc209100987"/>
      <w:bookmarkStart w:id="837" w:name="_Toc209110694"/>
      <w:bookmarkStart w:id="838" w:name="_Toc209173940"/>
      <w:bookmarkStart w:id="839" w:name="_Toc209177457"/>
      <w:bookmarkStart w:id="840" w:name="_Toc209181311"/>
      <w:bookmarkStart w:id="841" w:name="_Toc209181855"/>
      <w:bookmarkStart w:id="842" w:name="_Toc209182686"/>
      <w:bookmarkStart w:id="843" w:name="_Toc209182959"/>
      <w:bookmarkStart w:id="844" w:name="_Toc209183232"/>
      <w:bookmarkStart w:id="845" w:name="_Toc209183505"/>
      <w:bookmarkStart w:id="846" w:name="_Toc209183776"/>
      <w:bookmarkStart w:id="847" w:name="_Toc209184050"/>
      <w:bookmarkStart w:id="848" w:name="_Toc209184372"/>
      <w:bookmarkStart w:id="849" w:name="_Toc208410191"/>
      <w:bookmarkStart w:id="850" w:name="_Toc208410364"/>
      <w:bookmarkStart w:id="851" w:name="_Toc209019809"/>
      <w:bookmarkStart w:id="852" w:name="_Toc209093228"/>
      <w:bookmarkStart w:id="853" w:name="_Toc209098155"/>
      <w:bookmarkStart w:id="854" w:name="_Toc209100988"/>
      <w:bookmarkStart w:id="855" w:name="_Toc209110695"/>
      <w:bookmarkStart w:id="856" w:name="_Toc209173941"/>
      <w:bookmarkStart w:id="857" w:name="_Toc209177458"/>
      <w:bookmarkStart w:id="858" w:name="_Toc209181312"/>
      <w:bookmarkStart w:id="859" w:name="_Toc209181856"/>
      <w:bookmarkStart w:id="860" w:name="_Toc209182687"/>
      <w:bookmarkStart w:id="861" w:name="_Toc209182960"/>
      <w:bookmarkStart w:id="862" w:name="_Toc209183233"/>
      <w:bookmarkStart w:id="863" w:name="_Toc209183506"/>
      <w:bookmarkStart w:id="864" w:name="_Toc209183777"/>
      <w:bookmarkStart w:id="865" w:name="_Toc209184051"/>
      <w:bookmarkStart w:id="866" w:name="_Toc209184373"/>
      <w:bookmarkStart w:id="867" w:name="_Toc208410212"/>
      <w:bookmarkStart w:id="868" w:name="_Toc208410385"/>
      <w:bookmarkStart w:id="869" w:name="_Toc209019830"/>
      <w:bookmarkStart w:id="870" w:name="_Toc209093249"/>
      <w:bookmarkStart w:id="871" w:name="_Toc209098176"/>
      <w:bookmarkStart w:id="872" w:name="_Toc209101009"/>
      <w:bookmarkStart w:id="873" w:name="_Toc209110716"/>
      <w:bookmarkStart w:id="874" w:name="_Toc209173962"/>
      <w:bookmarkStart w:id="875" w:name="_Toc209177479"/>
      <w:bookmarkStart w:id="876" w:name="_Toc209181333"/>
      <w:bookmarkStart w:id="877" w:name="_Toc209181877"/>
      <w:bookmarkStart w:id="878" w:name="_Toc209182708"/>
      <w:bookmarkStart w:id="879" w:name="_Toc209182981"/>
      <w:bookmarkStart w:id="880" w:name="_Toc209183254"/>
      <w:bookmarkStart w:id="881" w:name="_Toc209183527"/>
      <w:bookmarkStart w:id="882" w:name="_Toc209183798"/>
      <w:bookmarkStart w:id="883" w:name="_Toc209184072"/>
      <w:bookmarkStart w:id="884" w:name="_Toc209184394"/>
      <w:bookmarkStart w:id="885" w:name="_Toc208410213"/>
      <w:bookmarkStart w:id="886" w:name="_Toc208410386"/>
      <w:bookmarkStart w:id="887" w:name="_Toc209019831"/>
      <w:bookmarkStart w:id="888" w:name="_Toc209093250"/>
      <w:bookmarkStart w:id="889" w:name="_Toc209098177"/>
      <w:bookmarkStart w:id="890" w:name="_Toc209101010"/>
      <w:bookmarkStart w:id="891" w:name="_Toc209110717"/>
      <w:bookmarkStart w:id="892" w:name="_Toc209173963"/>
      <w:bookmarkStart w:id="893" w:name="_Toc209177480"/>
      <w:bookmarkStart w:id="894" w:name="_Toc209181334"/>
      <w:bookmarkStart w:id="895" w:name="_Toc209181878"/>
      <w:bookmarkStart w:id="896" w:name="_Toc209182709"/>
      <w:bookmarkStart w:id="897" w:name="_Toc209182982"/>
      <w:bookmarkStart w:id="898" w:name="_Toc209183255"/>
      <w:bookmarkStart w:id="899" w:name="_Toc209183528"/>
      <w:bookmarkStart w:id="900" w:name="_Toc209183799"/>
      <w:bookmarkStart w:id="901" w:name="_Toc209184073"/>
      <w:bookmarkStart w:id="902" w:name="_Toc209184395"/>
      <w:bookmarkStart w:id="903" w:name="_Toc208410214"/>
      <w:bookmarkStart w:id="904" w:name="_Toc208410387"/>
      <w:bookmarkStart w:id="905" w:name="_Toc209019832"/>
      <w:bookmarkStart w:id="906" w:name="_Toc209093251"/>
      <w:bookmarkStart w:id="907" w:name="_Toc209098178"/>
      <w:bookmarkStart w:id="908" w:name="_Toc209101011"/>
      <w:bookmarkStart w:id="909" w:name="_Toc209110718"/>
      <w:bookmarkStart w:id="910" w:name="_Toc209173964"/>
      <w:bookmarkStart w:id="911" w:name="_Toc209177481"/>
      <w:bookmarkStart w:id="912" w:name="_Toc209181335"/>
      <w:bookmarkStart w:id="913" w:name="_Toc209181879"/>
      <w:bookmarkStart w:id="914" w:name="_Toc209182710"/>
      <w:bookmarkStart w:id="915" w:name="_Toc209182983"/>
      <w:bookmarkStart w:id="916" w:name="_Toc209183256"/>
      <w:bookmarkStart w:id="917" w:name="_Toc209183529"/>
      <w:bookmarkStart w:id="918" w:name="_Toc209183800"/>
      <w:bookmarkStart w:id="919" w:name="_Toc209184074"/>
      <w:bookmarkStart w:id="920" w:name="_Toc209184396"/>
      <w:bookmarkStart w:id="921" w:name="_Toc208410215"/>
      <w:bookmarkStart w:id="922" w:name="_Toc208410388"/>
      <w:bookmarkStart w:id="923" w:name="_Toc209019833"/>
      <w:bookmarkStart w:id="924" w:name="_Toc209093252"/>
      <w:bookmarkStart w:id="925" w:name="_Toc209098179"/>
      <w:bookmarkStart w:id="926" w:name="_Toc209101012"/>
      <w:bookmarkStart w:id="927" w:name="_Toc209110719"/>
      <w:bookmarkStart w:id="928" w:name="_Toc209173965"/>
      <w:bookmarkStart w:id="929" w:name="_Toc209177482"/>
      <w:bookmarkStart w:id="930" w:name="_Toc209181336"/>
      <w:bookmarkStart w:id="931" w:name="_Toc209181880"/>
      <w:bookmarkStart w:id="932" w:name="_Toc209182711"/>
      <w:bookmarkStart w:id="933" w:name="_Toc209182984"/>
      <w:bookmarkStart w:id="934" w:name="_Toc209183257"/>
      <w:bookmarkStart w:id="935" w:name="_Toc209183530"/>
      <w:bookmarkStart w:id="936" w:name="_Toc209183801"/>
      <w:bookmarkStart w:id="937" w:name="_Toc209184075"/>
      <w:bookmarkStart w:id="938" w:name="_Toc209184397"/>
      <w:bookmarkStart w:id="939" w:name="_Toc208410216"/>
      <w:bookmarkStart w:id="940" w:name="_Toc208410389"/>
      <w:bookmarkStart w:id="941" w:name="_Toc209019834"/>
      <w:bookmarkStart w:id="942" w:name="_Toc209093253"/>
      <w:bookmarkStart w:id="943" w:name="_Toc209098180"/>
      <w:bookmarkStart w:id="944" w:name="_Toc209101013"/>
      <w:bookmarkStart w:id="945" w:name="_Toc209110720"/>
      <w:bookmarkStart w:id="946" w:name="_Toc209173966"/>
      <w:bookmarkStart w:id="947" w:name="_Toc209177483"/>
      <w:bookmarkStart w:id="948" w:name="_Toc209181337"/>
      <w:bookmarkStart w:id="949" w:name="_Toc209181881"/>
      <w:bookmarkStart w:id="950" w:name="_Toc209182712"/>
      <w:bookmarkStart w:id="951" w:name="_Toc209182985"/>
      <w:bookmarkStart w:id="952" w:name="_Toc209183258"/>
      <w:bookmarkStart w:id="953" w:name="_Toc209183531"/>
      <w:bookmarkStart w:id="954" w:name="_Toc209183802"/>
      <w:bookmarkStart w:id="955" w:name="_Toc209184076"/>
      <w:bookmarkStart w:id="956" w:name="_Toc209184398"/>
      <w:bookmarkStart w:id="957" w:name="_Toc208410217"/>
      <w:bookmarkStart w:id="958" w:name="_Toc208410390"/>
      <w:bookmarkStart w:id="959" w:name="_Toc209019835"/>
      <w:bookmarkStart w:id="960" w:name="_Toc209093254"/>
      <w:bookmarkStart w:id="961" w:name="_Toc209098181"/>
      <w:bookmarkStart w:id="962" w:name="_Toc209101014"/>
      <w:bookmarkStart w:id="963" w:name="_Toc209110721"/>
      <w:bookmarkStart w:id="964" w:name="_Toc209173967"/>
      <w:bookmarkStart w:id="965" w:name="_Toc209177484"/>
      <w:bookmarkStart w:id="966" w:name="_Toc209181338"/>
      <w:bookmarkStart w:id="967" w:name="_Toc209181882"/>
      <w:bookmarkStart w:id="968" w:name="_Toc209182713"/>
      <w:bookmarkStart w:id="969" w:name="_Toc209182986"/>
      <w:bookmarkStart w:id="970" w:name="_Toc209183259"/>
      <w:bookmarkStart w:id="971" w:name="_Toc209183532"/>
      <w:bookmarkStart w:id="972" w:name="_Toc209183803"/>
      <w:bookmarkStart w:id="973" w:name="_Toc209184077"/>
      <w:bookmarkStart w:id="974" w:name="_Toc209184399"/>
      <w:bookmarkStart w:id="975" w:name="_Toc208410218"/>
      <w:bookmarkStart w:id="976" w:name="_Toc208410391"/>
      <w:bookmarkStart w:id="977" w:name="_Toc209019836"/>
      <w:bookmarkStart w:id="978" w:name="_Toc209093255"/>
      <w:bookmarkStart w:id="979" w:name="_Toc209098182"/>
      <w:bookmarkStart w:id="980" w:name="_Toc209101015"/>
      <w:bookmarkStart w:id="981" w:name="_Toc209110722"/>
      <w:bookmarkStart w:id="982" w:name="_Toc209173968"/>
      <w:bookmarkStart w:id="983" w:name="_Toc209177485"/>
      <w:bookmarkStart w:id="984" w:name="_Toc209181339"/>
      <w:bookmarkStart w:id="985" w:name="_Toc209181883"/>
      <w:bookmarkStart w:id="986" w:name="_Toc209182714"/>
      <w:bookmarkStart w:id="987" w:name="_Toc209182987"/>
      <w:bookmarkStart w:id="988" w:name="_Toc209183260"/>
      <w:bookmarkStart w:id="989" w:name="_Toc209183533"/>
      <w:bookmarkStart w:id="990" w:name="_Toc209183804"/>
      <w:bookmarkStart w:id="991" w:name="_Toc209184078"/>
      <w:bookmarkStart w:id="992" w:name="_Toc209184400"/>
      <w:bookmarkStart w:id="993" w:name="_Toc208410219"/>
      <w:bookmarkStart w:id="994" w:name="_Toc208410392"/>
      <w:bookmarkStart w:id="995" w:name="_Toc209019837"/>
      <w:bookmarkStart w:id="996" w:name="_Toc209093256"/>
      <w:bookmarkStart w:id="997" w:name="_Toc209098183"/>
      <w:bookmarkStart w:id="998" w:name="_Toc209101016"/>
      <w:bookmarkStart w:id="999" w:name="_Toc209110723"/>
      <w:bookmarkStart w:id="1000" w:name="_Toc209173969"/>
      <w:bookmarkStart w:id="1001" w:name="_Toc209177486"/>
      <w:bookmarkStart w:id="1002" w:name="_Toc209181340"/>
      <w:bookmarkStart w:id="1003" w:name="_Toc209181884"/>
      <w:bookmarkStart w:id="1004" w:name="_Toc209182715"/>
      <w:bookmarkStart w:id="1005" w:name="_Toc209182988"/>
      <w:bookmarkStart w:id="1006" w:name="_Toc209183261"/>
      <w:bookmarkStart w:id="1007" w:name="_Toc209183534"/>
      <w:bookmarkStart w:id="1008" w:name="_Toc209183805"/>
      <w:bookmarkStart w:id="1009" w:name="_Toc209184079"/>
      <w:bookmarkStart w:id="1010" w:name="_Toc209184401"/>
      <w:bookmarkStart w:id="1011" w:name="_Toc208410220"/>
      <w:bookmarkStart w:id="1012" w:name="_Toc208410393"/>
      <w:bookmarkStart w:id="1013" w:name="_Toc209019838"/>
      <w:bookmarkStart w:id="1014" w:name="_Toc209093257"/>
      <w:bookmarkStart w:id="1015" w:name="_Toc209098184"/>
      <w:bookmarkStart w:id="1016" w:name="_Toc209101017"/>
      <w:bookmarkStart w:id="1017" w:name="_Toc209110724"/>
      <w:bookmarkStart w:id="1018" w:name="_Toc209173970"/>
      <w:bookmarkStart w:id="1019" w:name="_Toc209177487"/>
      <w:bookmarkStart w:id="1020" w:name="_Toc209181341"/>
      <w:bookmarkStart w:id="1021" w:name="_Toc209181885"/>
      <w:bookmarkStart w:id="1022" w:name="_Toc209182716"/>
      <w:bookmarkStart w:id="1023" w:name="_Toc209182989"/>
      <w:bookmarkStart w:id="1024" w:name="_Toc209183262"/>
      <w:bookmarkStart w:id="1025" w:name="_Toc209183535"/>
      <w:bookmarkStart w:id="1026" w:name="_Toc209183806"/>
      <w:bookmarkStart w:id="1027" w:name="_Toc209184080"/>
      <w:bookmarkStart w:id="1028" w:name="_Toc209184402"/>
      <w:bookmarkStart w:id="1029" w:name="_Toc208410221"/>
      <w:bookmarkStart w:id="1030" w:name="_Toc208410394"/>
      <w:bookmarkStart w:id="1031" w:name="_Toc209019839"/>
      <w:bookmarkStart w:id="1032" w:name="_Toc209093258"/>
      <w:bookmarkStart w:id="1033" w:name="_Toc209098185"/>
      <w:bookmarkStart w:id="1034" w:name="_Toc209101018"/>
      <w:bookmarkStart w:id="1035" w:name="_Toc209110725"/>
      <w:bookmarkStart w:id="1036" w:name="_Toc209173971"/>
      <w:bookmarkStart w:id="1037" w:name="_Toc209177488"/>
      <w:bookmarkStart w:id="1038" w:name="_Toc209181342"/>
      <w:bookmarkStart w:id="1039" w:name="_Toc209181886"/>
      <w:bookmarkStart w:id="1040" w:name="_Toc209182717"/>
      <w:bookmarkStart w:id="1041" w:name="_Toc209182990"/>
      <w:bookmarkStart w:id="1042" w:name="_Toc209183263"/>
      <w:bookmarkStart w:id="1043" w:name="_Toc209183536"/>
      <w:bookmarkStart w:id="1044" w:name="_Toc209183807"/>
      <w:bookmarkStart w:id="1045" w:name="_Toc209184081"/>
      <w:bookmarkStart w:id="1046" w:name="_Toc209184403"/>
      <w:bookmarkStart w:id="1047" w:name="_Toc208410222"/>
      <w:bookmarkStart w:id="1048" w:name="_Toc208410395"/>
      <w:bookmarkStart w:id="1049" w:name="_Toc209019840"/>
      <w:bookmarkStart w:id="1050" w:name="_Toc209093259"/>
      <w:bookmarkStart w:id="1051" w:name="_Toc209098186"/>
      <w:bookmarkStart w:id="1052" w:name="_Toc209101019"/>
      <w:bookmarkStart w:id="1053" w:name="_Toc209110726"/>
      <w:bookmarkStart w:id="1054" w:name="_Toc209173972"/>
      <w:bookmarkStart w:id="1055" w:name="_Toc209177489"/>
      <w:bookmarkStart w:id="1056" w:name="_Toc209181343"/>
      <w:bookmarkStart w:id="1057" w:name="_Toc209181887"/>
      <w:bookmarkStart w:id="1058" w:name="_Toc209182718"/>
      <w:bookmarkStart w:id="1059" w:name="_Toc209182991"/>
      <w:bookmarkStart w:id="1060" w:name="_Toc209183264"/>
      <w:bookmarkStart w:id="1061" w:name="_Toc209183537"/>
      <w:bookmarkStart w:id="1062" w:name="_Toc209183808"/>
      <w:bookmarkStart w:id="1063" w:name="_Toc209184082"/>
      <w:bookmarkStart w:id="1064" w:name="_Toc209184404"/>
      <w:bookmarkStart w:id="1065" w:name="_Toc208410223"/>
      <w:bookmarkStart w:id="1066" w:name="_Toc208410396"/>
      <w:bookmarkStart w:id="1067" w:name="_Toc209019841"/>
      <w:bookmarkStart w:id="1068" w:name="_Toc209093260"/>
      <w:bookmarkStart w:id="1069" w:name="_Toc209098187"/>
      <w:bookmarkStart w:id="1070" w:name="_Toc209101020"/>
      <w:bookmarkStart w:id="1071" w:name="_Toc209110727"/>
      <w:bookmarkStart w:id="1072" w:name="_Toc209173973"/>
      <w:bookmarkStart w:id="1073" w:name="_Toc209177490"/>
      <w:bookmarkStart w:id="1074" w:name="_Toc209181344"/>
      <w:bookmarkStart w:id="1075" w:name="_Toc209181888"/>
      <w:bookmarkStart w:id="1076" w:name="_Toc209182719"/>
      <w:bookmarkStart w:id="1077" w:name="_Toc209182992"/>
      <w:bookmarkStart w:id="1078" w:name="_Toc209183265"/>
      <w:bookmarkStart w:id="1079" w:name="_Toc209183538"/>
      <w:bookmarkStart w:id="1080" w:name="_Toc209183809"/>
      <w:bookmarkStart w:id="1081" w:name="_Toc209184083"/>
      <w:bookmarkStart w:id="1082" w:name="_Toc209184405"/>
      <w:bookmarkStart w:id="1083" w:name="_Toc208410224"/>
      <w:bookmarkStart w:id="1084" w:name="_Toc208410397"/>
      <w:bookmarkStart w:id="1085" w:name="_Toc209019842"/>
      <w:bookmarkStart w:id="1086" w:name="_Toc209093261"/>
      <w:bookmarkStart w:id="1087" w:name="_Toc209098188"/>
      <w:bookmarkStart w:id="1088" w:name="_Toc209101021"/>
      <w:bookmarkStart w:id="1089" w:name="_Toc209110728"/>
      <w:bookmarkStart w:id="1090" w:name="_Toc209173974"/>
      <w:bookmarkStart w:id="1091" w:name="_Toc209177491"/>
      <w:bookmarkStart w:id="1092" w:name="_Toc209181345"/>
      <w:bookmarkStart w:id="1093" w:name="_Toc209181889"/>
      <w:bookmarkStart w:id="1094" w:name="_Toc209182720"/>
      <w:bookmarkStart w:id="1095" w:name="_Toc209182993"/>
      <w:bookmarkStart w:id="1096" w:name="_Toc209183266"/>
      <w:bookmarkStart w:id="1097" w:name="_Toc209183539"/>
      <w:bookmarkStart w:id="1098" w:name="_Toc209183810"/>
      <w:bookmarkStart w:id="1099" w:name="_Toc209184084"/>
      <w:bookmarkStart w:id="1100" w:name="_Toc209184406"/>
      <w:bookmarkStart w:id="1101" w:name="_Toc208410225"/>
      <w:bookmarkStart w:id="1102" w:name="_Toc208410398"/>
      <w:bookmarkStart w:id="1103" w:name="_Toc209019843"/>
      <w:bookmarkStart w:id="1104" w:name="_Toc209093262"/>
      <w:bookmarkStart w:id="1105" w:name="_Toc209098189"/>
      <w:bookmarkStart w:id="1106" w:name="_Toc209101022"/>
      <w:bookmarkStart w:id="1107" w:name="_Toc209110729"/>
      <w:bookmarkStart w:id="1108" w:name="_Toc209173975"/>
      <w:bookmarkStart w:id="1109" w:name="_Toc209177492"/>
      <w:bookmarkStart w:id="1110" w:name="_Toc209181346"/>
      <w:bookmarkStart w:id="1111" w:name="_Toc209181890"/>
      <w:bookmarkStart w:id="1112" w:name="_Toc209182721"/>
      <w:bookmarkStart w:id="1113" w:name="_Toc209182994"/>
      <w:bookmarkStart w:id="1114" w:name="_Toc209183267"/>
      <w:bookmarkStart w:id="1115" w:name="_Toc209183540"/>
      <w:bookmarkStart w:id="1116" w:name="_Toc209183811"/>
      <w:bookmarkStart w:id="1117" w:name="_Toc209184085"/>
      <w:bookmarkStart w:id="1118" w:name="_Toc209184407"/>
      <w:bookmarkStart w:id="1119" w:name="_Toc208410226"/>
      <w:bookmarkStart w:id="1120" w:name="_Toc208410399"/>
      <w:bookmarkStart w:id="1121" w:name="_Toc209019844"/>
      <w:bookmarkStart w:id="1122" w:name="_Toc209093263"/>
      <w:bookmarkStart w:id="1123" w:name="_Toc209098190"/>
      <w:bookmarkStart w:id="1124" w:name="_Toc209101023"/>
      <w:bookmarkStart w:id="1125" w:name="_Toc209110730"/>
      <w:bookmarkStart w:id="1126" w:name="_Toc209173976"/>
      <w:bookmarkStart w:id="1127" w:name="_Toc209177493"/>
      <w:bookmarkStart w:id="1128" w:name="_Toc209181347"/>
      <w:bookmarkStart w:id="1129" w:name="_Toc209181891"/>
      <w:bookmarkStart w:id="1130" w:name="_Toc209182722"/>
      <w:bookmarkStart w:id="1131" w:name="_Toc209182995"/>
      <w:bookmarkStart w:id="1132" w:name="_Toc209183268"/>
      <w:bookmarkStart w:id="1133" w:name="_Toc209183541"/>
      <w:bookmarkStart w:id="1134" w:name="_Toc209183812"/>
      <w:bookmarkStart w:id="1135" w:name="_Toc209184086"/>
      <w:bookmarkStart w:id="1136" w:name="_Toc209184408"/>
      <w:bookmarkStart w:id="1137" w:name="_Toc208410227"/>
      <w:bookmarkStart w:id="1138" w:name="_Toc208410400"/>
      <w:bookmarkStart w:id="1139" w:name="_Toc209019845"/>
      <w:bookmarkStart w:id="1140" w:name="_Toc209093264"/>
      <w:bookmarkStart w:id="1141" w:name="_Toc209098191"/>
      <w:bookmarkStart w:id="1142" w:name="_Toc209101024"/>
      <w:bookmarkStart w:id="1143" w:name="_Toc209110731"/>
      <w:bookmarkStart w:id="1144" w:name="_Toc209173977"/>
      <w:bookmarkStart w:id="1145" w:name="_Toc209177494"/>
      <w:bookmarkStart w:id="1146" w:name="_Toc209181348"/>
      <w:bookmarkStart w:id="1147" w:name="_Toc209181892"/>
      <w:bookmarkStart w:id="1148" w:name="_Toc209182723"/>
      <w:bookmarkStart w:id="1149" w:name="_Toc209182996"/>
      <w:bookmarkStart w:id="1150" w:name="_Toc209183269"/>
      <w:bookmarkStart w:id="1151" w:name="_Toc209183542"/>
      <w:bookmarkStart w:id="1152" w:name="_Toc209183813"/>
      <w:bookmarkStart w:id="1153" w:name="_Toc209184087"/>
      <w:bookmarkStart w:id="1154" w:name="_Toc209184409"/>
      <w:bookmarkStart w:id="1155" w:name="_Toc208410249"/>
      <w:bookmarkStart w:id="1156" w:name="_Toc208410422"/>
      <w:bookmarkStart w:id="1157" w:name="_Toc209019867"/>
      <w:bookmarkStart w:id="1158" w:name="_Toc209093286"/>
      <w:bookmarkStart w:id="1159" w:name="_Toc209098213"/>
      <w:bookmarkStart w:id="1160" w:name="_Toc209101046"/>
      <w:bookmarkStart w:id="1161" w:name="_Toc209110753"/>
      <w:bookmarkStart w:id="1162" w:name="_Toc209173999"/>
      <w:bookmarkStart w:id="1163" w:name="_Toc209177516"/>
      <w:bookmarkStart w:id="1164" w:name="_Toc209181370"/>
      <w:bookmarkStart w:id="1165" w:name="_Toc209181914"/>
      <w:bookmarkStart w:id="1166" w:name="_Toc209182745"/>
      <w:bookmarkStart w:id="1167" w:name="_Toc209183018"/>
      <w:bookmarkStart w:id="1168" w:name="_Toc209183291"/>
      <w:bookmarkStart w:id="1169" w:name="_Toc209183564"/>
      <w:bookmarkStart w:id="1170" w:name="_Toc209183835"/>
      <w:bookmarkStart w:id="1171" w:name="_Toc209184109"/>
      <w:bookmarkStart w:id="1172" w:name="_Toc209184431"/>
      <w:bookmarkStart w:id="1173" w:name="_Toc208410254"/>
      <w:bookmarkStart w:id="1174" w:name="_Toc208410427"/>
      <w:bookmarkStart w:id="1175" w:name="_Toc209019872"/>
      <w:bookmarkStart w:id="1176" w:name="_Toc209093291"/>
      <w:bookmarkStart w:id="1177" w:name="_Toc209098218"/>
      <w:bookmarkStart w:id="1178" w:name="_Toc209101051"/>
      <w:bookmarkStart w:id="1179" w:name="_Toc209110758"/>
      <w:bookmarkStart w:id="1180" w:name="_Toc209174004"/>
      <w:bookmarkStart w:id="1181" w:name="_Toc209177521"/>
      <w:bookmarkStart w:id="1182" w:name="_Toc209181375"/>
      <w:bookmarkStart w:id="1183" w:name="_Toc209181919"/>
      <w:bookmarkStart w:id="1184" w:name="_Toc209182750"/>
      <w:bookmarkStart w:id="1185" w:name="_Toc209183023"/>
      <w:bookmarkStart w:id="1186" w:name="_Toc209183296"/>
      <w:bookmarkStart w:id="1187" w:name="_Toc209183569"/>
      <w:bookmarkStart w:id="1188" w:name="_Toc209183840"/>
      <w:bookmarkStart w:id="1189" w:name="_Toc209184114"/>
      <w:bookmarkStart w:id="1190" w:name="_Toc209184436"/>
      <w:bookmarkStart w:id="1191" w:name="_Toc208410255"/>
      <w:bookmarkStart w:id="1192" w:name="_Toc208410428"/>
      <w:bookmarkStart w:id="1193" w:name="_Toc209019873"/>
      <w:bookmarkStart w:id="1194" w:name="_Toc209093292"/>
      <w:bookmarkStart w:id="1195" w:name="_Toc209098219"/>
      <w:bookmarkStart w:id="1196" w:name="_Toc209101052"/>
      <w:bookmarkStart w:id="1197" w:name="_Toc209110759"/>
      <w:bookmarkStart w:id="1198" w:name="_Toc209174005"/>
      <w:bookmarkStart w:id="1199" w:name="_Toc209177522"/>
      <w:bookmarkStart w:id="1200" w:name="_Toc209181376"/>
      <w:bookmarkStart w:id="1201" w:name="_Toc209181920"/>
      <w:bookmarkStart w:id="1202" w:name="_Toc209182751"/>
      <w:bookmarkStart w:id="1203" w:name="_Toc209183024"/>
      <w:bookmarkStart w:id="1204" w:name="_Toc209183297"/>
      <w:bookmarkStart w:id="1205" w:name="_Toc209183570"/>
      <w:bookmarkStart w:id="1206" w:name="_Toc209183841"/>
      <w:bookmarkStart w:id="1207" w:name="_Toc209184115"/>
      <w:bookmarkStart w:id="1208" w:name="_Toc209184437"/>
      <w:bookmarkStart w:id="1209" w:name="_Toc208410256"/>
      <w:bookmarkStart w:id="1210" w:name="_Toc208410429"/>
      <w:bookmarkStart w:id="1211" w:name="_Toc209019874"/>
      <w:bookmarkStart w:id="1212" w:name="_Toc209093293"/>
      <w:bookmarkStart w:id="1213" w:name="_Toc209098220"/>
      <w:bookmarkStart w:id="1214" w:name="_Toc209101053"/>
      <w:bookmarkStart w:id="1215" w:name="_Toc209110760"/>
      <w:bookmarkStart w:id="1216" w:name="_Toc209174006"/>
      <w:bookmarkStart w:id="1217" w:name="_Toc209177523"/>
      <w:bookmarkStart w:id="1218" w:name="_Toc209181377"/>
      <w:bookmarkStart w:id="1219" w:name="_Toc209181921"/>
      <w:bookmarkStart w:id="1220" w:name="_Toc209182752"/>
      <w:bookmarkStart w:id="1221" w:name="_Toc209183025"/>
      <w:bookmarkStart w:id="1222" w:name="_Toc209183298"/>
      <w:bookmarkStart w:id="1223" w:name="_Toc209183571"/>
      <w:bookmarkStart w:id="1224" w:name="_Toc209183842"/>
      <w:bookmarkStart w:id="1225" w:name="_Toc209184116"/>
      <w:bookmarkStart w:id="1226" w:name="_Toc209184438"/>
      <w:bookmarkStart w:id="1227" w:name="_Toc208410257"/>
      <w:bookmarkStart w:id="1228" w:name="_Toc208410430"/>
      <w:bookmarkStart w:id="1229" w:name="_Toc209019875"/>
      <w:bookmarkStart w:id="1230" w:name="_Toc209093294"/>
      <w:bookmarkStart w:id="1231" w:name="_Toc209098221"/>
      <w:bookmarkStart w:id="1232" w:name="_Toc209101054"/>
      <w:bookmarkStart w:id="1233" w:name="_Toc209110761"/>
      <w:bookmarkStart w:id="1234" w:name="_Toc209174007"/>
      <w:bookmarkStart w:id="1235" w:name="_Toc209177524"/>
      <w:bookmarkStart w:id="1236" w:name="_Toc209181378"/>
      <w:bookmarkStart w:id="1237" w:name="_Toc209181922"/>
      <w:bookmarkStart w:id="1238" w:name="_Toc209182753"/>
      <w:bookmarkStart w:id="1239" w:name="_Toc209183026"/>
      <w:bookmarkStart w:id="1240" w:name="_Toc209183299"/>
      <w:bookmarkStart w:id="1241" w:name="_Toc209183572"/>
      <w:bookmarkStart w:id="1242" w:name="_Toc209183843"/>
      <w:bookmarkStart w:id="1243" w:name="_Toc209184117"/>
      <w:bookmarkStart w:id="1244" w:name="_Toc209184439"/>
      <w:bookmarkStart w:id="1245" w:name="_Toc208410258"/>
      <w:bookmarkStart w:id="1246" w:name="_Toc208410431"/>
      <w:bookmarkStart w:id="1247" w:name="_Toc209019876"/>
      <w:bookmarkStart w:id="1248" w:name="_Toc209093295"/>
      <w:bookmarkStart w:id="1249" w:name="_Toc209098222"/>
      <w:bookmarkStart w:id="1250" w:name="_Toc209101055"/>
      <w:bookmarkStart w:id="1251" w:name="_Toc209110762"/>
      <w:bookmarkStart w:id="1252" w:name="_Toc209174008"/>
      <w:bookmarkStart w:id="1253" w:name="_Toc209177525"/>
      <w:bookmarkStart w:id="1254" w:name="_Toc209181379"/>
      <w:bookmarkStart w:id="1255" w:name="_Toc209181923"/>
      <w:bookmarkStart w:id="1256" w:name="_Toc209182754"/>
      <w:bookmarkStart w:id="1257" w:name="_Toc209183027"/>
      <w:bookmarkStart w:id="1258" w:name="_Toc209183300"/>
      <w:bookmarkStart w:id="1259" w:name="_Toc209183573"/>
      <w:bookmarkStart w:id="1260" w:name="_Toc209183844"/>
      <w:bookmarkStart w:id="1261" w:name="_Toc209184118"/>
      <w:bookmarkStart w:id="1262" w:name="_Toc209184440"/>
      <w:bookmarkStart w:id="1263" w:name="_Toc208410259"/>
      <w:bookmarkStart w:id="1264" w:name="_Toc208410432"/>
      <w:bookmarkStart w:id="1265" w:name="_Toc209019877"/>
      <w:bookmarkStart w:id="1266" w:name="_Toc209093296"/>
      <w:bookmarkStart w:id="1267" w:name="_Toc209098223"/>
      <w:bookmarkStart w:id="1268" w:name="_Toc209101056"/>
      <w:bookmarkStart w:id="1269" w:name="_Toc209110763"/>
      <w:bookmarkStart w:id="1270" w:name="_Toc209174009"/>
      <w:bookmarkStart w:id="1271" w:name="_Toc209177526"/>
      <w:bookmarkStart w:id="1272" w:name="_Toc209181380"/>
      <w:bookmarkStart w:id="1273" w:name="_Toc209181924"/>
      <w:bookmarkStart w:id="1274" w:name="_Toc209182755"/>
      <w:bookmarkStart w:id="1275" w:name="_Toc209183028"/>
      <w:bookmarkStart w:id="1276" w:name="_Toc209183301"/>
      <w:bookmarkStart w:id="1277" w:name="_Toc209183574"/>
      <w:bookmarkStart w:id="1278" w:name="_Toc209183845"/>
      <w:bookmarkStart w:id="1279" w:name="_Toc209184119"/>
      <w:bookmarkStart w:id="1280" w:name="_Toc209184441"/>
      <w:bookmarkStart w:id="1281" w:name="_Toc208410260"/>
      <w:bookmarkStart w:id="1282" w:name="_Toc208410433"/>
      <w:bookmarkStart w:id="1283" w:name="_Toc209019878"/>
      <w:bookmarkStart w:id="1284" w:name="_Toc209093297"/>
      <w:bookmarkStart w:id="1285" w:name="_Toc209098224"/>
      <w:bookmarkStart w:id="1286" w:name="_Toc209101057"/>
      <w:bookmarkStart w:id="1287" w:name="_Toc209110764"/>
      <w:bookmarkStart w:id="1288" w:name="_Toc209174010"/>
      <w:bookmarkStart w:id="1289" w:name="_Toc209177527"/>
      <w:bookmarkStart w:id="1290" w:name="_Toc209181381"/>
      <w:bookmarkStart w:id="1291" w:name="_Toc209181925"/>
      <w:bookmarkStart w:id="1292" w:name="_Toc209182756"/>
      <w:bookmarkStart w:id="1293" w:name="_Toc209183029"/>
      <w:bookmarkStart w:id="1294" w:name="_Toc209183302"/>
      <w:bookmarkStart w:id="1295" w:name="_Toc209183575"/>
      <w:bookmarkStart w:id="1296" w:name="_Toc209183846"/>
      <w:bookmarkStart w:id="1297" w:name="_Toc209184120"/>
      <w:bookmarkStart w:id="1298" w:name="_Toc209184442"/>
      <w:bookmarkStart w:id="1299" w:name="_Toc209019879"/>
      <w:bookmarkStart w:id="1300" w:name="_Toc209093298"/>
      <w:bookmarkStart w:id="1301" w:name="_Toc209098225"/>
      <w:bookmarkStart w:id="1302" w:name="_Toc209101058"/>
      <w:bookmarkStart w:id="1303" w:name="_Toc209110765"/>
      <w:bookmarkStart w:id="1304" w:name="_Toc209174011"/>
      <w:bookmarkStart w:id="1305" w:name="_Toc209177528"/>
      <w:bookmarkStart w:id="1306" w:name="_Toc209181382"/>
      <w:bookmarkStart w:id="1307" w:name="_Toc209181926"/>
      <w:bookmarkStart w:id="1308" w:name="_Toc209182757"/>
      <w:bookmarkStart w:id="1309" w:name="_Toc209183030"/>
      <w:bookmarkStart w:id="1310" w:name="_Toc209183303"/>
      <w:bookmarkStart w:id="1311" w:name="_Toc209183576"/>
      <w:bookmarkStart w:id="1312" w:name="_Toc209183847"/>
      <w:bookmarkStart w:id="1313" w:name="_Toc209184121"/>
      <w:bookmarkStart w:id="1314" w:name="_Toc209184443"/>
      <w:bookmarkStart w:id="1315" w:name="_Toc209019880"/>
      <w:bookmarkStart w:id="1316" w:name="_Toc209093299"/>
      <w:bookmarkStart w:id="1317" w:name="_Toc209098226"/>
      <w:bookmarkStart w:id="1318" w:name="_Toc209101059"/>
      <w:bookmarkStart w:id="1319" w:name="_Toc209110766"/>
      <w:bookmarkStart w:id="1320" w:name="_Toc209174012"/>
      <w:bookmarkStart w:id="1321" w:name="_Toc209177529"/>
      <w:bookmarkStart w:id="1322" w:name="_Toc209181383"/>
      <w:bookmarkStart w:id="1323" w:name="_Toc209181927"/>
      <w:bookmarkStart w:id="1324" w:name="_Toc209182758"/>
      <w:bookmarkStart w:id="1325" w:name="_Toc209183031"/>
      <w:bookmarkStart w:id="1326" w:name="_Toc209183304"/>
      <w:bookmarkStart w:id="1327" w:name="_Toc209183577"/>
      <w:bookmarkStart w:id="1328" w:name="_Toc209183848"/>
      <w:bookmarkStart w:id="1329" w:name="_Toc209184122"/>
      <w:bookmarkStart w:id="1330" w:name="_Toc209184444"/>
      <w:bookmarkStart w:id="1331" w:name="_Toc209019881"/>
      <w:bookmarkStart w:id="1332" w:name="_Toc209093300"/>
      <w:bookmarkStart w:id="1333" w:name="_Toc209098227"/>
      <w:bookmarkStart w:id="1334" w:name="_Toc209101060"/>
      <w:bookmarkStart w:id="1335" w:name="_Toc209110767"/>
      <w:bookmarkStart w:id="1336" w:name="_Toc209174013"/>
      <w:bookmarkStart w:id="1337" w:name="_Toc209177530"/>
      <w:bookmarkStart w:id="1338" w:name="_Toc209181384"/>
      <w:bookmarkStart w:id="1339" w:name="_Toc209181928"/>
      <w:bookmarkStart w:id="1340" w:name="_Toc209182759"/>
      <w:bookmarkStart w:id="1341" w:name="_Toc209183032"/>
      <w:bookmarkStart w:id="1342" w:name="_Toc209183305"/>
      <w:bookmarkStart w:id="1343" w:name="_Toc209183578"/>
      <w:bookmarkStart w:id="1344" w:name="_Toc209183849"/>
      <w:bookmarkStart w:id="1345" w:name="_Toc209184123"/>
      <w:bookmarkStart w:id="1346" w:name="_Toc209184445"/>
      <w:bookmarkStart w:id="1347" w:name="_Toc209019882"/>
      <w:bookmarkStart w:id="1348" w:name="_Toc209093301"/>
      <w:bookmarkStart w:id="1349" w:name="_Toc209098228"/>
      <w:bookmarkStart w:id="1350" w:name="_Toc209101061"/>
      <w:bookmarkStart w:id="1351" w:name="_Toc209110768"/>
      <w:bookmarkStart w:id="1352" w:name="_Toc209174014"/>
      <w:bookmarkStart w:id="1353" w:name="_Toc209177531"/>
      <w:bookmarkStart w:id="1354" w:name="_Toc209181385"/>
      <w:bookmarkStart w:id="1355" w:name="_Toc209181929"/>
      <w:bookmarkStart w:id="1356" w:name="_Toc209182760"/>
      <w:bookmarkStart w:id="1357" w:name="_Toc209183033"/>
      <w:bookmarkStart w:id="1358" w:name="_Toc209183306"/>
      <w:bookmarkStart w:id="1359" w:name="_Toc209183579"/>
      <w:bookmarkStart w:id="1360" w:name="_Toc209183850"/>
      <w:bookmarkStart w:id="1361" w:name="_Toc209184124"/>
      <w:bookmarkStart w:id="1362" w:name="_Toc209184446"/>
      <w:bookmarkStart w:id="1363" w:name="_Toc209019883"/>
      <w:bookmarkStart w:id="1364" w:name="_Toc209093302"/>
      <w:bookmarkStart w:id="1365" w:name="_Toc209098229"/>
      <w:bookmarkStart w:id="1366" w:name="_Toc209101062"/>
      <w:bookmarkStart w:id="1367" w:name="_Toc209110769"/>
      <w:bookmarkStart w:id="1368" w:name="_Toc209174015"/>
      <w:bookmarkStart w:id="1369" w:name="_Toc209177532"/>
      <w:bookmarkStart w:id="1370" w:name="_Toc209181386"/>
      <w:bookmarkStart w:id="1371" w:name="_Toc209181930"/>
      <w:bookmarkStart w:id="1372" w:name="_Toc209182761"/>
      <w:bookmarkStart w:id="1373" w:name="_Toc209183034"/>
      <w:bookmarkStart w:id="1374" w:name="_Toc209183307"/>
      <w:bookmarkStart w:id="1375" w:name="_Toc209183580"/>
      <w:bookmarkStart w:id="1376" w:name="_Toc209183851"/>
      <w:bookmarkStart w:id="1377" w:name="_Toc209184125"/>
      <w:bookmarkStart w:id="1378" w:name="_Toc209184447"/>
      <w:bookmarkStart w:id="1379" w:name="_Toc209019884"/>
      <w:bookmarkStart w:id="1380" w:name="_Toc209093303"/>
      <w:bookmarkStart w:id="1381" w:name="_Toc209098230"/>
      <w:bookmarkStart w:id="1382" w:name="_Toc209101063"/>
      <w:bookmarkStart w:id="1383" w:name="_Toc209110770"/>
      <w:bookmarkStart w:id="1384" w:name="_Toc209174016"/>
      <w:bookmarkStart w:id="1385" w:name="_Toc209177533"/>
      <w:bookmarkStart w:id="1386" w:name="_Toc209181387"/>
      <w:bookmarkStart w:id="1387" w:name="_Toc209181931"/>
      <w:bookmarkStart w:id="1388" w:name="_Toc209182762"/>
      <w:bookmarkStart w:id="1389" w:name="_Toc209183035"/>
      <w:bookmarkStart w:id="1390" w:name="_Toc209183308"/>
      <w:bookmarkStart w:id="1391" w:name="_Toc209183581"/>
      <w:bookmarkStart w:id="1392" w:name="_Toc209183852"/>
      <w:bookmarkStart w:id="1393" w:name="_Toc209184126"/>
      <w:bookmarkStart w:id="1394" w:name="_Toc209184448"/>
      <w:bookmarkStart w:id="1395" w:name="_Toc209019885"/>
      <w:bookmarkStart w:id="1396" w:name="_Toc209093304"/>
      <w:bookmarkStart w:id="1397" w:name="_Toc209098231"/>
      <w:bookmarkStart w:id="1398" w:name="_Toc209101064"/>
      <w:bookmarkStart w:id="1399" w:name="_Toc209110771"/>
      <w:bookmarkStart w:id="1400" w:name="_Toc209174017"/>
      <w:bookmarkStart w:id="1401" w:name="_Toc209177534"/>
      <w:bookmarkStart w:id="1402" w:name="_Toc209181388"/>
      <w:bookmarkStart w:id="1403" w:name="_Toc209181932"/>
      <w:bookmarkStart w:id="1404" w:name="_Toc209182763"/>
      <w:bookmarkStart w:id="1405" w:name="_Toc209183036"/>
      <w:bookmarkStart w:id="1406" w:name="_Toc209183309"/>
      <w:bookmarkStart w:id="1407" w:name="_Toc209183582"/>
      <w:bookmarkStart w:id="1408" w:name="_Toc209183853"/>
      <w:bookmarkStart w:id="1409" w:name="_Toc209184127"/>
      <w:bookmarkStart w:id="1410" w:name="_Toc209184449"/>
      <w:bookmarkStart w:id="1411" w:name="_Toc209019886"/>
      <w:bookmarkStart w:id="1412" w:name="_Toc209093305"/>
      <w:bookmarkStart w:id="1413" w:name="_Toc209098232"/>
      <w:bookmarkStart w:id="1414" w:name="_Toc209101065"/>
      <w:bookmarkStart w:id="1415" w:name="_Toc209110772"/>
      <w:bookmarkStart w:id="1416" w:name="_Toc209174018"/>
      <w:bookmarkStart w:id="1417" w:name="_Toc209177535"/>
      <w:bookmarkStart w:id="1418" w:name="_Toc209181389"/>
      <w:bookmarkStart w:id="1419" w:name="_Toc209181933"/>
      <w:bookmarkStart w:id="1420" w:name="_Toc209182764"/>
      <w:bookmarkStart w:id="1421" w:name="_Toc209183037"/>
      <w:bookmarkStart w:id="1422" w:name="_Toc209183310"/>
      <w:bookmarkStart w:id="1423" w:name="_Toc209183583"/>
      <w:bookmarkStart w:id="1424" w:name="_Toc209183854"/>
      <w:bookmarkStart w:id="1425" w:name="_Toc209184128"/>
      <w:bookmarkStart w:id="1426" w:name="_Toc209184450"/>
      <w:bookmarkStart w:id="1427" w:name="_Toc209019887"/>
      <w:bookmarkStart w:id="1428" w:name="_Toc209093306"/>
      <w:bookmarkStart w:id="1429" w:name="_Toc209098233"/>
      <w:bookmarkStart w:id="1430" w:name="_Toc209101066"/>
      <w:bookmarkStart w:id="1431" w:name="_Toc209110773"/>
      <w:bookmarkStart w:id="1432" w:name="_Toc209174019"/>
      <w:bookmarkStart w:id="1433" w:name="_Toc209177536"/>
      <w:bookmarkStart w:id="1434" w:name="_Toc209181390"/>
      <w:bookmarkStart w:id="1435" w:name="_Toc209181934"/>
      <w:bookmarkStart w:id="1436" w:name="_Toc209182765"/>
      <w:bookmarkStart w:id="1437" w:name="_Toc209183038"/>
      <w:bookmarkStart w:id="1438" w:name="_Toc209183311"/>
      <w:bookmarkStart w:id="1439" w:name="_Toc209183584"/>
      <w:bookmarkStart w:id="1440" w:name="_Toc209183855"/>
      <w:bookmarkStart w:id="1441" w:name="_Toc209184129"/>
      <w:bookmarkStart w:id="1442" w:name="_Toc209184451"/>
      <w:bookmarkStart w:id="1443" w:name="_Toc209019888"/>
      <w:bookmarkStart w:id="1444" w:name="_Toc209093307"/>
      <w:bookmarkStart w:id="1445" w:name="_Toc209098234"/>
      <w:bookmarkStart w:id="1446" w:name="_Toc209101067"/>
      <w:bookmarkStart w:id="1447" w:name="_Toc209110774"/>
      <w:bookmarkStart w:id="1448" w:name="_Toc209174020"/>
      <w:bookmarkStart w:id="1449" w:name="_Toc209177537"/>
      <w:bookmarkStart w:id="1450" w:name="_Toc209181391"/>
      <w:bookmarkStart w:id="1451" w:name="_Toc209181935"/>
      <w:bookmarkStart w:id="1452" w:name="_Toc209182766"/>
      <w:bookmarkStart w:id="1453" w:name="_Toc209183039"/>
      <w:bookmarkStart w:id="1454" w:name="_Toc209183312"/>
      <w:bookmarkStart w:id="1455" w:name="_Toc209183585"/>
      <w:bookmarkStart w:id="1456" w:name="_Toc209183856"/>
      <w:bookmarkStart w:id="1457" w:name="_Toc209184130"/>
      <w:bookmarkStart w:id="1458" w:name="_Toc209184452"/>
      <w:bookmarkStart w:id="1459" w:name="_Toc209019889"/>
      <w:bookmarkStart w:id="1460" w:name="_Toc209093308"/>
      <w:bookmarkStart w:id="1461" w:name="_Toc209098235"/>
      <w:bookmarkStart w:id="1462" w:name="_Toc209101068"/>
      <w:bookmarkStart w:id="1463" w:name="_Toc209110775"/>
      <w:bookmarkStart w:id="1464" w:name="_Toc209174021"/>
      <w:bookmarkStart w:id="1465" w:name="_Toc209177538"/>
      <w:bookmarkStart w:id="1466" w:name="_Toc209181392"/>
      <w:bookmarkStart w:id="1467" w:name="_Toc209181936"/>
      <w:bookmarkStart w:id="1468" w:name="_Toc209182767"/>
      <w:bookmarkStart w:id="1469" w:name="_Toc209183040"/>
      <w:bookmarkStart w:id="1470" w:name="_Toc209183313"/>
      <w:bookmarkStart w:id="1471" w:name="_Toc209183586"/>
      <w:bookmarkStart w:id="1472" w:name="_Toc209183857"/>
      <w:bookmarkStart w:id="1473" w:name="_Toc209184131"/>
      <w:bookmarkStart w:id="1474" w:name="_Toc209184453"/>
      <w:bookmarkStart w:id="1475" w:name="_Toc209019890"/>
      <w:bookmarkStart w:id="1476" w:name="_Toc209093309"/>
      <w:bookmarkStart w:id="1477" w:name="_Toc209098236"/>
      <w:bookmarkStart w:id="1478" w:name="_Toc209101069"/>
      <w:bookmarkStart w:id="1479" w:name="_Toc209110776"/>
      <w:bookmarkStart w:id="1480" w:name="_Toc209174022"/>
      <w:bookmarkStart w:id="1481" w:name="_Toc209177539"/>
      <w:bookmarkStart w:id="1482" w:name="_Toc209181393"/>
      <w:bookmarkStart w:id="1483" w:name="_Toc209181937"/>
      <w:bookmarkStart w:id="1484" w:name="_Toc209182768"/>
      <w:bookmarkStart w:id="1485" w:name="_Toc209183041"/>
      <w:bookmarkStart w:id="1486" w:name="_Toc209183314"/>
      <w:bookmarkStart w:id="1487" w:name="_Toc209183587"/>
      <w:bookmarkStart w:id="1488" w:name="_Toc209183858"/>
      <w:bookmarkStart w:id="1489" w:name="_Toc209184132"/>
      <w:bookmarkStart w:id="1490" w:name="_Toc209184454"/>
      <w:bookmarkStart w:id="1491" w:name="_Toc209019891"/>
      <w:bookmarkStart w:id="1492" w:name="_Toc209093310"/>
      <w:bookmarkStart w:id="1493" w:name="_Toc209098237"/>
      <w:bookmarkStart w:id="1494" w:name="_Toc209101070"/>
      <w:bookmarkStart w:id="1495" w:name="_Toc209110777"/>
      <w:bookmarkStart w:id="1496" w:name="_Toc209174023"/>
      <w:bookmarkStart w:id="1497" w:name="_Toc209177540"/>
      <w:bookmarkStart w:id="1498" w:name="_Toc209181394"/>
      <w:bookmarkStart w:id="1499" w:name="_Toc209181938"/>
      <w:bookmarkStart w:id="1500" w:name="_Toc209182769"/>
      <w:bookmarkStart w:id="1501" w:name="_Toc209183042"/>
      <w:bookmarkStart w:id="1502" w:name="_Toc209183315"/>
      <w:bookmarkStart w:id="1503" w:name="_Toc209183588"/>
      <w:bookmarkStart w:id="1504" w:name="_Toc209183859"/>
      <w:bookmarkStart w:id="1505" w:name="_Toc209184133"/>
      <w:bookmarkStart w:id="1506" w:name="_Toc209184455"/>
      <w:bookmarkStart w:id="1507" w:name="_Toc209184456"/>
      <w:bookmarkStart w:id="1508" w:name="_Toc38645178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r>
        <w:rPr>
          <w:rFonts w:cs="Arial"/>
          <w:szCs w:val="24"/>
        </w:rPr>
        <w:lastRenderedPageBreak/>
        <w:t>PAYMENT</w:t>
      </w:r>
      <w:r w:rsidR="006C7F73">
        <w:rPr>
          <w:rFonts w:cs="Arial"/>
          <w:szCs w:val="24"/>
        </w:rPr>
        <w:t xml:space="preserve"> </w:t>
      </w:r>
      <w:r>
        <w:rPr>
          <w:rFonts w:cs="Arial"/>
          <w:szCs w:val="24"/>
        </w:rPr>
        <w:t>AND SERVICE</w:t>
      </w:r>
      <w:r w:rsidR="00733AA5">
        <w:rPr>
          <w:rFonts w:cs="Arial"/>
          <w:szCs w:val="24"/>
        </w:rPr>
        <w:t xml:space="preserve"> </w:t>
      </w:r>
      <w:r>
        <w:rPr>
          <w:rFonts w:cs="Arial"/>
          <w:szCs w:val="24"/>
        </w:rPr>
        <w:t>LEVEL</w:t>
      </w:r>
      <w:r w:rsidR="00733AA5">
        <w:rPr>
          <w:rFonts w:cs="Arial"/>
          <w:szCs w:val="24"/>
        </w:rPr>
        <w:t xml:space="preserve"> A</w:t>
      </w:r>
      <w:r>
        <w:rPr>
          <w:rFonts w:cs="Arial"/>
          <w:szCs w:val="24"/>
        </w:rPr>
        <w:t>GREEMENT</w:t>
      </w:r>
      <w:bookmarkEnd w:id="1507"/>
    </w:p>
    <w:p w14:paraId="0564D77E" w14:textId="79AC48A0" w:rsidR="00733AA5" w:rsidRPr="004C5E90" w:rsidRDefault="00733AA5" w:rsidP="00691AA7">
      <w:pPr>
        <w:pStyle w:val="Heading2"/>
      </w:pPr>
      <w:bookmarkStart w:id="1509" w:name="_Toc209184457"/>
      <w:r>
        <w:t>Payments</w:t>
      </w:r>
      <w:bookmarkEnd w:id="1509"/>
    </w:p>
    <w:p w14:paraId="099C6189" w14:textId="62128AC4" w:rsidR="00E556F1" w:rsidRPr="000C751B" w:rsidRDefault="00593885" w:rsidP="00691AA7">
      <w:pPr>
        <w:pStyle w:val="Heading3"/>
        <w:numPr>
          <w:ilvl w:val="0"/>
          <w:numId w:val="321"/>
        </w:numPr>
      </w:pPr>
      <w:bookmarkStart w:id="1510" w:name="_Toc209184458"/>
      <w:r w:rsidRPr="000C751B">
        <w:t xml:space="preserve">Payment to Resources Placed </w:t>
      </w:r>
      <w:r w:rsidR="005668A3" w:rsidRPr="000C751B">
        <w:t>with</w:t>
      </w:r>
      <w:r w:rsidR="00E556F1" w:rsidRPr="000C751B">
        <w:t xml:space="preserve"> DS&amp;R</w:t>
      </w:r>
      <w:bookmarkEnd w:id="1510"/>
    </w:p>
    <w:p w14:paraId="58F1140B" w14:textId="51877AE7" w:rsidR="00776199" w:rsidRDefault="00776199" w:rsidP="00691AA7">
      <w:pPr>
        <w:pStyle w:val="ListParagraph"/>
        <w:numPr>
          <w:ilvl w:val="0"/>
          <w:numId w:val="300"/>
        </w:numPr>
        <w:spacing w:after="0"/>
        <w:jc w:val="both"/>
        <w:rPr>
          <w:rFonts w:ascii="Arial" w:hAnsi="Arial" w:cs="Arial"/>
        </w:rPr>
      </w:pPr>
      <w:r>
        <w:rPr>
          <w:rFonts w:ascii="Arial" w:hAnsi="Arial" w:cs="Arial"/>
        </w:rPr>
        <w:t xml:space="preserve">The </w:t>
      </w:r>
      <w:r w:rsidRPr="0075259A">
        <w:rPr>
          <w:rFonts w:ascii="Arial" w:hAnsi="Arial" w:cs="Arial"/>
        </w:rPr>
        <w:t>Manpower agency shall make prompt salary payment to the resources placed with DS&amp;R by 10</w:t>
      </w:r>
      <w:r w:rsidRPr="0075259A">
        <w:rPr>
          <w:rFonts w:ascii="Arial" w:hAnsi="Arial" w:cs="Arial"/>
          <w:vertAlign w:val="superscript"/>
        </w:rPr>
        <w:t xml:space="preserve">th </w:t>
      </w:r>
      <w:r w:rsidRPr="0075259A">
        <w:rPr>
          <w:rFonts w:ascii="Arial" w:hAnsi="Arial" w:cs="Arial"/>
        </w:rPr>
        <w:t>of the month without fail. The agency shall submit the details of payment made to the resources along with the bills submitted to DS&amp;R.</w:t>
      </w:r>
      <w:r w:rsidRPr="0075259A">
        <w:rPr>
          <w:rFonts w:ascii="Arial" w:hAnsi="Arial" w:cs="Arial"/>
          <w:lang w:val="en-IN"/>
        </w:rPr>
        <w:t xml:space="preserve"> Failing to make prompt salary payment to the resources will attract penalties as per </w:t>
      </w:r>
      <w:r w:rsidRPr="0075259A">
        <w:rPr>
          <w:rFonts w:ascii="Arial" w:hAnsi="Arial" w:cs="Arial"/>
        </w:rPr>
        <w:t>RFP Conditions</w:t>
      </w:r>
      <w:r w:rsidR="005257FF">
        <w:rPr>
          <w:rFonts w:ascii="Arial" w:hAnsi="Arial" w:cs="Arial"/>
          <w:lang w:val="en-IN"/>
        </w:rPr>
        <w:t xml:space="preserve"> and treated as failure to </w:t>
      </w:r>
      <w:proofErr w:type="spellStart"/>
      <w:r w:rsidR="005257FF">
        <w:rPr>
          <w:rFonts w:ascii="Arial" w:hAnsi="Arial" w:cs="Arial"/>
          <w:lang w:val="en-IN"/>
        </w:rPr>
        <w:t>deiver</w:t>
      </w:r>
      <w:proofErr w:type="spellEnd"/>
      <w:r w:rsidR="005257FF">
        <w:rPr>
          <w:rFonts w:ascii="Arial" w:hAnsi="Arial" w:cs="Arial"/>
          <w:lang w:val="en-IN"/>
        </w:rPr>
        <w:t xml:space="preserve"> the Scope of Work and liable to lead to termination of the Contract Agreement. </w:t>
      </w:r>
    </w:p>
    <w:p w14:paraId="444FAF0C" w14:textId="05E90F00" w:rsidR="00E556F1" w:rsidRDefault="00E556F1" w:rsidP="000C751B">
      <w:pPr>
        <w:pStyle w:val="ListParagraph"/>
        <w:numPr>
          <w:ilvl w:val="0"/>
          <w:numId w:val="300"/>
        </w:numPr>
        <w:spacing w:after="0"/>
        <w:jc w:val="both"/>
        <w:rPr>
          <w:rFonts w:ascii="Arial" w:hAnsi="Arial" w:cs="Arial"/>
        </w:rPr>
      </w:pPr>
      <w:r w:rsidRPr="0075259A">
        <w:rPr>
          <w:rFonts w:ascii="Arial" w:hAnsi="Arial" w:cs="Arial"/>
        </w:rPr>
        <w:t>In case of exigencies wherein there is delay in making payments to the agency by the Department, the agency should be in the position to pay the resources promptly within 10</w:t>
      </w:r>
      <w:r w:rsidRPr="0075259A">
        <w:rPr>
          <w:rFonts w:ascii="Arial" w:hAnsi="Arial" w:cs="Arial"/>
          <w:vertAlign w:val="superscript"/>
        </w:rPr>
        <w:t>th</w:t>
      </w:r>
      <w:r w:rsidRPr="0075259A">
        <w:rPr>
          <w:rFonts w:ascii="Arial" w:hAnsi="Arial" w:cs="Arial"/>
        </w:rPr>
        <w:t xml:space="preserve"> of every month for a period of 3 months in spite of delay from the Department.</w:t>
      </w:r>
    </w:p>
    <w:p w14:paraId="37CF324D" w14:textId="77777777" w:rsidR="000C751B" w:rsidRPr="0075259A" w:rsidRDefault="000C751B" w:rsidP="00691AA7">
      <w:pPr>
        <w:pStyle w:val="ListParagraph"/>
        <w:spacing w:after="0"/>
        <w:ind w:left="1800"/>
        <w:jc w:val="both"/>
        <w:rPr>
          <w:rFonts w:ascii="Arial" w:hAnsi="Arial" w:cs="Arial"/>
        </w:rPr>
      </w:pPr>
    </w:p>
    <w:p w14:paraId="2643AEE1" w14:textId="77777777" w:rsidR="00E556F1" w:rsidRPr="000C751B" w:rsidRDefault="00E556F1" w:rsidP="00691AA7">
      <w:pPr>
        <w:pStyle w:val="Heading3"/>
      </w:pPr>
      <w:bookmarkStart w:id="1511" w:name="_Toc209177544"/>
      <w:bookmarkStart w:id="1512" w:name="_Toc209181398"/>
      <w:bookmarkStart w:id="1513" w:name="_Toc209181942"/>
      <w:bookmarkStart w:id="1514" w:name="_Toc209182773"/>
      <w:bookmarkStart w:id="1515" w:name="_Toc209183046"/>
      <w:bookmarkStart w:id="1516" w:name="_Toc209183319"/>
      <w:bookmarkStart w:id="1517" w:name="_Toc209183592"/>
      <w:bookmarkStart w:id="1518" w:name="_Toc209183863"/>
      <w:bookmarkStart w:id="1519" w:name="_Toc209184137"/>
      <w:bookmarkStart w:id="1520" w:name="_Toc209184459"/>
      <w:bookmarkStart w:id="1521" w:name="_Toc209184460"/>
      <w:bookmarkEnd w:id="1511"/>
      <w:bookmarkEnd w:id="1512"/>
      <w:bookmarkEnd w:id="1513"/>
      <w:bookmarkEnd w:id="1514"/>
      <w:bookmarkEnd w:id="1515"/>
      <w:bookmarkEnd w:id="1516"/>
      <w:bookmarkEnd w:id="1517"/>
      <w:bookmarkEnd w:id="1518"/>
      <w:bookmarkEnd w:id="1519"/>
      <w:bookmarkEnd w:id="1520"/>
      <w:r w:rsidRPr="000C751B">
        <w:t>Monthly Invoice Submission:</w:t>
      </w:r>
      <w:bookmarkEnd w:id="1521"/>
      <w:r w:rsidRPr="000C751B">
        <w:t xml:space="preserve"> </w:t>
      </w:r>
    </w:p>
    <w:p w14:paraId="0D98B2FA" w14:textId="5582D200" w:rsidR="00E556F1" w:rsidRPr="0075259A" w:rsidRDefault="00E556F1" w:rsidP="00E556F1">
      <w:pPr>
        <w:ind w:left="1440"/>
        <w:jc w:val="both"/>
        <w:rPr>
          <w:rFonts w:ascii="Arial" w:hAnsi="Arial" w:cs="Arial"/>
        </w:rPr>
      </w:pPr>
      <w:r w:rsidRPr="0075259A">
        <w:rPr>
          <w:rFonts w:ascii="Arial" w:hAnsi="Arial" w:cs="Arial"/>
        </w:rPr>
        <w:t xml:space="preserve">The Vendor shall raise an invoice on a monthly basis, which must include the attendance details provided by the DS&amp;R and Payment details of the deployed resources, and the same shall be submitted to the </w:t>
      </w:r>
      <w:r w:rsidR="00027D03">
        <w:rPr>
          <w:rFonts w:ascii="Arial" w:hAnsi="Arial" w:cs="Arial"/>
        </w:rPr>
        <w:t>Inspector General of Registration</w:t>
      </w:r>
      <w:r w:rsidRPr="0075259A">
        <w:rPr>
          <w:rFonts w:ascii="Arial" w:hAnsi="Arial" w:cs="Arial"/>
        </w:rPr>
        <w:t>.</w:t>
      </w:r>
    </w:p>
    <w:p w14:paraId="3616CE01" w14:textId="77777777" w:rsidR="00E556F1" w:rsidRPr="000C751B" w:rsidRDefault="00E556F1" w:rsidP="00691AA7">
      <w:pPr>
        <w:pStyle w:val="Heading3"/>
      </w:pPr>
      <w:bookmarkStart w:id="1522" w:name="_Toc209184461"/>
      <w:r w:rsidRPr="000C751B">
        <w:t>Basis of Payment:</w:t>
      </w:r>
      <w:bookmarkEnd w:id="1522"/>
      <w:r w:rsidRPr="000C751B">
        <w:t xml:space="preserve"> </w:t>
      </w:r>
    </w:p>
    <w:p w14:paraId="23E9C426" w14:textId="77777777" w:rsidR="00E556F1" w:rsidRPr="0075259A" w:rsidRDefault="00E556F1" w:rsidP="00E556F1">
      <w:pPr>
        <w:ind w:left="1440"/>
        <w:rPr>
          <w:rFonts w:ascii="Arial" w:hAnsi="Arial" w:cs="Arial"/>
        </w:rPr>
      </w:pPr>
      <w:r w:rsidRPr="0075259A">
        <w:rPr>
          <w:rFonts w:ascii="Arial" w:hAnsi="Arial" w:cs="Arial"/>
        </w:rPr>
        <w:t>Payment will be based on:</w:t>
      </w:r>
    </w:p>
    <w:p w14:paraId="5A1699BB" w14:textId="77777777" w:rsidR="00E556F1" w:rsidRPr="0075259A" w:rsidRDefault="00E556F1" w:rsidP="00691AA7">
      <w:pPr>
        <w:pStyle w:val="ListParagraph"/>
        <w:numPr>
          <w:ilvl w:val="0"/>
          <w:numId w:val="301"/>
        </w:numPr>
        <w:spacing w:after="0"/>
        <w:jc w:val="both"/>
        <w:rPr>
          <w:rFonts w:ascii="Arial" w:hAnsi="Arial" w:cs="Arial"/>
        </w:rPr>
      </w:pPr>
      <w:r w:rsidRPr="0075259A">
        <w:rPr>
          <w:rFonts w:ascii="Arial" w:hAnsi="Arial" w:cs="Arial"/>
        </w:rPr>
        <w:t>Actual number of resources deployed.</w:t>
      </w:r>
    </w:p>
    <w:p w14:paraId="3014700E" w14:textId="77777777" w:rsidR="00E556F1" w:rsidRPr="0075259A" w:rsidRDefault="00E556F1" w:rsidP="00691AA7">
      <w:pPr>
        <w:pStyle w:val="ListParagraph"/>
        <w:numPr>
          <w:ilvl w:val="0"/>
          <w:numId w:val="301"/>
        </w:numPr>
        <w:spacing w:after="0"/>
        <w:jc w:val="both"/>
        <w:rPr>
          <w:rFonts w:ascii="Arial" w:hAnsi="Arial" w:cs="Arial"/>
        </w:rPr>
      </w:pPr>
      <w:r w:rsidRPr="0075259A">
        <w:rPr>
          <w:rFonts w:ascii="Arial" w:hAnsi="Arial" w:cs="Arial"/>
        </w:rPr>
        <w:t>Actual number of working days.</w:t>
      </w:r>
    </w:p>
    <w:p w14:paraId="1B1B89C0" w14:textId="77777777" w:rsidR="00E556F1" w:rsidRPr="0075259A" w:rsidRDefault="00E556F1" w:rsidP="00691AA7">
      <w:pPr>
        <w:pStyle w:val="ListParagraph"/>
        <w:numPr>
          <w:ilvl w:val="0"/>
          <w:numId w:val="301"/>
        </w:numPr>
        <w:spacing w:after="0"/>
        <w:jc w:val="both"/>
        <w:rPr>
          <w:rFonts w:ascii="Arial" w:hAnsi="Arial" w:cs="Arial"/>
        </w:rPr>
      </w:pPr>
      <w:r w:rsidRPr="0075259A">
        <w:rPr>
          <w:rFonts w:ascii="Arial" w:hAnsi="Arial" w:cs="Arial"/>
        </w:rPr>
        <w:t>Deduction for unauthorized absences or penalties for non-performance.</w:t>
      </w:r>
    </w:p>
    <w:p w14:paraId="0A805B3A" w14:textId="77777777" w:rsidR="00E556F1" w:rsidRPr="0075259A" w:rsidRDefault="00E556F1" w:rsidP="00691AA7">
      <w:pPr>
        <w:pStyle w:val="ListParagraph"/>
        <w:numPr>
          <w:ilvl w:val="0"/>
          <w:numId w:val="301"/>
        </w:numPr>
        <w:spacing w:after="0"/>
        <w:jc w:val="both"/>
        <w:rPr>
          <w:rFonts w:ascii="Arial" w:hAnsi="Arial" w:cs="Arial"/>
        </w:rPr>
      </w:pPr>
      <w:r w:rsidRPr="0075259A">
        <w:rPr>
          <w:rFonts w:ascii="Arial" w:hAnsi="Arial" w:cs="Arial"/>
        </w:rPr>
        <w:t>Authorized leaves will be considered.</w:t>
      </w:r>
    </w:p>
    <w:p w14:paraId="793876B1" w14:textId="77777777" w:rsidR="00E556F1" w:rsidRDefault="00E556F1" w:rsidP="000C751B">
      <w:pPr>
        <w:pStyle w:val="ListParagraph"/>
        <w:numPr>
          <w:ilvl w:val="0"/>
          <w:numId w:val="301"/>
        </w:numPr>
        <w:spacing w:after="0"/>
        <w:jc w:val="both"/>
        <w:rPr>
          <w:rFonts w:ascii="Arial" w:hAnsi="Arial" w:cs="Arial"/>
        </w:rPr>
      </w:pPr>
      <w:r w:rsidRPr="0075259A">
        <w:rPr>
          <w:rFonts w:ascii="Arial" w:hAnsi="Arial" w:cs="Arial"/>
          <w:bCs/>
        </w:rPr>
        <w:t xml:space="preserve">Delay in Attendance Records: </w:t>
      </w:r>
      <w:r w:rsidRPr="0075259A">
        <w:rPr>
          <w:rFonts w:ascii="Arial" w:hAnsi="Arial" w:cs="Arial"/>
        </w:rPr>
        <w:t xml:space="preserve">If DS&amp;R does not provide attendance/leave records within </w:t>
      </w:r>
      <w:r w:rsidRPr="0075259A">
        <w:rPr>
          <w:rFonts w:ascii="Arial" w:hAnsi="Arial" w:cs="Arial"/>
          <w:bCs/>
        </w:rPr>
        <w:t>5th working days of the next month</w:t>
      </w:r>
      <w:r w:rsidRPr="0075259A">
        <w:rPr>
          <w:rFonts w:ascii="Arial" w:hAnsi="Arial" w:cs="Arial"/>
        </w:rPr>
        <w:t>, the Vendor can assume full attendance for the actually deployed resources and raise the invoice accordingly.</w:t>
      </w:r>
    </w:p>
    <w:p w14:paraId="61C0367C" w14:textId="77777777" w:rsidR="0084643E" w:rsidRPr="0075259A" w:rsidRDefault="0084643E" w:rsidP="00691AA7">
      <w:pPr>
        <w:pStyle w:val="ListParagraph"/>
        <w:spacing w:after="0"/>
        <w:ind w:left="1800"/>
        <w:jc w:val="both"/>
        <w:rPr>
          <w:rFonts w:ascii="Arial" w:hAnsi="Arial" w:cs="Arial"/>
        </w:rPr>
      </w:pPr>
    </w:p>
    <w:p w14:paraId="39770134" w14:textId="77777777" w:rsidR="00E556F1" w:rsidRPr="000C751B" w:rsidRDefault="00E556F1" w:rsidP="00691AA7">
      <w:pPr>
        <w:pStyle w:val="Heading3"/>
      </w:pPr>
      <w:bookmarkStart w:id="1523" w:name="_Toc209019896"/>
      <w:bookmarkStart w:id="1524" w:name="_Toc209093316"/>
      <w:bookmarkStart w:id="1525" w:name="_Toc209098243"/>
      <w:bookmarkStart w:id="1526" w:name="_Toc209101076"/>
      <w:bookmarkStart w:id="1527" w:name="_Toc209110783"/>
      <w:bookmarkStart w:id="1528" w:name="_Toc209174029"/>
      <w:bookmarkStart w:id="1529" w:name="_Toc209177547"/>
      <w:bookmarkStart w:id="1530" w:name="_Toc209181401"/>
      <w:bookmarkStart w:id="1531" w:name="_Toc209181945"/>
      <w:bookmarkStart w:id="1532" w:name="_Toc209182776"/>
      <w:bookmarkStart w:id="1533" w:name="_Toc209183049"/>
      <w:bookmarkStart w:id="1534" w:name="_Toc209183322"/>
      <w:bookmarkStart w:id="1535" w:name="_Toc209183595"/>
      <w:bookmarkStart w:id="1536" w:name="_Toc209183866"/>
      <w:bookmarkStart w:id="1537" w:name="_Toc209184140"/>
      <w:bookmarkStart w:id="1538" w:name="_Toc209184462"/>
      <w:bookmarkStart w:id="1539" w:name="_Toc209184463"/>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r w:rsidRPr="000C751B">
        <w:t>Fixed Payments to Resources:</w:t>
      </w:r>
      <w:bookmarkEnd w:id="1539"/>
    </w:p>
    <w:p w14:paraId="257605DA" w14:textId="16BF1AED" w:rsidR="00E556F1" w:rsidRPr="0075259A" w:rsidRDefault="00E556F1" w:rsidP="00E556F1">
      <w:pPr>
        <w:ind w:left="1440"/>
        <w:rPr>
          <w:rFonts w:ascii="Arial" w:hAnsi="Arial" w:cs="Arial"/>
        </w:rPr>
      </w:pPr>
      <w:r w:rsidRPr="0075259A">
        <w:rPr>
          <w:rFonts w:ascii="Arial" w:hAnsi="Arial" w:cs="Arial"/>
        </w:rPr>
        <w:t>DS&amp;R decides the salaries for the deployed resources, these amounts are pass-through payments via the Vendor (Agency).</w:t>
      </w:r>
    </w:p>
    <w:p w14:paraId="3BCB4D7E" w14:textId="77777777" w:rsidR="00E556F1" w:rsidRPr="000C751B" w:rsidRDefault="00E556F1" w:rsidP="00691AA7">
      <w:pPr>
        <w:pStyle w:val="Heading3"/>
      </w:pPr>
      <w:bookmarkStart w:id="1540" w:name="_Toc209184464"/>
      <w:r w:rsidRPr="000C751B">
        <w:t>Service Charges:</w:t>
      </w:r>
      <w:bookmarkEnd w:id="1540"/>
      <w:r w:rsidRPr="000C751B">
        <w:t xml:space="preserve"> </w:t>
      </w:r>
    </w:p>
    <w:p w14:paraId="0168B7B0" w14:textId="2E38D78E" w:rsidR="00E556F1" w:rsidRPr="0075259A" w:rsidRDefault="002A5C4C" w:rsidP="00E556F1">
      <w:pPr>
        <w:ind w:left="1440"/>
        <w:jc w:val="both"/>
        <w:rPr>
          <w:rFonts w:ascii="Arial" w:hAnsi="Arial" w:cs="Arial"/>
        </w:rPr>
      </w:pPr>
      <w:r w:rsidRPr="00766788">
        <w:rPr>
          <w:rFonts w:ascii="Arial" w:hAnsi="Arial" w:cs="Arial"/>
        </w:rPr>
        <w:t xml:space="preserve">The Manpower Agency shall be entitled to </w:t>
      </w:r>
      <w:proofErr w:type="gramStart"/>
      <w:r w:rsidRPr="00766788">
        <w:rPr>
          <w:rFonts w:ascii="Arial" w:hAnsi="Arial" w:cs="Arial"/>
        </w:rPr>
        <w:t>fixed</w:t>
      </w:r>
      <w:proofErr w:type="gramEnd"/>
      <w:r w:rsidRPr="00766788">
        <w:rPr>
          <w:rFonts w:ascii="Arial" w:hAnsi="Arial" w:cs="Arial"/>
        </w:rPr>
        <w:t xml:space="preserve"> Service Charges at the rate of fifteen percent (15%) of the monthly payment actually made towards the </w:t>
      </w:r>
      <w:r w:rsidR="005C6F1E">
        <w:rPr>
          <w:rFonts w:ascii="Arial" w:hAnsi="Arial" w:cs="Arial"/>
        </w:rPr>
        <w:t xml:space="preserve">actually </w:t>
      </w:r>
      <w:r w:rsidRPr="00766788">
        <w:rPr>
          <w:rFonts w:ascii="Arial" w:hAnsi="Arial" w:cs="Arial"/>
        </w:rPr>
        <w:t>deployed resources on their Cost to Company (CTC). The said Service Charges shall be exclusive of all applicable taxes and statutory dues payable to the Government</w:t>
      </w:r>
    </w:p>
    <w:p w14:paraId="295B9768" w14:textId="77777777" w:rsidR="00E556F1" w:rsidRPr="000C751B" w:rsidRDefault="00E556F1" w:rsidP="00691AA7">
      <w:pPr>
        <w:pStyle w:val="Heading3"/>
      </w:pPr>
      <w:bookmarkStart w:id="1541" w:name="_Toc209184465"/>
      <w:r w:rsidRPr="000C751B">
        <w:lastRenderedPageBreak/>
        <w:t>Timeline for Payment:</w:t>
      </w:r>
      <w:bookmarkEnd w:id="1541"/>
      <w:r w:rsidRPr="000C751B">
        <w:t xml:space="preserve"> </w:t>
      </w:r>
    </w:p>
    <w:p w14:paraId="39CC3AAA" w14:textId="3C78B02B" w:rsidR="00E556F1" w:rsidRPr="0075259A" w:rsidRDefault="00E556F1" w:rsidP="00E556F1">
      <w:pPr>
        <w:ind w:left="1440"/>
        <w:rPr>
          <w:rFonts w:ascii="Arial" w:hAnsi="Arial" w:cs="Arial"/>
        </w:rPr>
      </w:pPr>
      <w:r w:rsidRPr="00E52028">
        <w:rPr>
          <w:rFonts w:ascii="Arial" w:hAnsi="Arial" w:cs="Arial"/>
        </w:rPr>
        <w:t xml:space="preserve">DS&amp;R will release 80% of the payments upfront and </w:t>
      </w:r>
      <w:r w:rsidR="005C6F1E">
        <w:rPr>
          <w:rFonts w:ascii="Arial" w:hAnsi="Arial" w:cs="Arial"/>
        </w:rPr>
        <w:t>r</w:t>
      </w:r>
      <w:r w:rsidRPr="00E52028">
        <w:rPr>
          <w:rFonts w:ascii="Arial" w:hAnsi="Arial" w:cs="Arial"/>
        </w:rPr>
        <w:t>emaining 20% of the payment will be released after calculation of SLA penalties.</w:t>
      </w:r>
    </w:p>
    <w:p w14:paraId="6AF34E7B" w14:textId="77777777" w:rsidR="00E556F1" w:rsidRPr="000C751B" w:rsidRDefault="00E556F1" w:rsidP="00691AA7">
      <w:pPr>
        <w:pStyle w:val="Heading3"/>
        <w:rPr>
          <w:szCs w:val="24"/>
        </w:rPr>
      </w:pPr>
      <w:bookmarkStart w:id="1542" w:name="_Toc209184466"/>
      <w:r w:rsidRPr="000C751B">
        <w:t>Service Tax Payments or Payments to any Statutory Bodies</w:t>
      </w:r>
      <w:bookmarkEnd w:id="1542"/>
    </w:p>
    <w:p w14:paraId="1316A831" w14:textId="77777777" w:rsidR="00E556F1" w:rsidRPr="0075259A" w:rsidRDefault="00E556F1" w:rsidP="00E556F1">
      <w:pPr>
        <w:ind w:left="1440"/>
        <w:jc w:val="both"/>
        <w:rPr>
          <w:rFonts w:ascii="Arial" w:hAnsi="Arial" w:cs="Arial"/>
        </w:rPr>
      </w:pPr>
      <w:r w:rsidRPr="0075259A">
        <w:rPr>
          <w:rFonts w:ascii="Arial" w:hAnsi="Arial" w:cs="Arial"/>
        </w:rPr>
        <w:t xml:space="preserve">The manpower agency will submit proof of payments of applicable taxes to DS&amp;R. In case the manpower agency is making deductions relating to provident fund or TDS from the resources, the manpower agency will give proof of such payments. </w:t>
      </w:r>
    </w:p>
    <w:p w14:paraId="5AA11403" w14:textId="6D08AB23" w:rsidR="00E556F1" w:rsidRDefault="004946E8" w:rsidP="000C751B">
      <w:pPr>
        <w:pStyle w:val="Heading2"/>
      </w:pPr>
      <w:bookmarkStart w:id="1543" w:name="_Toc209184145"/>
      <w:bookmarkStart w:id="1544" w:name="_Toc209184467"/>
      <w:bookmarkStart w:id="1545" w:name="_Toc209184146"/>
      <w:bookmarkStart w:id="1546" w:name="_Toc209184468"/>
      <w:bookmarkStart w:id="1547" w:name="_Toc209184147"/>
      <w:bookmarkStart w:id="1548" w:name="_Toc209184469"/>
      <w:bookmarkStart w:id="1549" w:name="_Toc209184149"/>
      <w:bookmarkStart w:id="1550" w:name="_Toc209184471"/>
      <w:bookmarkStart w:id="1551" w:name="_Toc209184150"/>
      <w:bookmarkStart w:id="1552" w:name="_Toc209184472"/>
      <w:bookmarkStart w:id="1553" w:name="_Toc209184151"/>
      <w:bookmarkStart w:id="1554" w:name="_Toc209184473"/>
      <w:bookmarkStart w:id="1555" w:name="_Toc209184154"/>
      <w:bookmarkStart w:id="1556" w:name="_Toc209184476"/>
      <w:bookmarkStart w:id="1557" w:name="_Toc209184155"/>
      <w:bookmarkStart w:id="1558" w:name="_Toc209184477"/>
      <w:bookmarkStart w:id="1559" w:name="_Toc209184156"/>
      <w:bookmarkStart w:id="1560" w:name="_Toc209184478"/>
      <w:bookmarkStart w:id="1561" w:name="_Toc209184182"/>
      <w:bookmarkStart w:id="1562" w:name="_Toc209184504"/>
      <w:bookmarkStart w:id="1563" w:name="_Toc209184183"/>
      <w:bookmarkStart w:id="1564" w:name="_Toc209184505"/>
      <w:bookmarkStart w:id="1565" w:name="_Toc209184184"/>
      <w:bookmarkStart w:id="1566" w:name="_Toc209184506"/>
      <w:bookmarkStart w:id="1567" w:name="_Toc209184185"/>
      <w:bookmarkStart w:id="1568" w:name="_Toc209184507"/>
      <w:bookmarkStart w:id="1569" w:name="_Toc209184186"/>
      <w:bookmarkStart w:id="1570" w:name="_Toc209184508"/>
      <w:bookmarkStart w:id="1571" w:name="_Toc209184187"/>
      <w:bookmarkStart w:id="1572" w:name="_Toc209184509"/>
      <w:bookmarkStart w:id="1573" w:name="_Toc209184188"/>
      <w:bookmarkStart w:id="1574" w:name="_Toc209184510"/>
      <w:bookmarkStart w:id="1575" w:name="_Toc209184511"/>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ins w:id="1576" w:author="Administrator" w:date="2025-11-19T14:42:00Z">
        <w:r>
          <w:t xml:space="preserve"> </w:t>
        </w:r>
      </w:ins>
      <w:r w:rsidR="002A5C4C" w:rsidRPr="00733AA5">
        <w:t>Service Level agreement</w:t>
      </w:r>
      <w:bookmarkEnd w:id="1575"/>
    </w:p>
    <w:p w14:paraId="78EB6333" w14:textId="37E5C4E2" w:rsidR="005C6F1E" w:rsidRPr="005C6F1E" w:rsidRDefault="005C6F1E" w:rsidP="00444991">
      <w:pPr>
        <w:ind w:left="1440"/>
      </w:pPr>
      <w:r>
        <w:rPr>
          <w:lang w:bidi="ar-SA"/>
        </w:rPr>
        <w:t xml:space="preserve">The monthly payment to the Agency shall be as per the actual resources deployed and Agency shall get the prescribed service charges based on the same. In case of failure to give a resource which is accepted and deployed, the Agency will not get any payment for the said resource nor get the corresponding service charges. In case of failure of the Agency to provide minimum 75% of the total resources asked in this RFP the Department reserves the right to terminate the contract </w:t>
      </w:r>
      <w:r w:rsidR="00DD1B9D">
        <w:rPr>
          <w:lang w:bidi="ar-SA"/>
        </w:rPr>
        <w:t xml:space="preserve">as default in delivery in the Scope of Work. In case of delays beyond 15-days in providing the resources or replacing the resources upon being asked by the Department, a penalty of 15% of the value of the resource shall be recoverable from the Agency’s monthly payment. Provided that this penalty may be waived if deemed fit by the Inspector General of Registration for proper reasons and </w:t>
      </w:r>
      <w:proofErr w:type="spellStart"/>
      <w:r w:rsidR="00DD1B9D">
        <w:rPr>
          <w:lang w:bidi="ar-SA"/>
        </w:rPr>
        <w:t>justication</w:t>
      </w:r>
      <w:proofErr w:type="spellEnd"/>
      <w:r w:rsidR="00DD1B9D">
        <w:rPr>
          <w:lang w:bidi="ar-SA"/>
        </w:rPr>
        <w:t xml:space="preserve">. </w:t>
      </w:r>
    </w:p>
    <w:p w14:paraId="0BB55E4A" w14:textId="77777777" w:rsidR="00733AA5" w:rsidRPr="004C5E90" w:rsidRDefault="00CC03AF" w:rsidP="00691AA7">
      <w:pPr>
        <w:pStyle w:val="Heading2"/>
        <w:rPr>
          <w:lang w:val="en-IN" w:eastAsia="en-IN"/>
        </w:rPr>
      </w:pPr>
      <w:bookmarkStart w:id="1577" w:name="_Toc209093322"/>
      <w:bookmarkStart w:id="1578" w:name="_Toc209098249"/>
      <w:bookmarkStart w:id="1579" w:name="_Toc209101082"/>
      <w:bookmarkStart w:id="1580" w:name="_Toc209110789"/>
      <w:bookmarkStart w:id="1581" w:name="_Toc209174035"/>
      <w:bookmarkStart w:id="1582" w:name="_Toc209177553"/>
      <w:bookmarkStart w:id="1583" w:name="_Toc209181407"/>
      <w:bookmarkStart w:id="1584" w:name="_Toc209181951"/>
      <w:bookmarkStart w:id="1585" w:name="_Toc209182782"/>
      <w:bookmarkStart w:id="1586" w:name="_Toc209183055"/>
      <w:bookmarkStart w:id="1587" w:name="_Toc209183328"/>
      <w:bookmarkStart w:id="1588" w:name="_Toc209177556"/>
      <w:bookmarkStart w:id="1589" w:name="_Toc209181410"/>
      <w:bookmarkStart w:id="1590" w:name="_Toc209181954"/>
      <w:bookmarkStart w:id="1591" w:name="_Toc209182785"/>
      <w:bookmarkStart w:id="1592" w:name="_Toc209183058"/>
      <w:bookmarkStart w:id="1593" w:name="_Toc209183331"/>
      <w:bookmarkStart w:id="1594" w:name="_Toc209183601"/>
      <w:bookmarkStart w:id="1595" w:name="_Toc209183872"/>
      <w:bookmarkStart w:id="1596" w:name="_Toc209184190"/>
      <w:bookmarkStart w:id="1597" w:name="_Toc209184512"/>
      <w:bookmarkStart w:id="1598" w:name="_Toc209184513"/>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r w:rsidRPr="00691AA7">
        <w:t>Penalty for Absence:</w:t>
      </w:r>
      <w:bookmarkEnd w:id="1598"/>
      <w:r w:rsidRPr="004C5E90">
        <w:rPr>
          <w:lang w:val="en-IN" w:eastAsia="en-IN"/>
        </w:rPr>
        <w:t xml:space="preserve"> </w:t>
      </w:r>
    </w:p>
    <w:p w14:paraId="1431A247" w14:textId="163DCD0E" w:rsidR="00733AA5" w:rsidRPr="00691AA7" w:rsidRDefault="00CC03AF" w:rsidP="00691AA7">
      <w:pPr>
        <w:ind w:left="1440"/>
        <w:jc w:val="both"/>
        <w:rPr>
          <w:rFonts w:ascii="Arial" w:hAnsi="Arial" w:cs="Arial"/>
        </w:rPr>
      </w:pPr>
      <w:r w:rsidRPr="00691AA7">
        <w:rPr>
          <w:rFonts w:ascii="Arial" w:hAnsi="Arial" w:cs="Arial"/>
        </w:rPr>
        <w:t xml:space="preserve">No payment will be made for days when a resource is absent (beyond sanctioned leave) and </w:t>
      </w:r>
      <w:r w:rsidR="00BF7644" w:rsidRPr="00691AA7">
        <w:rPr>
          <w:rFonts w:ascii="Arial" w:hAnsi="Arial" w:cs="Arial"/>
        </w:rPr>
        <w:t>for</w:t>
      </w:r>
      <w:r w:rsidRPr="00691AA7">
        <w:rPr>
          <w:rFonts w:ascii="Arial" w:hAnsi="Arial" w:cs="Arial"/>
        </w:rPr>
        <w:t xml:space="preserve"> unauthorized absence (without approval from IGR/AIGR Computer/Project Director, </w:t>
      </w:r>
      <w:proofErr w:type="spellStart"/>
      <w:r w:rsidRPr="00691AA7">
        <w:rPr>
          <w:rFonts w:ascii="Arial" w:hAnsi="Arial" w:cs="Arial"/>
        </w:rPr>
        <w:t>Kaveri</w:t>
      </w:r>
      <w:proofErr w:type="spellEnd"/>
      <w:r w:rsidRPr="00691AA7">
        <w:rPr>
          <w:rFonts w:ascii="Arial" w:hAnsi="Arial" w:cs="Arial"/>
        </w:rPr>
        <w:t xml:space="preserve">): Additional penalty of </w:t>
      </w:r>
      <w:proofErr w:type="spellStart"/>
      <w:r w:rsidR="006132CE" w:rsidRPr="00691AA7">
        <w:rPr>
          <w:rFonts w:ascii="Arial" w:hAnsi="Arial" w:cs="Arial"/>
        </w:rPr>
        <w:t>Rs</w:t>
      </w:r>
      <w:proofErr w:type="spellEnd"/>
      <w:r w:rsidR="006132CE" w:rsidRPr="00691AA7">
        <w:rPr>
          <w:rFonts w:ascii="Arial" w:hAnsi="Arial" w:cs="Arial"/>
        </w:rPr>
        <w:t xml:space="preserve"> </w:t>
      </w:r>
      <w:r w:rsidRPr="00691AA7">
        <w:rPr>
          <w:rFonts w:ascii="Arial" w:hAnsi="Arial" w:cs="Arial"/>
        </w:rPr>
        <w:t>1000 per day.</w:t>
      </w:r>
    </w:p>
    <w:p w14:paraId="4FF41285" w14:textId="77777777" w:rsidR="00733AA5" w:rsidRDefault="00CC03AF" w:rsidP="00691AA7">
      <w:pPr>
        <w:pStyle w:val="Heading2"/>
        <w:rPr>
          <w:lang w:val="en-IN" w:eastAsia="en-IN"/>
        </w:rPr>
      </w:pPr>
      <w:bookmarkStart w:id="1599" w:name="_Toc209184514"/>
      <w:r w:rsidRPr="00691AA7">
        <w:t>Remuneration Penalty:</w:t>
      </w:r>
      <w:bookmarkEnd w:id="1599"/>
      <w:r w:rsidRPr="004C5E90">
        <w:rPr>
          <w:lang w:val="en-IN" w:eastAsia="en-IN"/>
        </w:rPr>
        <w:t xml:space="preserve"> </w:t>
      </w:r>
    </w:p>
    <w:p w14:paraId="6A29B0AB" w14:textId="5BF04FC0" w:rsidR="00733AA5" w:rsidRPr="00691AA7" w:rsidRDefault="00CC03AF" w:rsidP="00691AA7">
      <w:pPr>
        <w:ind w:left="1440"/>
        <w:jc w:val="both"/>
        <w:rPr>
          <w:rFonts w:ascii="Arial" w:hAnsi="Arial" w:cs="Arial"/>
        </w:rPr>
      </w:pPr>
      <w:r w:rsidRPr="00691AA7">
        <w:rPr>
          <w:rFonts w:ascii="Arial" w:hAnsi="Arial" w:cs="Arial"/>
        </w:rPr>
        <w:t xml:space="preserve">If the agency delays salary payment to deployed resources: </w:t>
      </w:r>
      <w:proofErr w:type="spellStart"/>
      <w:r w:rsidR="006132CE" w:rsidRPr="00691AA7">
        <w:rPr>
          <w:rFonts w:ascii="Arial" w:hAnsi="Arial" w:cs="Arial"/>
        </w:rPr>
        <w:t>Rs</w:t>
      </w:r>
      <w:proofErr w:type="spellEnd"/>
      <w:r w:rsidR="006132CE" w:rsidRPr="00691AA7">
        <w:rPr>
          <w:rFonts w:ascii="Arial" w:hAnsi="Arial" w:cs="Arial"/>
        </w:rPr>
        <w:t xml:space="preserve"> </w:t>
      </w:r>
      <w:r w:rsidRPr="00691AA7">
        <w:rPr>
          <w:rFonts w:ascii="Arial" w:hAnsi="Arial" w:cs="Arial"/>
        </w:rPr>
        <w:t>100 per</w:t>
      </w:r>
      <w:r w:rsidR="006132CE" w:rsidRPr="00691AA7">
        <w:rPr>
          <w:rFonts w:ascii="Arial" w:hAnsi="Arial" w:cs="Arial"/>
        </w:rPr>
        <w:t xml:space="preserve"> day per resource</w:t>
      </w:r>
      <w:r w:rsidR="003738C5">
        <w:rPr>
          <w:rFonts w:ascii="Arial" w:hAnsi="Arial" w:cs="Arial"/>
        </w:rPr>
        <w:t xml:space="preserve"> from the service charges payable to the Agency unless this penalty is waived by the Inspector General of Registration.</w:t>
      </w:r>
    </w:p>
    <w:p w14:paraId="3DBE990A" w14:textId="77777777" w:rsidR="00733AA5" w:rsidRDefault="00E556F1" w:rsidP="00691AA7">
      <w:pPr>
        <w:pStyle w:val="Heading2"/>
        <w:rPr>
          <w:lang w:val="en-IN" w:eastAsia="en-IN"/>
        </w:rPr>
      </w:pPr>
      <w:bookmarkStart w:id="1600" w:name="_Toc209184515"/>
      <w:r w:rsidRPr="004C5E90">
        <w:rPr>
          <w:lang w:val="en-IN" w:eastAsia="en-IN"/>
        </w:rPr>
        <w:t>General Penalty:</w:t>
      </w:r>
      <w:bookmarkEnd w:id="1600"/>
      <w:r w:rsidRPr="004C5E90">
        <w:rPr>
          <w:lang w:val="en-IN" w:eastAsia="en-IN"/>
        </w:rPr>
        <w:t xml:space="preserve"> </w:t>
      </w:r>
    </w:p>
    <w:p w14:paraId="74507653" w14:textId="2D306566" w:rsidR="00E556F1" w:rsidRPr="00691AA7" w:rsidRDefault="00E556F1" w:rsidP="00691AA7">
      <w:pPr>
        <w:ind w:left="1440"/>
        <w:jc w:val="both"/>
        <w:rPr>
          <w:rFonts w:ascii="Arial" w:hAnsi="Arial" w:cs="Arial"/>
        </w:rPr>
      </w:pPr>
      <w:r w:rsidRPr="00691AA7">
        <w:rPr>
          <w:rFonts w:ascii="Arial" w:hAnsi="Arial" w:cs="Arial"/>
        </w:rPr>
        <w:t xml:space="preserve">Non-adherence to </w:t>
      </w:r>
      <w:proofErr w:type="spellStart"/>
      <w:r w:rsidRPr="00691AA7">
        <w:rPr>
          <w:rFonts w:ascii="Arial" w:hAnsi="Arial" w:cs="Arial"/>
        </w:rPr>
        <w:t>GoK</w:t>
      </w:r>
      <w:proofErr w:type="spellEnd"/>
      <w:r w:rsidRPr="00691AA7">
        <w:rPr>
          <w:rFonts w:ascii="Arial" w:hAnsi="Arial" w:cs="Arial"/>
        </w:rPr>
        <w:t xml:space="preserve"> office timings: </w:t>
      </w:r>
      <w:proofErr w:type="spellStart"/>
      <w:r w:rsidR="006132CE" w:rsidRPr="00691AA7">
        <w:rPr>
          <w:rFonts w:ascii="Arial" w:hAnsi="Arial" w:cs="Arial"/>
        </w:rPr>
        <w:t>Rs</w:t>
      </w:r>
      <w:proofErr w:type="spellEnd"/>
      <w:r w:rsidR="006132CE" w:rsidRPr="00691AA7">
        <w:rPr>
          <w:rFonts w:ascii="Arial" w:hAnsi="Arial" w:cs="Arial"/>
        </w:rPr>
        <w:t xml:space="preserve"> </w:t>
      </w:r>
      <w:r w:rsidRPr="00691AA7">
        <w:rPr>
          <w:rFonts w:ascii="Arial" w:hAnsi="Arial" w:cs="Arial"/>
        </w:rPr>
        <w:t xml:space="preserve">500 per day per resource, Failure to submit weekly/monthly reports or plans (when reported by Project Manager/Lead): </w:t>
      </w:r>
      <w:proofErr w:type="spellStart"/>
      <w:r w:rsidR="006132CE" w:rsidRPr="00691AA7">
        <w:rPr>
          <w:rFonts w:ascii="Arial" w:hAnsi="Arial" w:cs="Arial"/>
        </w:rPr>
        <w:t>Rs</w:t>
      </w:r>
      <w:proofErr w:type="spellEnd"/>
      <w:r w:rsidR="006132CE" w:rsidRPr="00691AA7">
        <w:rPr>
          <w:rFonts w:ascii="Arial" w:hAnsi="Arial" w:cs="Arial"/>
        </w:rPr>
        <w:t xml:space="preserve"> </w:t>
      </w:r>
      <w:r w:rsidRPr="00691AA7">
        <w:rPr>
          <w:rFonts w:ascii="Arial" w:hAnsi="Arial" w:cs="Arial"/>
        </w:rPr>
        <w:t>500 per instance</w:t>
      </w:r>
      <w:r w:rsidR="005C6F1E">
        <w:rPr>
          <w:rFonts w:ascii="Arial" w:hAnsi="Arial" w:cs="Arial"/>
        </w:rPr>
        <w:t xml:space="preserve"> unless this variation is approved</w:t>
      </w:r>
      <w:r w:rsidR="005240FD">
        <w:rPr>
          <w:rFonts w:ascii="Arial" w:hAnsi="Arial" w:cs="Arial"/>
        </w:rPr>
        <w:t xml:space="preserve"> or the penalty is waived</w:t>
      </w:r>
      <w:r w:rsidR="005C6F1E">
        <w:rPr>
          <w:rFonts w:ascii="Arial" w:hAnsi="Arial" w:cs="Arial"/>
        </w:rPr>
        <w:t xml:space="preserve"> by the Inspector General of Registration.</w:t>
      </w:r>
    </w:p>
    <w:p w14:paraId="6F37AA62" w14:textId="77777777" w:rsidR="00733AA5" w:rsidRDefault="00CC03AF" w:rsidP="00691AA7">
      <w:pPr>
        <w:pStyle w:val="Heading2"/>
        <w:rPr>
          <w:lang w:val="en-IN" w:eastAsia="en-IN"/>
        </w:rPr>
      </w:pPr>
      <w:bookmarkStart w:id="1601" w:name="_Toc209184516"/>
      <w:r w:rsidRPr="004C5E90">
        <w:rPr>
          <w:lang w:val="en-IN" w:eastAsia="en-IN"/>
        </w:rPr>
        <w:t>Capping:</w:t>
      </w:r>
      <w:bookmarkEnd w:id="1601"/>
      <w:r>
        <w:rPr>
          <w:lang w:val="en-IN" w:eastAsia="en-IN"/>
        </w:rPr>
        <w:t xml:space="preserve"> </w:t>
      </w:r>
    </w:p>
    <w:p w14:paraId="28E03DD4" w14:textId="34AEBC11" w:rsidR="000D0AC7" w:rsidRDefault="00CC03AF" w:rsidP="00691AA7">
      <w:pPr>
        <w:ind w:left="1440"/>
        <w:jc w:val="both"/>
        <w:rPr>
          <w:b/>
          <w:bCs/>
          <w:color w:val="000000" w:themeColor="text1"/>
          <w:sz w:val="26"/>
          <w:szCs w:val="20"/>
          <w:lang w:val="en-IN" w:eastAsia="en-IN" w:bidi="ar-SA"/>
        </w:rPr>
      </w:pPr>
      <w:r w:rsidRPr="00691AA7">
        <w:rPr>
          <w:rFonts w:ascii="Arial" w:hAnsi="Arial" w:cs="Arial"/>
        </w:rPr>
        <w:t xml:space="preserve">The overall limit on penalty due to all or any reasons shall be 10% of total </w:t>
      </w:r>
      <w:r w:rsidR="000D0AC7" w:rsidRPr="00691AA7">
        <w:rPr>
          <w:rFonts w:ascii="Arial" w:hAnsi="Arial" w:cs="Arial"/>
        </w:rPr>
        <w:t>Invoice</w:t>
      </w:r>
      <w:r w:rsidRPr="00691AA7">
        <w:rPr>
          <w:rFonts w:ascii="Arial" w:hAnsi="Arial" w:cs="Arial"/>
        </w:rPr>
        <w:t xml:space="preserve"> </w:t>
      </w:r>
      <w:r w:rsidR="000D0AC7" w:rsidRPr="00691AA7">
        <w:rPr>
          <w:rFonts w:ascii="Arial" w:hAnsi="Arial" w:cs="Arial"/>
        </w:rPr>
        <w:t>for the particular month</w:t>
      </w:r>
      <w:r w:rsidR="00E377B6">
        <w:rPr>
          <w:rFonts w:ascii="Arial" w:hAnsi="Arial" w:cs="Arial"/>
        </w:rPr>
        <w:t xml:space="preserve">. Provided that in case of continued breach for more than three months and attraction of the Penalties exceeding 10% by the </w:t>
      </w:r>
      <w:r w:rsidR="00E377B6">
        <w:rPr>
          <w:rFonts w:ascii="Arial" w:hAnsi="Arial" w:cs="Arial"/>
        </w:rPr>
        <w:lastRenderedPageBreak/>
        <w:t xml:space="preserve">Manpower, the DS&amp;R reserves the right to terminate the contract treating the same as default of contract and failure to deliver the Scope of Work. </w:t>
      </w:r>
    </w:p>
    <w:p w14:paraId="08192995" w14:textId="51D7D9B9" w:rsidR="00733AA5" w:rsidRPr="00691AA7" w:rsidRDefault="00CC03AF" w:rsidP="00691AA7">
      <w:pPr>
        <w:pStyle w:val="Heading2"/>
        <w:rPr>
          <w:lang w:val="en-IN" w:eastAsia="en-IN"/>
        </w:rPr>
      </w:pPr>
      <w:bookmarkStart w:id="1602" w:name="_Toc209184517"/>
      <w:r w:rsidRPr="00691AA7">
        <w:rPr>
          <w:lang w:val="en-IN" w:eastAsia="en-IN"/>
        </w:rPr>
        <w:t>HRMS</w:t>
      </w:r>
      <w:r w:rsidR="00782EF2">
        <w:rPr>
          <w:lang w:val="en-IN" w:eastAsia="en-IN"/>
        </w:rPr>
        <w:t>:</w:t>
      </w:r>
      <w:bookmarkEnd w:id="1602"/>
    </w:p>
    <w:p w14:paraId="0CECF0D7" w14:textId="38D9B6D9" w:rsidR="00BF7644" w:rsidRPr="000C751B" w:rsidRDefault="00CC03AF" w:rsidP="00691AA7">
      <w:pPr>
        <w:ind w:left="1440"/>
        <w:jc w:val="both"/>
        <w:rPr>
          <w:rFonts w:ascii="Arial" w:hAnsi="Arial" w:cs="Arial"/>
        </w:rPr>
      </w:pPr>
      <w:r w:rsidRPr="00691AA7">
        <w:rPr>
          <w:rFonts w:ascii="Arial" w:hAnsi="Arial" w:cs="Arial"/>
        </w:rPr>
        <w:t xml:space="preserve">The Vendor shall implement a biometric-based HRMS system to facilitate the calculation of the penalty clauses defined herein. In the event of failure to deploy the HRMS tool with the capabilities, a penalty of </w:t>
      </w:r>
      <w:proofErr w:type="spellStart"/>
      <w:r w:rsidRPr="00691AA7">
        <w:t>Rs</w:t>
      </w:r>
      <w:proofErr w:type="spellEnd"/>
      <w:r w:rsidRPr="00691AA7">
        <w:rPr>
          <w:rFonts w:ascii="Arial" w:hAnsi="Arial" w:cs="Arial"/>
        </w:rPr>
        <w:t xml:space="preserve"> 1,000 (Rupees One Thousand) per day shall be imposed until compliance is achieved.</w:t>
      </w:r>
    </w:p>
    <w:p w14:paraId="486C8723" w14:textId="77777777" w:rsidR="002A5C4C" w:rsidRPr="00691AA7" w:rsidRDefault="002A5C4C" w:rsidP="00691AA7">
      <w:pPr>
        <w:pStyle w:val="Heading2"/>
        <w:rPr>
          <w:lang w:val="en-IN" w:eastAsia="en-IN"/>
        </w:rPr>
      </w:pPr>
      <w:bookmarkStart w:id="1603" w:name="_Toc209019902"/>
      <w:bookmarkStart w:id="1604" w:name="_Toc209019903"/>
      <w:bookmarkStart w:id="1605" w:name="_Toc209019904"/>
      <w:bookmarkStart w:id="1606" w:name="_Toc209019906"/>
      <w:bookmarkStart w:id="1607" w:name="_Toc209019908"/>
      <w:bookmarkStart w:id="1608" w:name="_Toc209019909"/>
      <w:bookmarkStart w:id="1609" w:name="_Toc209019911"/>
      <w:bookmarkStart w:id="1610" w:name="_Toc209019913"/>
      <w:bookmarkStart w:id="1611" w:name="_Toc209019915"/>
      <w:bookmarkStart w:id="1612" w:name="_Toc209019916"/>
      <w:bookmarkStart w:id="1613" w:name="_Toc209019918"/>
      <w:bookmarkStart w:id="1614" w:name="_Toc209019920"/>
      <w:bookmarkStart w:id="1615" w:name="_Toc209019922"/>
      <w:bookmarkStart w:id="1616" w:name="_Toc209019923"/>
      <w:bookmarkStart w:id="1617" w:name="_Toc209019926"/>
      <w:bookmarkStart w:id="1618" w:name="_Toc209019928"/>
      <w:bookmarkStart w:id="1619" w:name="_Toc209019930"/>
      <w:bookmarkStart w:id="1620" w:name="_Toc209019931"/>
      <w:bookmarkStart w:id="1621" w:name="_Toc209019933"/>
      <w:bookmarkStart w:id="1622" w:name="_Toc209019935"/>
      <w:bookmarkStart w:id="1623" w:name="_Toc209019937"/>
      <w:bookmarkStart w:id="1624" w:name="_Toc209019938"/>
      <w:bookmarkStart w:id="1625" w:name="_Toc209019941"/>
      <w:bookmarkStart w:id="1626" w:name="_Toc209019943"/>
      <w:bookmarkStart w:id="1627" w:name="_Toc209019944"/>
      <w:bookmarkStart w:id="1628" w:name="_Toc209019946"/>
      <w:bookmarkStart w:id="1629" w:name="_Toc209019948"/>
      <w:bookmarkStart w:id="1630" w:name="_Toc209019950"/>
      <w:bookmarkStart w:id="1631" w:name="_Toc209019951"/>
      <w:bookmarkStart w:id="1632" w:name="_Toc209019952"/>
      <w:bookmarkStart w:id="1633" w:name="_Toc209019953"/>
      <w:bookmarkStart w:id="1634" w:name="_Toc209019955"/>
      <w:bookmarkStart w:id="1635" w:name="_Toc209019957"/>
      <w:bookmarkStart w:id="1636" w:name="_Toc209019958"/>
      <w:bookmarkStart w:id="1637" w:name="_Toc209019960"/>
      <w:bookmarkStart w:id="1638" w:name="_Toc209184518"/>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r w:rsidRPr="00691AA7">
        <w:rPr>
          <w:lang w:val="en-IN" w:eastAsia="en-IN"/>
        </w:rPr>
        <w:t>General Service Level Agreement</w:t>
      </w:r>
      <w:bookmarkEnd w:id="1638"/>
    </w:p>
    <w:p w14:paraId="06893684" w14:textId="77777777" w:rsidR="002A5C4C" w:rsidRDefault="002A5C4C" w:rsidP="002A5C4C">
      <w:pPr>
        <w:pStyle w:val="ListParagraph"/>
        <w:numPr>
          <w:ilvl w:val="0"/>
          <w:numId w:val="120"/>
        </w:numPr>
        <w:spacing w:after="0"/>
        <w:jc w:val="both"/>
        <w:rPr>
          <w:rFonts w:ascii="Arial" w:hAnsi="Arial" w:cs="Arial"/>
          <w:lang w:val="en-IN" w:eastAsia="en-IN" w:bidi="ar-SA"/>
        </w:rPr>
      </w:pPr>
      <w:r w:rsidRPr="0075259A">
        <w:rPr>
          <w:rFonts w:ascii="Arial" w:hAnsi="Arial" w:cs="Arial"/>
          <w:lang w:val="en-IN" w:eastAsia="en-IN" w:bidi="ar-SA"/>
        </w:rPr>
        <w:t xml:space="preserve">In the event that the manpower agency fails to deploy at least </w:t>
      </w:r>
      <w:r w:rsidRPr="0075259A">
        <w:rPr>
          <w:rFonts w:ascii="Arial" w:hAnsi="Arial" w:cs="Arial"/>
          <w:bCs/>
          <w:lang w:val="en-IN" w:eastAsia="en-IN" w:bidi="ar-SA"/>
        </w:rPr>
        <w:t>75% of the total number of resources</w:t>
      </w:r>
      <w:r w:rsidRPr="0075259A">
        <w:rPr>
          <w:rFonts w:ascii="Arial" w:hAnsi="Arial" w:cs="Arial"/>
          <w:lang w:val="en-IN" w:eastAsia="en-IN" w:bidi="ar-SA"/>
        </w:rPr>
        <w:t xml:space="preserve"> indented by the Department of Stamps and Registration (DS&amp;R) for a continuous period exceeding </w:t>
      </w:r>
      <w:r w:rsidRPr="0075259A">
        <w:rPr>
          <w:rFonts w:ascii="Arial" w:hAnsi="Arial" w:cs="Arial"/>
          <w:bCs/>
          <w:lang w:val="en-IN" w:eastAsia="en-IN" w:bidi="ar-SA"/>
        </w:rPr>
        <w:t>60 days</w:t>
      </w:r>
      <w:r w:rsidRPr="0075259A">
        <w:rPr>
          <w:rFonts w:ascii="Arial" w:hAnsi="Arial" w:cs="Arial"/>
          <w:lang w:val="en-IN" w:eastAsia="en-IN" w:bidi="ar-SA"/>
        </w:rPr>
        <w:t xml:space="preserve">, the DS&amp;R reserves the right to </w:t>
      </w:r>
      <w:r w:rsidRPr="0075259A">
        <w:rPr>
          <w:rFonts w:ascii="Arial" w:hAnsi="Arial" w:cs="Arial"/>
          <w:bCs/>
          <w:lang w:val="en-IN" w:eastAsia="en-IN" w:bidi="ar-SA"/>
        </w:rPr>
        <w:t>terminate the contract</w:t>
      </w:r>
      <w:r w:rsidRPr="0075259A">
        <w:rPr>
          <w:rFonts w:ascii="Arial" w:hAnsi="Arial" w:cs="Arial"/>
          <w:lang w:val="en-IN" w:eastAsia="en-IN" w:bidi="ar-SA"/>
        </w:rPr>
        <w:t xml:space="preserve"> without any further obligation.</w:t>
      </w:r>
    </w:p>
    <w:p w14:paraId="58FD0F8A" w14:textId="77777777" w:rsidR="002A5C4C" w:rsidRDefault="002A5C4C" w:rsidP="002A5C4C">
      <w:pPr>
        <w:pStyle w:val="ListParagraph"/>
        <w:numPr>
          <w:ilvl w:val="0"/>
          <w:numId w:val="120"/>
        </w:numPr>
        <w:jc w:val="both"/>
        <w:rPr>
          <w:rFonts w:ascii="Arial" w:hAnsi="Arial" w:cs="Arial"/>
          <w:lang w:val="en-IN" w:eastAsia="en-IN" w:bidi="ar-SA"/>
        </w:rPr>
      </w:pPr>
      <w:r w:rsidRPr="0075259A">
        <w:rPr>
          <w:rFonts w:ascii="Arial" w:hAnsi="Arial" w:cs="Arial"/>
          <w:lang w:val="en-IN" w:eastAsia="en-IN" w:bidi="ar-SA"/>
        </w:rPr>
        <w:t xml:space="preserve">If salary payments remain </w:t>
      </w:r>
      <w:r w:rsidRPr="0075259A">
        <w:rPr>
          <w:rFonts w:ascii="Arial" w:hAnsi="Arial" w:cs="Arial"/>
          <w:bCs/>
          <w:lang w:val="en-IN" w:eastAsia="en-IN" w:bidi="ar-SA"/>
        </w:rPr>
        <w:t>pending for more than t</w:t>
      </w:r>
      <w:r>
        <w:rPr>
          <w:rFonts w:ascii="Arial" w:hAnsi="Arial" w:cs="Arial"/>
          <w:bCs/>
          <w:lang w:val="en-IN" w:eastAsia="en-IN" w:bidi="ar-SA"/>
        </w:rPr>
        <w:t>hree</w:t>
      </w:r>
      <w:r w:rsidRPr="0075259A">
        <w:rPr>
          <w:rFonts w:ascii="Arial" w:hAnsi="Arial" w:cs="Arial"/>
          <w:bCs/>
          <w:lang w:val="en-IN" w:eastAsia="en-IN" w:bidi="ar-SA"/>
        </w:rPr>
        <w:t xml:space="preserve"> consecutive months</w:t>
      </w:r>
      <w:r w:rsidRPr="0075259A">
        <w:rPr>
          <w:rFonts w:ascii="Arial" w:hAnsi="Arial" w:cs="Arial"/>
          <w:lang w:val="en-IN" w:eastAsia="en-IN" w:bidi="ar-SA"/>
        </w:rPr>
        <w:t xml:space="preserve">, the DS&amp;R shall have the sole discretion to </w:t>
      </w:r>
      <w:r w:rsidRPr="0075259A">
        <w:rPr>
          <w:rFonts w:ascii="Arial" w:hAnsi="Arial" w:cs="Arial"/>
          <w:bCs/>
          <w:lang w:val="en-IN" w:eastAsia="en-IN" w:bidi="ar-SA"/>
        </w:rPr>
        <w:t>terminate the contract without notice</w:t>
      </w:r>
      <w:r w:rsidRPr="0075259A">
        <w:rPr>
          <w:rFonts w:ascii="Arial" w:hAnsi="Arial" w:cs="Arial"/>
          <w:lang w:val="en-IN" w:eastAsia="en-IN" w:bidi="ar-SA"/>
        </w:rPr>
        <w:t>, and such termination shall be final and binding.</w:t>
      </w:r>
    </w:p>
    <w:p w14:paraId="6C88A347" w14:textId="6944C985" w:rsidR="00821968" w:rsidRDefault="00782EF2" w:rsidP="00691AA7">
      <w:pPr>
        <w:pStyle w:val="Heading1"/>
        <w:keepLines/>
        <w:tabs>
          <w:tab w:val="clear" w:pos="360"/>
          <w:tab w:val="left" w:pos="0"/>
        </w:tabs>
        <w:autoSpaceDE w:val="0"/>
        <w:autoSpaceDN w:val="0"/>
        <w:snapToGrid w:val="0"/>
        <w:spacing w:before="0" w:after="0" w:line="360" w:lineRule="auto"/>
        <w:ind w:left="431" w:hanging="431"/>
        <w:rPr>
          <w:rFonts w:cs="Arial"/>
          <w:szCs w:val="24"/>
        </w:rPr>
      </w:pPr>
      <w:r>
        <w:rPr>
          <w:rFonts w:cs="Arial"/>
        </w:rPr>
        <w:br w:type="page"/>
      </w:r>
      <w:bookmarkStart w:id="1639" w:name="_Toc209184519"/>
      <w:r w:rsidR="003070C9" w:rsidRPr="001325FD">
        <w:rPr>
          <w:rFonts w:cs="Arial"/>
          <w:szCs w:val="24"/>
        </w:rPr>
        <w:lastRenderedPageBreak/>
        <w:t>P</w:t>
      </w:r>
      <w:r w:rsidR="00593885">
        <w:rPr>
          <w:rFonts w:cs="Arial"/>
          <w:szCs w:val="24"/>
        </w:rPr>
        <w:t>ERIOD</w:t>
      </w:r>
      <w:r w:rsidR="003070C9" w:rsidRPr="00060513">
        <w:rPr>
          <w:rFonts w:cs="Arial"/>
          <w:szCs w:val="24"/>
        </w:rPr>
        <w:t xml:space="preserve"> </w:t>
      </w:r>
      <w:r w:rsidR="00593885">
        <w:rPr>
          <w:rFonts w:cs="Arial"/>
          <w:szCs w:val="24"/>
        </w:rPr>
        <w:t>OF</w:t>
      </w:r>
      <w:r w:rsidR="00821968" w:rsidRPr="00060513">
        <w:rPr>
          <w:rFonts w:cs="Arial"/>
          <w:szCs w:val="24"/>
        </w:rPr>
        <w:t xml:space="preserve"> C</w:t>
      </w:r>
      <w:bookmarkEnd w:id="1508"/>
      <w:r w:rsidR="00593885">
        <w:rPr>
          <w:rFonts w:cs="Arial"/>
          <w:szCs w:val="24"/>
        </w:rPr>
        <w:t>ONTRACT</w:t>
      </w:r>
      <w:r w:rsidR="00C86F04" w:rsidRPr="00060513">
        <w:rPr>
          <w:rFonts w:cs="Arial"/>
          <w:szCs w:val="24"/>
        </w:rPr>
        <w:t xml:space="preserve"> / T</w:t>
      </w:r>
      <w:r w:rsidR="00593885">
        <w:rPr>
          <w:rFonts w:cs="Arial"/>
          <w:szCs w:val="24"/>
        </w:rPr>
        <w:t>ERMINATION</w:t>
      </w:r>
      <w:r w:rsidR="00C86F04" w:rsidRPr="00060513">
        <w:rPr>
          <w:rFonts w:cs="Arial"/>
          <w:szCs w:val="24"/>
        </w:rPr>
        <w:t xml:space="preserve"> R</w:t>
      </w:r>
      <w:r w:rsidR="00593885">
        <w:rPr>
          <w:rFonts w:cs="Arial"/>
          <w:szCs w:val="24"/>
        </w:rPr>
        <w:t>ULE</w:t>
      </w:r>
      <w:r w:rsidR="00C86F04" w:rsidRPr="00060513">
        <w:rPr>
          <w:rFonts w:cs="Arial"/>
          <w:szCs w:val="24"/>
        </w:rPr>
        <w:t xml:space="preserve"> </w:t>
      </w:r>
      <w:r w:rsidR="00593885">
        <w:rPr>
          <w:rFonts w:cs="Arial"/>
          <w:szCs w:val="24"/>
        </w:rPr>
        <w:t>AND</w:t>
      </w:r>
      <w:r w:rsidR="00C86F04" w:rsidRPr="00060513">
        <w:rPr>
          <w:rFonts w:cs="Arial"/>
          <w:szCs w:val="24"/>
        </w:rPr>
        <w:t xml:space="preserve"> R</w:t>
      </w:r>
      <w:r w:rsidR="00593885">
        <w:rPr>
          <w:rFonts w:cs="Arial"/>
          <w:szCs w:val="24"/>
        </w:rPr>
        <w:t>ESOLUTION</w:t>
      </w:r>
      <w:r w:rsidR="00C86F04" w:rsidRPr="00060513">
        <w:rPr>
          <w:rFonts w:cs="Arial"/>
          <w:szCs w:val="24"/>
        </w:rPr>
        <w:t xml:space="preserve"> </w:t>
      </w:r>
      <w:r w:rsidR="00593885">
        <w:rPr>
          <w:rFonts w:cs="Arial"/>
          <w:szCs w:val="24"/>
        </w:rPr>
        <w:t>OF</w:t>
      </w:r>
      <w:r w:rsidR="00C86F04" w:rsidRPr="00060513">
        <w:rPr>
          <w:rFonts w:cs="Arial"/>
          <w:szCs w:val="24"/>
        </w:rPr>
        <w:t xml:space="preserve"> D</w:t>
      </w:r>
      <w:r w:rsidR="00593885">
        <w:rPr>
          <w:rFonts w:cs="Arial"/>
          <w:szCs w:val="24"/>
        </w:rPr>
        <w:t>ISPUTES</w:t>
      </w:r>
      <w:bookmarkEnd w:id="1639"/>
    </w:p>
    <w:p w14:paraId="3FE8C862" w14:textId="4F2A7EE5" w:rsidR="008A681E" w:rsidRPr="008A681E" w:rsidRDefault="008A681E" w:rsidP="00691AA7">
      <w:pPr>
        <w:pStyle w:val="Heading2"/>
      </w:pPr>
      <w:bookmarkStart w:id="1640" w:name="_Toc209184520"/>
      <w:r>
        <w:t>Period of the Contract</w:t>
      </w:r>
      <w:bookmarkEnd w:id="1640"/>
    </w:p>
    <w:p w14:paraId="50ECD97F" w14:textId="4C372013" w:rsidR="00DD79A5" w:rsidRPr="00060513" w:rsidRDefault="00DD79A5" w:rsidP="00691AA7">
      <w:pPr>
        <w:pStyle w:val="ListParagraph"/>
        <w:numPr>
          <w:ilvl w:val="0"/>
          <w:numId w:val="294"/>
        </w:numPr>
        <w:spacing w:before="240" w:line="240" w:lineRule="auto"/>
        <w:jc w:val="both"/>
        <w:rPr>
          <w:rFonts w:ascii="Arial" w:hAnsi="Arial" w:cs="Arial"/>
          <w:lang w:val="en-IN" w:eastAsia="en-IN" w:bidi="ar-SA"/>
        </w:rPr>
      </w:pPr>
      <w:r w:rsidRPr="00060513">
        <w:rPr>
          <w:rFonts w:ascii="Arial" w:hAnsi="Arial" w:cs="Arial"/>
          <w:lang w:val="en-IN" w:eastAsia="en-IN" w:bidi="ar-SA"/>
        </w:rPr>
        <w:t>The duration of the contract shall be five (5) years from the effective start date.</w:t>
      </w:r>
    </w:p>
    <w:p w14:paraId="1661E06B" w14:textId="0EF2B484" w:rsidR="00DD79A5" w:rsidRPr="00060513" w:rsidRDefault="002A5C4C" w:rsidP="00E8763D">
      <w:pPr>
        <w:pStyle w:val="ListParagraph"/>
        <w:spacing w:before="240" w:line="240" w:lineRule="auto"/>
        <w:ind w:left="1512"/>
        <w:jc w:val="both"/>
        <w:rPr>
          <w:rFonts w:ascii="Arial" w:hAnsi="Arial" w:cs="Arial"/>
          <w:lang w:val="en-IN" w:eastAsia="en-IN" w:bidi="ar-SA"/>
        </w:rPr>
      </w:pPr>
      <w:r>
        <w:rPr>
          <w:rFonts w:ascii="Arial" w:hAnsi="Arial" w:cs="Arial"/>
          <w:lang w:val="en-IN" w:eastAsia="en-IN" w:bidi="ar-SA"/>
        </w:rPr>
        <w:t xml:space="preserve">(Effective date starts from </w:t>
      </w:r>
      <w:r w:rsidR="00DD79A5" w:rsidRPr="00060513">
        <w:rPr>
          <w:rFonts w:ascii="Arial" w:hAnsi="Arial" w:cs="Arial"/>
          <w:lang w:val="en-IN" w:eastAsia="en-IN" w:bidi="ar-SA"/>
        </w:rPr>
        <w:t>30 days from the date of intimation of award to the successful bidder</w:t>
      </w:r>
      <w:r>
        <w:rPr>
          <w:rFonts w:ascii="Arial" w:hAnsi="Arial" w:cs="Arial"/>
          <w:lang w:val="en-IN" w:eastAsia="en-IN" w:bidi="ar-SA"/>
        </w:rPr>
        <w:t>)</w:t>
      </w:r>
      <w:r w:rsidR="00E8763D" w:rsidRPr="00060513">
        <w:rPr>
          <w:rFonts w:ascii="Arial" w:hAnsi="Arial" w:cs="Arial"/>
          <w:lang w:val="en-IN" w:eastAsia="en-IN" w:bidi="ar-SA"/>
        </w:rPr>
        <w:t xml:space="preserve">. </w:t>
      </w:r>
    </w:p>
    <w:p w14:paraId="43EB2EC7" w14:textId="0187FAA7" w:rsidR="00DD79A5" w:rsidRPr="00060513" w:rsidRDefault="00DD79A5" w:rsidP="00691AA7">
      <w:pPr>
        <w:pStyle w:val="ListParagraph"/>
        <w:numPr>
          <w:ilvl w:val="0"/>
          <w:numId w:val="294"/>
        </w:numPr>
        <w:spacing w:before="240" w:line="240" w:lineRule="auto"/>
        <w:jc w:val="both"/>
        <w:rPr>
          <w:rFonts w:ascii="Arial" w:hAnsi="Arial" w:cs="Arial"/>
          <w:lang w:val="en-IN" w:eastAsia="en-IN" w:bidi="ar-SA"/>
        </w:rPr>
      </w:pPr>
      <w:r w:rsidRPr="00060513">
        <w:rPr>
          <w:rFonts w:ascii="Arial" w:hAnsi="Arial" w:cs="Arial"/>
          <w:lang w:val="en-IN" w:eastAsia="en-IN" w:bidi="ar-SA"/>
        </w:rPr>
        <w:t xml:space="preserve">The Department reserves the right to extend the contract for an additional period of up to </w:t>
      </w:r>
      <w:r w:rsidR="00E8763D" w:rsidRPr="00060513">
        <w:rPr>
          <w:rFonts w:ascii="Arial" w:hAnsi="Arial" w:cs="Arial"/>
          <w:lang w:val="en-IN" w:eastAsia="en-IN" w:bidi="ar-SA"/>
        </w:rPr>
        <w:t>two</w:t>
      </w:r>
      <w:r w:rsidRPr="00060513">
        <w:rPr>
          <w:rFonts w:ascii="Arial" w:hAnsi="Arial" w:cs="Arial"/>
          <w:lang w:val="en-IN" w:eastAsia="en-IN" w:bidi="ar-SA"/>
        </w:rPr>
        <w:t xml:space="preserve"> (</w:t>
      </w:r>
      <w:r w:rsidR="00E8763D" w:rsidRPr="00060513">
        <w:rPr>
          <w:rFonts w:ascii="Arial" w:hAnsi="Arial" w:cs="Arial"/>
          <w:lang w:val="en-IN" w:eastAsia="en-IN" w:bidi="ar-SA"/>
        </w:rPr>
        <w:t>2</w:t>
      </w:r>
      <w:r w:rsidRPr="00060513">
        <w:rPr>
          <w:rFonts w:ascii="Arial" w:hAnsi="Arial" w:cs="Arial"/>
          <w:lang w:val="en-IN" w:eastAsia="en-IN" w:bidi="ar-SA"/>
        </w:rPr>
        <w:t>) year, based on operational requirements.</w:t>
      </w:r>
    </w:p>
    <w:p w14:paraId="306E7431" w14:textId="77777777" w:rsidR="00DD79A5" w:rsidRPr="00060513" w:rsidRDefault="00DD79A5" w:rsidP="00691AA7">
      <w:pPr>
        <w:pStyle w:val="ListParagraph"/>
        <w:numPr>
          <w:ilvl w:val="0"/>
          <w:numId w:val="294"/>
        </w:numPr>
        <w:spacing w:before="240" w:line="240" w:lineRule="auto"/>
        <w:jc w:val="both"/>
        <w:rPr>
          <w:rFonts w:ascii="Arial" w:hAnsi="Arial" w:cs="Arial"/>
          <w:lang w:val="en-IN" w:eastAsia="en-IN" w:bidi="ar-SA"/>
        </w:rPr>
      </w:pPr>
      <w:r w:rsidRPr="00060513">
        <w:rPr>
          <w:rFonts w:ascii="Arial" w:hAnsi="Arial" w:cs="Arial"/>
          <w:lang w:val="en-IN" w:eastAsia="en-IN" w:bidi="ar-SA"/>
        </w:rPr>
        <w:t>The extension may be applied to all or select resources, as decided by the Department.</w:t>
      </w:r>
    </w:p>
    <w:p w14:paraId="0C9A6339" w14:textId="77777777" w:rsidR="00DD79A5" w:rsidRPr="00060513" w:rsidRDefault="00DD79A5" w:rsidP="00691AA7">
      <w:pPr>
        <w:pStyle w:val="ListParagraph"/>
        <w:numPr>
          <w:ilvl w:val="0"/>
          <w:numId w:val="294"/>
        </w:numPr>
        <w:spacing w:before="240" w:line="240" w:lineRule="auto"/>
        <w:jc w:val="both"/>
        <w:rPr>
          <w:rFonts w:ascii="Arial" w:hAnsi="Arial" w:cs="Arial"/>
          <w:lang w:val="en-IN" w:eastAsia="en-IN" w:bidi="ar-SA"/>
        </w:rPr>
      </w:pPr>
      <w:r w:rsidRPr="00060513">
        <w:rPr>
          <w:rFonts w:ascii="Arial" w:hAnsi="Arial" w:cs="Arial"/>
          <w:lang w:val="en-IN" w:eastAsia="en-IN" w:bidi="ar-SA"/>
        </w:rPr>
        <w:t>The extension shall be subject to the same terms and conditions as the original agreement.</w:t>
      </w:r>
    </w:p>
    <w:p w14:paraId="19DD3722" w14:textId="77777777" w:rsidR="00DD79A5" w:rsidRPr="00060513" w:rsidRDefault="00DD79A5" w:rsidP="00691AA7">
      <w:pPr>
        <w:pStyle w:val="ListParagraph"/>
        <w:numPr>
          <w:ilvl w:val="0"/>
          <w:numId w:val="294"/>
        </w:numPr>
        <w:spacing w:before="240" w:line="240" w:lineRule="auto"/>
        <w:jc w:val="both"/>
        <w:rPr>
          <w:rFonts w:ascii="Arial" w:hAnsi="Arial" w:cs="Arial"/>
          <w:lang w:val="en-IN" w:eastAsia="en-IN" w:bidi="ar-SA"/>
        </w:rPr>
      </w:pPr>
      <w:r w:rsidRPr="00060513">
        <w:rPr>
          <w:rFonts w:ascii="Arial" w:hAnsi="Arial" w:cs="Arial"/>
          <w:lang w:val="en-IN" w:eastAsia="en-IN" w:bidi="ar-SA"/>
        </w:rPr>
        <w:t>Any decision regarding contract extension, revision, or early termination shall be at the sole discretion of the Department, based on performance and project requirements.</w:t>
      </w:r>
    </w:p>
    <w:p w14:paraId="5698DA62" w14:textId="77777777" w:rsidR="00DD79A5" w:rsidRPr="00060513" w:rsidRDefault="00DD79A5" w:rsidP="00691AA7">
      <w:pPr>
        <w:pStyle w:val="ListParagraph"/>
        <w:numPr>
          <w:ilvl w:val="0"/>
          <w:numId w:val="294"/>
        </w:numPr>
        <w:spacing w:after="0" w:line="240" w:lineRule="auto"/>
        <w:jc w:val="both"/>
        <w:rPr>
          <w:rFonts w:ascii="Arial" w:hAnsi="Arial" w:cs="Arial"/>
          <w:lang w:val="en-IN" w:eastAsia="en-IN" w:bidi="ar-SA"/>
        </w:rPr>
      </w:pPr>
      <w:r w:rsidRPr="00060513">
        <w:rPr>
          <w:rFonts w:ascii="Arial" w:hAnsi="Arial" w:cs="Arial"/>
          <w:lang w:val="en-IN" w:eastAsia="en-IN" w:bidi="ar-SA"/>
        </w:rPr>
        <w:t>If the contract is extended, the vendor must ensure uninterrupted continuity of services without any adverse impact on departmental operations.</w:t>
      </w:r>
    </w:p>
    <w:p w14:paraId="088922CB" w14:textId="77777777" w:rsidR="00BA244A" w:rsidRPr="00060513" w:rsidRDefault="00BA244A" w:rsidP="000C751B">
      <w:pPr>
        <w:pStyle w:val="ListParagraph"/>
        <w:spacing w:after="0"/>
        <w:ind w:left="375" w:firstLine="345"/>
        <w:jc w:val="both"/>
        <w:rPr>
          <w:rFonts w:ascii="Arial" w:hAnsi="Arial" w:cs="Arial"/>
          <w:sz w:val="20"/>
          <w:szCs w:val="20"/>
        </w:rPr>
      </w:pPr>
    </w:p>
    <w:p w14:paraId="0329EDDB" w14:textId="1DF209B3" w:rsidR="007E060C" w:rsidRPr="00060513" w:rsidRDefault="007E060C" w:rsidP="00691AA7">
      <w:pPr>
        <w:tabs>
          <w:tab w:val="left" w:pos="6251"/>
        </w:tabs>
        <w:spacing w:after="0"/>
        <w:rPr>
          <w:rFonts w:ascii="Arial" w:hAnsi="Arial" w:cs="Arial"/>
          <w:lang w:bidi="ar-SA"/>
        </w:rPr>
      </w:pPr>
    </w:p>
    <w:p w14:paraId="5B2B4B2E" w14:textId="41C01D84" w:rsidR="007E060C" w:rsidRPr="00060513" w:rsidRDefault="007E060C" w:rsidP="000C751B">
      <w:pPr>
        <w:pStyle w:val="Heading2"/>
        <w:spacing w:before="0" w:after="0"/>
      </w:pPr>
      <w:bookmarkStart w:id="1641" w:name="_Toc386451804"/>
      <w:bookmarkStart w:id="1642" w:name="_Toc366770813"/>
      <w:bookmarkStart w:id="1643" w:name="_Toc209184521"/>
      <w:r w:rsidRPr="00060513">
        <w:t>T</w:t>
      </w:r>
      <w:r w:rsidR="00593885">
        <w:t>ermination</w:t>
      </w:r>
      <w:r w:rsidRPr="00060513">
        <w:t xml:space="preserve"> R</w:t>
      </w:r>
      <w:r w:rsidR="00593885">
        <w:t>ule</w:t>
      </w:r>
      <w:bookmarkEnd w:id="1641"/>
      <w:bookmarkEnd w:id="1642"/>
      <w:r w:rsidRPr="00060513">
        <w:t>:</w:t>
      </w:r>
      <w:bookmarkEnd w:id="1643"/>
    </w:p>
    <w:p w14:paraId="26F003C5" w14:textId="77777777" w:rsidR="007E060C" w:rsidRPr="00691AA7" w:rsidRDefault="0032655F" w:rsidP="00691AA7">
      <w:pPr>
        <w:ind w:left="1440"/>
        <w:rPr>
          <w:rFonts w:ascii="Arial" w:hAnsi="Arial" w:cs="Arial"/>
          <w:lang w:val="en-IN" w:eastAsia="en-IN" w:bidi="ar-SA"/>
        </w:rPr>
      </w:pPr>
      <w:r w:rsidRPr="00691AA7">
        <w:rPr>
          <w:rFonts w:ascii="Arial" w:hAnsi="Arial" w:cs="Arial"/>
          <w:lang w:val="en-IN" w:eastAsia="en-IN" w:bidi="ar-SA"/>
        </w:rPr>
        <w:t>DS&amp;R</w:t>
      </w:r>
      <w:r w:rsidR="007E060C" w:rsidRPr="00691AA7">
        <w:rPr>
          <w:rFonts w:ascii="Arial" w:hAnsi="Arial" w:cs="Arial"/>
          <w:lang w:val="en-IN" w:eastAsia="en-IN" w:bidi="ar-SA"/>
        </w:rPr>
        <w:t xml:space="preserve"> may at its discretion terminate the contract and also confiscate the PBG in the following situations – </w:t>
      </w:r>
    </w:p>
    <w:p w14:paraId="43BAEDC6" w14:textId="71C6F4F0" w:rsidR="007E060C" w:rsidRPr="00060513" w:rsidRDefault="007E060C" w:rsidP="003F5F6A">
      <w:pPr>
        <w:pStyle w:val="ListParagraph"/>
        <w:numPr>
          <w:ilvl w:val="0"/>
          <w:numId w:val="51"/>
        </w:numPr>
        <w:spacing w:before="240" w:line="240" w:lineRule="auto"/>
        <w:jc w:val="both"/>
        <w:rPr>
          <w:rFonts w:ascii="Arial" w:hAnsi="Arial" w:cs="Arial"/>
          <w:lang w:val="en-IN" w:eastAsia="en-IN" w:bidi="ar-SA"/>
        </w:rPr>
      </w:pPr>
      <w:r w:rsidRPr="00060513">
        <w:rPr>
          <w:rFonts w:ascii="Arial" w:hAnsi="Arial" w:cs="Arial"/>
          <w:lang w:val="en-IN" w:eastAsia="en-IN" w:bidi="ar-SA"/>
        </w:rPr>
        <w:t xml:space="preserve">If the Bidder / selected Bidder in the judgment of </w:t>
      </w:r>
      <w:r w:rsidR="0032655F" w:rsidRPr="00060513">
        <w:rPr>
          <w:rFonts w:ascii="Arial" w:hAnsi="Arial" w:cs="Arial"/>
          <w:lang w:val="en-IN" w:eastAsia="en-IN" w:bidi="ar-SA"/>
        </w:rPr>
        <w:t>DS&amp;R</w:t>
      </w:r>
      <w:r w:rsidRPr="00060513">
        <w:rPr>
          <w:rFonts w:ascii="Arial" w:hAnsi="Arial" w:cs="Arial"/>
          <w:lang w:val="en-IN" w:eastAsia="en-IN" w:bidi="ar-SA"/>
        </w:rPr>
        <w:t xml:space="preserve"> has engaged in corrupt or fraudulent practices in competing f</w:t>
      </w:r>
      <w:r w:rsidR="00D033BF" w:rsidRPr="00060513">
        <w:rPr>
          <w:rFonts w:ascii="Arial" w:hAnsi="Arial" w:cs="Arial"/>
          <w:lang w:val="en-IN" w:eastAsia="en-IN" w:bidi="ar-SA"/>
        </w:rPr>
        <w:t>or or in executing the Contract</w:t>
      </w:r>
      <w:r w:rsidR="00AD62CF" w:rsidRPr="00060513">
        <w:rPr>
          <w:rFonts w:ascii="Arial" w:hAnsi="Arial" w:cs="Arial"/>
          <w:lang w:val="en-IN" w:eastAsia="en-IN" w:bidi="ar-SA"/>
        </w:rPr>
        <w:t>.</w:t>
      </w:r>
    </w:p>
    <w:p w14:paraId="7540A7D5" w14:textId="645754E1" w:rsidR="007E060C" w:rsidRDefault="007E060C" w:rsidP="003F5F6A">
      <w:pPr>
        <w:pStyle w:val="ListParagraph"/>
        <w:numPr>
          <w:ilvl w:val="0"/>
          <w:numId w:val="51"/>
        </w:numPr>
        <w:spacing w:before="240" w:line="240" w:lineRule="auto"/>
        <w:jc w:val="both"/>
        <w:rPr>
          <w:rFonts w:ascii="Arial" w:hAnsi="Arial" w:cs="Arial"/>
          <w:lang w:val="en-IN" w:eastAsia="en-IN" w:bidi="ar-SA"/>
        </w:rPr>
      </w:pPr>
      <w:r w:rsidRPr="00060513">
        <w:rPr>
          <w:rFonts w:ascii="Arial" w:hAnsi="Arial" w:cs="Arial"/>
          <w:lang w:val="en-IN" w:eastAsia="en-IN" w:bidi="ar-SA"/>
        </w:rPr>
        <w:t>If the resource is found to do illegal activities, he / she will be punished as per the law &amp; vendor may also be made responsible for any such misconduct or act of resource.</w:t>
      </w:r>
    </w:p>
    <w:p w14:paraId="6C15DAE7" w14:textId="389BFBEF" w:rsidR="00E377B6" w:rsidRDefault="00E377B6" w:rsidP="003F5F6A">
      <w:pPr>
        <w:pStyle w:val="ListParagraph"/>
        <w:numPr>
          <w:ilvl w:val="0"/>
          <w:numId w:val="51"/>
        </w:numPr>
        <w:spacing w:before="240" w:line="240" w:lineRule="auto"/>
        <w:jc w:val="both"/>
        <w:rPr>
          <w:rFonts w:ascii="Arial" w:hAnsi="Arial" w:cs="Arial"/>
          <w:lang w:val="en-IN" w:eastAsia="en-IN" w:bidi="ar-SA"/>
        </w:rPr>
      </w:pPr>
      <w:r>
        <w:rPr>
          <w:rFonts w:ascii="Arial" w:hAnsi="Arial" w:cs="Arial"/>
          <w:lang w:val="en-IN" w:eastAsia="en-IN" w:bidi="ar-SA"/>
        </w:rPr>
        <w:t>There is failure to deliver the Scope of Work including failure to give the resources or delays in making payments to the resources as prescribed in this RFP.</w:t>
      </w:r>
    </w:p>
    <w:p w14:paraId="65659DED" w14:textId="2E9838F9" w:rsidR="001C062E" w:rsidRPr="00060513" w:rsidRDefault="00C86F04" w:rsidP="000C751B">
      <w:pPr>
        <w:pStyle w:val="Heading2"/>
      </w:pPr>
      <w:bookmarkStart w:id="1644" w:name="_Toc209177565"/>
      <w:bookmarkStart w:id="1645" w:name="_Toc209181420"/>
      <w:bookmarkStart w:id="1646" w:name="_Toc209181964"/>
      <w:bookmarkStart w:id="1647" w:name="_Toc209182795"/>
      <w:bookmarkStart w:id="1648" w:name="_Toc209183068"/>
      <w:bookmarkStart w:id="1649" w:name="_Toc209183341"/>
      <w:bookmarkStart w:id="1650" w:name="_Toc209183611"/>
      <w:bookmarkStart w:id="1651" w:name="_Toc209183882"/>
      <w:bookmarkStart w:id="1652" w:name="_Toc209184200"/>
      <w:bookmarkStart w:id="1653" w:name="_Toc209184522"/>
      <w:bookmarkStart w:id="1654" w:name="_Toc209177566"/>
      <w:bookmarkStart w:id="1655" w:name="_Toc209181421"/>
      <w:bookmarkStart w:id="1656" w:name="_Toc209181965"/>
      <w:bookmarkStart w:id="1657" w:name="_Toc209182796"/>
      <w:bookmarkStart w:id="1658" w:name="_Toc209183069"/>
      <w:bookmarkStart w:id="1659" w:name="_Toc209183342"/>
      <w:bookmarkStart w:id="1660" w:name="_Toc209183612"/>
      <w:bookmarkStart w:id="1661" w:name="_Toc209183883"/>
      <w:bookmarkStart w:id="1662" w:name="_Toc209184201"/>
      <w:bookmarkStart w:id="1663" w:name="_Toc209184523"/>
      <w:bookmarkStart w:id="1664" w:name="_Toc209177567"/>
      <w:bookmarkStart w:id="1665" w:name="_Toc209181422"/>
      <w:bookmarkStart w:id="1666" w:name="_Toc209181966"/>
      <w:bookmarkStart w:id="1667" w:name="_Toc209182797"/>
      <w:bookmarkStart w:id="1668" w:name="_Toc209183070"/>
      <w:bookmarkStart w:id="1669" w:name="_Toc209183343"/>
      <w:bookmarkStart w:id="1670" w:name="_Toc209183613"/>
      <w:bookmarkStart w:id="1671" w:name="_Toc209183884"/>
      <w:bookmarkStart w:id="1672" w:name="_Toc209184202"/>
      <w:bookmarkStart w:id="1673" w:name="_Toc209184524"/>
      <w:bookmarkStart w:id="1674" w:name="_Toc209177568"/>
      <w:bookmarkStart w:id="1675" w:name="_Toc209181423"/>
      <w:bookmarkStart w:id="1676" w:name="_Toc209181967"/>
      <w:bookmarkStart w:id="1677" w:name="_Toc209182798"/>
      <w:bookmarkStart w:id="1678" w:name="_Toc209183071"/>
      <w:bookmarkStart w:id="1679" w:name="_Toc209183344"/>
      <w:bookmarkStart w:id="1680" w:name="_Toc209183614"/>
      <w:bookmarkStart w:id="1681" w:name="_Toc209183885"/>
      <w:bookmarkStart w:id="1682" w:name="_Toc209184203"/>
      <w:bookmarkStart w:id="1683" w:name="_Toc209184525"/>
      <w:bookmarkStart w:id="1684" w:name="_Toc209184526"/>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r w:rsidRPr="00060513">
        <w:t>S</w:t>
      </w:r>
      <w:r w:rsidR="00593885">
        <w:t>ettlement</w:t>
      </w:r>
      <w:r w:rsidRPr="00060513">
        <w:t xml:space="preserve"> </w:t>
      </w:r>
      <w:proofErr w:type="gramStart"/>
      <w:r w:rsidRPr="00060513">
        <w:t>O</w:t>
      </w:r>
      <w:r w:rsidR="00593885">
        <w:t>f</w:t>
      </w:r>
      <w:proofErr w:type="gramEnd"/>
      <w:r w:rsidRPr="00060513">
        <w:t xml:space="preserve"> D</w:t>
      </w:r>
      <w:r w:rsidR="00593885">
        <w:t>isputes</w:t>
      </w:r>
      <w:r w:rsidRPr="00060513">
        <w:t>:</w:t>
      </w:r>
      <w:bookmarkEnd w:id="1684"/>
    </w:p>
    <w:p w14:paraId="5710C4D9" w14:textId="127B3F55" w:rsidR="00C86F04" w:rsidRDefault="00C86F04" w:rsidP="00782EF2">
      <w:pPr>
        <w:pStyle w:val="ListParagraph"/>
        <w:numPr>
          <w:ilvl w:val="0"/>
          <w:numId w:val="59"/>
        </w:numPr>
        <w:spacing w:before="240" w:line="240" w:lineRule="auto"/>
        <w:jc w:val="both"/>
        <w:rPr>
          <w:rFonts w:ascii="Arial" w:hAnsi="Arial" w:cs="Arial"/>
          <w:lang w:val="en-IN" w:eastAsia="en-IN" w:bidi="ar-SA"/>
        </w:rPr>
      </w:pPr>
      <w:r w:rsidRPr="00691AA7">
        <w:rPr>
          <w:rFonts w:ascii="Arial" w:hAnsi="Arial" w:cs="Arial"/>
          <w:lang w:val="en-IN" w:eastAsia="en-IN" w:bidi="ar-SA"/>
        </w:rPr>
        <w:t xml:space="preserve">Amicable </w:t>
      </w:r>
      <w:r w:rsidR="00782EF2" w:rsidRPr="00782EF2">
        <w:rPr>
          <w:rFonts w:ascii="Arial" w:hAnsi="Arial" w:cs="Arial"/>
          <w:lang w:val="en-IN" w:eastAsia="en-IN" w:bidi="ar-SA"/>
        </w:rPr>
        <w:t>Settlement:</w:t>
      </w:r>
      <w:r w:rsidR="00782EF2">
        <w:rPr>
          <w:rFonts w:ascii="Arial" w:hAnsi="Arial" w:cs="Arial"/>
          <w:lang w:val="en-IN" w:eastAsia="en-IN" w:bidi="ar-SA"/>
        </w:rPr>
        <w:t xml:space="preserve"> </w:t>
      </w:r>
      <w:r w:rsidRPr="00691AA7">
        <w:rPr>
          <w:rFonts w:ascii="Arial" w:hAnsi="Arial" w:cs="Arial"/>
          <w:lang w:val="en-IN" w:eastAsia="en-IN" w:bidi="ar-SA"/>
        </w:rPr>
        <w:t>The Parties shall use their best efforts to settle amicably all disputes arising out of or in connection with this Contract or the interpretation thereof.</w:t>
      </w:r>
    </w:p>
    <w:p w14:paraId="3065174B" w14:textId="3EBB4276" w:rsidR="00C86F04" w:rsidRPr="00691AA7" w:rsidRDefault="00C86F04" w:rsidP="00691AA7">
      <w:pPr>
        <w:pStyle w:val="ListParagraph"/>
        <w:numPr>
          <w:ilvl w:val="0"/>
          <w:numId w:val="59"/>
        </w:numPr>
        <w:spacing w:before="240" w:line="240" w:lineRule="auto"/>
        <w:jc w:val="both"/>
        <w:rPr>
          <w:rFonts w:ascii="Arial" w:hAnsi="Arial" w:cs="Arial"/>
          <w:lang w:val="en-IN" w:eastAsia="en-IN" w:bidi="ar-SA"/>
        </w:rPr>
      </w:pPr>
      <w:r w:rsidRPr="00691AA7">
        <w:rPr>
          <w:rFonts w:ascii="Arial" w:hAnsi="Arial" w:cs="Arial"/>
          <w:lang w:val="en-IN" w:eastAsia="en-IN" w:bidi="ar-SA"/>
        </w:rPr>
        <w:t>Dispute Settlement</w:t>
      </w:r>
      <w:r w:rsidR="00782EF2" w:rsidRPr="00691AA7">
        <w:rPr>
          <w:rFonts w:ascii="Arial" w:hAnsi="Arial" w:cs="Arial"/>
          <w:lang w:val="en-IN" w:eastAsia="en-IN" w:bidi="ar-SA"/>
        </w:rPr>
        <w:t xml:space="preserve">: </w:t>
      </w:r>
      <w:r w:rsidRPr="00691AA7">
        <w:rPr>
          <w:rFonts w:ascii="Arial" w:hAnsi="Arial" w:cs="Arial"/>
          <w:lang w:val="en-IN" w:eastAsia="en-IN" w:bidi="ar-SA"/>
        </w:rPr>
        <w:t xml:space="preserve">If any dispute arises between IGR&amp;SC, DS&amp;R of any other authorized representative directed by DS&amp;R, and the Supplying Agency in connection with, or arising out of, the agreement or RFP or the execution of the Project; the matter in dispute which cannot be settled amicably within thirty (30) days after receipt by one Party of the other Party's request for such amicable settlement shall, in the  first place, be referred to the Additional Chief Secretary/Principal Secretary/Secretary Disaster Management and UPOR, Revenue Department. Either party may refer a dispute to the Additional Chief Secretary/Principal Secretary/Secretary Disaster Management, Revenue Department, who shall give a decision in writing within 30 days of reference of dispute. </w:t>
      </w:r>
      <w:r w:rsidR="00224490">
        <w:rPr>
          <w:rFonts w:ascii="Arial" w:hAnsi="Arial" w:cs="Arial"/>
          <w:lang w:val="en-IN" w:eastAsia="en-IN" w:bidi="ar-SA"/>
        </w:rPr>
        <w:t xml:space="preserve">The decision of the Additional Chief Secretary/Principal Secretary/Secretary, Revenue </w:t>
      </w:r>
      <w:proofErr w:type="spellStart"/>
      <w:r w:rsidR="00224490">
        <w:rPr>
          <w:rFonts w:ascii="Arial" w:hAnsi="Arial" w:cs="Arial"/>
          <w:lang w:val="en-IN" w:eastAsia="en-IN" w:bidi="ar-SA"/>
        </w:rPr>
        <w:t>Deparment</w:t>
      </w:r>
      <w:proofErr w:type="spellEnd"/>
      <w:r w:rsidR="00224490">
        <w:rPr>
          <w:rFonts w:ascii="Arial" w:hAnsi="Arial" w:cs="Arial"/>
          <w:lang w:val="en-IN" w:eastAsia="en-IN" w:bidi="ar-SA"/>
        </w:rPr>
        <w:t xml:space="preserve"> (Disaster Management, Stamps &amp; Registration) shall be final</w:t>
      </w:r>
      <w:r w:rsidRPr="00691AA7">
        <w:rPr>
          <w:rFonts w:ascii="Arial" w:hAnsi="Arial" w:cs="Arial"/>
          <w:lang w:val="en-IN" w:eastAsia="en-IN" w:bidi="ar-SA"/>
        </w:rPr>
        <w:t>.</w:t>
      </w:r>
      <w:r w:rsidR="00224490">
        <w:rPr>
          <w:rFonts w:ascii="Arial" w:hAnsi="Arial" w:cs="Arial"/>
          <w:lang w:val="en-IN" w:eastAsia="en-IN" w:bidi="ar-SA"/>
        </w:rPr>
        <w:t xml:space="preserve"> </w:t>
      </w:r>
      <w:r w:rsidRPr="00691AA7">
        <w:rPr>
          <w:rFonts w:ascii="Arial" w:hAnsi="Arial" w:cs="Arial"/>
          <w:lang w:val="en-IN" w:eastAsia="en-IN" w:bidi="ar-SA"/>
        </w:rPr>
        <w:t xml:space="preserve"> </w:t>
      </w:r>
    </w:p>
    <w:p w14:paraId="22F0070F" w14:textId="41B42978" w:rsidR="00C86F04" w:rsidRPr="00691AA7" w:rsidRDefault="00AA2713" w:rsidP="00224490">
      <w:pPr>
        <w:pStyle w:val="ListParagraph"/>
        <w:numPr>
          <w:ilvl w:val="0"/>
          <w:numId w:val="59"/>
        </w:numPr>
        <w:spacing w:before="240" w:line="240" w:lineRule="auto"/>
        <w:jc w:val="both"/>
        <w:rPr>
          <w:rFonts w:ascii="Arial" w:hAnsi="Arial" w:cs="Arial"/>
          <w:lang w:val="en-IN" w:eastAsia="en-IN" w:bidi="ar-SA"/>
        </w:rPr>
      </w:pPr>
      <w:r w:rsidRPr="00691AA7">
        <w:rPr>
          <w:rFonts w:ascii="Arial" w:hAnsi="Arial" w:cs="Arial"/>
          <w:lang w:val="en-IN" w:eastAsia="en-IN" w:bidi="ar-SA"/>
        </w:rPr>
        <w:lastRenderedPageBreak/>
        <w:t xml:space="preserve">The </w:t>
      </w:r>
      <w:r w:rsidR="00224490">
        <w:rPr>
          <w:rFonts w:ascii="Arial" w:hAnsi="Arial" w:cs="Arial"/>
          <w:lang w:val="en-IN" w:eastAsia="en-IN" w:bidi="ar-SA"/>
        </w:rPr>
        <w:t>Court</w:t>
      </w:r>
      <w:r w:rsidRPr="00691AA7">
        <w:rPr>
          <w:rFonts w:ascii="Arial" w:hAnsi="Arial" w:cs="Arial"/>
          <w:lang w:val="en-IN" w:eastAsia="en-IN" w:bidi="ar-SA"/>
        </w:rPr>
        <w:t xml:space="preserve"> at Bengaluru, Karnataka shall have exclusive jurisdiction over all matters arising under this contract.</w:t>
      </w:r>
      <w:r w:rsidR="00224490" w:rsidRPr="00691AA7" w:rsidDel="00224490">
        <w:rPr>
          <w:rFonts w:ascii="Arial" w:hAnsi="Arial" w:cs="Arial"/>
          <w:lang w:val="en-IN" w:eastAsia="en-IN" w:bidi="ar-SA"/>
        </w:rPr>
        <w:t xml:space="preserve"> </w:t>
      </w:r>
    </w:p>
    <w:p w14:paraId="354B1400" w14:textId="11BA607C" w:rsidR="00782EF2" w:rsidRDefault="00782EF2">
      <w:pPr>
        <w:rPr>
          <w:rFonts w:ascii="Arial" w:hAnsi="Arial" w:cs="Arial"/>
          <w:sz w:val="20"/>
          <w:szCs w:val="20"/>
        </w:rPr>
      </w:pPr>
      <w:r>
        <w:rPr>
          <w:rFonts w:ascii="Arial" w:hAnsi="Arial" w:cs="Arial"/>
          <w:sz w:val="20"/>
          <w:szCs w:val="20"/>
        </w:rPr>
        <w:br w:type="page"/>
      </w:r>
    </w:p>
    <w:p w14:paraId="2781DFF0" w14:textId="77777777" w:rsidR="008857F2" w:rsidRPr="00060513" w:rsidRDefault="008857F2" w:rsidP="008857F2">
      <w:pPr>
        <w:pStyle w:val="ListParagraph"/>
        <w:shd w:val="clear" w:color="auto" w:fill="FFFFFF"/>
        <w:spacing w:after="0"/>
        <w:ind w:left="375"/>
        <w:jc w:val="both"/>
        <w:rPr>
          <w:rFonts w:ascii="Arial" w:hAnsi="Arial" w:cs="Arial"/>
          <w:sz w:val="20"/>
          <w:szCs w:val="20"/>
        </w:rPr>
      </w:pPr>
    </w:p>
    <w:p w14:paraId="3C78C424" w14:textId="77777777" w:rsidR="008857F2" w:rsidRPr="00060513" w:rsidRDefault="008857F2">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1685" w:name="_Toc209184527"/>
      <w:r w:rsidRPr="00060513">
        <w:rPr>
          <w:rFonts w:cs="Arial"/>
          <w:szCs w:val="24"/>
        </w:rPr>
        <w:t>GENERAL TENDER CONDITIONS:</w:t>
      </w:r>
      <w:bookmarkEnd w:id="1685"/>
    </w:p>
    <w:p w14:paraId="00097DA3" w14:textId="77777777" w:rsidR="008857F2" w:rsidRPr="00060513" w:rsidRDefault="008857F2" w:rsidP="000C751B">
      <w:pPr>
        <w:pStyle w:val="Heading2"/>
      </w:pPr>
      <w:bookmarkStart w:id="1686" w:name="_Toc386451792"/>
      <w:bookmarkStart w:id="1687" w:name="_Toc209184528"/>
      <w:r w:rsidRPr="00060513">
        <w:t>Information to Bidders</w:t>
      </w:r>
      <w:bookmarkEnd w:id="1686"/>
      <w:bookmarkEnd w:id="1687"/>
    </w:p>
    <w:p w14:paraId="0725808E" w14:textId="0758A20B" w:rsidR="008857F2" w:rsidRPr="00060513" w:rsidRDefault="008857F2" w:rsidP="00691AA7">
      <w:pPr>
        <w:pStyle w:val="ListParagraph"/>
        <w:spacing w:before="240" w:line="240" w:lineRule="auto"/>
        <w:ind w:left="2232"/>
        <w:jc w:val="both"/>
        <w:rPr>
          <w:rFonts w:ascii="Arial" w:hAnsi="Arial" w:cs="Arial"/>
          <w:lang w:val="en-IN" w:eastAsia="en-IN" w:bidi="ar-SA"/>
        </w:rPr>
      </w:pPr>
      <w:r w:rsidRPr="00060513">
        <w:rPr>
          <w:rFonts w:ascii="Arial" w:hAnsi="Arial" w:cs="Arial"/>
          <w:lang w:val="en-IN" w:eastAsia="en-IN" w:bidi="ar-SA"/>
        </w:rPr>
        <w:t xml:space="preserve"> </w:t>
      </w:r>
    </w:p>
    <w:p w14:paraId="6A6E8309" w14:textId="77777777" w:rsidR="00B3729D" w:rsidRPr="00C629ED" w:rsidRDefault="00B3729D" w:rsidP="00B3729D">
      <w:pPr>
        <w:pStyle w:val="ListParagraph"/>
        <w:numPr>
          <w:ilvl w:val="0"/>
          <w:numId w:val="288"/>
        </w:numPr>
        <w:spacing w:before="240" w:line="240" w:lineRule="auto"/>
        <w:jc w:val="both"/>
        <w:rPr>
          <w:rFonts w:ascii="Arial" w:hAnsi="Arial" w:cs="Arial"/>
          <w:lang w:val="en-IN" w:eastAsia="en-IN" w:bidi="ar-SA"/>
        </w:rPr>
      </w:pPr>
      <w:r w:rsidRPr="00060513">
        <w:rPr>
          <w:rFonts w:ascii="Arial" w:hAnsi="Arial" w:cs="Arial"/>
          <w:lang w:val="en-IN" w:eastAsia="en-IN" w:bidi="ar-SA"/>
        </w:rPr>
        <w:t xml:space="preserve">Please note that: </w:t>
      </w:r>
      <w:r w:rsidRPr="00C629ED">
        <w:rPr>
          <w:rFonts w:ascii="Arial" w:hAnsi="Arial" w:cs="Arial"/>
          <w:lang w:val="en-IN" w:eastAsia="en-IN" w:bidi="ar-SA"/>
        </w:rPr>
        <w:t>The costs of preparing the proposal and of negotiating the contract, including a visit to the DS&amp;R, are not reimbursable as a direct cost of the assignment</w:t>
      </w:r>
    </w:p>
    <w:p w14:paraId="44C16CC0" w14:textId="0F9DBFB6" w:rsidR="008857F2" w:rsidRDefault="008857F2" w:rsidP="00691AA7">
      <w:pPr>
        <w:pStyle w:val="ListParagraph"/>
        <w:numPr>
          <w:ilvl w:val="0"/>
          <w:numId w:val="288"/>
        </w:numPr>
        <w:spacing w:before="240" w:line="240" w:lineRule="auto"/>
        <w:jc w:val="both"/>
        <w:rPr>
          <w:rFonts w:ascii="Arial" w:hAnsi="Arial" w:cs="Arial"/>
          <w:lang w:val="en-IN" w:eastAsia="en-IN" w:bidi="ar-SA"/>
        </w:rPr>
      </w:pPr>
      <w:r w:rsidRPr="00060513">
        <w:rPr>
          <w:rFonts w:ascii="Arial" w:hAnsi="Arial" w:cs="Arial"/>
          <w:lang w:val="en-IN" w:eastAsia="en-IN" w:bidi="ar-SA"/>
        </w:rPr>
        <w:t xml:space="preserve">Government of Karnataka (GOK) expects the bidders to provide professional, objective, and impartial advice and at all times hold the </w:t>
      </w:r>
      <w:r w:rsidR="0032655F" w:rsidRPr="00060513">
        <w:rPr>
          <w:rFonts w:ascii="Arial" w:hAnsi="Arial" w:cs="Arial"/>
          <w:lang w:val="en-IN" w:eastAsia="en-IN" w:bidi="ar-SA"/>
        </w:rPr>
        <w:t>DS&amp;R</w:t>
      </w:r>
      <w:r w:rsidRPr="00060513">
        <w:rPr>
          <w:rFonts w:ascii="Arial" w:hAnsi="Arial" w:cs="Arial"/>
          <w:lang w:val="en-IN" w:eastAsia="en-IN" w:bidi="ar-SA"/>
        </w:rPr>
        <w:t xml:space="preserve">’s interests paramount, without any consideration for future work, and strictly avoid conflicts with other assignments or their own corporate interests. Consultants shall not be hired by the vendor for any assignment that would be in conflict with their prior or current obligations to other clients, or that may place them in a position of not being able to carry out the assignment in the best interest of the </w:t>
      </w:r>
      <w:r w:rsidR="0032655F" w:rsidRPr="00060513">
        <w:rPr>
          <w:rFonts w:ascii="Arial" w:hAnsi="Arial" w:cs="Arial"/>
          <w:lang w:val="en-IN" w:eastAsia="en-IN" w:bidi="ar-SA"/>
        </w:rPr>
        <w:t>DS&amp;R</w:t>
      </w:r>
      <w:r w:rsidRPr="00060513">
        <w:rPr>
          <w:rFonts w:ascii="Arial" w:hAnsi="Arial" w:cs="Arial"/>
          <w:lang w:val="en-IN" w:eastAsia="en-IN" w:bidi="ar-SA"/>
        </w:rPr>
        <w:t xml:space="preserve">. </w:t>
      </w:r>
    </w:p>
    <w:p w14:paraId="17836CD5" w14:textId="77777777" w:rsidR="008857F2" w:rsidRPr="00060513" w:rsidRDefault="008857F2" w:rsidP="00691AA7">
      <w:pPr>
        <w:pStyle w:val="ListParagraph"/>
        <w:numPr>
          <w:ilvl w:val="0"/>
          <w:numId w:val="288"/>
        </w:numPr>
        <w:spacing w:before="240" w:line="240" w:lineRule="auto"/>
        <w:jc w:val="both"/>
        <w:rPr>
          <w:rFonts w:ascii="Arial" w:hAnsi="Arial" w:cs="Arial"/>
          <w:lang w:val="en-IN" w:eastAsia="en-IN" w:bidi="ar-SA"/>
        </w:rPr>
      </w:pPr>
      <w:r w:rsidRPr="00060513">
        <w:rPr>
          <w:rFonts w:ascii="Arial" w:hAnsi="Arial" w:cs="Arial"/>
          <w:lang w:val="en-IN" w:eastAsia="en-IN" w:bidi="ar-SA"/>
        </w:rPr>
        <w:t>Will reject a proposal for award if it determines that the Bidder recommended for award has engaged in corrupt or fraudulent activities in competing for the contract in question.</w:t>
      </w:r>
    </w:p>
    <w:p w14:paraId="493700CA" w14:textId="069AE216" w:rsidR="00E056CD" w:rsidRPr="00060513" w:rsidRDefault="00E056CD" w:rsidP="00691AA7">
      <w:pPr>
        <w:pStyle w:val="ListParagraph"/>
        <w:numPr>
          <w:ilvl w:val="1"/>
          <w:numId w:val="288"/>
        </w:numPr>
        <w:spacing w:before="240" w:line="240" w:lineRule="auto"/>
        <w:jc w:val="both"/>
        <w:rPr>
          <w:rFonts w:ascii="Arial" w:hAnsi="Arial" w:cs="Arial"/>
          <w:lang w:val="en-IN" w:eastAsia="en-IN" w:bidi="ar-SA"/>
        </w:rPr>
      </w:pPr>
      <w:r w:rsidRPr="00060513">
        <w:rPr>
          <w:rFonts w:ascii="Arial" w:hAnsi="Arial" w:cs="Arial"/>
          <w:lang w:val="en-IN" w:eastAsia="en-IN" w:bidi="ar-SA"/>
        </w:rPr>
        <w:t>“</w:t>
      </w:r>
      <w:r w:rsidR="00576EFE" w:rsidRPr="00060513">
        <w:rPr>
          <w:rFonts w:ascii="Arial" w:hAnsi="Arial" w:cs="Arial"/>
          <w:lang w:val="en-IN" w:eastAsia="en-IN" w:bidi="ar-SA"/>
        </w:rPr>
        <w:t>Corrupt</w:t>
      </w:r>
      <w:r w:rsidRPr="00060513">
        <w:rPr>
          <w:rFonts w:ascii="Arial" w:hAnsi="Arial" w:cs="Arial"/>
          <w:lang w:val="en-IN" w:eastAsia="en-IN" w:bidi="ar-SA"/>
        </w:rPr>
        <w:t xml:space="preserve"> practice” means the offering, giving, receiving, or soliciting of anything of value to influence the action of a public official in the selection process or in contract execution; and </w:t>
      </w:r>
    </w:p>
    <w:p w14:paraId="5E261DB9" w14:textId="75F8E55E" w:rsidR="00E056CD" w:rsidRPr="00060513" w:rsidRDefault="00E056CD" w:rsidP="00691AA7">
      <w:pPr>
        <w:pStyle w:val="ListParagraph"/>
        <w:numPr>
          <w:ilvl w:val="1"/>
          <w:numId w:val="288"/>
        </w:numPr>
        <w:spacing w:before="240" w:line="240" w:lineRule="auto"/>
        <w:jc w:val="both"/>
        <w:rPr>
          <w:rFonts w:ascii="Arial" w:hAnsi="Arial" w:cs="Arial"/>
          <w:lang w:val="en-IN" w:eastAsia="en-IN" w:bidi="ar-SA"/>
        </w:rPr>
      </w:pPr>
      <w:r w:rsidRPr="00060513">
        <w:rPr>
          <w:rFonts w:ascii="Arial" w:hAnsi="Arial" w:cs="Arial"/>
          <w:lang w:val="en-IN" w:eastAsia="en-IN" w:bidi="ar-SA"/>
        </w:rPr>
        <w:t>“</w:t>
      </w:r>
      <w:r w:rsidR="00576EFE" w:rsidRPr="00060513">
        <w:rPr>
          <w:rFonts w:ascii="Arial" w:hAnsi="Arial" w:cs="Arial"/>
          <w:lang w:val="en-IN" w:eastAsia="en-IN" w:bidi="ar-SA"/>
        </w:rPr>
        <w:t>Fraudulent</w:t>
      </w:r>
      <w:r w:rsidRPr="00060513">
        <w:rPr>
          <w:rFonts w:ascii="Arial" w:hAnsi="Arial" w:cs="Arial"/>
          <w:lang w:val="en-IN" w:eastAsia="en-IN" w:bidi="ar-SA"/>
        </w:rPr>
        <w:t xml:space="preserve"> practice” means a misrepresentation of facts in order to influence a selection process or the execution of a contract to the detriment of GOK, and includes collusive practices among Bidders (prior to or after submission of proposals) designed to establish prices at artificial, </w:t>
      </w:r>
      <w:r w:rsidR="005668A3" w:rsidRPr="00060513">
        <w:rPr>
          <w:rFonts w:ascii="Arial" w:hAnsi="Arial" w:cs="Arial"/>
          <w:lang w:val="en-IN" w:eastAsia="en-IN" w:bidi="ar-SA"/>
        </w:rPr>
        <w:t>non-competitive</w:t>
      </w:r>
      <w:r w:rsidRPr="00060513">
        <w:rPr>
          <w:rFonts w:ascii="Arial" w:hAnsi="Arial" w:cs="Arial"/>
          <w:lang w:val="en-IN" w:eastAsia="en-IN" w:bidi="ar-SA"/>
        </w:rPr>
        <w:t xml:space="preserve"> levels and to deprive GOK of the benefits of free and open competition. </w:t>
      </w:r>
    </w:p>
    <w:p w14:paraId="21A32BB9" w14:textId="77777777" w:rsidR="008857F2" w:rsidRPr="00060513" w:rsidRDefault="008857F2" w:rsidP="000C751B">
      <w:pPr>
        <w:pStyle w:val="Heading2"/>
      </w:pPr>
      <w:bookmarkStart w:id="1688" w:name="_Toc209184207"/>
      <w:bookmarkStart w:id="1689" w:name="_Toc209184529"/>
      <w:bookmarkStart w:id="1690" w:name="_Toc209184208"/>
      <w:bookmarkStart w:id="1691" w:name="_Toc209184530"/>
      <w:bookmarkStart w:id="1692" w:name="_Toc209184209"/>
      <w:bookmarkStart w:id="1693" w:name="_Toc209184531"/>
      <w:bookmarkStart w:id="1694" w:name="_Toc209184210"/>
      <w:bookmarkStart w:id="1695" w:name="_Toc209184532"/>
      <w:bookmarkStart w:id="1696" w:name="_Toc22205256"/>
      <w:bookmarkStart w:id="1697" w:name="_Toc22210460"/>
      <w:bookmarkStart w:id="1698" w:name="_Toc23049320"/>
      <w:bookmarkStart w:id="1699" w:name="_Toc23135278"/>
      <w:bookmarkStart w:id="1700" w:name="_Toc23241211"/>
      <w:bookmarkStart w:id="1701" w:name="_Toc25636298"/>
      <w:bookmarkStart w:id="1702" w:name="_Toc287883088"/>
      <w:bookmarkStart w:id="1703" w:name="_Toc209184533"/>
      <w:bookmarkEnd w:id="1688"/>
      <w:bookmarkEnd w:id="1689"/>
      <w:bookmarkEnd w:id="1690"/>
      <w:bookmarkEnd w:id="1691"/>
      <w:bookmarkEnd w:id="1692"/>
      <w:bookmarkEnd w:id="1693"/>
      <w:bookmarkEnd w:id="1694"/>
      <w:bookmarkEnd w:id="1695"/>
      <w:r w:rsidRPr="00060513">
        <w:t>Clarifications on RFP</w:t>
      </w:r>
      <w:bookmarkEnd w:id="1696"/>
      <w:bookmarkEnd w:id="1697"/>
      <w:bookmarkEnd w:id="1698"/>
      <w:bookmarkEnd w:id="1699"/>
      <w:bookmarkEnd w:id="1700"/>
      <w:bookmarkEnd w:id="1701"/>
      <w:bookmarkEnd w:id="1702"/>
      <w:bookmarkEnd w:id="1703"/>
    </w:p>
    <w:p w14:paraId="1A971373" w14:textId="58C1F1C5" w:rsidR="00B3729D" w:rsidRDefault="00B3729D" w:rsidP="00B3729D">
      <w:pPr>
        <w:pStyle w:val="ListParagraph"/>
        <w:numPr>
          <w:ilvl w:val="0"/>
          <w:numId w:val="289"/>
        </w:numPr>
        <w:spacing w:before="240" w:line="240" w:lineRule="auto"/>
        <w:jc w:val="both"/>
        <w:rPr>
          <w:rFonts w:ascii="Arial" w:hAnsi="Arial" w:cs="Arial"/>
          <w:lang w:val="en-IN" w:eastAsia="en-IN" w:bidi="ar-SA"/>
        </w:rPr>
      </w:pPr>
      <w:r>
        <w:rPr>
          <w:rFonts w:ascii="Arial" w:hAnsi="Arial" w:cs="Arial"/>
          <w:lang w:val="en-IN" w:eastAsia="en-IN" w:bidi="ar-SA"/>
        </w:rPr>
        <w:t xml:space="preserve">All </w:t>
      </w:r>
      <w:r w:rsidRPr="00C629ED">
        <w:rPr>
          <w:rFonts w:ascii="Arial" w:hAnsi="Arial" w:cs="Arial"/>
          <w:lang w:val="en-IN" w:eastAsia="en-IN" w:bidi="ar-SA"/>
        </w:rPr>
        <w:t>enquiries or requests for clarification from bidders relating to this RFP shall be submitted in writing through only by e-mail within 7 days of the RFP published, exclusively to the Department of Stamps and Registration (DS&amp;R). Bidders must clearly indicate the relevant section and clause number of the RFP while seeking clarification</w:t>
      </w:r>
      <w:r>
        <w:rPr>
          <w:rFonts w:ascii="Arial" w:hAnsi="Arial" w:cs="Arial"/>
          <w:lang w:val="en-IN" w:eastAsia="en-IN" w:bidi="ar-SA"/>
        </w:rPr>
        <w:t>.</w:t>
      </w:r>
    </w:p>
    <w:p w14:paraId="65481E06" w14:textId="1D8F3954" w:rsidR="00AA2713" w:rsidRPr="00691AA7" w:rsidRDefault="00AA2713" w:rsidP="00691AA7">
      <w:pPr>
        <w:pStyle w:val="ListParagraph"/>
        <w:numPr>
          <w:ilvl w:val="0"/>
          <w:numId w:val="289"/>
        </w:numPr>
        <w:spacing w:before="240" w:line="240" w:lineRule="auto"/>
        <w:jc w:val="both"/>
        <w:rPr>
          <w:rFonts w:ascii="Arial" w:hAnsi="Arial" w:cs="Arial"/>
          <w:lang w:val="en-IN" w:eastAsia="en-IN" w:bidi="ar-SA"/>
        </w:rPr>
      </w:pPr>
      <w:r w:rsidRPr="00691AA7">
        <w:rPr>
          <w:rFonts w:ascii="Arial" w:hAnsi="Arial" w:cs="Arial"/>
          <w:lang w:val="en-IN" w:eastAsia="en-IN" w:bidi="ar-SA"/>
        </w:rPr>
        <w:t>DS&amp;R shall not be responsible for confirming receipt of any queries submitted by bidders. Further, DS&amp;R does not make any representation or warranty regarding the completeness or accuracy of its responses and is not bound to respond to all queries received. No request for clarification shall be entertained after the last date for submission of queries, as specified in this RFP.</w:t>
      </w:r>
    </w:p>
    <w:p w14:paraId="6B456539" w14:textId="77777777" w:rsidR="008857F2" w:rsidRPr="001325FD" w:rsidRDefault="008857F2" w:rsidP="000C751B">
      <w:pPr>
        <w:pStyle w:val="Heading2"/>
      </w:pPr>
      <w:bookmarkStart w:id="1704" w:name="_Toc209181428"/>
      <w:bookmarkStart w:id="1705" w:name="_Toc209181972"/>
      <w:bookmarkStart w:id="1706" w:name="_Toc209182803"/>
      <w:bookmarkStart w:id="1707" w:name="_Toc209183076"/>
      <w:bookmarkStart w:id="1708" w:name="_Toc209183349"/>
      <w:bookmarkStart w:id="1709" w:name="_Toc209183619"/>
      <w:bookmarkStart w:id="1710" w:name="_Toc209183890"/>
      <w:bookmarkStart w:id="1711" w:name="_Toc209184212"/>
      <w:bookmarkStart w:id="1712" w:name="_Toc209184534"/>
      <w:bookmarkStart w:id="1713" w:name="_Toc209184535"/>
      <w:bookmarkEnd w:id="1704"/>
      <w:bookmarkEnd w:id="1705"/>
      <w:bookmarkEnd w:id="1706"/>
      <w:bookmarkEnd w:id="1707"/>
      <w:bookmarkEnd w:id="1708"/>
      <w:bookmarkEnd w:id="1709"/>
      <w:bookmarkEnd w:id="1710"/>
      <w:bookmarkEnd w:id="1711"/>
      <w:bookmarkEnd w:id="1712"/>
      <w:r w:rsidRPr="001325FD">
        <w:t>Pre-Bid Meeting</w:t>
      </w:r>
      <w:bookmarkEnd w:id="1713"/>
    </w:p>
    <w:p w14:paraId="0A1A62E3" w14:textId="08573366" w:rsidR="00B3729D" w:rsidRDefault="00B3729D" w:rsidP="00B3729D">
      <w:pPr>
        <w:pStyle w:val="ListParagraph"/>
        <w:numPr>
          <w:ilvl w:val="0"/>
          <w:numId w:val="290"/>
        </w:numPr>
        <w:spacing w:before="240" w:line="240" w:lineRule="auto"/>
        <w:jc w:val="both"/>
        <w:rPr>
          <w:rFonts w:ascii="Arial" w:hAnsi="Arial" w:cs="Arial"/>
          <w:lang w:val="en-IN" w:eastAsia="en-IN" w:bidi="ar-SA"/>
        </w:rPr>
      </w:pPr>
      <w:r>
        <w:rPr>
          <w:rFonts w:ascii="Arial" w:hAnsi="Arial" w:cs="Arial"/>
          <w:lang w:val="en-IN" w:eastAsia="en-IN" w:bidi="ar-SA"/>
        </w:rPr>
        <w:t xml:space="preserve">The </w:t>
      </w:r>
      <w:r w:rsidRPr="00C629ED">
        <w:rPr>
          <w:rFonts w:ascii="Arial" w:hAnsi="Arial" w:cs="Arial"/>
          <w:lang w:val="en-IN" w:eastAsia="en-IN" w:bidi="ar-SA"/>
        </w:rPr>
        <w:t xml:space="preserve">DS&amp;R will host a Pre-Bid Meeting, tentatively scheduled to occur on the date as mentioned in this </w:t>
      </w:r>
      <w:hyperlink w:anchor="_Key_Events/Dates" w:history="1">
        <w:r w:rsidRPr="00C629ED">
          <w:rPr>
            <w:rFonts w:ascii="Arial" w:hAnsi="Arial" w:cs="Arial"/>
            <w:lang w:val="en-IN" w:eastAsia="en-IN" w:bidi="ar-SA"/>
          </w:rPr>
          <w:t>RFP</w:t>
        </w:r>
      </w:hyperlink>
      <w:r w:rsidRPr="00C629ED">
        <w:rPr>
          <w:rFonts w:ascii="Arial" w:hAnsi="Arial" w:cs="Arial"/>
          <w:lang w:val="en-IN" w:eastAsia="en-IN" w:bidi="ar-SA"/>
        </w:rPr>
        <w:t>.</w:t>
      </w:r>
    </w:p>
    <w:p w14:paraId="71840E4E" w14:textId="7C5A3CFF" w:rsidR="008857F2" w:rsidRPr="00691AA7" w:rsidRDefault="008857F2" w:rsidP="00691AA7">
      <w:pPr>
        <w:pStyle w:val="ListParagraph"/>
        <w:numPr>
          <w:ilvl w:val="0"/>
          <w:numId w:val="290"/>
        </w:numPr>
        <w:spacing w:before="240" w:line="240" w:lineRule="auto"/>
        <w:jc w:val="both"/>
        <w:rPr>
          <w:rFonts w:ascii="Arial" w:hAnsi="Arial" w:cs="Arial"/>
          <w:lang w:val="en-IN" w:eastAsia="en-IN" w:bidi="ar-SA"/>
        </w:rPr>
      </w:pPr>
      <w:r w:rsidRPr="00691AA7">
        <w:rPr>
          <w:rFonts w:ascii="Arial" w:hAnsi="Arial" w:cs="Arial"/>
          <w:lang w:val="en-IN" w:eastAsia="en-IN" w:bidi="ar-SA"/>
        </w:rPr>
        <w:t xml:space="preserve">The purpose of the conference is to provide bidders with information regarding the RFP and the requirements of the Project, and to provide each bidder with an opportunity to seek clarifications regarding any aspect of the RFP and the Project. </w:t>
      </w:r>
    </w:p>
    <w:p w14:paraId="7225CD34" w14:textId="77777777" w:rsidR="008857F2" w:rsidRPr="00060513" w:rsidRDefault="008857F2" w:rsidP="000C751B">
      <w:pPr>
        <w:pStyle w:val="Heading2"/>
      </w:pPr>
      <w:bookmarkStart w:id="1714" w:name="_Toc386451793"/>
      <w:bookmarkStart w:id="1715" w:name="_Toc209184536"/>
      <w:r w:rsidRPr="00060513">
        <w:lastRenderedPageBreak/>
        <w:t>Amendment of RFP Documents</w:t>
      </w:r>
      <w:bookmarkEnd w:id="1714"/>
      <w:bookmarkEnd w:id="1715"/>
    </w:p>
    <w:p w14:paraId="2F3E424C" w14:textId="77777777" w:rsidR="008857F2" w:rsidRPr="00060513" w:rsidRDefault="008857F2" w:rsidP="00691AA7">
      <w:pPr>
        <w:ind w:left="1440"/>
        <w:rPr>
          <w:rFonts w:ascii="Arial" w:hAnsi="Arial" w:cs="Arial"/>
        </w:rPr>
      </w:pPr>
      <w:r w:rsidRPr="00060513">
        <w:rPr>
          <w:rFonts w:ascii="Arial" w:hAnsi="Arial" w:cs="Arial"/>
        </w:rPr>
        <w:t xml:space="preserve">At any time before the submission of Proposals, the </w:t>
      </w:r>
      <w:r w:rsidR="0032655F" w:rsidRPr="00060513">
        <w:rPr>
          <w:rFonts w:ascii="Arial" w:hAnsi="Arial" w:cs="Arial"/>
        </w:rPr>
        <w:t>DS&amp;R</w:t>
      </w:r>
      <w:r w:rsidRPr="00060513">
        <w:rPr>
          <w:rFonts w:ascii="Arial" w:hAnsi="Arial" w:cs="Arial"/>
        </w:rPr>
        <w:t xml:space="preserve"> may, for any reason, whether at its own initiative or in response to a clarification requested by a prospective bidder, modify the RFP documents by amendment. Any amendment shall be issued through publication of addendum in the e-Procurement portal. The </w:t>
      </w:r>
      <w:r w:rsidR="0032655F" w:rsidRPr="00060513">
        <w:rPr>
          <w:rFonts w:ascii="Arial" w:hAnsi="Arial" w:cs="Arial"/>
        </w:rPr>
        <w:t>DS&amp;R</w:t>
      </w:r>
      <w:r w:rsidRPr="00060513">
        <w:rPr>
          <w:rFonts w:ascii="Arial" w:hAnsi="Arial" w:cs="Arial"/>
        </w:rPr>
        <w:t xml:space="preserve"> may at its discretion extend the deadline for the submission of Proposals. </w:t>
      </w:r>
    </w:p>
    <w:p w14:paraId="02822193" w14:textId="77777777" w:rsidR="008857F2" w:rsidRPr="00060513" w:rsidRDefault="008857F2" w:rsidP="000C751B">
      <w:pPr>
        <w:pStyle w:val="Heading2"/>
      </w:pPr>
      <w:bookmarkStart w:id="1716" w:name="_Important_limits_/_values_related_t"/>
      <w:bookmarkStart w:id="1717" w:name="_Key_Events/Dates"/>
      <w:bookmarkStart w:id="1718" w:name="_Toc163549708"/>
      <w:bookmarkStart w:id="1719" w:name="_Toc287883084"/>
      <w:bookmarkStart w:id="1720" w:name="_Toc209184537"/>
      <w:bookmarkEnd w:id="1716"/>
      <w:bookmarkEnd w:id="1717"/>
      <w:r w:rsidRPr="00060513">
        <w:t xml:space="preserve">Liability of the </w:t>
      </w:r>
      <w:r w:rsidR="0032655F" w:rsidRPr="00060513">
        <w:t>DS&amp;R</w:t>
      </w:r>
      <w:r w:rsidRPr="00060513">
        <w:t xml:space="preserve"> in preparation &amp; bid submission</w:t>
      </w:r>
      <w:bookmarkEnd w:id="1718"/>
      <w:bookmarkEnd w:id="1719"/>
      <w:bookmarkEnd w:id="1720"/>
    </w:p>
    <w:p w14:paraId="554EAE36" w14:textId="6CD7E664" w:rsidR="008857F2" w:rsidRPr="00060513" w:rsidRDefault="008857F2" w:rsidP="00691AA7">
      <w:pPr>
        <w:ind w:left="1440"/>
        <w:rPr>
          <w:rFonts w:ascii="Arial" w:hAnsi="Arial" w:cs="Arial"/>
        </w:rPr>
      </w:pPr>
      <w:r w:rsidRPr="00060513">
        <w:rPr>
          <w:rFonts w:ascii="Arial" w:hAnsi="Arial" w:cs="Arial"/>
        </w:rPr>
        <w:t xml:space="preserve">The </w:t>
      </w:r>
      <w:r w:rsidR="0032655F" w:rsidRPr="00060513">
        <w:rPr>
          <w:rFonts w:ascii="Arial" w:hAnsi="Arial" w:cs="Arial"/>
        </w:rPr>
        <w:t>DS&amp;R</w:t>
      </w:r>
      <w:r w:rsidRPr="00060513">
        <w:rPr>
          <w:rFonts w:ascii="Arial" w:hAnsi="Arial" w:cs="Arial"/>
        </w:rPr>
        <w:t xml:space="preserve"> is not liable for any cost incurred by a Bidder in the preparation and production of any Proposal, All materials submitted become the property of the </w:t>
      </w:r>
      <w:r w:rsidR="0032655F" w:rsidRPr="00060513">
        <w:rPr>
          <w:rFonts w:ascii="Arial" w:hAnsi="Arial" w:cs="Arial"/>
        </w:rPr>
        <w:t>DS&amp;R</w:t>
      </w:r>
      <w:r w:rsidRPr="00060513">
        <w:rPr>
          <w:rFonts w:ascii="Arial" w:hAnsi="Arial" w:cs="Arial"/>
        </w:rPr>
        <w:t xml:space="preserve"> and may be returned at its sole discretion.</w:t>
      </w:r>
    </w:p>
    <w:p w14:paraId="049E68CA" w14:textId="77777777" w:rsidR="0040200C" w:rsidRPr="00060513" w:rsidRDefault="0040200C" w:rsidP="000C751B">
      <w:pPr>
        <w:pStyle w:val="Heading2"/>
      </w:pPr>
      <w:bookmarkStart w:id="1721" w:name="_Toc209177576"/>
      <w:bookmarkStart w:id="1722" w:name="_Toc209181432"/>
      <w:bookmarkStart w:id="1723" w:name="_Toc209181976"/>
      <w:bookmarkStart w:id="1724" w:name="_Toc209182807"/>
      <w:bookmarkStart w:id="1725" w:name="_Toc209183080"/>
      <w:bookmarkStart w:id="1726" w:name="_Toc209183353"/>
      <w:bookmarkStart w:id="1727" w:name="_Toc209183623"/>
      <w:bookmarkStart w:id="1728" w:name="_Toc209183894"/>
      <w:bookmarkStart w:id="1729" w:name="_Toc209184216"/>
      <w:bookmarkStart w:id="1730" w:name="_Toc209184538"/>
      <w:bookmarkStart w:id="1731" w:name="_Toc22205258"/>
      <w:bookmarkStart w:id="1732" w:name="_Toc22210462"/>
      <w:bookmarkStart w:id="1733" w:name="_Toc23049322"/>
      <w:bookmarkStart w:id="1734" w:name="_Toc23135280"/>
      <w:bookmarkStart w:id="1735" w:name="_Toc23241213"/>
      <w:bookmarkStart w:id="1736" w:name="_Toc25636300"/>
      <w:bookmarkStart w:id="1737" w:name="_Toc287883090"/>
      <w:bookmarkStart w:id="1738" w:name="_Toc209184539"/>
      <w:bookmarkEnd w:id="1721"/>
      <w:bookmarkEnd w:id="1722"/>
      <w:bookmarkEnd w:id="1723"/>
      <w:bookmarkEnd w:id="1724"/>
      <w:bookmarkEnd w:id="1725"/>
      <w:bookmarkEnd w:id="1726"/>
      <w:bookmarkEnd w:id="1727"/>
      <w:bookmarkEnd w:id="1728"/>
      <w:bookmarkEnd w:id="1729"/>
      <w:bookmarkEnd w:id="1730"/>
      <w:r w:rsidRPr="00060513">
        <w:t>Language of Proposals</w:t>
      </w:r>
      <w:bookmarkEnd w:id="1731"/>
      <w:bookmarkEnd w:id="1732"/>
      <w:bookmarkEnd w:id="1733"/>
      <w:bookmarkEnd w:id="1734"/>
      <w:bookmarkEnd w:id="1735"/>
      <w:bookmarkEnd w:id="1736"/>
      <w:bookmarkEnd w:id="1737"/>
      <w:bookmarkEnd w:id="1738"/>
    </w:p>
    <w:p w14:paraId="4C26C67A" w14:textId="2361A5EA" w:rsidR="0040200C" w:rsidRPr="00060513" w:rsidRDefault="0040200C" w:rsidP="00691AA7">
      <w:pPr>
        <w:ind w:left="1440"/>
        <w:rPr>
          <w:rFonts w:ascii="Arial" w:hAnsi="Arial" w:cs="Arial"/>
        </w:rPr>
      </w:pPr>
      <w:r w:rsidRPr="00060513">
        <w:rPr>
          <w:rFonts w:ascii="Arial" w:hAnsi="Arial" w:cs="Arial"/>
        </w:rPr>
        <w:t>The Proposal and all correspondence and documents shall be written in English</w:t>
      </w:r>
      <w:r w:rsidR="0022273D" w:rsidRPr="00060513">
        <w:rPr>
          <w:rFonts w:ascii="Arial" w:hAnsi="Arial" w:cs="Arial"/>
        </w:rPr>
        <w:t xml:space="preserve"> or Kannada</w:t>
      </w:r>
      <w:r w:rsidRPr="00060513">
        <w:rPr>
          <w:rFonts w:ascii="Arial" w:hAnsi="Arial" w:cs="Arial"/>
        </w:rPr>
        <w:t xml:space="preserve">. All Proposals and accompanying documentation will become the property of the </w:t>
      </w:r>
      <w:r w:rsidR="0032655F" w:rsidRPr="00060513">
        <w:rPr>
          <w:rFonts w:ascii="Arial" w:hAnsi="Arial" w:cs="Arial"/>
        </w:rPr>
        <w:t>DS&amp;R</w:t>
      </w:r>
      <w:r w:rsidRPr="00060513">
        <w:rPr>
          <w:rFonts w:ascii="Arial" w:hAnsi="Arial" w:cs="Arial"/>
        </w:rPr>
        <w:t xml:space="preserve"> and will not be returned. </w:t>
      </w:r>
    </w:p>
    <w:p w14:paraId="3B696B69" w14:textId="77777777" w:rsidR="0040200C" w:rsidRPr="00060513" w:rsidRDefault="0040200C" w:rsidP="000C751B">
      <w:pPr>
        <w:pStyle w:val="Heading2"/>
      </w:pPr>
      <w:bookmarkStart w:id="1739" w:name="_Toc209177578"/>
      <w:bookmarkStart w:id="1740" w:name="_Toc209181434"/>
      <w:bookmarkStart w:id="1741" w:name="_Toc209181978"/>
      <w:bookmarkStart w:id="1742" w:name="_Toc209182809"/>
      <w:bookmarkStart w:id="1743" w:name="_Toc209183082"/>
      <w:bookmarkStart w:id="1744" w:name="_Toc209183355"/>
      <w:bookmarkStart w:id="1745" w:name="_Toc209183625"/>
      <w:bookmarkStart w:id="1746" w:name="_Toc209183896"/>
      <w:bookmarkStart w:id="1747" w:name="_Toc209184218"/>
      <w:bookmarkStart w:id="1748" w:name="_Toc209184540"/>
      <w:bookmarkStart w:id="1749" w:name="_Toc22205263"/>
      <w:bookmarkStart w:id="1750" w:name="_Toc22210467"/>
      <w:bookmarkStart w:id="1751" w:name="_Toc23049327"/>
      <w:bookmarkStart w:id="1752" w:name="_Toc23135284"/>
      <w:bookmarkStart w:id="1753" w:name="_Toc23241217"/>
      <w:bookmarkStart w:id="1754" w:name="_Toc25636304"/>
      <w:bookmarkStart w:id="1755" w:name="_Toc287883093"/>
      <w:bookmarkStart w:id="1756" w:name="_Toc209184541"/>
      <w:bookmarkEnd w:id="1739"/>
      <w:bookmarkEnd w:id="1740"/>
      <w:bookmarkEnd w:id="1741"/>
      <w:bookmarkEnd w:id="1742"/>
      <w:bookmarkEnd w:id="1743"/>
      <w:bookmarkEnd w:id="1744"/>
      <w:bookmarkEnd w:id="1745"/>
      <w:bookmarkEnd w:id="1746"/>
      <w:bookmarkEnd w:id="1747"/>
      <w:bookmarkEnd w:id="1748"/>
      <w:r w:rsidRPr="00060513">
        <w:t>Bid Currency</w:t>
      </w:r>
      <w:bookmarkEnd w:id="1749"/>
      <w:bookmarkEnd w:id="1750"/>
      <w:bookmarkEnd w:id="1751"/>
      <w:bookmarkEnd w:id="1752"/>
      <w:bookmarkEnd w:id="1753"/>
      <w:bookmarkEnd w:id="1754"/>
      <w:bookmarkEnd w:id="1755"/>
      <w:bookmarkEnd w:id="1756"/>
    </w:p>
    <w:p w14:paraId="564A5F1A" w14:textId="77777777" w:rsidR="0040200C" w:rsidRPr="00060513" w:rsidRDefault="0040200C" w:rsidP="005B6152">
      <w:pPr>
        <w:spacing w:after="0"/>
        <w:ind w:left="720" w:firstLine="720"/>
        <w:jc w:val="both"/>
        <w:rPr>
          <w:rFonts w:ascii="Arial" w:hAnsi="Arial" w:cs="Arial"/>
        </w:rPr>
      </w:pPr>
      <w:r w:rsidRPr="00060513">
        <w:rPr>
          <w:rFonts w:ascii="Arial" w:hAnsi="Arial" w:cs="Arial"/>
        </w:rPr>
        <w:t>Prices shall be quoted entirely in Indian Rupees.</w:t>
      </w:r>
    </w:p>
    <w:p w14:paraId="4288DBF7" w14:textId="77777777" w:rsidR="0040200C" w:rsidRPr="00060513" w:rsidRDefault="0040200C" w:rsidP="000C751B">
      <w:pPr>
        <w:pStyle w:val="Heading2"/>
      </w:pPr>
      <w:bookmarkStart w:id="1757" w:name="_Toc209019977"/>
      <w:bookmarkStart w:id="1758" w:name="_Toc209093345"/>
      <w:bookmarkStart w:id="1759" w:name="_Toc209098273"/>
      <w:bookmarkStart w:id="1760" w:name="_Toc209101106"/>
      <w:bookmarkStart w:id="1761" w:name="_Toc209110813"/>
      <w:bookmarkStart w:id="1762" w:name="_Toc209174059"/>
      <w:bookmarkStart w:id="1763" w:name="_Toc209177580"/>
      <w:bookmarkStart w:id="1764" w:name="_Toc209181436"/>
      <w:bookmarkStart w:id="1765" w:name="_Toc209181980"/>
      <w:bookmarkStart w:id="1766" w:name="_Toc209182811"/>
      <w:bookmarkStart w:id="1767" w:name="_Toc209183084"/>
      <w:bookmarkStart w:id="1768" w:name="_Toc209183357"/>
      <w:bookmarkStart w:id="1769" w:name="_Toc209183627"/>
      <w:bookmarkStart w:id="1770" w:name="_Toc209183898"/>
      <w:bookmarkStart w:id="1771" w:name="_Toc209184220"/>
      <w:bookmarkStart w:id="1772" w:name="_Toc209184542"/>
      <w:bookmarkStart w:id="1773" w:name="_Toc209019978"/>
      <w:bookmarkStart w:id="1774" w:name="_Toc209093346"/>
      <w:bookmarkStart w:id="1775" w:name="_Toc209098274"/>
      <w:bookmarkStart w:id="1776" w:name="_Toc209101107"/>
      <w:bookmarkStart w:id="1777" w:name="_Toc209110814"/>
      <w:bookmarkStart w:id="1778" w:name="_Toc209174060"/>
      <w:bookmarkStart w:id="1779" w:name="_Toc209177581"/>
      <w:bookmarkStart w:id="1780" w:name="_Toc209181437"/>
      <w:bookmarkStart w:id="1781" w:name="_Toc209181981"/>
      <w:bookmarkStart w:id="1782" w:name="_Toc209182812"/>
      <w:bookmarkStart w:id="1783" w:name="_Toc209183085"/>
      <w:bookmarkStart w:id="1784" w:name="_Toc209183358"/>
      <w:bookmarkStart w:id="1785" w:name="_Toc209183628"/>
      <w:bookmarkStart w:id="1786" w:name="_Toc209183899"/>
      <w:bookmarkStart w:id="1787" w:name="_Toc209184221"/>
      <w:bookmarkStart w:id="1788" w:name="_Toc209184543"/>
      <w:bookmarkStart w:id="1789" w:name="_Toc209019979"/>
      <w:bookmarkStart w:id="1790" w:name="_Toc209093347"/>
      <w:bookmarkStart w:id="1791" w:name="_Toc209098275"/>
      <w:bookmarkStart w:id="1792" w:name="_Toc209101108"/>
      <w:bookmarkStart w:id="1793" w:name="_Toc209110815"/>
      <w:bookmarkStart w:id="1794" w:name="_Toc209174061"/>
      <w:bookmarkStart w:id="1795" w:name="_Toc209177582"/>
      <w:bookmarkStart w:id="1796" w:name="_Toc209181438"/>
      <w:bookmarkStart w:id="1797" w:name="_Toc209181982"/>
      <w:bookmarkStart w:id="1798" w:name="_Toc209182813"/>
      <w:bookmarkStart w:id="1799" w:name="_Toc209183086"/>
      <w:bookmarkStart w:id="1800" w:name="_Toc209183359"/>
      <w:bookmarkStart w:id="1801" w:name="_Toc209183629"/>
      <w:bookmarkStart w:id="1802" w:name="_Toc209183900"/>
      <w:bookmarkStart w:id="1803" w:name="_Toc209184222"/>
      <w:bookmarkStart w:id="1804" w:name="_Toc209184544"/>
      <w:bookmarkStart w:id="1805" w:name="_Toc209019980"/>
      <w:bookmarkStart w:id="1806" w:name="_Toc209093348"/>
      <w:bookmarkStart w:id="1807" w:name="_Toc209098276"/>
      <w:bookmarkStart w:id="1808" w:name="_Toc209101109"/>
      <w:bookmarkStart w:id="1809" w:name="_Toc209110816"/>
      <w:bookmarkStart w:id="1810" w:name="_Toc209174062"/>
      <w:bookmarkStart w:id="1811" w:name="_Toc209177583"/>
      <w:bookmarkStart w:id="1812" w:name="_Toc209181439"/>
      <w:bookmarkStart w:id="1813" w:name="_Toc209181983"/>
      <w:bookmarkStart w:id="1814" w:name="_Toc209182814"/>
      <w:bookmarkStart w:id="1815" w:name="_Toc209183087"/>
      <w:bookmarkStart w:id="1816" w:name="_Toc209183360"/>
      <w:bookmarkStart w:id="1817" w:name="_Toc209183630"/>
      <w:bookmarkStart w:id="1818" w:name="_Toc209183901"/>
      <w:bookmarkStart w:id="1819" w:name="_Toc209184223"/>
      <w:bookmarkStart w:id="1820" w:name="_Toc209184545"/>
      <w:bookmarkStart w:id="1821" w:name="_Toc209019981"/>
      <w:bookmarkStart w:id="1822" w:name="_Toc209093349"/>
      <w:bookmarkStart w:id="1823" w:name="_Toc209098277"/>
      <w:bookmarkStart w:id="1824" w:name="_Toc209101110"/>
      <w:bookmarkStart w:id="1825" w:name="_Toc209110817"/>
      <w:bookmarkStart w:id="1826" w:name="_Toc209174063"/>
      <w:bookmarkStart w:id="1827" w:name="_Toc209177584"/>
      <w:bookmarkStart w:id="1828" w:name="_Toc209181440"/>
      <w:bookmarkStart w:id="1829" w:name="_Toc209181984"/>
      <w:bookmarkStart w:id="1830" w:name="_Toc209182815"/>
      <w:bookmarkStart w:id="1831" w:name="_Toc209183088"/>
      <w:bookmarkStart w:id="1832" w:name="_Toc209183361"/>
      <w:bookmarkStart w:id="1833" w:name="_Toc209183631"/>
      <w:bookmarkStart w:id="1834" w:name="_Toc209183902"/>
      <w:bookmarkStart w:id="1835" w:name="_Toc209184224"/>
      <w:bookmarkStart w:id="1836" w:name="_Toc209184546"/>
      <w:bookmarkStart w:id="1837" w:name="_Toc209019982"/>
      <w:bookmarkStart w:id="1838" w:name="_Toc209093350"/>
      <w:bookmarkStart w:id="1839" w:name="_Toc209098278"/>
      <w:bookmarkStart w:id="1840" w:name="_Toc209101111"/>
      <w:bookmarkStart w:id="1841" w:name="_Toc209110818"/>
      <w:bookmarkStart w:id="1842" w:name="_Toc209174064"/>
      <w:bookmarkStart w:id="1843" w:name="_Toc209177585"/>
      <w:bookmarkStart w:id="1844" w:name="_Toc209181441"/>
      <w:bookmarkStart w:id="1845" w:name="_Toc209181985"/>
      <w:bookmarkStart w:id="1846" w:name="_Toc209182816"/>
      <w:bookmarkStart w:id="1847" w:name="_Toc209183089"/>
      <w:bookmarkStart w:id="1848" w:name="_Toc209183362"/>
      <w:bookmarkStart w:id="1849" w:name="_Toc209183632"/>
      <w:bookmarkStart w:id="1850" w:name="_Toc209183903"/>
      <w:bookmarkStart w:id="1851" w:name="_Toc209184225"/>
      <w:bookmarkStart w:id="1852" w:name="_Toc209184547"/>
      <w:bookmarkStart w:id="1853" w:name="_Toc22205262"/>
      <w:bookmarkStart w:id="1854" w:name="_Toc22210466"/>
      <w:bookmarkStart w:id="1855" w:name="_Toc23049326"/>
      <w:bookmarkStart w:id="1856" w:name="_Toc23135283"/>
      <w:bookmarkStart w:id="1857" w:name="_Toc23241216"/>
      <w:bookmarkStart w:id="1858" w:name="_Toc25636303"/>
      <w:bookmarkStart w:id="1859" w:name="_Toc287883092"/>
      <w:bookmarkStart w:id="1860" w:name="_Toc209184548"/>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r w:rsidRPr="00060513">
        <w:t>Correction of errors</w:t>
      </w:r>
      <w:bookmarkEnd w:id="1853"/>
      <w:bookmarkEnd w:id="1854"/>
      <w:bookmarkEnd w:id="1855"/>
      <w:bookmarkEnd w:id="1856"/>
      <w:bookmarkEnd w:id="1857"/>
      <w:bookmarkEnd w:id="1858"/>
      <w:bookmarkEnd w:id="1859"/>
      <w:bookmarkEnd w:id="1860"/>
    </w:p>
    <w:p w14:paraId="228D5DB1" w14:textId="72522301" w:rsidR="0040200C" w:rsidRPr="001325FD" w:rsidRDefault="0040200C" w:rsidP="00691AA7">
      <w:pPr>
        <w:spacing w:after="0"/>
        <w:ind w:left="1440"/>
        <w:jc w:val="both"/>
        <w:rPr>
          <w:rFonts w:ascii="Arial" w:hAnsi="Arial" w:cs="Arial"/>
        </w:rPr>
      </w:pPr>
      <w:r w:rsidRPr="00060513">
        <w:rPr>
          <w:rFonts w:ascii="Arial" w:hAnsi="Arial" w:cs="Arial"/>
        </w:rPr>
        <w:t>Bidders are advised to exercise greatest care in entering the pricing figures. No excuse that mistakes have been made or requests for prices to be corrected will be entertained after the quotations are opened.</w:t>
      </w:r>
    </w:p>
    <w:p w14:paraId="2DFA2D48" w14:textId="77777777" w:rsidR="0040200C" w:rsidRPr="00060513" w:rsidRDefault="0040200C" w:rsidP="000C751B">
      <w:pPr>
        <w:pStyle w:val="Heading2"/>
      </w:pPr>
      <w:bookmarkStart w:id="1861" w:name="_Toc209177587"/>
      <w:bookmarkStart w:id="1862" w:name="_Toc209181443"/>
      <w:bookmarkStart w:id="1863" w:name="_Toc209181987"/>
      <w:bookmarkStart w:id="1864" w:name="_Toc209182818"/>
      <w:bookmarkStart w:id="1865" w:name="_Toc209183091"/>
      <w:bookmarkStart w:id="1866" w:name="_Toc209183364"/>
      <w:bookmarkStart w:id="1867" w:name="_Toc209183634"/>
      <w:bookmarkStart w:id="1868" w:name="_Toc209183905"/>
      <w:bookmarkStart w:id="1869" w:name="_Toc209184227"/>
      <w:bookmarkStart w:id="1870" w:name="_Toc209184549"/>
      <w:bookmarkStart w:id="1871" w:name="_Toc287883094"/>
      <w:bookmarkStart w:id="1872" w:name="_Toc209184550"/>
      <w:bookmarkEnd w:id="1861"/>
      <w:bookmarkEnd w:id="1862"/>
      <w:bookmarkEnd w:id="1863"/>
      <w:bookmarkEnd w:id="1864"/>
      <w:bookmarkEnd w:id="1865"/>
      <w:bookmarkEnd w:id="1866"/>
      <w:bookmarkEnd w:id="1867"/>
      <w:bookmarkEnd w:id="1868"/>
      <w:bookmarkEnd w:id="1869"/>
      <w:bookmarkEnd w:id="1870"/>
      <w:r w:rsidRPr="00060513">
        <w:t>Disqualification</w:t>
      </w:r>
      <w:bookmarkEnd w:id="1871"/>
      <w:r w:rsidRPr="00060513">
        <w:t xml:space="preserve"> of Bid</w:t>
      </w:r>
      <w:bookmarkEnd w:id="1872"/>
    </w:p>
    <w:p w14:paraId="71A80203" w14:textId="77777777" w:rsidR="0040200C" w:rsidRPr="00060513" w:rsidRDefault="0040200C" w:rsidP="0040200C">
      <w:pPr>
        <w:spacing w:after="0"/>
        <w:ind w:left="720" w:firstLine="720"/>
        <w:jc w:val="both"/>
        <w:rPr>
          <w:rFonts w:ascii="Arial" w:hAnsi="Arial" w:cs="Arial"/>
        </w:rPr>
      </w:pPr>
      <w:r w:rsidRPr="00060513">
        <w:rPr>
          <w:rFonts w:ascii="Arial" w:hAnsi="Arial" w:cs="Arial"/>
        </w:rPr>
        <w:t>The bid is liable to be disqualified in the following cases:</w:t>
      </w:r>
    </w:p>
    <w:p w14:paraId="55622BA5" w14:textId="77777777" w:rsidR="0040200C" w:rsidRPr="00D34B92" w:rsidRDefault="0040200C" w:rsidP="003F5F6A">
      <w:pPr>
        <w:pStyle w:val="ListParagraph"/>
        <w:numPr>
          <w:ilvl w:val="0"/>
          <w:numId w:val="53"/>
        </w:numPr>
        <w:spacing w:before="240" w:line="240" w:lineRule="auto"/>
        <w:jc w:val="both"/>
        <w:rPr>
          <w:rFonts w:ascii="Arial" w:hAnsi="Arial" w:cs="Arial"/>
          <w:lang w:val="en-IN" w:eastAsia="en-IN" w:bidi="ar-SA"/>
        </w:rPr>
      </w:pPr>
      <w:r w:rsidRPr="00D34B92">
        <w:rPr>
          <w:rFonts w:ascii="Arial" w:hAnsi="Arial" w:cs="Arial"/>
          <w:lang w:val="en-IN" w:eastAsia="en-IN" w:bidi="ar-SA"/>
        </w:rPr>
        <w:t>The Bid not submitted in accordance with this document.</w:t>
      </w:r>
    </w:p>
    <w:p w14:paraId="2F8CDEC6" w14:textId="30458565" w:rsidR="00D34B92" w:rsidRPr="00D34B92" w:rsidRDefault="0040200C" w:rsidP="003F5F6A">
      <w:pPr>
        <w:pStyle w:val="ListParagraph"/>
        <w:numPr>
          <w:ilvl w:val="0"/>
          <w:numId w:val="53"/>
        </w:numPr>
        <w:spacing w:before="240" w:line="240" w:lineRule="auto"/>
        <w:jc w:val="both"/>
        <w:rPr>
          <w:rFonts w:ascii="Arial" w:hAnsi="Arial" w:cs="Arial"/>
          <w:lang w:val="en-IN" w:eastAsia="en-IN" w:bidi="ar-SA"/>
        </w:rPr>
      </w:pPr>
      <w:r w:rsidRPr="00D34B92">
        <w:rPr>
          <w:rFonts w:ascii="Arial" w:hAnsi="Arial" w:cs="Arial"/>
          <w:lang w:val="en-IN" w:eastAsia="en-IN" w:bidi="ar-SA"/>
        </w:rPr>
        <w:t>Bid is received in incomplete form.</w:t>
      </w:r>
    </w:p>
    <w:p w14:paraId="39722F9E" w14:textId="761B33FA" w:rsidR="00B3729D" w:rsidRPr="00D34B92" w:rsidRDefault="0040200C">
      <w:pPr>
        <w:pStyle w:val="ListParagraph"/>
        <w:numPr>
          <w:ilvl w:val="0"/>
          <w:numId w:val="53"/>
        </w:numPr>
        <w:spacing w:before="240" w:line="240" w:lineRule="auto"/>
        <w:jc w:val="both"/>
        <w:rPr>
          <w:rFonts w:ascii="Arial" w:hAnsi="Arial" w:cs="Arial"/>
          <w:lang w:val="en-IN" w:eastAsia="en-IN" w:bidi="ar-SA"/>
        </w:rPr>
      </w:pPr>
      <w:r w:rsidRPr="00D34B92">
        <w:rPr>
          <w:rFonts w:ascii="Arial" w:hAnsi="Arial" w:cs="Arial"/>
          <w:lang w:val="en-IN" w:eastAsia="en-IN" w:bidi="ar-SA"/>
        </w:rPr>
        <w:t>Bid is received after due date and time.</w:t>
      </w:r>
    </w:p>
    <w:p w14:paraId="4EF115DA" w14:textId="707D6DF9" w:rsidR="00876FB6" w:rsidRDefault="00B3729D" w:rsidP="00691AA7">
      <w:pPr>
        <w:pStyle w:val="ListParagraph"/>
        <w:numPr>
          <w:ilvl w:val="0"/>
          <w:numId w:val="53"/>
        </w:numPr>
        <w:spacing w:after="0"/>
        <w:rPr>
          <w:rFonts w:ascii="Arial" w:hAnsi="Arial" w:cs="Arial"/>
          <w:lang w:val="en-IN" w:eastAsia="en-IN" w:bidi="ar-SA"/>
        </w:rPr>
      </w:pPr>
      <w:r>
        <w:rPr>
          <w:rFonts w:ascii="Arial" w:hAnsi="Arial" w:cs="Arial"/>
          <w:lang w:val="en-IN" w:eastAsia="en-IN" w:bidi="ar-SA"/>
        </w:rPr>
        <w:t xml:space="preserve">If </w:t>
      </w:r>
      <w:r w:rsidRPr="00C629ED">
        <w:rPr>
          <w:rFonts w:ascii="Arial" w:hAnsi="Arial" w:cs="Arial"/>
          <w:lang w:val="en-IN" w:eastAsia="en-IN" w:bidi="ar-SA"/>
        </w:rPr>
        <w:t>there is any inconsistency between the amount quoted in words and the amount quoted in figures, the bid is liable to be disqualified. Bidders are therefore advised to ensure that all financial information is stated clearly and consistently in both words and figures to avoid disqualification.</w:t>
      </w:r>
    </w:p>
    <w:p w14:paraId="45E00305" w14:textId="4F9F6DB1" w:rsidR="00645591" w:rsidRPr="00691AA7" w:rsidRDefault="00645591" w:rsidP="00691AA7">
      <w:pPr>
        <w:pStyle w:val="ListParagraph"/>
        <w:spacing w:after="0"/>
        <w:ind w:left="1512"/>
        <w:rPr>
          <w:highlight w:val="yellow"/>
          <w:lang w:val="en-IN" w:eastAsia="en-IN" w:bidi="ar-SA"/>
        </w:rPr>
      </w:pPr>
    </w:p>
    <w:p w14:paraId="4DC7C084" w14:textId="77777777" w:rsidR="00142273" w:rsidRPr="001325FD" w:rsidRDefault="00142273" w:rsidP="00691AA7">
      <w:pPr>
        <w:pStyle w:val="Heading2"/>
        <w:spacing w:before="0" w:after="0"/>
      </w:pPr>
      <w:bookmarkStart w:id="1873" w:name="_Toc209019985"/>
      <w:bookmarkStart w:id="1874" w:name="_Toc209093353"/>
      <w:bookmarkStart w:id="1875" w:name="_Toc209098281"/>
      <w:bookmarkStart w:id="1876" w:name="_Toc209101114"/>
      <w:bookmarkStart w:id="1877" w:name="_Toc209110821"/>
      <w:bookmarkStart w:id="1878" w:name="_Toc209174067"/>
      <w:bookmarkStart w:id="1879" w:name="_Toc209177589"/>
      <w:bookmarkStart w:id="1880" w:name="_Toc209181445"/>
      <w:bookmarkStart w:id="1881" w:name="_Toc209181989"/>
      <w:bookmarkStart w:id="1882" w:name="_Toc209182820"/>
      <w:bookmarkStart w:id="1883" w:name="_Toc209183093"/>
      <w:bookmarkStart w:id="1884" w:name="_Toc209183366"/>
      <w:bookmarkStart w:id="1885" w:name="_Toc209183636"/>
      <w:bookmarkStart w:id="1886" w:name="_Toc209183907"/>
      <w:bookmarkStart w:id="1887" w:name="_Toc209184229"/>
      <w:bookmarkStart w:id="1888" w:name="_Toc209184551"/>
      <w:bookmarkStart w:id="1889" w:name="_Toc209184552"/>
      <w:bookmarkStart w:id="1890" w:name="_Toc22205266"/>
      <w:bookmarkStart w:id="1891" w:name="_Toc22210470"/>
      <w:bookmarkStart w:id="1892" w:name="_Toc23049330"/>
      <w:bookmarkStart w:id="1893" w:name="_Toc23135287"/>
      <w:bookmarkStart w:id="1894" w:name="_Toc23241220"/>
      <w:bookmarkStart w:id="1895" w:name="_Toc25636307"/>
      <w:bookmarkStart w:id="1896" w:name="_Toc287883096"/>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r w:rsidRPr="001325FD">
        <w:t>Format and Signing of Bid</w:t>
      </w:r>
      <w:bookmarkEnd w:id="1889"/>
    </w:p>
    <w:p w14:paraId="7F053152" w14:textId="323FEE0D" w:rsidR="00702F93" w:rsidRPr="002D7DD7" w:rsidRDefault="00142273" w:rsidP="00691AA7">
      <w:pPr>
        <w:pStyle w:val="ListParagraph"/>
        <w:numPr>
          <w:ilvl w:val="0"/>
          <w:numId w:val="260"/>
        </w:numPr>
        <w:spacing w:after="0"/>
        <w:jc w:val="both"/>
        <w:rPr>
          <w:rFonts w:ascii="Arial" w:hAnsi="Arial" w:cs="Arial"/>
        </w:rPr>
      </w:pPr>
      <w:r w:rsidRPr="002D7DD7">
        <w:rPr>
          <w:rFonts w:ascii="Arial" w:hAnsi="Arial" w:cs="Arial"/>
        </w:rPr>
        <w:t>The Bidder must organize the bid in accordance with the format specified in the RFP</w:t>
      </w:r>
      <w:r w:rsidR="008A681E">
        <w:rPr>
          <w:rFonts w:ascii="Arial" w:hAnsi="Arial" w:cs="Arial"/>
        </w:rPr>
        <w:t xml:space="preserve"> only</w:t>
      </w:r>
      <w:r w:rsidRPr="002D7DD7">
        <w:rPr>
          <w:rFonts w:ascii="Arial" w:hAnsi="Arial" w:cs="Arial"/>
        </w:rPr>
        <w:t xml:space="preserve">. </w:t>
      </w:r>
    </w:p>
    <w:p w14:paraId="72FE8481" w14:textId="16482AC8" w:rsidR="00142273" w:rsidRPr="001325FD" w:rsidRDefault="00142273" w:rsidP="00691AA7">
      <w:pPr>
        <w:pStyle w:val="ListParagraph"/>
        <w:numPr>
          <w:ilvl w:val="0"/>
          <w:numId w:val="260"/>
        </w:numPr>
        <w:spacing w:after="0"/>
        <w:jc w:val="both"/>
        <w:rPr>
          <w:rFonts w:eastAsia="SimSun"/>
          <w:sz w:val="20"/>
          <w:szCs w:val="20"/>
        </w:rPr>
      </w:pPr>
      <w:r w:rsidRPr="00691AA7">
        <w:rPr>
          <w:rFonts w:ascii="Arial" w:hAnsi="Arial" w:cs="Arial"/>
        </w:rPr>
        <w:t>All proposals must be signed with the bidder’s name and by a representative of the bidder, who is authorized to commit the bidder to contractual obligations. All obligations committed by such signatories must be fulfilled.</w:t>
      </w:r>
    </w:p>
    <w:p w14:paraId="292E2BEC" w14:textId="53FE5CE7" w:rsidR="00B3729D" w:rsidRDefault="00B3729D">
      <w:pPr>
        <w:rPr>
          <w:rFonts w:ascii="Arial" w:eastAsia="SimSun" w:hAnsi="Arial" w:cs="Arial"/>
          <w:sz w:val="20"/>
          <w:szCs w:val="20"/>
        </w:rPr>
      </w:pPr>
      <w:r>
        <w:rPr>
          <w:rFonts w:ascii="Arial" w:eastAsia="SimSun" w:hAnsi="Arial" w:cs="Arial"/>
          <w:sz w:val="20"/>
          <w:szCs w:val="20"/>
        </w:rPr>
        <w:br w:type="page"/>
      </w:r>
    </w:p>
    <w:p w14:paraId="5BD6EDA8" w14:textId="50FCC68F" w:rsidR="00142273" w:rsidRDefault="00142273" w:rsidP="00691AA7">
      <w:pPr>
        <w:pStyle w:val="Heading1"/>
        <w:keepLines/>
        <w:tabs>
          <w:tab w:val="clear" w:pos="360"/>
          <w:tab w:val="left" w:pos="0"/>
        </w:tabs>
        <w:autoSpaceDE w:val="0"/>
        <w:autoSpaceDN w:val="0"/>
        <w:snapToGrid w:val="0"/>
        <w:spacing w:before="0" w:after="0" w:line="360" w:lineRule="auto"/>
        <w:ind w:left="431" w:hanging="431"/>
        <w:rPr>
          <w:szCs w:val="24"/>
        </w:rPr>
      </w:pPr>
      <w:bookmarkStart w:id="1897" w:name="_Toc209177591"/>
      <w:bookmarkStart w:id="1898" w:name="_Toc209181447"/>
      <w:bookmarkStart w:id="1899" w:name="_Toc209181991"/>
      <w:bookmarkStart w:id="1900" w:name="_Toc209182822"/>
      <w:bookmarkStart w:id="1901" w:name="_Toc209183095"/>
      <w:bookmarkStart w:id="1902" w:name="_Toc209183368"/>
      <w:bookmarkStart w:id="1903" w:name="_Toc209183638"/>
      <w:bookmarkStart w:id="1904" w:name="_Toc209183909"/>
      <w:bookmarkStart w:id="1905" w:name="_Toc209184231"/>
      <w:bookmarkStart w:id="1906" w:name="_Toc209184553"/>
      <w:bookmarkStart w:id="1907" w:name="_Toc209019987"/>
      <w:bookmarkStart w:id="1908" w:name="_Toc209093355"/>
      <w:bookmarkStart w:id="1909" w:name="_Toc209098283"/>
      <w:bookmarkStart w:id="1910" w:name="_Toc209101116"/>
      <w:bookmarkStart w:id="1911" w:name="_Toc209110823"/>
      <w:bookmarkStart w:id="1912" w:name="_Toc209174069"/>
      <w:bookmarkStart w:id="1913" w:name="_Toc209177592"/>
      <w:bookmarkStart w:id="1914" w:name="_Toc209181448"/>
      <w:bookmarkStart w:id="1915" w:name="_Toc209181992"/>
      <w:bookmarkStart w:id="1916" w:name="_Toc209182823"/>
      <w:bookmarkStart w:id="1917" w:name="_Toc209183096"/>
      <w:bookmarkStart w:id="1918" w:name="_Toc209183369"/>
      <w:bookmarkStart w:id="1919" w:name="_Toc209183639"/>
      <w:bookmarkStart w:id="1920" w:name="_Toc209183910"/>
      <w:bookmarkStart w:id="1921" w:name="_Toc209184232"/>
      <w:bookmarkStart w:id="1922" w:name="_Toc209184554"/>
      <w:bookmarkStart w:id="1923" w:name="_Toc209019988"/>
      <w:bookmarkStart w:id="1924" w:name="_Toc209093356"/>
      <w:bookmarkStart w:id="1925" w:name="_Toc209098284"/>
      <w:bookmarkStart w:id="1926" w:name="_Toc209101117"/>
      <w:bookmarkStart w:id="1927" w:name="_Toc209110824"/>
      <w:bookmarkStart w:id="1928" w:name="_Toc209174070"/>
      <w:bookmarkStart w:id="1929" w:name="_Toc209177593"/>
      <w:bookmarkStart w:id="1930" w:name="_Toc209181449"/>
      <w:bookmarkStart w:id="1931" w:name="_Toc209181993"/>
      <w:bookmarkStart w:id="1932" w:name="_Toc209182824"/>
      <w:bookmarkStart w:id="1933" w:name="_Toc209183097"/>
      <w:bookmarkStart w:id="1934" w:name="_Toc209183370"/>
      <w:bookmarkStart w:id="1935" w:name="_Toc209183640"/>
      <w:bookmarkStart w:id="1936" w:name="_Toc209183911"/>
      <w:bookmarkStart w:id="1937" w:name="_Toc209184233"/>
      <w:bookmarkStart w:id="1938" w:name="_Toc209184555"/>
      <w:bookmarkStart w:id="1939" w:name="_Toc209019989"/>
      <w:bookmarkStart w:id="1940" w:name="_Toc209093357"/>
      <w:bookmarkStart w:id="1941" w:name="_Toc209098285"/>
      <w:bookmarkStart w:id="1942" w:name="_Toc209101118"/>
      <w:bookmarkStart w:id="1943" w:name="_Toc209110825"/>
      <w:bookmarkStart w:id="1944" w:name="_Toc209174071"/>
      <w:bookmarkStart w:id="1945" w:name="_Toc209177594"/>
      <w:bookmarkStart w:id="1946" w:name="_Toc209181450"/>
      <w:bookmarkStart w:id="1947" w:name="_Toc209181994"/>
      <w:bookmarkStart w:id="1948" w:name="_Toc209182825"/>
      <w:bookmarkStart w:id="1949" w:name="_Toc209183098"/>
      <w:bookmarkStart w:id="1950" w:name="_Toc209183371"/>
      <w:bookmarkStart w:id="1951" w:name="_Toc209183641"/>
      <w:bookmarkStart w:id="1952" w:name="_Toc209183912"/>
      <w:bookmarkStart w:id="1953" w:name="_Toc209184234"/>
      <w:bookmarkStart w:id="1954" w:name="_Toc209184556"/>
      <w:bookmarkStart w:id="1955" w:name="_Toc209184557"/>
      <w:bookmarkStart w:id="1956" w:name="_Toc163549714"/>
      <w:bookmarkStart w:id="1957" w:name="_Toc287883105"/>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r w:rsidRPr="004C5E90">
        <w:rPr>
          <w:rFonts w:cs="Arial"/>
          <w:szCs w:val="24"/>
        </w:rPr>
        <w:lastRenderedPageBreak/>
        <w:t>E</w:t>
      </w:r>
      <w:r w:rsidR="00593885">
        <w:rPr>
          <w:rFonts w:cs="Arial"/>
          <w:szCs w:val="24"/>
        </w:rPr>
        <w:t>VALUTION METHODOLOGY</w:t>
      </w:r>
      <w:bookmarkEnd w:id="1955"/>
      <w:bookmarkEnd w:id="1956"/>
      <w:bookmarkEnd w:id="1957"/>
    </w:p>
    <w:p w14:paraId="6F9E990F" w14:textId="439E8836" w:rsidR="00DD5CFA" w:rsidRDefault="00DD5CFA" w:rsidP="00691AA7">
      <w:pPr>
        <w:pStyle w:val="Heading2"/>
      </w:pPr>
      <w:bookmarkStart w:id="1958" w:name="_Toc209183643"/>
      <w:bookmarkStart w:id="1959" w:name="_Toc209183914"/>
      <w:bookmarkStart w:id="1960" w:name="_Toc209184236"/>
      <w:bookmarkStart w:id="1961" w:name="_Toc209184558"/>
      <w:bookmarkStart w:id="1962" w:name="_Toc209093359"/>
      <w:bookmarkStart w:id="1963" w:name="_Toc209098287"/>
      <w:bookmarkStart w:id="1964" w:name="_Toc209101120"/>
      <w:bookmarkStart w:id="1965" w:name="_Toc209110827"/>
      <w:bookmarkStart w:id="1966" w:name="_Toc209174073"/>
      <w:bookmarkStart w:id="1967" w:name="_Toc209177596"/>
      <w:bookmarkStart w:id="1968" w:name="_Toc209181452"/>
      <w:bookmarkStart w:id="1969" w:name="_Toc209181996"/>
      <w:bookmarkStart w:id="1970" w:name="_Toc209182827"/>
      <w:bookmarkStart w:id="1971" w:name="_Toc209183100"/>
      <w:bookmarkStart w:id="1972" w:name="_Toc209183373"/>
      <w:bookmarkStart w:id="1973" w:name="_Toc209183644"/>
      <w:bookmarkStart w:id="1974" w:name="_Toc209183915"/>
      <w:bookmarkStart w:id="1975" w:name="_Toc209184237"/>
      <w:bookmarkStart w:id="1976" w:name="_Toc209184559"/>
      <w:bookmarkStart w:id="1977" w:name="_Toc209093360"/>
      <w:bookmarkStart w:id="1978" w:name="_Toc209098288"/>
      <w:bookmarkStart w:id="1979" w:name="_Toc209101121"/>
      <w:bookmarkStart w:id="1980" w:name="_Toc209110828"/>
      <w:bookmarkStart w:id="1981" w:name="_Toc209174074"/>
      <w:bookmarkStart w:id="1982" w:name="_Toc209177597"/>
      <w:bookmarkStart w:id="1983" w:name="_Toc209181453"/>
      <w:bookmarkStart w:id="1984" w:name="_Toc209181997"/>
      <w:bookmarkStart w:id="1985" w:name="_Toc209182828"/>
      <w:bookmarkStart w:id="1986" w:name="_Toc209183101"/>
      <w:bookmarkStart w:id="1987" w:name="_Toc209183374"/>
      <w:bookmarkStart w:id="1988" w:name="_Toc209183645"/>
      <w:bookmarkStart w:id="1989" w:name="_Toc209183916"/>
      <w:bookmarkStart w:id="1990" w:name="_Toc209184238"/>
      <w:bookmarkStart w:id="1991" w:name="_Toc209184560"/>
      <w:bookmarkStart w:id="1992" w:name="_Toc209093361"/>
      <w:bookmarkStart w:id="1993" w:name="_Toc209098289"/>
      <w:bookmarkStart w:id="1994" w:name="_Toc209101122"/>
      <w:bookmarkStart w:id="1995" w:name="_Toc209110829"/>
      <w:bookmarkStart w:id="1996" w:name="_Toc209174075"/>
      <w:bookmarkStart w:id="1997" w:name="_Toc209177598"/>
      <w:bookmarkStart w:id="1998" w:name="_Toc209181454"/>
      <w:bookmarkStart w:id="1999" w:name="_Toc209181998"/>
      <w:bookmarkStart w:id="2000" w:name="_Toc209182829"/>
      <w:bookmarkStart w:id="2001" w:name="_Toc209183102"/>
      <w:bookmarkStart w:id="2002" w:name="_Toc209183375"/>
      <w:bookmarkStart w:id="2003" w:name="_Toc209183646"/>
      <w:bookmarkStart w:id="2004" w:name="_Toc209183917"/>
      <w:bookmarkStart w:id="2005" w:name="_Toc209184239"/>
      <w:bookmarkStart w:id="2006" w:name="_Toc209184561"/>
      <w:bookmarkStart w:id="2007" w:name="_Toc209093362"/>
      <w:bookmarkStart w:id="2008" w:name="_Toc209098290"/>
      <w:bookmarkStart w:id="2009" w:name="_Toc209101123"/>
      <w:bookmarkStart w:id="2010" w:name="_Toc209110830"/>
      <w:bookmarkStart w:id="2011" w:name="_Toc209174076"/>
      <w:bookmarkStart w:id="2012" w:name="_Toc209177599"/>
      <w:bookmarkStart w:id="2013" w:name="_Toc209181455"/>
      <w:bookmarkStart w:id="2014" w:name="_Toc209181999"/>
      <w:bookmarkStart w:id="2015" w:name="_Toc209182830"/>
      <w:bookmarkStart w:id="2016" w:name="_Toc209183103"/>
      <w:bookmarkStart w:id="2017" w:name="_Toc209183376"/>
      <w:bookmarkStart w:id="2018" w:name="_Toc209183647"/>
      <w:bookmarkStart w:id="2019" w:name="_Toc209183918"/>
      <w:bookmarkStart w:id="2020" w:name="_Toc209184240"/>
      <w:bookmarkStart w:id="2021" w:name="_Toc209184562"/>
      <w:bookmarkStart w:id="2022" w:name="_Toc209093363"/>
      <w:bookmarkStart w:id="2023" w:name="_Toc209098291"/>
      <w:bookmarkStart w:id="2024" w:name="_Toc209101124"/>
      <w:bookmarkStart w:id="2025" w:name="_Toc209110831"/>
      <w:bookmarkStart w:id="2026" w:name="_Toc209174077"/>
      <w:bookmarkStart w:id="2027" w:name="_Toc209177600"/>
      <w:bookmarkStart w:id="2028" w:name="_Toc209181456"/>
      <w:bookmarkStart w:id="2029" w:name="_Toc209182000"/>
      <w:bookmarkStart w:id="2030" w:name="_Toc209182831"/>
      <w:bookmarkStart w:id="2031" w:name="_Toc209183104"/>
      <w:bookmarkStart w:id="2032" w:name="_Toc209183377"/>
      <w:bookmarkStart w:id="2033" w:name="_Toc209183648"/>
      <w:bookmarkStart w:id="2034" w:name="_Toc209183919"/>
      <w:bookmarkStart w:id="2035" w:name="_Toc209184241"/>
      <w:bookmarkStart w:id="2036" w:name="_Toc209184563"/>
      <w:bookmarkStart w:id="2037" w:name="_Toc209184564"/>
      <w:bookmarkStart w:id="2038" w:name="_Toc90272460"/>
      <w:bookmarkStart w:id="2039" w:name="_Toc163549715"/>
      <w:bookmarkStart w:id="2040" w:name="_Toc287883106"/>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r w:rsidRPr="00ED2747">
        <w:t>Tender Scrutiny Committee</w:t>
      </w:r>
      <w:bookmarkEnd w:id="2037"/>
    </w:p>
    <w:p w14:paraId="33DC5B55" w14:textId="4134E558" w:rsidR="00DD5CFA" w:rsidRPr="004C5E90" w:rsidRDefault="00DD5CFA" w:rsidP="00691AA7">
      <w:pPr>
        <w:ind w:left="1440"/>
        <w:rPr>
          <w:lang w:bidi="ar-SA"/>
        </w:rPr>
      </w:pPr>
      <w:r w:rsidRPr="00060513">
        <w:rPr>
          <w:rFonts w:ascii="Arial" w:hAnsi="Arial" w:cs="Arial"/>
        </w:rPr>
        <w:t>The DS&amp;R through a scrutiny committee constituted at the option of Department of Stamps and Registration shall evaluate the tenders. The Tender Scrutiny Committee may choose to have a discussion with any or all the Bidders. The decision of scrutiny committee in the evaluation of the bids shall be final. No correspondence will be entertained outside the process of discussion with the Committee.</w:t>
      </w:r>
    </w:p>
    <w:p w14:paraId="5F68250A" w14:textId="50A546EB" w:rsidR="00142273" w:rsidRPr="00060513" w:rsidRDefault="00142273" w:rsidP="00691AA7">
      <w:pPr>
        <w:pStyle w:val="Heading2"/>
        <w:rPr>
          <w:sz w:val="24"/>
          <w:szCs w:val="24"/>
        </w:rPr>
      </w:pPr>
      <w:bookmarkStart w:id="2041" w:name="_Toc209184565"/>
      <w:r w:rsidRPr="00691AA7">
        <w:t>Overall Evaluation</w:t>
      </w:r>
      <w:bookmarkEnd w:id="2038"/>
      <w:bookmarkEnd w:id="2039"/>
      <w:bookmarkEnd w:id="2040"/>
      <w:bookmarkEnd w:id="2041"/>
    </w:p>
    <w:p w14:paraId="3961D6C3" w14:textId="19FC6314" w:rsidR="00142273" w:rsidRDefault="00142273" w:rsidP="00B3729D">
      <w:pPr>
        <w:pStyle w:val="ListParagraph"/>
        <w:numPr>
          <w:ilvl w:val="0"/>
          <w:numId w:val="54"/>
        </w:numPr>
        <w:spacing w:after="0" w:line="240" w:lineRule="auto"/>
        <w:jc w:val="both"/>
        <w:rPr>
          <w:rFonts w:ascii="Arial" w:hAnsi="Arial" w:cs="Arial"/>
          <w:lang w:val="en-IN" w:eastAsia="en-IN" w:bidi="ar-SA"/>
        </w:rPr>
      </w:pPr>
      <w:r w:rsidRPr="00060513">
        <w:rPr>
          <w:rFonts w:ascii="Arial" w:hAnsi="Arial" w:cs="Arial"/>
          <w:lang w:val="en-IN" w:eastAsia="en-IN" w:bidi="ar-SA"/>
        </w:rPr>
        <w:t xml:space="preserve">The Bid evaluation process shall be a two-stage process, </w:t>
      </w:r>
      <w:r w:rsidR="006A6AFB" w:rsidRPr="00060513">
        <w:rPr>
          <w:rFonts w:ascii="Arial" w:hAnsi="Arial" w:cs="Arial"/>
          <w:lang w:val="en-IN" w:eastAsia="en-IN" w:bidi="ar-SA"/>
        </w:rPr>
        <w:t>1</w:t>
      </w:r>
      <w:r w:rsidR="006A6AFB" w:rsidRPr="00691AA7">
        <w:rPr>
          <w:rFonts w:ascii="Arial" w:hAnsi="Arial" w:cs="Arial"/>
          <w:vertAlign w:val="superscript"/>
          <w:lang w:val="en-IN" w:eastAsia="en-IN" w:bidi="ar-SA"/>
        </w:rPr>
        <w:t>st</w:t>
      </w:r>
      <w:r w:rsidR="006A6AFB" w:rsidRPr="001325FD">
        <w:rPr>
          <w:rFonts w:ascii="Arial" w:hAnsi="Arial" w:cs="Arial"/>
          <w:lang w:val="en-IN" w:eastAsia="en-IN" w:bidi="ar-SA"/>
        </w:rPr>
        <w:t xml:space="preserve"> is </w:t>
      </w:r>
      <w:r w:rsidRPr="001325FD">
        <w:rPr>
          <w:rFonts w:ascii="Arial" w:hAnsi="Arial" w:cs="Arial"/>
          <w:lang w:val="en-IN" w:eastAsia="en-IN" w:bidi="ar-SA"/>
        </w:rPr>
        <w:t>Pre-qualification</w:t>
      </w:r>
      <w:r w:rsidR="006A6AFB" w:rsidRPr="00060513">
        <w:rPr>
          <w:rFonts w:ascii="Arial" w:hAnsi="Arial" w:cs="Arial"/>
          <w:lang w:val="en-IN" w:eastAsia="en-IN" w:bidi="ar-SA"/>
        </w:rPr>
        <w:t xml:space="preserve"> and </w:t>
      </w:r>
      <w:r w:rsidRPr="00060513">
        <w:rPr>
          <w:rFonts w:ascii="Arial" w:hAnsi="Arial" w:cs="Arial"/>
          <w:lang w:val="en-IN" w:eastAsia="en-IN" w:bidi="ar-SA"/>
        </w:rPr>
        <w:t xml:space="preserve">Technical </w:t>
      </w:r>
      <w:r w:rsidR="00C86F04" w:rsidRPr="00060513">
        <w:rPr>
          <w:rFonts w:ascii="Arial" w:hAnsi="Arial" w:cs="Arial"/>
          <w:lang w:val="en-IN" w:eastAsia="en-IN" w:bidi="ar-SA"/>
        </w:rPr>
        <w:t>qualification</w:t>
      </w:r>
      <w:r w:rsidRPr="00060513">
        <w:rPr>
          <w:rFonts w:ascii="Arial" w:hAnsi="Arial" w:cs="Arial"/>
          <w:lang w:val="en-IN" w:eastAsia="en-IN" w:bidi="ar-SA"/>
        </w:rPr>
        <w:t xml:space="preserve"> and </w:t>
      </w:r>
      <w:r w:rsidR="006A6AFB" w:rsidRPr="00060513">
        <w:rPr>
          <w:rFonts w:ascii="Arial" w:hAnsi="Arial" w:cs="Arial"/>
          <w:lang w:val="en-IN" w:eastAsia="en-IN" w:bidi="ar-SA"/>
        </w:rPr>
        <w:t>2</w:t>
      </w:r>
      <w:r w:rsidR="006A6AFB" w:rsidRPr="00691AA7">
        <w:rPr>
          <w:rFonts w:ascii="Arial" w:hAnsi="Arial" w:cs="Arial"/>
          <w:vertAlign w:val="superscript"/>
          <w:lang w:val="en-IN" w:eastAsia="en-IN" w:bidi="ar-SA"/>
        </w:rPr>
        <w:t>nd</w:t>
      </w:r>
      <w:r w:rsidR="006A6AFB" w:rsidRPr="001325FD">
        <w:rPr>
          <w:rFonts w:ascii="Arial" w:hAnsi="Arial" w:cs="Arial"/>
          <w:lang w:val="en-IN" w:eastAsia="en-IN" w:bidi="ar-SA"/>
        </w:rPr>
        <w:t xml:space="preserve"> is </w:t>
      </w:r>
      <w:r w:rsidRPr="001325FD">
        <w:rPr>
          <w:rFonts w:ascii="Arial" w:hAnsi="Arial" w:cs="Arial"/>
          <w:lang w:val="en-IN" w:eastAsia="en-IN" w:bidi="ar-SA"/>
        </w:rPr>
        <w:t>Comme</w:t>
      </w:r>
      <w:r w:rsidRPr="00060513">
        <w:rPr>
          <w:rFonts w:ascii="Arial" w:hAnsi="Arial" w:cs="Arial"/>
          <w:lang w:val="en-IN" w:eastAsia="en-IN" w:bidi="ar-SA"/>
        </w:rPr>
        <w:t>rcial stage evaluation respectively.</w:t>
      </w:r>
    </w:p>
    <w:p w14:paraId="56A334CA" w14:textId="12599770" w:rsidR="000C751B" w:rsidRDefault="00142273" w:rsidP="00B3729D">
      <w:pPr>
        <w:pStyle w:val="ListParagraph"/>
        <w:numPr>
          <w:ilvl w:val="0"/>
          <w:numId w:val="54"/>
        </w:numPr>
        <w:spacing w:after="0" w:line="240" w:lineRule="auto"/>
        <w:jc w:val="both"/>
        <w:rPr>
          <w:rFonts w:ascii="Arial" w:hAnsi="Arial" w:cs="Arial"/>
          <w:lang w:val="en-IN" w:eastAsia="en-IN" w:bidi="ar-SA"/>
        </w:rPr>
      </w:pPr>
      <w:r w:rsidRPr="00060513">
        <w:rPr>
          <w:rFonts w:ascii="Arial" w:hAnsi="Arial" w:cs="Arial"/>
          <w:lang w:val="en-IN" w:eastAsia="en-IN" w:bidi="ar-SA"/>
        </w:rPr>
        <w:t xml:space="preserve">The </w:t>
      </w:r>
      <w:r w:rsidR="0032655F" w:rsidRPr="00060513">
        <w:rPr>
          <w:rFonts w:ascii="Arial" w:hAnsi="Arial" w:cs="Arial"/>
          <w:lang w:val="en-IN" w:eastAsia="en-IN" w:bidi="ar-SA"/>
        </w:rPr>
        <w:t>DS&amp;R</w:t>
      </w:r>
      <w:r w:rsidRPr="00060513">
        <w:rPr>
          <w:rFonts w:ascii="Arial" w:hAnsi="Arial" w:cs="Arial"/>
          <w:lang w:val="en-IN" w:eastAsia="en-IN" w:bidi="ar-SA"/>
        </w:rPr>
        <w:t xml:space="preserve"> may ask Bidder(s) for additional information, visit to Bidder’s site and/or arrange discussions with their professional, technical faculties to verify claims made in Pre-qualification </w:t>
      </w:r>
      <w:r w:rsidR="006A6AFB" w:rsidRPr="00060513">
        <w:rPr>
          <w:rFonts w:ascii="Arial" w:hAnsi="Arial" w:cs="Arial"/>
          <w:lang w:val="en-IN" w:eastAsia="en-IN" w:bidi="ar-SA"/>
        </w:rPr>
        <w:t>and</w:t>
      </w:r>
      <w:r w:rsidRPr="00060513">
        <w:rPr>
          <w:rFonts w:ascii="Arial" w:hAnsi="Arial" w:cs="Arial"/>
          <w:lang w:val="en-IN" w:eastAsia="en-IN" w:bidi="ar-SA"/>
        </w:rPr>
        <w:t xml:space="preserve"> Technical bid documentation.</w:t>
      </w:r>
      <w:r w:rsidR="000C751B">
        <w:rPr>
          <w:rFonts w:ascii="Arial" w:hAnsi="Arial" w:cs="Arial"/>
          <w:lang w:val="en-IN" w:eastAsia="en-IN" w:bidi="ar-SA"/>
        </w:rPr>
        <w:t xml:space="preserve"> </w:t>
      </w:r>
    </w:p>
    <w:p w14:paraId="345687AC" w14:textId="77777777" w:rsidR="00142273" w:rsidRPr="00691AA7" w:rsidRDefault="00142273" w:rsidP="00691AA7">
      <w:pPr>
        <w:pStyle w:val="ListParagraph"/>
        <w:numPr>
          <w:ilvl w:val="0"/>
          <w:numId w:val="54"/>
        </w:numPr>
        <w:spacing w:after="0" w:line="240" w:lineRule="auto"/>
        <w:jc w:val="both"/>
        <w:rPr>
          <w:rFonts w:ascii="Arial" w:hAnsi="Arial" w:cs="Arial"/>
          <w:lang w:val="en-IN" w:eastAsia="en-IN" w:bidi="ar-SA"/>
        </w:rPr>
      </w:pPr>
      <w:r w:rsidRPr="00691AA7">
        <w:rPr>
          <w:rFonts w:ascii="Arial" w:hAnsi="Arial" w:cs="Arial"/>
          <w:lang w:val="en-IN" w:eastAsia="en-IN" w:bidi="ar-SA"/>
        </w:rPr>
        <w:t>The Bidder shall furnish the information required in the prescribed formats as given as per RFP. The Bidder will be evaluated against the eligibility criteria as stipulated as per RFP and other criteria as mentioned in this RFP.</w:t>
      </w:r>
    </w:p>
    <w:p w14:paraId="64A4F608" w14:textId="22E2FA88" w:rsidR="00142273" w:rsidRPr="001325FD" w:rsidRDefault="00142273" w:rsidP="00F05FC4">
      <w:pPr>
        <w:pStyle w:val="ListParagraph"/>
        <w:ind w:left="1224"/>
        <w:rPr>
          <w:rFonts w:ascii="Arial" w:hAnsi="Arial" w:cs="Arial"/>
          <w:b/>
          <w:sz w:val="24"/>
          <w:szCs w:val="24"/>
        </w:rPr>
      </w:pPr>
      <w:r w:rsidRPr="001325FD">
        <w:rPr>
          <w:rFonts w:ascii="Arial" w:hAnsi="Arial" w:cs="Arial"/>
          <w:b/>
          <w:sz w:val="24"/>
          <w:szCs w:val="24"/>
        </w:rPr>
        <w:t xml:space="preserve"> </w:t>
      </w:r>
    </w:p>
    <w:p w14:paraId="022BE697" w14:textId="63A5B096" w:rsidR="00DD5CFA" w:rsidRDefault="00DD5CFA" w:rsidP="00691AA7">
      <w:pPr>
        <w:pStyle w:val="Heading2"/>
      </w:pPr>
      <w:bookmarkStart w:id="2042" w:name="_Toc209093366"/>
      <w:bookmarkStart w:id="2043" w:name="_Toc209098294"/>
      <w:bookmarkStart w:id="2044" w:name="_Toc209101127"/>
      <w:bookmarkStart w:id="2045" w:name="_Toc209110834"/>
      <w:bookmarkStart w:id="2046" w:name="_Toc209174080"/>
      <w:bookmarkStart w:id="2047" w:name="_Toc209177603"/>
      <w:bookmarkStart w:id="2048" w:name="_Toc209181459"/>
      <w:bookmarkStart w:id="2049" w:name="_Toc209182003"/>
      <w:bookmarkStart w:id="2050" w:name="_Toc209182834"/>
      <w:bookmarkStart w:id="2051" w:name="_Toc209183107"/>
      <w:bookmarkStart w:id="2052" w:name="_Toc209183380"/>
      <w:bookmarkStart w:id="2053" w:name="_Toc209183651"/>
      <w:bookmarkStart w:id="2054" w:name="_Toc209183922"/>
      <w:bookmarkStart w:id="2055" w:name="_Toc209184244"/>
      <w:bookmarkStart w:id="2056" w:name="_Toc209184566"/>
      <w:bookmarkStart w:id="2057" w:name="_Toc209093367"/>
      <w:bookmarkStart w:id="2058" w:name="_Toc209098295"/>
      <w:bookmarkStart w:id="2059" w:name="_Toc209101128"/>
      <w:bookmarkStart w:id="2060" w:name="_Toc209110835"/>
      <w:bookmarkStart w:id="2061" w:name="_Toc209174081"/>
      <w:bookmarkStart w:id="2062" w:name="_Toc209177604"/>
      <w:bookmarkStart w:id="2063" w:name="_Toc209181460"/>
      <w:bookmarkStart w:id="2064" w:name="_Toc209182004"/>
      <w:bookmarkStart w:id="2065" w:name="_Toc209182835"/>
      <w:bookmarkStart w:id="2066" w:name="_Toc209183108"/>
      <w:bookmarkStart w:id="2067" w:name="_Toc209183381"/>
      <w:bookmarkStart w:id="2068" w:name="_Toc209183652"/>
      <w:bookmarkStart w:id="2069" w:name="_Toc209183923"/>
      <w:bookmarkStart w:id="2070" w:name="_Toc209184245"/>
      <w:bookmarkStart w:id="2071" w:name="_Toc209184567"/>
      <w:bookmarkStart w:id="2072" w:name="_Toc209093368"/>
      <w:bookmarkStart w:id="2073" w:name="_Toc209098296"/>
      <w:bookmarkStart w:id="2074" w:name="_Toc209101129"/>
      <w:bookmarkStart w:id="2075" w:name="_Toc209110836"/>
      <w:bookmarkStart w:id="2076" w:name="_Toc209174082"/>
      <w:bookmarkStart w:id="2077" w:name="_Toc209177605"/>
      <w:bookmarkStart w:id="2078" w:name="_Toc209181461"/>
      <w:bookmarkStart w:id="2079" w:name="_Toc209182005"/>
      <w:bookmarkStart w:id="2080" w:name="_Toc209182836"/>
      <w:bookmarkStart w:id="2081" w:name="_Toc209183109"/>
      <w:bookmarkStart w:id="2082" w:name="_Toc209183382"/>
      <w:bookmarkStart w:id="2083" w:name="_Toc209183653"/>
      <w:bookmarkStart w:id="2084" w:name="_Toc209183924"/>
      <w:bookmarkStart w:id="2085" w:name="_Toc209184246"/>
      <w:bookmarkStart w:id="2086" w:name="_Toc209184568"/>
      <w:bookmarkStart w:id="2087" w:name="_Toc209093369"/>
      <w:bookmarkStart w:id="2088" w:name="_Toc209098297"/>
      <w:bookmarkStart w:id="2089" w:name="_Toc209101130"/>
      <w:bookmarkStart w:id="2090" w:name="_Toc209110837"/>
      <w:bookmarkStart w:id="2091" w:name="_Toc209174083"/>
      <w:bookmarkStart w:id="2092" w:name="_Toc209177606"/>
      <w:bookmarkStart w:id="2093" w:name="_Toc209181462"/>
      <w:bookmarkStart w:id="2094" w:name="_Toc209182006"/>
      <w:bookmarkStart w:id="2095" w:name="_Toc209182837"/>
      <w:bookmarkStart w:id="2096" w:name="_Toc209183110"/>
      <w:bookmarkStart w:id="2097" w:name="_Toc209183383"/>
      <w:bookmarkStart w:id="2098" w:name="_Toc209183654"/>
      <w:bookmarkStart w:id="2099" w:name="_Toc209183925"/>
      <w:bookmarkStart w:id="2100" w:name="_Toc209184247"/>
      <w:bookmarkStart w:id="2101" w:name="_Toc209184569"/>
      <w:bookmarkStart w:id="2102" w:name="_Toc209093370"/>
      <w:bookmarkStart w:id="2103" w:name="_Toc209098298"/>
      <w:bookmarkStart w:id="2104" w:name="_Toc209101131"/>
      <w:bookmarkStart w:id="2105" w:name="_Toc209110838"/>
      <w:bookmarkStart w:id="2106" w:name="_Toc209174084"/>
      <w:bookmarkStart w:id="2107" w:name="_Toc209177607"/>
      <w:bookmarkStart w:id="2108" w:name="_Toc209181463"/>
      <w:bookmarkStart w:id="2109" w:name="_Toc209182007"/>
      <w:bookmarkStart w:id="2110" w:name="_Toc209182838"/>
      <w:bookmarkStart w:id="2111" w:name="_Toc209183111"/>
      <w:bookmarkStart w:id="2112" w:name="_Toc209183384"/>
      <w:bookmarkStart w:id="2113" w:name="_Toc209183655"/>
      <w:bookmarkStart w:id="2114" w:name="_Toc209183926"/>
      <w:bookmarkStart w:id="2115" w:name="_Toc209184248"/>
      <w:bookmarkStart w:id="2116" w:name="_Toc209184570"/>
      <w:bookmarkStart w:id="2117" w:name="_Toc209093371"/>
      <w:bookmarkStart w:id="2118" w:name="_Toc209098299"/>
      <w:bookmarkStart w:id="2119" w:name="_Toc209101132"/>
      <w:bookmarkStart w:id="2120" w:name="_Toc209110839"/>
      <w:bookmarkStart w:id="2121" w:name="_Toc209174085"/>
      <w:bookmarkStart w:id="2122" w:name="_Toc209177608"/>
      <w:bookmarkStart w:id="2123" w:name="_Toc209181464"/>
      <w:bookmarkStart w:id="2124" w:name="_Toc209182008"/>
      <w:bookmarkStart w:id="2125" w:name="_Toc209182839"/>
      <w:bookmarkStart w:id="2126" w:name="_Toc209183112"/>
      <w:bookmarkStart w:id="2127" w:name="_Toc209183385"/>
      <w:bookmarkStart w:id="2128" w:name="_Toc209183656"/>
      <w:bookmarkStart w:id="2129" w:name="_Toc209183927"/>
      <w:bookmarkStart w:id="2130" w:name="_Toc209184249"/>
      <w:bookmarkStart w:id="2131" w:name="_Toc209184571"/>
      <w:bookmarkStart w:id="2132" w:name="_Toc209093372"/>
      <w:bookmarkStart w:id="2133" w:name="_Toc209098300"/>
      <w:bookmarkStart w:id="2134" w:name="_Toc209101133"/>
      <w:bookmarkStart w:id="2135" w:name="_Toc209110840"/>
      <w:bookmarkStart w:id="2136" w:name="_Toc209174086"/>
      <w:bookmarkStart w:id="2137" w:name="_Toc209177609"/>
      <w:bookmarkStart w:id="2138" w:name="_Toc209181465"/>
      <w:bookmarkStart w:id="2139" w:name="_Toc209182009"/>
      <w:bookmarkStart w:id="2140" w:name="_Toc209182840"/>
      <w:bookmarkStart w:id="2141" w:name="_Toc209183113"/>
      <w:bookmarkStart w:id="2142" w:name="_Toc209183386"/>
      <w:bookmarkStart w:id="2143" w:name="_Toc209183657"/>
      <w:bookmarkStart w:id="2144" w:name="_Toc209183928"/>
      <w:bookmarkStart w:id="2145" w:name="_Toc209184250"/>
      <w:bookmarkStart w:id="2146" w:name="_Toc209184572"/>
      <w:bookmarkStart w:id="2147" w:name="_Toc209093373"/>
      <w:bookmarkStart w:id="2148" w:name="_Toc209098301"/>
      <w:bookmarkStart w:id="2149" w:name="_Toc209101134"/>
      <w:bookmarkStart w:id="2150" w:name="_Toc209110841"/>
      <w:bookmarkStart w:id="2151" w:name="_Toc209174087"/>
      <w:bookmarkStart w:id="2152" w:name="_Toc209177610"/>
      <w:bookmarkStart w:id="2153" w:name="_Toc209181466"/>
      <w:bookmarkStart w:id="2154" w:name="_Toc209182010"/>
      <w:bookmarkStart w:id="2155" w:name="_Toc209182841"/>
      <w:bookmarkStart w:id="2156" w:name="_Toc209183114"/>
      <w:bookmarkStart w:id="2157" w:name="_Toc209183387"/>
      <w:bookmarkStart w:id="2158" w:name="_Toc209183658"/>
      <w:bookmarkStart w:id="2159" w:name="_Toc209183929"/>
      <w:bookmarkStart w:id="2160" w:name="_Toc209184251"/>
      <w:bookmarkStart w:id="2161" w:name="_Toc209184573"/>
      <w:bookmarkStart w:id="2162" w:name="_Toc209093374"/>
      <w:bookmarkStart w:id="2163" w:name="_Toc209098302"/>
      <w:bookmarkStart w:id="2164" w:name="_Toc209101135"/>
      <w:bookmarkStart w:id="2165" w:name="_Toc209110842"/>
      <w:bookmarkStart w:id="2166" w:name="_Toc209174088"/>
      <w:bookmarkStart w:id="2167" w:name="_Toc209177611"/>
      <w:bookmarkStart w:id="2168" w:name="_Toc209181467"/>
      <w:bookmarkStart w:id="2169" w:name="_Toc209182011"/>
      <w:bookmarkStart w:id="2170" w:name="_Toc209182842"/>
      <w:bookmarkStart w:id="2171" w:name="_Toc209183115"/>
      <w:bookmarkStart w:id="2172" w:name="_Toc209183388"/>
      <w:bookmarkStart w:id="2173" w:name="_Toc209183659"/>
      <w:bookmarkStart w:id="2174" w:name="_Toc209183930"/>
      <w:bookmarkStart w:id="2175" w:name="_Toc209184252"/>
      <w:bookmarkStart w:id="2176" w:name="_Toc209184574"/>
      <w:bookmarkStart w:id="2177" w:name="_Toc209093375"/>
      <w:bookmarkStart w:id="2178" w:name="_Toc209098303"/>
      <w:bookmarkStart w:id="2179" w:name="_Toc209101136"/>
      <w:bookmarkStart w:id="2180" w:name="_Toc209110843"/>
      <w:bookmarkStart w:id="2181" w:name="_Toc209174089"/>
      <w:bookmarkStart w:id="2182" w:name="_Toc209177612"/>
      <w:bookmarkStart w:id="2183" w:name="_Toc209181468"/>
      <w:bookmarkStart w:id="2184" w:name="_Toc209182012"/>
      <w:bookmarkStart w:id="2185" w:name="_Toc209182843"/>
      <w:bookmarkStart w:id="2186" w:name="_Toc209183116"/>
      <w:bookmarkStart w:id="2187" w:name="_Toc209183389"/>
      <w:bookmarkStart w:id="2188" w:name="_Toc209183660"/>
      <w:bookmarkStart w:id="2189" w:name="_Toc209183931"/>
      <w:bookmarkStart w:id="2190" w:name="_Toc209184253"/>
      <w:bookmarkStart w:id="2191" w:name="_Toc209184575"/>
      <w:bookmarkStart w:id="2192" w:name="_Toc209093376"/>
      <w:bookmarkStart w:id="2193" w:name="_Toc209098304"/>
      <w:bookmarkStart w:id="2194" w:name="_Toc209101137"/>
      <w:bookmarkStart w:id="2195" w:name="_Toc209110844"/>
      <w:bookmarkStart w:id="2196" w:name="_Toc209174090"/>
      <w:bookmarkStart w:id="2197" w:name="_Toc209177613"/>
      <w:bookmarkStart w:id="2198" w:name="_Toc209181469"/>
      <w:bookmarkStart w:id="2199" w:name="_Toc209182013"/>
      <w:bookmarkStart w:id="2200" w:name="_Toc209182844"/>
      <w:bookmarkStart w:id="2201" w:name="_Toc209183117"/>
      <w:bookmarkStart w:id="2202" w:name="_Toc209183390"/>
      <w:bookmarkStart w:id="2203" w:name="_Toc209183661"/>
      <w:bookmarkStart w:id="2204" w:name="_Toc209183932"/>
      <w:bookmarkStart w:id="2205" w:name="_Toc209184254"/>
      <w:bookmarkStart w:id="2206" w:name="_Toc209184576"/>
      <w:bookmarkStart w:id="2207" w:name="_Toc209093377"/>
      <w:bookmarkStart w:id="2208" w:name="_Toc209098305"/>
      <w:bookmarkStart w:id="2209" w:name="_Toc209101138"/>
      <w:bookmarkStart w:id="2210" w:name="_Toc209110845"/>
      <w:bookmarkStart w:id="2211" w:name="_Toc209174091"/>
      <w:bookmarkStart w:id="2212" w:name="_Toc209177614"/>
      <w:bookmarkStart w:id="2213" w:name="_Toc209181470"/>
      <w:bookmarkStart w:id="2214" w:name="_Toc209182014"/>
      <w:bookmarkStart w:id="2215" w:name="_Toc209182845"/>
      <w:bookmarkStart w:id="2216" w:name="_Toc209183118"/>
      <w:bookmarkStart w:id="2217" w:name="_Toc209183391"/>
      <w:bookmarkStart w:id="2218" w:name="_Toc209183662"/>
      <w:bookmarkStart w:id="2219" w:name="_Toc209183933"/>
      <w:bookmarkStart w:id="2220" w:name="_Toc209184255"/>
      <w:bookmarkStart w:id="2221" w:name="_Toc209184577"/>
      <w:bookmarkStart w:id="2222" w:name="_Toc209093378"/>
      <w:bookmarkStart w:id="2223" w:name="_Toc209098306"/>
      <w:bookmarkStart w:id="2224" w:name="_Toc209101139"/>
      <w:bookmarkStart w:id="2225" w:name="_Toc209110846"/>
      <w:bookmarkStart w:id="2226" w:name="_Toc209174092"/>
      <w:bookmarkStart w:id="2227" w:name="_Toc209177615"/>
      <w:bookmarkStart w:id="2228" w:name="_Toc209181471"/>
      <w:bookmarkStart w:id="2229" w:name="_Toc209182015"/>
      <w:bookmarkStart w:id="2230" w:name="_Toc209182846"/>
      <w:bookmarkStart w:id="2231" w:name="_Toc209183119"/>
      <w:bookmarkStart w:id="2232" w:name="_Toc209183392"/>
      <w:bookmarkStart w:id="2233" w:name="_Toc209183663"/>
      <w:bookmarkStart w:id="2234" w:name="_Toc209183934"/>
      <w:bookmarkStart w:id="2235" w:name="_Toc209184256"/>
      <w:bookmarkStart w:id="2236" w:name="_Toc209184578"/>
      <w:bookmarkStart w:id="2237" w:name="_Toc209093379"/>
      <w:bookmarkStart w:id="2238" w:name="_Toc209098307"/>
      <w:bookmarkStart w:id="2239" w:name="_Toc209101140"/>
      <w:bookmarkStart w:id="2240" w:name="_Toc209110847"/>
      <w:bookmarkStart w:id="2241" w:name="_Toc209174093"/>
      <w:bookmarkStart w:id="2242" w:name="_Toc209177616"/>
      <w:bookmarkStart w:id="2243" w:name="_Toc209181472"/>
      <w:bookmarkStart w:id="2244" w:name="_Toc209182016"/>
      <w:bookmarkStart w:id="2245" w:name="_Toc209182847"/>
      <w:bookmarkStart w:id="2246" w:name="_Toc209183120"/>
      <w:bookmarkStart w:id="2247" w:name="_Toc209183393"/>
      <w:bookmarkStart w:id="2248" w:name="_Toc209183664"/>
      <w:bookmarkStart w:id="2249" w:name="_Toc209183935"/>
      <w:bookmarkStart w:id="2250" w:name="_Toc209184257"/>
      <w:bookmarkStart w:id="2251" w:name="_Toc209184579"/>
      <w:bookmarkStart w:id="2252" w:name="_Toc209093380"/>
      <w:bookmarkStart w:id="2253" w:name="_Toc209098308"/>
      <w:bookmarkStart w:id="2254" w:name="_Toc209101141"/>
      <w:bookmarkStart w:id="2255" w:name="_Toc209110848"/>
      <w:bookmarkStart w:id="2256" w:name="_Toc209174094"/>
      <w:bookmarkStart w:id="2257" w:name="_Toc209177617"/>
      <w:bookmarkStart w:id="2258" w:name="_Toc209181473"/>
      <w:bookmarkStart w:id="2259" w:name="_Toc209182017"/>
      <w:bookmarkStart w:id="2260" w:name="_Toc209182848"/>
      <w:bookmarkStart w:id="2261" w:name="_Toc209183121"/>
      <w:bookmarkStart w:id="2262" w:name="_Toc209183394"/>
      <w:bookmarkStart w:id="2263" w:name="_Toc209183665"/>
      <w:bookmarkStart w:id="2264" w:name="_Toc209183936"/>
      <w:bookmarkStart w:id="2265" w:name="_Toc209184258"/>
      <w:bookmarkStart w:id="2266" w:name="_Toc209184580"/>
      <w:bookmarkStart w:id="2267" w:name="_Toc209093381"/>
      <w:bookmarkStart w:id="2268" w:name="_Toc209098309"/>
      <w:bookmarkStart w:id="2269" w:name="_Toc209101142"/>
      <w:bookmarkStart w:id="2270" w:name="_Toc209110849"/>
      <w:bookmarkStart w:id="2271" w:name="_Toc209174095"/>
      <w:bookmarkStart w:id="2272" w:name="_Toc209177618"/>
      <w:bookmarkStart w:id="2273" w:name="_Toc209181474"/>
      <w:bookmarkStart w:id="2274" w:name="_Toc209182018"/>
      <w:bookmarkStart w:id="2275" w:name="_Toc209182849"/>
      <w:bookmarkStart w:id="2276" w:name="_Toc209183122"/>
      <w:bookmarkStart w:id="2277" w:name="_Toc209183395"/>
      <w:bookmarkStart w:id="2278" w:name="_Toc209183666"/>
      <w:bookmarkStart w:id="2279" w:name="_Toc209183937"/>
      <w:bookmarkStart w:id="2280" w:name="_Toc209184259"/>
      <w:bookmarkStart w:id="2281" w:name="_Toc209184581"/>
      <w:bookmarkStart w:id="2282" w:name="_Toc209184582"/>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r w:rsidRPr="00ED2747">
        <w:t xml:space="preserve">Pre-Qualification </w:t>
      </w:r>
      <w:r>
        <w:t>Criteria</w:t>
      </w:r>
      <w:bookmarkEnd w:id="2282"/>
    </w:p>
    <w:p w14:paraId="5F756D4F" w14:textId="2AEADA13" w:rsidR="00DD5CFA" w:rsidRDefault="00DD5CFA" w:rsidP="00B3729D">
      <w:pPr>
        <w:pStyle w:val="ListParagraph"/>
        <w:numPr>
          <w:ilvl w:val="0"/>
          <w:numId w:val="291"/>
        </w:numPr>
        <w:spacing w:before="240" w:line="240" w:lineRule="auto"/>
        <w:jc w:val="both"/>
        <w:rPr>
          <w:rFonts w:ascii="Arial" w:hAnsi="Arial" w:cs="Arial"/>
          <w:lang w:val="en-IN" w:eastAsia="en-IN" w:bidi="ar-SA"/>
        </w:rPr>
      </w:pPr>
      <w:r w:rsidRPr="00691AA7">
        <w:rPr>
          <w:rFonts w:ascii="Arial" w:hAnsi="Arial" w:cs="Arial"/>
          <w:lang w:val="en-IN" w:eastAsia="en-IN" w:bidi="ar-SA"/>
        </w:rPr>
        <w:t>As per Annexure 2, bidders are required to submit the necessary documents for evaluation</w:t>
      </w:r>
      <w:r w:rsidR="000C751B">
        <w:rPr>
          <w:rFonts w:ascii="Arial" w:hAnsi="Arial" w:cs="Arial"/>
          <w:lang w:val="en-IN" w:eastAsia="en-IN" w:bidi="ar-SA"/>
        </w:rPr>
        <w:t>.</w:t>
      </w:r>
    </w:p>
    <w:p w14:paraId="20B172C1" w14:textId="0E57F597" w:rsidR="00DD5CFA" w:rsidRPr="00691AA7" w:rsidRDefault="00DD5CFA" w:rsidP="00691AA7">
      <w:pPr>
        <w:pStyle w:val="ListParagraph"/>
        <w:numPr>
          <w:ilvl w:val="0"/>
          <w:numId w:val="291"/>
        </w:numPr>
        <w:spacing w:before="240" w:line="240" w:lineRule="auto"/>
        <w:jc w:val="both"/>
        <w:rPr>
          <w:rFonts w:ascii="Arial" w:hAnsi="Arial" w:cs="Arial"/>
          <w:lang w:val="en-IN" w:eastAsia="en-IN" w:bidi="ar-SA"/>
        </w:rPr>
      </w:pPr>
      <w:r w:rsidRPr="00691AA7">
        <w:rPr>
          <w:rFonts w:ascii="Arial" w:hAnsi="Arial" w:cs="Arial"/>
          <w:lang w:val="en-IN" w:eastAsia="en-IN" w:bidi="ar-SA"/>
        </w:rPr>
        <w:t>The Bidder must meet ALL of the above stated eligibility requirements for it to qualify in the Pre-qualification cum Technical bid evaluation. Bids of Bidders, who fail to qualify in the Pre-qualification cum Technical evaluation, will not be commercially evaluated. The statements affirming the above stated eligibility criteria must necessarily be supported by relevant documents. The bidders failing to meet above minimum qualification requirements shall be rejected at technical evaluation stage and their financial bids shall not be opened.</w:t>
      </w:r>
    </w:p>
    <w:p w14:paraId="706443E7" w14:textId="77777777" w:rsidR="00DD5CFA" w:rsidRDefault="00F05FC4" w:rsidP="00691AA7">
      <w:pPr>
        <w:pStyle w:val="Heading2"/>
      </w:pPr>
      <w:bookmarkStart w:id="2283" w:name="_Toc209184583"/>
      <w:r w:rsidRPr="004C5E90">
        <w:t>Technical Qualification Criteria</w:t>
      </w:r>
      <w:bookmarkEnd w:id="2283"/>
    </w:p>
    <w:p w14:paraId="7957926B" w14:textId="6FDE4DE7" w:rsidR="00DD5CFA" w:rsidRPr="00691AA7" w:rsidRDefault="00DD5CFA" w:rsidP="00691AA7">
      <w:pPr>
        <w:ind w:left="1440"/>
        <w:rPr>
          <w:rFonts w:ascii="Arial" w:hAnsi="Arial" w:cs="Arial"/>
        </w:rPr>
      </w:pPr>
      <w:r>
        <w:rPr>
          <w:rFonts w:ascii="Arial" w:hAnsi="Arial" w:cs="Arial"/>
        </w:rPr>
        <w:t>As per Annexure 3</w:t>
      </w:r>
      <w:r w:rsidRPr="00ED2747">
        <w:rPr>
          <w:rFonts w:ascii="Arial" w:hAnsi="Arial" w:cs="Arial"/>
        </w:rPr>
        <w:t>, bidders are required to submit the necessary documents for evaluation</w:t>
      </w:r>
    </w:p>
    <w:p w14:paraId="33FC9905" w14:textId="77777777" w:rsidR="00142273" w:rsidRPr="00691AA7" w:rsidRDefault="00142273" w:rsidP="00691AA7">
      <w:pPr>
        <w:pStyle w:val="Heading2"/>
        <w:rPr>
          <w:b w:val="0"/>
        </w:rPr>
      </w:pPr>
      <w:bookmarkStart w:id="2284" w:name="_Toc209098312"/>
      <w:bookmarkStart w:id="2285" w:name="_Toc209101145"/>
      <w:bookmarkStart w:id="2286" w:name="_Toc209110852"/>
      <w:bookmarkStart w:id="2287" w:name="_Toc209174098"/>
      <w:bookmarkStart w:id="2288" w:name="_Toc209177621"/>
      <w:bookmarkStart w:id="2289" w:name="_Toc209181477"/>
      <w:bookmarkStart w:id="2290" w:name="_Toc209182021"/>
      <w:bookmarkStart w:id="2291" w:name="_Toc209182852"/>
      <w:bookmarkStart w:id="2292" w:name="_Toc209183125"/>
      <w:bookmarkStart w:id="2293" w:name="_Toc209183398"/>
      <w:bookmarkStart w:id="2294" w:name="_Toc209183669"/>
      <w:bookmarkStart w:id="2295" w:name="_Toc209183940"/>
      <w:bookmarkStart w:id="2296" w:name="_Toc209184262"/>
      <w:bookmarkStart w:id="2297" w:name="_Toc209184584"/>
      <w:bookmarkStart w:id="2298" w:name="_Toc209098313"/>
      <w:bookmarkStart w:id="2299" w:name="_Toc209101146"/>
      <w:bookmarkStart w:id="2300" w:name="_Toc209110853"/>
      <w:bookmarkStart w:id="2301" w:name="_Toc209174099"/>
      <w:bookmarkStart w:id="2302" w:name="_Toc209177622"/>
      <w:bookmarkStart w:id="2303" w:name="_Toc209181478"/>
      <w:bookmarkStart w:id="2304" w:name="_Toc209182022"/>
      <w:bookmarkStart w:id="2305" w:name="_Toc209182853"/>
      <w:bookmarkStart w:id="2306" w:name="_Toc209183126"/>
      <w:bookmarkStart w:id="2307" w:name="_Toc209183399"/>
      <w:bookmarkStart w:id="2308" w:name="_Toc209183670"/>
      <w:bookmarkStart w:id="2309" w:name="_Toc209183941"/>
      <w:bookmarkStart w:id="2310" w:name="_Toc209184263"/>
      <w:bookmarkStart w:id="2311" w:name="_Toc209184585"/>
      <w:bookmarkStart w:id="2312" w:name="_Toc209098314"/>
      <w:bookmarkStart w:id="2313" w:name="_Toc209101147"/>
      <w:bookmarkStart w:id="2314" w:name="_Toc209110854"/>
      <w:bookmarkStart w:id="2315" w:name="_Toc209174100"/>
      <w:bookmarkStart w:id="2316" w:name="_Toc209177623"/>
      <w:bookmarkStart w:id="2317" w:name="_Toc209181479"/>
      <w:bookmarkStart w:id="2318" w:name="_Toc209182023"/>
      <w:bookmarkStart w:id="2319" w:name="_Toc209182854"/>
      <w:bookmarkStart w:id="2320" w:name="_Toc209183127"/>
      <w:bookmarkStart w:id="2321" w:name="_Toc209183400"/>
      <w:bookmarkStart w:id="2322" w:name="_Toc209183671"/>
      <w:bookmarkStart w:id="2323" w:name="_Toc209183942"/>
      <w:bookmarkStart w:id="2324" w:name="_Toc209184264"/>
      <w:bookmarkStart w:id="2325" w:name="_Toc209184586"/>
      <w:bookmarkStart w:id="2326" w:name="_Toc209098315"/>
      <w:bookmarkStart w:id="2327" w:name="_Toc209101148"/>
      <w:bookmarkStart w:id="2328" w:name="_Toc209110855"/>
      <w:bookmarkStart w:id="2329" w:name="_Toc209174101"/>
      <w:bookmarkStart w:id="2330" w:name="_Toc209177624"/>
      <w:bookmarkStart w:id="2331" w:name="_Toc209181480"/>
      <w:bookmarkStart w:id="2332" w:name="_Toc209182024"/>
      <w:bookmarkStart w:id="2333" w:name="_Toc209182855"/>
      <w:bookmarkStart w:id="2334" w:name="_Toc209183128"/>
      <w:bookmarkStart w:id="2335" w:name="_Toc209183401"/>
      <w:bookmarkStart w:id="2336" w:name="_Toc209183672"/>
      <w:bookmarkStart w:id="2337" w:name="_Toc209183943"/>
      <w:bookmarkStart w:id="2338" w:name="_Toc209184265"/>
      <w:bookmarkStart w:id="2339" w:name="_Toc209184587"/>
      <w:bookmarkStart w:id="2340" w:name="_Toc209098316"/>
      <w:bookmarkStart w:id="2341" w:name="_Toc209101149"/>
      <w:bookmarkStart w:id="2342" w:name="_Toc209110856"/>
      <w:bookmarkStart w:id="2343" w:name="_Toc209174102"/>
      <w:bookmarkStart w:id="2344" w:name="_Toc209177625"/>
      <w:bookmarkStart w:id="2345" w:name="_Toc209181481"/>
      <w:bookmarkStart w:id="2346" w:name="_Toc209182025"/>
      <w:bookmarkStart w:id="2347" w:name="_Toc209182856"/>
      <w:bookmarkStart w:id="2348" w:name="_Toc209183129"/>
      <w:bookmarkStart w:id="2349" w:name="_Toc209183402"/>
      <w:bookmarkStart w:id="2350" w:name="_Toc209183673"/>
      <w:bookmarkStart w:id="2351" w:name="_Toc209183944"/>
      <w:bookmarkStart w:id="2352" w:name="_Toc209184266"/>
      <w:bookmarkStart w:id="2353" w:name="_Toc209184588"/>
      <w:bookmarkStart w:id="2354" w:name="_Toc209098317"/>
      <w:bookmarkStart w:id="2355" w:name="_Toc209101150"/>
      <w:bookmarkStart w:id="2356" w:name="_Toc209110857"/>
      <w:bookmarkStart w:id="2357" w:name="_Toc209174103"/>
      <w:bookmarkStart w:id="2358" w:name="_Toc209177626"/>
      <w:bookmarkStart w:id="2359" w:name="_Toc209181482"/>
      <w:bookmarkStart w:id="2360" w:name="_Toc209182026"/>
      <w:bookmarkStart w:id="2361" w:name="_Toc209182857"/>
      <w:bookmarkStart w:id="2362" w:name="_Toc209183130"/>
      <w:bookmarkStart w:id="2363" w:name="_Toc209183403"/>
      <w:bookmarkStart w:id="2364" w:name="_Toc209183674"/>
      <w:bookmarkStart w:id="2365" w:name="_Toc209183945"/>
      <w:bookmarkStart w:id="2366" w:name="_Toc209184267"/>
      <w:bookmarkStart w:id="2367" w:name="_Toc209184589"/>
      <w:bookmarkStart w:id="2368" w:name="_Toc209098318"/>
      <w:bookmarkStart w:id="2369" w:name="_Toc209101151"/>
      <w:bookmarkStart w:id="2370" w:name="_Toc209110858"/>
      <w:bookmarkStart w:id="2371" w:name="_Toc209174104"/>
      <w:bookmarkStart w:id="2372" w:name="_Toc209177627"/>
      <w:bookmarkStart w:id="2373" w:name="_Toc209181483"/>
      <w:bookmarkStart w:id="2374" w:name="_Toc209182027"/>
      <w:bookmarkStart w:id="2375" w:name="_Toc209182858"/>
      <w:bookmarkStart w:id="2376" w:name="_Toc209183131"/>
      <w:bookmarkStart w:id="2377" w:name="_Toc209183404"/>
      <w:bookmarkStart w:id="2378" w:name="_Toc209183675"/>
      <w:bookmarkStart w:id="2379" w:name="_Toc209183946"/>
      <w:bookmarkStart w:id="2380" w:name="_Toc209184268"/>
      <w:bookmarkStart w:id="2381" w:name="_Toc209184590"/>
      <w:bookmarkStart w:id="2382" w:name="_Toc209098319"/>
      <w:bookmarkStart w:id="2383" w:name="_Toc209101152"/>
      <w:bookmarkStart w:id="2384" w:name="_Toc209110859"/>
      <w:bookmarkStart w:id="2385" w:name="_Toc209174105"/>
      <w:bookmarkStart w:id="2386" w:name="_Toc209177628"/>
      <w:bookmarkStart w:id="2387" w:name="_Toc209181484"/>
      <w:bookmarkStart w:id="2388" w:name="_Toc209182028"/>
      <w:bookmarkStart w:id="2389" w:name="_Toc209182859"/>
      <w:bookmarkStart w:id="2390" w:name="_Toc209183132"/>
      <w:bookmarkStart w:id="2391" w:name="_Toc209183405"/>
      <w:bookmarkStart w:id="2392" w:name="_Toc209183676"/>
      <w:bookmarkStart w:id="2393" w:name="_Toc209183947"/>
      <w:bookmarkStart w:id="2394" w:name="_Toc209184269"/>
      <w:bookmarkStart w:id="2395" w:name="_Toc209184591"/>
      <w:bookmarkStart w:id="2396" w:name="_Toc209098320"/>
      <w:bookmarkStart w:id="2397" w:name="_Toc209101153"/>
      <w:bookmarkStart w:id="2398" w:name="_Toc209110860"/>
      <w:bookmarkStart w:id="2399" w:name="_Toc209174106"/>
      <w:bookmarkStart w:id="2400" w:name="_Toc209177629"/>
      <w:bookmarkStart w:id="2401" w:name="_Toc209181485"/>
      <w:bookmarkStart w:id="2402" w:name="_Toc209182029"/>
      <w:bookmarkStart w:id="2403" w:name="_Toc209182860"/>
      <w:bookmarkStart w:id="2404" w:name="_Toc209183133"/>
      <w:bookmarkStart w:id="2405" w:name="_Toc209183406"/>
      <w:bookmarkStart w:id="2406" w:name="_Toc209183677"/>
      <w:bookmarkStart w:id="2407" w:name="_Toc209183948"/>
      <w:bookmarkStart w:id="2408" w:name="_Toc209184270"/>
      <w:bookmarkStart w:id="2409" w:name="_Toc209184592"/>
      <w:bookmarkStart w:id="2410" w:name="_Toc209098321"/>
      <w:bookmarkStart w:id="2411" w:name="_Toc209101154"/>
      <w:bookmarkStart w:id="2412" w:name="_Toc209110861"/>
      <w:bookmarkStart w:id="2413" w:name="_Toc209174107"/>
      <w:bookmarkStart w:id="2414" w:name="_Toc209177630"/>
      <w:bookmarkStart w:id="2415" w:name="_Toc209181486"/>
      <w:bookmarkStart w:id="2416" w:name="_Toc209182030"/>
      <w:bookmarkStart w:id="2417" w:name="_Toc209182861"/>
      <w:bookmarkStart w:id="2418" w:name="_Toc209183134"/>
      <w:bookmarkStart w:id="2419" w:name="_Toc209183407"/>
      <w:bookmarkStart w:id="2420" w:name="_Toc209183678"/>
      <w:bookmarkStart w:id="2421" w:name="_Toc209183949"/>
      <w:bookmarkStart w:id="2422" w:name="_Toc209184271"/>
      <w:bookmarkStart w:id="2423" w:name="_Toc209184593"/>
      <w:bookmarkStart w:id="2424" w:name="_Toc209098322"/>
      <w:bookmarkStart w:id="2425" w:name="_Toc209101155"/>
      <w:bookmarkStart w:id="2426" w:name="_Toc209110862"/>
      <w:bookmarkStart w:id="2427" w:name="_Toc209174108"/>
      <w:bookmarkStart w:id="2428" w:name="_Toc209177631"/>
      <w:bookmarkStart w:id="2429" w:name="_Toc209181487"/>
      <w:bookmarkStart w:id="2430" w:name="_Toc209182031"/>
      <w:bookmarkStart w:id="2431" w:name="_Toc209182862"/>
      <w:bookmarkStart w:id="2432" w:name="_Toc209183135"/>
      <w:bookmarkStart w:id="2433" w:name="_Toc209183408"/>
      <w:bookmarkStart w:id="2434" w:name="_Toc209183679"/>
      <w:bookmarkStart w:id="2435" w:name="_Toc209183950"/>
      <w:bookmarkStart w:id="2436" w:name="_Toc209184272"/>
      <w:bookmarkStart w:id="2437" w:name="_Toc209184594"/>
      <w:bookmarkStart w:id="2438" w:name="_Toc209098323"/>
      <w:bookmarkStart w:id="2439" w:name="_Toc209101156"/>
      <w:bookmarkStart w:id="2440" w:name="_Toc209110863"/>
      <w:bookmarkStart w:id="2441" w:name="_Toc209174109"/>
      <w:bookmarkStart w:id="2442" w:name="_Toc209177632"/>
      <w:bookmarkStart w:id="2443" w:name="_Toc209181488"/>
      <w:bookmarkStart w:id="2444" w:name="_Toc209182032"/>
      <w:bookmarkStart w:id="2445" w:name="_Toc209182863"/>
      <w:bookmarkStart w:id="2446" w:name="_Toc209183136"/>
      <w:bookmarkStart w:id="2447" w:name="_Toc209183409"/>
      <w:bookmarkStart w:id="2448" w:name="_Toc209183680"/>
      <w:bookmarkStart w:id="2449" w:name="_Toc209183951"/>
      <w:bookmarkStart w:id="2450" w:name="_Toc209184273"/>
      <w:bookmarkStart w:id="2451" w:name="_Toc209184595"/>
      <w:bookmarkStart w:id="2452" w:name="_Toc209098324"/>
      <w:bookmarkStart w:id="2453" w:name="_Toc209101157"/>
      <w:bookmarkStart w:id="2454" w:name="_Toc209110864"/>
      <w:bookmarkStart w:id="2455" w:name="_Toc209174110"/>
      <w:bookmarkStart w:id="2456" w:name="_Toc209177633"/>
      <w:bookmarkStart w:id="2457" w:name="_Toc209181489"/>
      <w:bookmarkStart w:id="2458" w:name="_Toc209182033"/>
      <w:bookmarkStart w:id="2459" w:name="_Toc209182864"/>
      <w:bookmarkStart w:id="2460" w:name="_Toc209183137"/>
      <w:bookmarkStart w:id="2461" w:name="_Toc209183410"/>
      <w:bookmarkStart w:id="2462" w:name="_Toc209183681"/>
      <w:bookmarkStart w:id="2463" w:name="_Toc209183952"/>
      <w:bookmarkStart w:id="2464" w:name="_Toc209184274"/>
      <w:bookmarkStart w:id="2465" w:name="_Toc209184596"/>
      <w:bookmarkStart w:id="2466" w:name="_Toc23135318"/>
      <w:bookmarkStart w:id="2467" w:name="_Toc23241242"/>
      <w:bookmarkStart w:id="2468" w:name="_Toc25636322"/>
      <w:bookmarkStart w:id="2469" w:name="_Toc90272462"/>
      <w:bookmarkStart w:id="2470" w:name="_Toc163549717"/>
      <w:bookmarkStart w:id="2471" w:name="_Toc287883108"/>
      <w:bookmarkStart w:id="2472" w:name="_Toc209184597"/>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r w:rsidRPr="00691AA7">
        <w:t>Commercial Bid Evaluation</w:t>
      </w:r>
      <w:bookmarkEnd w:id="2466"/>
      <w:bookmarkEnd w:id="2467"/>
      <w:bookmarkEnd w:id="2468"/>
      <w:bookmarkEnd w:id="2469"/>
      <w:bookmarkEnd w:id="2470"/>
      <w:bookmarkEnd w:id="2471"/>
      <w:bookmarkEnd w:id="2472"/>
    </w:p>
    <w:p w14:paraId="79EEC5B8" w14:textId="37A7C214" w:rsidR="00332FAF" w:rsidRDefault="00DF2D62" w:rsidP="00691AA7">
      <w:pPr>
        <w:ind w:left="1440"/>
        <w:rPr>
          <w:rFonts w:ascii="Arial" w:hAnsi="Arial" w:cs="Arial"/>
        </w:rPr>
      </w:pPr>
      <w:r>
        <w:rPr>
          <w:rFonts w:ascii="Arial" w:hAnsi="Arial" w:cs="Arial"/>
        </w:rPr>
        <w:t xml:space="preserve">As per the Annexure 4, </w:t>
      </w:r>
      <w:proofErr w:type="gramStart"/>
      <w:r w:rsidR="00A82AB2" w:rsidRPr="00EE5319">
        <w:rPr>
          <w:rFonts w:ascii="Arial" w:hAnsi="Arial" w:cs="Arial"/>
        </w:rPr>
        <w:t>The</w:t>
      </w:r>
      <w:proofErr w:type="gramEnd"/>
      <w:r w:rsidR="00A82AB2" w:rsidRPr="00EE5319">
        <w:rPr>
          <w:rFonts w:ascii="Arial" w:hAnsi="Arial" w:cs="Arial"/>
        </w:rPr>
        <w:t xml:space="preserve"> bidder who offers the highest Performance Bank Guarantee will be declared the successful bidder</w:t>
      </w:r>
      <w:r w:rsidR="00F81EB7">
        <w:rPr>
          <w:rFonts w:ascii="Arial" w:hAnsi="Arial" w:cs="Arial"/>
        </w:rPr>
        <w:t xml:space="preserve"> and no PBG below ten percent shall be accepted.</w:t>
      </w:r>
      <w:r w:rsidR="00332FAF">
        <w:rPr>
          <w:rFonts w:ascii="Arial" w:hAnsi="Arial" w:cs="Arial"/>
        </w:rPr>
        <w:t xml:space="preserve"> Provided that in case of two or more bidder who are otherwise technically qualified, bidding the same PBG then the highest bidder shall be decided by random draw of lots from among the bidders who bid the same highest PBG and the name coming up in the draw of lots will be declared the bid winner.</w:t>
      </w:r>
    </w:p>
    <w:p w14:paraId="6F87CA1D" w14:textId="77777777" w:rsidR="00332FAF" w:rsidRDefault="00332FAF" w:rsidP="00691AA7">
      <w:pPr>
        <w:ind w:left="1440"/>
        <w:rPr>
          <w:rFonts w:ascii="Arial" w:hAnsi="Arial" w:cs="Arial"/>
        </w:rPr>
      </w:pPr>
    </w:p>
    <w:p w14:paraId="5C67449B" w14:textId="49DE8DB2" w:rsidR="00EE5319" w:rsidRDefault="00332FAF" w:rsidP="00691AA7">
      <w:pPr>
        <w:ind w:left="1440"/>
        <w:rPr>
          <w:lang w:val="en-IN" w:eastAsia="en-IN" w:bidi="ar-SA"/>
        </w:rPr>
      </w:pPr>
      <w:r>
        <w:rPr>
          <w:rFonts w:ascii="Arial" w:hAnsi="Arial" w:cs="Arial"/>
        </w:rPr>
        <w:lastRenderedPageBreak/>
        <w:t xml:space="preserve">This transparent criteria has been adopted as the aim is to select from among the technically qualified bidders who commit the highest financial guarantee to deliver the Scope of Work. </w:t>
      </w:r>
    </w:p>
    <w:p w14:paraId="7DFE88D4" w14:textId="77777777" w:rsidR="00391CDA" w:rsidRDefault="00391CDA">
      <w:pPr>
        <w:rPr>
          <w:rFonts w:ascii="Arial" w:hAnsi="Arial" w:cs="Arial"/>
          <w:lang w:val="en-IN" w:eastAsia="en-IN" w:bidi="ar-SA"/>
        </w:rPr>
      </w:pPr>
      <w:r>
        <w:rPr>
          <w:rFonts w:ascii="Arial" w:hAnsi="Arial" w:cs="Arial"/>
          <w:lang w:val="en-IN" w:eastAsia="en-IN" w:bidi="ar-SA"/>
        </w:rPr>
        <w:br w:type="page"/>
      </w:r>
    </w:p>
    <w:p w14:paraId="298DECAD" w14:textId="03B794A1" w:rsidR="000510A2" w:rsidRPr="00060513" w:rsidRDefault="000510A2">
      <w:pPr>
        <w:rPr>
          <w:rFonts w:ascii="Arial" w:hAnsi="Arial" w:cs="Arial"/>
          <w:sz w:val="20"/>
          <w:szCs w:val="20"/>
        </w:rPr>
      </w:pPr>
    </w:p>
    <w:p w14:paraId="44BD786C" w14:textId="529B0472" w:rsidR="00142273" w:rsidRPr="00060513" w:rsidRDefault="00142273">
      <w:pPr>
        <w:pStyle w:val="Heading1"/>
        <w:keepLines/>
        <w:tabs>
          <w:tab w:val="clear" w:pos="360"/>
          <w:tab w:val="left" w:pos="0"/>
        </w:tabs>
        <w:autoSpaceDE w:val="0"/>
        <w:autoSpaceDN w:val="0"/>
        <w:snapToGrid w:val="0"/>
        <w:spacing w:before="0" w:after="0" w:line="360" w:lineRule="auto"/>
        <w:ind w:left="431" w:hanging="431"/>
        <w:rPr>
          <w:rFonts w:cs="Arial"/>
          <w:szCs w:val="24"/>
        </w:rPr>
      </w:pPr>
      <w:bookmarkStart w:id="2473" w:name="_Toc25636326"/>
      <w:bookmarkStart w:id="2474" w:name="_Toc209184598"/>
      <w:bookmarkStart w:id="2475" w:name="_Toc90272465"/>
      <w:bookmarkStart w:id="2476" w:name="_Toc163549720"/>
      <w:bookmarkStart w:id="2477" w:name="_Toc287883111"/>
      <w:r w:rsidRPr="00060513">
        <w:rPr>
          <w:rFonts w:cs="Arial"/>
          <w:szCs w:val="24"/>
        </w:rPr>
        <w:t>A</w:t>
      </w:r>
      <w:r w:rsidR="00593885">
        <w:rPr>
          <w:rFonts w:cs="Arial"/>
          <w:szCs w:val="24"/>
        </w:rPr>
        <w:t>WARD</w:t>
      </w:r>
      <w:r w:rsidRPr="00060513">
        <w:rPr>
          <w:rFonts w:cs="Arial"/>
          <w:szCs w:val="24"/>
        </w:rPr>
        <w:t xml:space="preserve"> </w:t>
      </w:r>
      <w:bookmarkEnd w:id="2473"/>
      <w:r w:rsidR="00593885">
        <w:rPr>
          <w:rFonts w:cs="Arial"/>
          <w:szCs w:val="24"/>
        </w:rPr>
        <w:t>OF</w:t>
      </w:r>
      <w:r w:rsidRPr="00060513">
        <w:rPr>
          <w:rFonts w:cs="Arial"/>
          <w:szCs w:val="24"/>
        </w:rPr>
        <w:t xml:space="preserve"> C</w:t>
      </w:r>
      <w:r w:rsidR="00593885">
        <w:rPr>
          <w:rFonts w:cs="Arial"/>
          <w:szCs w:val="24"/>
        </w:rPr>
        <w:t>ONTRACT</w:t>
      </w:r>
      <w:bookmarkEnd w:id="2474"/>
      <w:bookmarkEnd w:id="2475"/>
      <w:bookmarkEnd w:id="2476"/>
      <w:bookmarkEnd w:id="2477"/>
    </w:p>
    <w:p w14:paraId="33C19D54" w14:textId="77777777" w:rsidR="00142273" w:rsidRPr="00060513" w:rsidRDefault="00142273" w:rsidP="000C751B">
      <w:pPr>
        <w:pStyle w:val="Heading2"/>
      </w:pPr>
      <w:bookmarkStart w:id="2478" w:name="_Toc23135320"/>
      <w:bookmarkStart w:id="2479" w:name="_Toc23241244"/>
      <w:bookmarkStart w:id="2480" w:name="_Toc25636327"/>
      <w:bookmarkStart w:id="2481" w:name="_Toc90272466"/>
      <w:bookmarkStart w:id="2482" w:name="_Toc163549721"/>
      <w:bookmarkStart w:id="2483" w:name="_Toc287883112"/>
      <w:bookmarkStart w:id="2484" w:name="_Toc209184599"/>
      <w:r w:rsidRPr="00060513">
        <w:t>Award Criteria</w:t>
      </w:r>
      <w:bookmarkEnd w:id="2478"/>
      <w:bookmarkEnd w:id="2479"/>
      <w:bookmarkEnd w:id="2480"/>
      <w:bookmarkEnd w:id="2481"/>
      <w:bookmarkEnd w:id="2482"/>
      <w:bookmarkEnd w:id="2483"/>
      <w:bookmarkEnd w:id="2484"/>
    </w:p>
    <w:p w14:paraId="25BD6E0B" w14:textId="4569A86F" w:rsidR="00142273" w:rsidRPr="00060513" w:rsidRDefault="00A00EDD" w:rsidP="00691AA7">
      <w:pPr>
        <w:ind w:left="1440"/>
        <w:rPr>
          <w:rFonts w:ascii="Arial" w:hAnsi="Arial" w:cs="Arial"/>
        </w:rPr>
      </w:pPr>
      <w:r w:rsidRPr="00060513">
        <w:rPr>
          <w:rFonts w:ascii="Arial" w:hAnsi="Arial" w:cs="Arial"/>
        </w:rPr>
        <w:t>The IGR Office</w:t>
      </w:r>
      <w:r w:rsidR="00142273" w:rsidRPr="00060513">
        <w:rPr>
          <w:rFonts w:ascii="Arial" w:hAnsi="Arial" w:cs="Arial"/>
        </w:rPr>
        <w:t xml:space="preserve"> will award the Contract to the successful Bidder whose Bid has been determined to be </w:t>
      </w:r>
      <w:r w:rsidR="00A82AB2" w:rsidRPr="00060513">
        <w:rPr>
          <w:rFonts w:ascii="Arial" w:hAnsi="Arial" w:cs="Arial"/>
        </w:rPr>
        <w:t xml:space="preserve">the </w:t>
      </w:r>
      <w:r w:rsidR="00EE5319">
        <w:rPr>
          <w:rFonts w:ascii="Arial" w:hAnsi="Arial" w:cs="Arial"/>
        </w:rPr>
        <w:t>highest PBG.</w:t>
      </w:r>
    </w:p>
    <w:p w14:paraId="31F97F4F" w14:textId="77777777" w:rsidR="00142273" w:rsidRPr="00060513" w:rsidRDefault="00142273" w:rsidP="000C751B">
      <w:pPr>
        <w:pStyle w:val="Heading2"/>
      </w:pPr>
      <w:bookmarkStart w:id="2485" w:name="_Toc209093389"/>
      <w:bookmarkStart w:id="2486" w:name="_Toc209098328"/>
      <w:bookmarkStart w:id="2487" w:name="_Toc209101161"/>
      <w:bookmarkStart w:id="2488" w:name="_Toc209110868"/>
      <w:bookmarkStart w:id="2489" w:name="_Toc209174114"/>
      <w:bookmarkStart w:id="2490" w:name="_Toc209177637"/>
      <w:bookmarkStart w:id="2491" w:name="_Toc209181493"/>
      <w:bookmarkStart w:id="2492" w:name="_Toc209182037"/>
      <w:bookmarkStart w:id="2493" w:name="_Toc209182868"/>
      <w:bookmarkStart w:id="2494" w:name="_Toc209183141"/>
      <w:bookmarkStart w:id="2495" w:name="_Toc209183414"/>
      <w:bookmarkStart w:id="2496" w:name="_Toc209183685"/>
      <w:bookmarkStart w:id="2497" w:name="_Toc209183956"/>
      <w:bookmarkStart w:id="2498" w:name="_Toc209184278"/>
      <w:bookmarkStart w:id="2499" w:name="_Toc209184600"/>
      <w:bookmarkStart w:id="2500" w:name="_Toc23135322"/>
      <w:bookmarkStart w:id="2501" w:name="_Toc23241246"/>
      <w:bookmarkStart w:id="2502" w:name="_Toc25636329"/>
      <w:bookmarkStart w:id="2503" w:name="_Toc90272468"/>
      <w:bookmarkStart w:id="2504" w:name="_Toc163549723"/>
      <w:bookmarkStart w:id="2505" w:name="_Toc287883114"/>
      <w:bookmarkStart w:id="2506" w:name="_Toc209184601"/>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r w:rsidRPr="00060513">
        <w:t>Notification of Award</w:t>
      </w:r>
      <w:bookmarkEnd w:id="2500"/>
      <w:bookmarkEnd w:id="2501"/>
      <w:bookmarkEnd w:id="2502"/>
      <w:bookmarkEnd w:id="2503"/>
      <w:bookmarkEnd w:id="2504"/>
      <w:bookmarkEnd w:id="2505"/>
      <w:bookmarkEnd w:id="2506"/>
    </w:p>
    <w:p w14:paraId="4B95DAF5" w14:textId="51EA4B60" w:rsidR="00142273" w:rsidRPr="00060513" w:rsidRDefault="00142273" w:rsidP="00691AA7">
      <w:pPr>
        <w:ind w:left="1440"/>
        <w:jc w:val="both"/>
        <w:rPr>
          <w:rFonts w:ascii="Arial" w:hAnsi="Arial" w:cs="Arial"/>
        </w:rPr>
      </w:pPr>
      <w:r w:rsidRPr="00060513">
        <w:rPr>
          <w:rFonts w:ascii="Arial" w:hAnsi="Arial" w:cs="Arial"/>
        </w:rPr>
        <w:t>Prior to the expiration of</w:t>
      </w:r>
      <w:r w:rsidR="00A00EDD" w:rsidRPr="00060513">
        <w:rPr>
          <w:rFonts w:ascii="Arial" w:hAnsi="Arial" w:cs="Arial"/>
        </w:rPr>
        <w:t xml:space="preserve"> the period of Bid validity, IGR Office</w:t>
      </w:r>
      <w:r w:rsidRPr="00060513">
        <w:rPr>
          <w:rFonts w:ascii="Arial" w:hAnsi="Arial" w:cs="Arial"/>
        </w:rPr>
        <w:t xml:space="preserve"> will notify the successful Bidder in writing or email, to be confirmed in writing by letter, that its Bid has been accepted. Upon the successful Bidder's furnishing of Performance Security, </w:t>
      </w:r>
      <w:r w:rsidR="0032655F" w:rsidRPr="00060513">
        <w:rPr>
          <w:rFonts w:ascii="Arial" w:hAnsi="Arial" w:cs="Arial"/>
        </w:rPr>
        <w:t>DS&amp;R</w:t>
      </w:r>
      <w:r w:rsidRPr="00060513">
        <w:rPr>
          <w:rFonts w:ascii="Arial" w:hAnsi="Arial" w:cs="Arial"/>
        </w:rPr>
        <w:t xml:space="preserve"> will promptly notify each unsuccessful Bidder.</w:t>
      </w:r>
    </w:p>
    <w:p w14:paraId="76D57966" w14:textId="77777777" w:rsidR="00142273" w:rsidRPr="00060513" w:rsidRDefault="00142273" w:rsidP="000C751B">
      <w:pPr>
        <w:pStyle w:val="Heading2"/>
      </w:pPr>
      <w:bookmarkStart w:id="2507" w:name="_Toc209093391"/>
      <w:bookmarkStart w:id="2508" w:name="_Toc209098330"/>
      <w:bookmarkStart w:id="2509" w:name="_Toc209101163"/>
      <w:bookmarkStart w:id="2510" w:name="_Toc209110870"/>
      <w:bookmarkStart w:id="2511" w:name="_Toc209174116"/>
      <w:bookmarkStart w:id="2512" w:name="_Toc209177639"/>
      <w:bookmarkStart w:id="2513" w:name="_Toc209181495"/>
      <w:bookmarkStart w:id="2514" w:name="_Toc209182039"/>
      <w:bookmarkStart w:id="2515" w:name="_Toc209182870"/>
      <w:bookmarkStart w:id="2516" w:name="_Toc209183143"/>
      <w:bookmarkStart w:id="2517" w:name="_Toc209183416"/>
      <w:bookmarkStart w:id="2518" w:name="_Toc209183687"/>
      <w:bookmarkStart w:id="2519" w:name="_Toc209183958"/>
      <w:bookmarkStart w:id="2520" w:name="_Toc209184280"/>
      <w:bookmarkStart w:id="2521" w:name="_Toc209184602"/>
      <w:bookmarkStart w:id="2522" w:name="_Toc23135323"/>
      <w:bookmarkStart w:id="2523" w:name="_Toc23241247"/>
      <w:bookmarkStart w:id="2524" w:name="_Toc25636330"/>
      <w:bookmarkStart w:id="2525" w:name="_Toc90272469"/>
      <w:bookmarkStart w:id="2526" w:name="_Toc163549724"/>
      <w:bookmarkStart w:id="2527" w:name="_Toc287883115"/>
      <w:bookmarkStart w:id="2528" w:name="_Toc209184603"/>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r w:rsidRPr="00060513">
        <w:t>Signing of Contract</w:t>
      </w:r>
      <w:bookmarkEnd w:id="2522"/>
      <w:bookmarkEnd w:id="2523"/>
      <w:bookmarkEnd w:id="2524"/>
      <w:bookmarkEnd w:id="2525"/>
      <w:bookmarkEnd w:id="2526"/>
      <w:bookmarkEnd w:id="2527"/>
      <w:bookmarkEnd w:id="2528"/>
    </w:p>
    <w:p w14:paraId="769F315E" w14:textId="41FE6C3B" w:rsidR="00142273" w:rsidRPr="00060513" w:rsidRDefault="00A00EDD" w:rsidP="00691AA7">
      <w:pPr>
        <w:ind w:left="1440"/>
        <w:jc w:val="both"/>
        <w:rPr>
          <w:rFonts w:ascii="Arial" w:hAnsi="Arial" w:cs="Arial"/>
        </w:rPr>
      </w:pPr>
      <w:r w:rsidRPr="00060513">
        <w:rPr>
          <w:rFonts w:ascii="Arial" w:hAnsi="Arial" w:cs="Arial"/>
        </w:rPr>
        <w:t>When the Department of Stamps and Registration</w:t>
      </w:r>
      <w:r w:rsidR="00142273" w:rsidRPr="00060513">
        <w:rPr>
          <w:rFonts w:ascii="Arial" w:hAnsi="Arial" w:cs="Arial"/>
        </w:rPr>
        <w:t xml:space="preserve"> notifies the successful Bidder that its Bid has been accepted, </w:t>
      </w:r>
      <w:r w:rsidRPr="00060513">
        <w:rPr>
          <w:rFonts w:ascii="Arial" w:hAnsi="Arial" w:cs="Arial"/>
        </w:rPr>
        <w:t>DS&amp;R</w:t>
      </w:r>
      <w:r w:rsidR="00142273" w:rsidRPr="00060513">
        <w:rPr>
          <w:rFonts w:ascii="Arial" w:hAnsi="Arial" w:cs="Arial"/>
        </w:rPr>
        <w:t xml:space="preserve"> shall enter into a </w:t>
      </w:r>
      <w:r w:rsidR="001036FF">
        <w:rPr>
          <w:rFonts w:ascii="Arial" w:hAnsi="Arial" w:cs="Arial"/>
        </w:rPr>
        <w:t xml:space="preserve">MSA attached as per </w:t>
      </w:r>
      <w:r w:rsidR="00593BA9">
        <w:rPr>
          <w:rFonts w:ascii="Arial" w:hAnsi="Arial" w:cs="Arial"/>
        </w:rPr>
        <w:t>A</w:t>
      </w:r>
      <w:r w:rsidR="001036FF">
        <w:rPr>
          <w:rFonts w:ascii="Arial" w:hAnsi="Arial" w:cs="Arial"/>
        </w:rPr>
        <w:t xml:space="preserve">nnexure </w:t>
      </w:r>
      <w:r w:rsidR="00593BA9">
        <w:rPr>
          <w:rFonts w:ascii="Arial" w:hAnsi="Arial" w:cs="Arial"/>
        </w:rPr>
        <w:t>6</w:t>
      </w:r>
      <w:r w:rsidR="00B3729D">
        <w:rPr>
          <w:rFonts w:ascii="Arial" w:hAnsi="Arial" w:cs="Arial"/>
        </w:rPr>
        <w:t xml:space="preserve">. </w:t>
      </w:r>
      <w:proofErr w:type="gramStart"/>
      <w:r w:rsidR="00142273" w:rsidRPr="00060513">
        <w:rPr>
          <w:rFonts w:ascii="Arial" w:hAnsi="Arial" w:cs="Arial"/>
        </w:rPr>
        <w:t>within</w:t>
      </w:r>
      <w:proofErr w:type="gramEnd"/>
      <w:r w:rsidR="00142273" w:rsidRPr="00060513">
        <w:rPr>
          <w:rFonts w:ascii="Arial" w:hAnsi="Arial" w:cs="Arial"/>
        </w:rPr>
        <w:t xml:space="preserve"> one month from date of issue of notification of award, incorporating all agreements (to be discussed and agreed </w:t>
      </w:r>
      <w:r w:rsidR="006A31B0" w:rsidRPr="00060513">
        <w:rPr>
          <w:rFonts w:ascii="Arial" w:hAnsi="Arial" w:cs="Arial"/>
        </w:rPr>
        <w:t>upon)</w:t>
      </w:r>
      <w:r w:rsidR="00142273" w:rsidRPr="00060513">
        <w:rPr>
          <w:rFonts w:ascii="Arial" w:hAnsi="Arial" w:cs="Arial"/>
        </w:rPr>
        <w:t xml:space="preserve"> between </w:t>
      </w:r>
      <w:r w:rsidRPr="00060513">
        <w:rPr>
          <w:rFonts w:ascii="Arial" w:hAnsi="Arial" w:cs="Arial"/>
        </w:rPr>
        <w:t>DS&amp;</w:t>
      </w:r>
      <w:r w:rsidR="006A31B0" w:rsidRPr="00060513">
        <w:rPr>
          <w:rFonts w:ascii="Arial" w:hAnsi="Arial" w:cs="Arial"/>
        </w:rPr>
        <w:t>R,</w:t>
      </w:r>
      <w:r w:rsidR="00142273" w:rsidRPr="00060513">
        <w:rPr>
          <w:rFonts w:ascii="Arial" w:hAnsi="Arial" w:cs="Arial"/>
        </w:rPr>
        <w:t xml:space="preserve"> and Successful bidder.  </w:t>
      </w:r>
    </w:p>
    <w:p w14:paraId="2FC4E372" w14:textId="17ABEC72" w:rsidR="00142273" w:rsidRPr="00060513" w:rsidRDefault="00142273" w:rsidP="000C751B">
      <w:pPr>
        <w:pStyle w:val="Heading2"/>
      </w:pPr>
      <w:bookmarkStart w:id="2529" w:name="_Toc209093393"/>
      <w:bookmarkStart w:id="2530" w:name="_Toc209098332"/>
      <w:bookmarkStart w:id="2531" w:name="_Toc209101165"/>
      <w:bookmarkStart w:id="2532" w:name="_Toc209110872"/>
      <w:bookmarkStart w:id="2533" w:name="_Toc209174118"/>
      <w:bookmarkStart w:id="2534" w:name="_Toc209177641"/>
      <w:bookmarkStart w:id="2535" w:name="_Toc209181497"/>
      <w:bookmarkStart w:id="2536" w:name="_Toc209182041"/>
      <w:bookmarkStart w:id="2537" w:name="_Toc209182872"/>
      <w:bookmarkStart w:id="2538" w:name="_Toc209183145"/>
      <w:bookmarkStart w:id="2539" w:name="_Toc209183418"/>
      <w:bookmarkStart w:id="2540" w:name="_Toc209183689"/>
      <w:bookmarkStart w:id="2541" w:name="_Toc209183960"/>
      <w:bookmarkStart w:id="2542" w:name="_Toc209184282"/>
      <w:bookmarkStart w:id="2543" w:name="_Toc209184604"/>
      <w:bookmarkStart w:id="2544" w:name="_Toc287883116"/>
      <w:bookmarkStart w:id="2545" w:name="_Toc209184605"/>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r w:rsidRPr="00060513">
        <w:t>Performance Bank Guarantee</w:t>
      </w:r>
      <w:bookmarkEnd w:id="2544"/>
      <w:r w:rsidR="00716D3A">
        <w:t xml:space="preserve"> (Sequence)</w:t>
      </w:r>
      <w:bookmarkEnd w:id="2545"/>
    </w:p>
    <w:p w14:paraId="33759DE2" w14:textId="2338D852" w:rsidR="00B3729D" w:rsidRDefault="00B3729D" w:rsidP="00B3729D">
      <w:pPr>
        <w:pStyle w:val="ListParagraph"/>
        <w:numPr>
          <w:ilvl w:val="0"/>
          <w:numId w:val="292"/>
        </w:numPr>
        <w:spacing w:before="240" w:line="240" w:lineRule="auto"/>
        <w:jc w:val="both"/>
        <w:rPr>
          <w:rFonts w:ascii="Arial" w:hAnsi="Arial" w:cs="Arial"/>
          <w:lang w:val="en-IN" w:eastAsia="en-IN" w:bidi="ar-SA"/>
        </w:rPr>
      </w:pPr>
      <w:r>
        <w:rPr>
          <w:rFonts w:ascii="Arial" w:hAnsi="Arial" w:cs="Arial"/>
          <w:lang w:val="en-IN" w:eastAsia="en-IN" w:bidi="ar-SA"/>
        </w:rPr>
        <w:t xml:space="preserve">The </w:t>
      </w:r>
      <w:r w:rsidRPr="00C629ED">
        <w:rPr>
          <w:rFonts w:ascii="Arial" w:hAnsi="Arial" w:cs="Arial"/>
          <w:lang w:val="en-IN" w:eastAsia="en-IN" w:bidi="ar-SA"/>
        </w:rPr>
        <w:t xml:space="preserve">successful bidder shall at his own expense deposit with DS&amp;R an unconditional and irrevocable Performance Bank Guarantee (PBG) from a scheduled bank acceptable to DS&amp;R, As per Annexure 5 payable on demand, for the due performance and </w:t>
      </w:r>
      <w:r w:rsidR="0084643E" w:rsidRPr="00C629ED">
        <w:rPr>
          <w:rFonts w:ascii="Arial" w:hAnsi="Arial" w:cs="Arial"/>
          <w:lang w:val="en-IN" w:eastAsia="en-IN" w:bidi="ar-SA"/>
        </w:rPr>
        <w:t>fulfilment</w:t>
      </w:r>
      <w:r w:rsidRPr="00C629ED">
        <w:rPr>
          <w:rFonts w:ascii="Arial" w:hAnsi="Arial" w:cs="Arial"/>
          <w:lang w:val="en-IN" w:eastAsia="en-IN" w:bidi="ar-SA"/>
        </w:rPr>
        <w:t xml:space="preserve"> of the contract by the bidder.</w:t>
      </w:r>
    </w:p>
    <w:p w14:paraId="2124B736" w14:textId="337F3DE1" w:rsidR="00142273" w:rsidRDefault="00142273" w:rsidP="00B3729D">
      <w:pPr>
        <w:pStyle w:val="ListParagraph"/>
        <w:numPr>
          <w:ilvl w:val="0"/>
          <w:numId w:val="292"/>
        </w:numPr>
        <w:spacing w:after="0" w:line="240" w:lineRule="auto"/>
        <w:jc w:val="both"/>
        <w:rPr>
          <w:rFonts w:ascii="Arial" w:hAnsi="Arial" w:cs="Arial"/>
          <w:lang w:val="en-IN" w:eastAsia="en-IN" w:bidi="ar-SA"/>
        </w:rPr>
      </w:pPr>
      <w:r w:rsidRPr="00691AA7">
        <w:rPr>
          <w:rFonts w:ascii="Arial" w:hAnsi="Arial" w:cs="Arial"/>
          <w:lang w:val="en-IN" w:eastAsia="en-IN" w:bidi="ar-SA"/>
        </w:rPr>
        <w:t xml:space="preserve">The Performance Bank Guarantee will be as per the COMMERCIAL BID given by the Bidder and valid until three Months after completion </w:t>
      </w:r>
      <w:r w:rsidR="005D1326" w:rsidRPr="00691AA7">
        <w:rPr>
          <w:rFonts w:ascii="Arial" w:hAnsi="Arial" w:cs="Arial"/>
          <w:lang w:val="en-IN" w:eastAsia="en-IN" w:bidi="ar-SA"/>
        </w:rPr>
        <w:t>of contract term</w:t>
      </w:r>
      <w:r w:rsidRPr="00691AA7">
        <w:rPr>
          <w:rFonts w:ascii="Arial" w:hAnsi="Arial" w:cs="Arial"/>
          <w:lang w:val="en-IN" w:eastAsia="en-IN" w:bidi="ar-SA"/>
        </w:rPr>
        <w:t>. All incidental charges whatsoever such as premium, commission, etc. with respect to the performance bank guarantee shall be borne by the bidder. The performance bank guarantee shall be valid till the end of thre</w:t>
      </w:r>
      <w:r w:rsidR="00A00EDD" w:rsidRPr="00691AA7">
        <w:rPr>
          <w:rFonts w:ascii="Arial" w:hAnsi="Arial" w:cs="Arial"/>
          <w:lang w:val="en-IN" w:eastAsia="en-IN" w:bidi="ar-SA"/>
        </w:rPr>
        <w:t>e months after the period of Five</w:t>
      </w:r>
      <w:r w:rsidRPr="00691AA7">
        <w:rPr>
          <w:rFonts w:ascii="Arial" w:hAnsi="Arial" w:cs="Arial"/>
          <w:lang w:val="en-IN" w:eastAsia="en-IN" w:bidi="ar-SA"/>
        </w:rPr>
        <w:t xml:space="preserve"> year</w:t>
      </w:r>
      <w:r w:rsidR="005D1326" w:rsidRPr="00691AA7">
        <w:rPr>
          <w:rFonts w:ascii="Arial" w:hAnsi="Arial" w:cs="Arial"/>
          <w:lang w:val="en-IN" w:eastAsia="en-IN" w:bidi="ar-SA"/>
        </w:rPr>
        <w:t xml:space="preserve"> (Contract Life)</w:t>
      </w:r>
      <w:r w:rsidRPr="00691AA7">
        <w:rPr>
          <w:rFonts w:ascii="Arial" w:hAnsi="Arial" w:cs="Arial"/>
          <w:lang w:val="en-IN" w:eastAsia="en-IN" w:bidi="ar-SA"/>
        </w:rPr>
        <w:t xml:space="preserve"> from the date of signing of contract. The performance bank guarantee ma</w:t>
      </w:r>
      <w:r w:rsidR="00A00EDD" w:rsidRPr="00691AA7">
        <w:rPr>
          <w:rFonts w:ascii="Arial" w:hAnsi="Arial" w:cs="Arial"/>
          <w:lang w:val="en-IN" w:eastAsia="en-IN" w:bidi="ar-SA"/>
        </w:rPr>
        <w:t>y be discharged/ returned by DS&amp;R</w:t>
      </w:r>
      <w:r w:rsidRPr="00691AA7">
        <w:rPr>
          <w:rFonts w:ascii="Arial" w:hAnsi="Arial" w:cs="Arial"/>
          <w:lang w:val="en-IN" w:eastAsia="en-IN" w:bidi="ar-SA"/>
        </w:rPr>
        <w:t>, upon being satisfied that there has been due performance of the obligations of the bidder under the contract. However, no interest shall be payable on the performance bank guarantee.</w:t>
      </w:r>
    </w:p>
    <w:p w14:paraId="6F64A3C8" w14:textId="77777777" w:rsidR="00142273" w:rsidRDefault="00142273" w:rsidP="00B3729D">
      <w:pPr>
        <w:pStyle w:val="ListParagraph"/>
        <w:numPr>
          <w:ilvl w:val="0"/>
          <w:numId w:val="292"/>
        </w:numPr>
        <w:spacing w:after="0" w:line="240" w:lineRule="auto"/>
        <w:jc w:val="both"/>
        <w:rPr>
          <w:rFonts w:ascii="Arial" w:hAnsi="Arial" w:cs="Arial"/>
          <w:lang w:val="en-IN" w:eastAsia="en-IN" w:bidi="ar-SA"/>
        </w:rPr>
      </w:pPr>
      <w:r w:rsidRPr="00691AA7">
        <w:rPr>
          <w:rFonts w:ascii="Arial" w:hAnsi="Arial" w:cs="Arial"/>
          <w:lang w:val="en-IN" w:eastAsia="en-IN" w:bidi="ar-SA"/>
        </w:rPr>
        <w:t>In the event of the bidder being unable to service the c</w:t>
      </w:r>
      <w:r w:rsidR="00B9578A" w:rsidRPr="00691AA7">
        <w:rPr>
          <w:rFonts w:ascii="Arial" w:hAnsi="Arial" w:cs="Arial"/>
          <w:lang w:val="en-IN" w:eastAsia="en-IN" w:bidi="ar-SA"/>
        </w:rPr>
        <w:t>ontract for whatever reason, DS&amp;R</w:t>
      </w:r>
      <w:r w:rsidRPr="00691AA7">
        <w:rPr>
          <w:rFonts w:ascii="Arial" w:hAnsi="Arial" w:cs="Arial"/>
          <w:lang w:val="en-IN" w:eastAsia="en-IN" w:bidi="ar-SA"/>
        </w:rPr>
        <w:t>, may evoke the PBG as per terms and conditions of this RFP. Notwithstanding and without prejudice to any rights what</w:t>
      </w:r>
      <w:r w:rsidR="00B9578A" w:rsidRPr="00691AA7">
        <w:rPr>
          <w:rFonts w:ascii="Arial" w:hAnsi="Arial" w:cs="Arial"/>
          <w:lang w:val="en-IN" w:eastAsia="en-IN" w:bidi="ar-SA"/>
        </w:rPr>
        <w:t>soever of DS&amp;R</w:t>
      </w:r>
      <w:r w:rsidRPr="00691AA7">
        <w:rPr>
          <w:rFonts w:ascii="Arial" w:hAnsi="Arial" w:cs="Arial"/>
          <w:lang w:val="en-IN" w:eastAsia="en-IN" w:bidi="ar-SA"/>
        </w:rPr>
        <w:t>, under the contract in the matter, the proceeds of</w:t>
      </w:r>
      <w:r w:rsidR="00B9578A" w:rsidRPr="00691AA7">
        <w:rPr>
          <w:rFonts w:ascii="Arial" w:hAnsi="Arial" w:cs="Arial"/>
          <w:lang w:val="en-IN" w:eastAsia="en-IN" w:bidi="ar-SA"/>
        </w:rPr>
        <w:t xml:space="preserve"> the PBG shall be payable to DS&amp;R</w:t>
      </w:r>
      <w:r w:rsidRPr="00691AA7">
        <w:rPr>
          <w:rFonts w:ascii="Arial" w:hAnsi="Arial" w:cs="Arial"/>
          <w:lang w:val="en-IN" w:eastAsia="en-IN" w:bidi="ar-SA"/>
        </w:rPr>
        <w:t xml:space="preserve"> as compensation for any loss resulting from the bidder’s failure to perform/comply its obl</w:t>
      </w:r>
      <w:r w:rsidR="00B9578A" w:rsidRPr="00691AA7">
        <w:rPr>
          <w:rFonts w:ascii="Arial" w:hAnsi="Arial" w:cs="Arial"/>
          <w:lang w:val="en-IN" w:eastAsia="en-IN" w:bidi="ar-SA"/>
        </w:rPr>
        <w:t>igations under the contract. DS&amp;R</w:t>
      </w:r>
      <w:r w:rsidRPr="00691AA7">
        <w:rPr>
          <w:rFonts w:ascii="Arial" w:hAnsi="Arial" w:cs="Arial"/>
          <w:lang w:val="en-IN" w:eastAsia="en-IN" w:bidi="ar-SA"/>
        </w:rPr>
        <w:t>, shall notify the bidder in writing of the exercise of its right to receive such compensation within 14 days, indicating the contractual obligation(s) for which the bidder is in default.</w:t>
      </w:r>
    </w:p>
    <w:p w14:paraId="7E4F1BCD" w14:textId="12BE9E9A" w:rsidR="00417B77" w:rsidRDefault="00B9578A" w:rsidP="00691AA7">
      <w:pPr>
        <w:pStyle w:val="ListParagraph"/>
        <w:numPr>
          <w:ilvl w:val="0"/>
          <w:numId w:val="292"/>
        </w:numPr>
        <w:spacing w:before="240" w:line="240" w:lineRule="auto"/>
        <w:jc w:val="both"/>
        <w:rPr>
          <w:rFonts w:ascii="Arial" w:eastAsia="SimSun" w:hAnsi="Arial" w:cs="Arial"/>
          <w:b/>
          <w:sz w:val="24"/>
          <w:szCs w:val="24"/>
        </w:rPr>
      </w:pPr>
      <w:r w:rsidRPr="00691AA7">
        <w:rPr>
          <w:rFonts w:ascii="Arial" w:hAnsi="Arial" w:cs="Arial"/>
          <w:lang w:val="en-IN" w:eastAsia="en-IN" w:bidi="ar-SA"/>
        </w:rPr>
        <w:t>DS&amp;R</w:t>
      </w:r>
      <w:r w:rsidR="00142273" w:rsidRPr="00691AA7">
        <w:rPr>
          <w:rFonts w:ascii="Arial" w:hAnsi="Arial" w:cs="Arial"/>
          <w:lang w:val="en-IN" w:eastAsia="en-IN" w:bidi="ar-SA"/>
        </w:rPr>
        <w:t>, shall also be entitled to make recoveries from the bidder’s bills, performance bank guarantee, or from any other amount due to him, the equivalent value of any payment made to him due to inadvertence, error, collusion, misconstruction or misstatement.</w:t>
      </w:r>
    </w:p>
    <w:p w14:paraId="4897E103" w14:textId="3C93FB53" w:rsidR="00A84171" w:rsidRDefault="00A84171" w:rsidP="00691AA7">
      <w:pPr>
        <w:pStyle w:val="ListParagraph"/>
        <w:spacing w:before="240" w:line="240" w:lineRule="auto"/>
        <w:ind w:left="1512"/>
        <w:jc w:val="both"/>
        <w:rPr>
          <w:rFonts w:ascii="Arial" w:eastAsia="SimSun" w:hAnsi="Arial" w:cs="Arial"/>
          <w:b/>
          <w:sz w:val="24"/>
          <w:szCs w:val="24"/>
        </w:rPr>
      </w:pPr>
    </w:p>
    <w:p w14:paraId="18F6FB1D" w14:textId="33C89E51" w:rsidR="00A84171" w:rsidRDefault="00A84171" w:rsidP="00691AA7">
      <w:pPr>
        <w:pStyle w:val="Heading1"/>
        <w:rPr>
          <w:rFonts w:eastAsia="SimSun"/>
        </w:rPr>
      </w:pPr>
      <w:bookmarkStart w:id="2546" w:name="_Toc209184606"/>
      <w:r>
        <w:rPr>
          <w:rFonts w:eastAsia="SimSun"/>
        </w:rPr>
        <w:lastRenderedPageBreak/>
        <w:t>Annexures</w:t>
      </w:r>
      <w:bookmarkEnd w:id="2546"/>
    </w:p>
    <w:p w14:paraId="326E64C4" w14:textId="25402593" w:rsidR="00A84171" w:rsidRPr="00691AA7" w:rsidRDefault="00A84171" w:rsidP="00691AA7">
      <w:pPr>
        <w:pStyle w:val="Heading2"/>
        <w:numPr>
          <w:ilvl w:val="0"/>
          <w:numId w:val="0"/>
        </w:numPr>
        <w:ind w:left="792"/>
        <w:rPr>
          <w:rFonts w:eastAsia="SimSun"/>
          <w:b w:val="0"/>
        </w:rPr>
      </w:pPr>
      <w:bookmarkStart w:id="2547" w:name="_Toc209184607"/>
      <w:r>
        <w:rPr>
          <w:rFonts w:eastAsia="SimSun"/>
        </w:rPr>
        <w:t>Annexure 1 List of Resources</w:t>
      </w:r>
      <w:bookmarkEnd w:id="2547"/>
    </w:p>
    <w:tbl>
      <w:tblPr>
        <w:tblW w:w="93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258"/>
        <w:gridCol w:w="3595"/>
        <w:gridCol w:w="3774"/>
      </w:tblGrid>
      <w:tr w:rsidR="00A84171" w:rsidRPr="00953B10" w14:paraId="4D6C0326" w14:textId="77777777" w:rsidTr="00A84171">
        <w:trPr>
          <w:trHeight w:val="615"/>
        </w:trPr>
        <w:tc>
          <w:tcPr>
            <w:tcW w:w="378" w:type="pct"/>
            <w:noWrap/>
            <w:vAlign w:val="center"/>
          </w:tcPr>
          <w:p w14:paraId="560C4905" w14:textId="77777777" w:rsidR="00A84171" w:rsidRPr="002E78C4" w:rsidRDefault="00A84171" w:rsidP="00A84171">
            <w:pPr>
              <w:spacing w:after="0" w:line="240" w:lineRule="auto"/>
              <w:jc w:val="center"/>
              <w:rPr>
                <w:rFonts w:ascii="Arial" w:hAnsi="Arial" w:cs="Arial"/>
                <w:bCs/>
                <w:color w:val="000000"/>
                <w:lang w:eastAsia="en-IN" w:bidi="ar-SA"/>
              </w:rPr>
            </w:pPr>
            <w:r w:rsidRPr="00953B10">
              <w:rPr>
                <w:rFonts w:ascii="Arial" w:hAnsi="Arial" w:cs="Arial"/>
                <w:b/>
                <w:bCs/>
                <w:color w:val="000000"/>
                <w:lang w:eastAsia="en-IN" w:bidi="ar-SA"/>
              </w:rPr>
              <w:t>Sl. No.</w:t>
            </w:r>
          </w:p>
        </w:tc>
        <w:tc>
          <w:tcPr>
            <w:tcW w:w="674" w:type="pct"/>
            <w:vAlign w:val="center"/>
          </w:tcPr>
          <w:p w14:paraId="305A3B94" w14:textId="77777777" w:rsidR="00A84171" w:rsidRPr="002E78C4" w:rsidRDefault="00A84171" w:rsidP="00A84171">
            <w:pPr>
              <w:spacing w:after="0" w:line="240" w:lineRule="auto"/>
              <w:jc w:val="center"/>
              <w:rPr>
                <w:rFonts w:ascii="Arial" w:hAnsi="Arial" w:cs="Arial"/>
                <w:bCs/>
                <w:color w:val="000000"/>
                <w:lang w:eastAsia="en-IN" w:bidi="ar-SA"/>
              </w:rPr>
            </w:pPr>
            <w:r w:rsidRPr="00953B10">
              <w:rPr>
                <w:rFonts w:ascii="Arial" w:hAnsi="Arial" w:cs="Arial"/>
                <w:b/>
                <w:bCs/>
                <w:color w:val="000000"/>
                <w:lang w:eastAsia="en-IN" w:bidi="ar-SA"/>
              </w:rPr>
              <w:t>Resource Type</w:t>
            </w:r>
          </w:p>
        </w:tc>
        <w:tc>
          <w:tcPr>
            <w:tcW w:w="1926" w:type="pct"/>
            <w:noWrap/>
            <w:vAlign w:val="center"/>
          </w:tcPr>
          <w:p w14:paraId="10AC72C9" w14:textId="77777777" w:rsidR="00A84171" w:rsidRPr="002E78C4" w:rsidRDefault="00A84171" w:rsidP="00A84171">
            <w:pPr>
              <w:spacing w:after="0" w:line="240" w:lineRule="auto"/>
              <w:rPr>
                <w:rFonts w:ascii="Arial" w:hAnsi="Arial" w:cs="Arial"/>
                <w:bCs/>
                <w:color w:val="000000"/>
                <w:lang w:eastAsia="en-IN" w:bidi="ar-SA"/>
              </w:rPr>
            </w:pPr>
            <w:r w:rsidRPr="00953B10">
              <w:rPr>
                <w:rFonts w:ascii="Arial" w:hAnsi="Arial" w:cs="Arial"/>
                <w:b/>
                <w:bCs/>
                <w:color w:val="000000"/>
                <w:lang w:eastAsia="en-IN" w:bidi="ar-SA"/>
              </w:rPr>
              <w:t>Job Description</w:t>
            </w:r>
          </w:p>
        </w:tc>
        <w:tc>
          <w:tcPr>
            <w:tcW w:w="2022" w:type="pct"/>
            <w:noWrap/>
            <w:vAlign w:val="center"/>
          </w:tcPr>
          <w:p w14:paraId="42BC5094" w14:textId="77777777" w:rsidR="00A84171" w:rsidRPr="002E78C4" w:rsidRDefault="00A84171" w:rsidP="00A84171">
            <w:pPr>
              <w:pStyle w:val="ListParagraph"/>
              <w:spacing w:after="0" w:line="240" w:lineRule="auto"/>
              <w:rPr>
                <w:rFonts w:ascii="Arial" w:hAnsi="Arial" w:cs="Arial"/>
                <w:bCs/>
                <w:color w:val="000000"/>
                <w:lang w:eastAsia="en-IN" w:bidi="ar-SA"/>
              </w:rPr>
            </w:pPr>
            <w:r w:rsidRPr="00953B10">
              <w:rPr>
                <w:rFonts w:ascii="Arial" w:hAnsi="Arial" w:cs="Arial"/>
                <w:b/>
                <w:bCs/>
                <w:color w:val="000000"/>
                <w:lang w:eastAsia="en-IN" w:bidi="ar-SA"/>
              </w:rPr>
              <w:t>Minimum Qualification &amp; Experience Criteria</w:t>
            </w:r>
          </w:p>
        </w:tc>
      </w:tr>
      <w:tr w:rsidR="00A84171" w:rsidRPr="00953B10" w14:paraId="34ECDE6A" w14:textId="77777777" w:rsidTr="00A84171">
        <w:trPr>
          <w:trHeight w:val="615"/>
        </w:trPr>
        <w:tc>
          <w:tcPr>
            <w:tcW w:w="378" w:type="pct"/>
            <w:noWrap/>
            <w:vAlign w:val="center"/>
            <w:hideMark/>
          </w:tcPr>
          <w:p w14:paraId="43C1AA49"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w:t>
            </w:r>
          </w:p>
        </w:tc>
        <w:tc>
          <w:tcPr>
            <w:tcW w:w="674" w:type="pct"/>
            <w:vAlign w:val="center"/>
            <w:hideMark/>
          </w:tcPr>
          <w:p w14:paraId="77AE986B"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Product Owner</w:t>
            </w:r>
          </w:p>
          <w:p w14:paraId="001A4247"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0A6D4595" w14:textId="77777777" w:rsidR="00A84171" w:rsidRDefault="00A84171" w:rsidP="00A84171">
            <w:pPr>
              <w:spacing w:after="0" w:line="240" w:lineRule="auto"/>
              <w:jc w:val="center"/>
              <w:rPr>
                <w:rFonts w:ascii="Arial" w:hAnsi="Arial" w:cs="Arial"/>
                <w:bCs/>
                <w:color w:val="000000"/>
                <w:lang w:eastAsia="en-IN" w:bidi="ar-SA"/>
              </w:rPr>
            </w:pPr>
          </w:p>
          <w:p w14:paraId="1D1329EB"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033BD47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Develop and maintain the product roadmap, ensuring alignment with citizen service delivery and departmental workflows.  </w:t>
            </w:r>
          </w:p>
          <w:p w14:paraId="2953658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Translate functional requirements into actionable features and user stories.  </w:t>
            </w:r>
          </w:p>
          <w:p w14:paraId="7F6A273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Engage with end-users and stakeholders to gather feedback and refine product features.  </w:t>
            </w:r>
          </w:p>
          <w:p w14:paraId="266F99A0"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Lead cross-functional teams to ensure iterative and Agile development processes.  </w:t>
            </w:r>
          </w:p>
          <w:p w14:paraId="22655E2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Define and communicate the product vision, goals, and success metrics.  </w:t>
            </w:r>
          </w:p>
          <w:p w14:paraId="25DAB00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6.    Manage and prioritize the product backlog, ensuring alignment with business and technical objectives.  </w:t>
            </w:r>
          </w:p>
          <w:p w14:paraId="519FC18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7.    Collaborate with business and technical teams to ensure requirements are clearly understood and implemented.  </w:t>
            </w:r>
          </w:p>
          <w:p w14:paraId="0A413C38" w14:textId="09CAE912"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8.    Ensure compliance with government IT stan</w:t>
            </w:r>
            <w:r w:rsidR="00FA1B09">
              <w:rPr>
                <w:rFonts w:ascii="Arial" w:hAnsi="Arial" w:cs="Arial"/>
                <w:bCs/>
                <w:color w:val="000000"/>
                <w:lang w:eastAsia="en-IN" w:bidi="ar-SA"/>
              </w:rPr>
              <w:t>dards and Agile best practices.</w:t>
            </w:r>
          </w:p>
        </w:tc>
        <w:tc>
          <w:tcPr>
            <w:tcW w:w="2022" w:type="pct"/>
            <w:noWrap/>
            <w:vAlign w:val="center"/>
            <w:hideMark/>
          </w:tcPr>
          <w:p w14:paraId="03AFE339"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t>B.Tech</w:t>
            </w:r>
            <w:proofErr w:type="spellEnd"/>
            <w:r w:rsidRPr="002E78C4">
              <w:rPr>
                <w:rFonts w:ascii="Arial" w:hAnsi="Arial" w:cs="Arial"/>
                <w:bCs/>
                <w:color w:val="000000"/>
                <w:lang w:eastAsia="en-IN" w:bidi="ar-SA"/>
              </w:rPr>
              <w:t xml:space="preserve">/BE in CS/IT + MBA (any domain) or </w:t>
            </w:r>
            <w:proofErr w:type="spellStart"/>
            <w:r w:rsidRPr="002E78C4">
              <w:rPr>
                <w:rFonts w:ascii="Arial" w:hAnsi="Arial" w:cs="Arial"/>
                <w:bCs/>
                <w:color w:val="000000"/>
                <w:lang w:eastAsia="en-IN" w:bidi="ar-SA"/>
              </w:rPr>
              <w:t>M.Tech</w:t>
            </w:r>
            <w:proofErr w:type="spellEnd"/>
            <w:r w:rsidRPr="002E78C4">
              <w:rPr>
                <w:rFonts w:ascii="Arial" w:hAnsi="Arial" w:cs="Arial"/>
                <w:bCs/>
                <w:color w:val="000000"/>
                <w:lang w:eastAsia="en-IN" w:bidi="ar-SA"/>
              </w:rPr>
              <w:t>/</w:t>
            </w:r>
            <w:proofErr w:type="spellStart"/>
            <w:r w:rsidRPr="002E78C4">
              <w:rPr>
                <w:rFonts w:ascii="Arial" w:hAnsi="Arial" w:cs="Arial"/>
                <w:bCs/>
                <w:color w:val="000000"/>
                <w:lang w:eastAsia="en-IN" w:bidi="ar-SA"/>
              </w:rPr>
              <w:t>M.Sc</w:t>
            </w:r>
            <w:proofErr w:type="spellEnd"/>
            <w:r w:rsidRPr="002E78C4">
              <w:rPr>
                <w:rFonts w:ascii="Arial" w:hAnsi="Arial" w:cs="Arial"/>
                <w:bCs/>
                <w:color w:val="000000"/>
                <w:lang w:eastAsia="en-IN" w:bidi="ar-SA"/>
              </w:rPr>
              <w:t xml:space="preserve"> in CS/IT - 14+ years of total experience, including 5+ years as Product Owner</w:t>
            </w:r>
          </w:p>
          <w:p w14:paraId="0DACC200"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CSPO / PMP Certified </w:t>
            </w:r>
          </w:p>
          <w:p w14:paraId="379B27A2"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Agile and Scrum, including handling sprints, </w:t>
            </w:r>
            <w:proofErr w:type="spellStart"/>
            <w:r w:rsidRPr="002E78C4">
              <w:rPr>
                <w:rFonts w:ascii="Arial" w:hAnsi="Arial" w:cs="Arial"/>
                <w:bCs/>
                <w:color w:val="000000"/>
                <w:lang w:eastAsia="en-IN" w:bidi="ar-SA"/>
              </w:rPr>
              <w:t>burndown</w:t>
            </w:r>
            <w:proofErr w:type="spellEnd"/>
            <w:r w:rsidRPr="002E78C4">
              <w:rPr>
                <w:rFonts w:ascii="Arial" w:hAnsi="Arial" w:cs="Arial"/>
                <w:bCs/>
                <w:color w:val="000000"/>
                <w:lang w:eastAsia="en-IN" w:bidi="ar-SA"/>
              </w:rPr>
              <w:t xml:space="preserve"> charts, and user stories </w:t>
            </w:r>
          </w:p>
          <w:p w14:paraId="564C3D14"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Government IT projects for 5+ years - Handled products with a budget of </w:t>
            </w:r>
            <w:proofErr w:type="spellStart"/>
            <w:r w:rsidRPr="002E78C4">
              <w:rPr>
                <w:rFonts w:ascii="Arial" w:hAnsi="Arial" w:cs="Arial"/>
                <w:bCs/>
                <w:color w:val="000000"/>
                <w:lang w:eastAsia="en-IN" w:bidi="ar-SA"/>
              </w:rPr>
              <w:t>Rs</w:t>
            </w:r>
            <w:proofErr w:type="spellEnd"/>
            <w:r w:rsidRPr="002E78C4">
              <w:rPr>
                <w:rFonts w:ascii="Arial" w:hAnsi="Arial" w:cs="Arial"/>
                <w:bCs/>
                <w:color w:val="000000"/>
                <w:lang w:eastAsia="en-IN" w:bidi="ar-SA"/>
              </w:rPr>
              <w:t xml:space="preserve"> 10 Cr+ </w:t>
            </w:r>
          </w:p>
          <w:p w14:paraId="45D01031"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Strong stakeholder management, requirements gathering, and sprint planning skills </w:t>
            </w:r>
          </w:p>
          <w:p w14:paraId="5A09FF2A" w14:textId="77777777" w:rsidR="00A84171" w:rsidRPr="002E78C4" w:rsidRDefault="00A84171" w:rsidP="00A84171">
            <w:pPr>
              <w:spacing w:after="0" w:line="240" w:lineRule="auto"/>
              <w:jc w:val="center"/>
              <w:rPr>
                <w:rFonts w:ascii="Arial" w:hAnsi="Arial" w:cs="Arial"/>
                <w:bCs/>
                <w:color w:val="000000"/>
                <w:lang w:eastAsia="en-IN" w:bidi="ar-SA"/>
              </w:rPr>
            </w:pPr>
          </w:p>
          <w:p w14:paraId="4C8EE684" w14:textId="77777777" w:rsidR="00A84171" w:rsidRPr="00343095" w:rsidRDefault="00A84171" w:rsidP="00A84171">
            <w:pPr>
              <w:spacing w:after="0" w:line="240" w:lineRule="auto"/>
              <w:rPr>
                <w:rFonts w:ascii="Arial" w:hAnsi="Arial" w:cs="Arial"/>
                <w:b/>
                <w:bCs/>
                <w:color w:val="000000"/>
                <w:lang w:eastAsia="en-IN" w:bidi="ar-SA"/>
              </w:rPr>
            </w:pPr>
            <w:r w:rsidRPr="00343095">
              <w:rPr>
                <w:rFonts w:ascii="Arial" w:hAnsi="Arial" w:cs="Arial"/>
                <w:b/>
                <w:bCs/>
                <w:color w:val="000000"/>
                <w:lang w:eastAsia="en-IN" w:bidi="ar-SA"/>
              </w:rPr>
              <w:t>Preferable</w:t>
            </w:r>
          </w:p>
          <w:p w14:paraId="212E4440"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Kannada reading/writing/speaking </w:t>
            </w:r>
          </w:p>
          <w:p w14:paraId="06FD0D1E" w14:textId="77777777" w:rsidR="00A84171" w:rsidRPr="002E78C4" w:rsidRDefault="00A84171" w:rsidP="00691AA7">
            <w:pPr>
              <w:pStyle w:val="ListParagraph"/>
              <w:numPr>
                <w:ilvl w:val="0"/>
                <w:numId w:val="27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Familiarity with government / public sector registration workflows and citizen service delivery models</w:t>
            </w:r>
          </w:p>
        </w:tc>
      </w:tr>
      <w:tr w:rsidR="00A84171" w:rsidRPr="00953B10" w14:paraId="11D32B44" w14:textId="77777777" w:rsidTr="00A84171">
        <w:trPr>
          <w:trHeight w:val="615"/>
        </w:trPr>
        <w:tc>
          <w:tcPr>
            <w:tcW w:w="378" w:type="pct"/>
            <w:noWrap/>
            <w:vAlign w:val="center"/>
            <w:hideMark/>
          </w:tcPr>
          <w:p w14:paraId="7E1D49EB"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2</w:t>
            </w:r>
          </w:p>
        </w:tc>
        <w:tc>
          <w:tcPr>
            <w:tcW w:w="674" w:type="pct"/>
            <w:vAlign w:val="center"/>
            <w:hideMark/>
          </w:tcPr>
          <w:p w14:paraId="44A9AC2A"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Project Manager</w:t>
            </w:r>
          </w:p>
          <w:p w14:paraId="3C3EA166"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49C28D3C" w14:textId="77777777" w:rsidR="00A84171" w:rsidRDefault="00A84171" w:rsidP="00A84171">
            <w:pPr>
              <w:spacing w:after="0" w:line="240" w:lineRule="auto"/>
              <w:jc w:val="center"/>
              <w:rPr>
                <w:rFonts w:ascii="Arial" w:hAnsi="Arial" w:cs="Arial"/>
                <w:bCs/>
                <w:color w:val="000000"/>
                <w:lang w:eastAsia="en-IN" w:bidi="ar-SA"/>
              </w:rPr>
            </w:pPr>
          </w:p>
          <w:p w14:paraId="47B12611"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720E29E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Oversee the entire project lifecycle, from planning to execution and closure.  </w:t>
            </w:r>
          </w:p>
          <w:p w14:paraId="246A409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Develop project plans, timelines, and budgets, ensuring adherence to government service delivery standards.  </w:t>
            </w:r>
          </w:p>
          <w:p w14:paraId="1B3C80D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Coordinate with internal and external stakeholders to ensure project alignment with departmental goals.  </w:t>
            </w:r>
          </w:p>
          <w:p w14:paraId="7B27F42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Monitor project progress, identify risks, and implement mitigation strategies.  </w:t>
            </w:r>
          </w:p>
          <w:p w14:paraId="46CF390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Ensure deliverables meet quality, timeline, and compliance requirements.  </w:t>
            </w:r>
          </w:p>
          <w:p w14:paraId="16CC149E"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6.    Manage resource allocation and team collaboration.  </w:t>
            </w:r>
          </w:p>
          <w:p w14:paraId="2E3FBF0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lastRenderedPageBreak/>
              <w:t>7.    Report project status to senior management and stakeholders.</w:t>
            </w:r>
          </w:p>
          <w:p w14:paraId="5E9029E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8.    Manage operations and maintenance of the project including SLA Reports</w:t>
            </w:r>
          </w:p>
        </w:tc>
        <w:tc>
          <w:tcPr>
            <w:tcW w:w="2022" w:type="pct"/>
            <w:noWrap/>
            <w:vAlign w:val="center"/>
            <w:hideMark/>
          </w:tcPr>
          <w:p w14:paraId="5BA4BC97" w14:textId="77777777" w:rsidR="00A84171" w:rsidRPr="002E78C4" w:rsidRDefault="00A84171" w:rsidP="00A84171">
            <w:pPr>
              <w:pStyle w:val="ListParagraph"/>
              <w:numPr>
                <w:ilvl w:val="0"/>
                <w:numId w:val="269"/>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lastRenderedPageBreak/>
              <w:t xml:space="preserve">Bachelor’s in Engineering (CS/IT); PMP or Prince2 Certified </w:t>
            </w:r>
          </w:p>
          <w:p w14:paraId="59E3CABD" w14:textId="77777777" w:rsidR="00A84171" w:rsidRPr="002E78C4" w:rsidRDefault="00A84171" w:rsidP="00A84171">
            <w:pPr>
              <w:pStyle w:val="ListParagraph"/>
              <w:numPr>
                <w:ilvl w:val="0"/>
                <w:numId w:val="269"/>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t xml:space="preserve">10+ years of total experience, 5+ years as a Project Manager </w:t>
            </w:r>
          </w:p>
          <w:p w14:paraId="12E5A55B" w14:textId="77777777" w:rsidR="00A84171" w:rsidRPr="002E78C4" w:rsidRDefault="00A84171" w:rsidP="00A84171">
            <w:pPr>
              <w:pStyle w:val="ListParagraph"/>
              <w:numPr>
                <w:ilvl w:val="0"/>
                <w:numId w:val="269"/>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t xml:space="preserve">3+ years managing Government IT/e-Governance projects </w:t>
            </w:r>
          </w:p>
          <w:p w14:paraId="0F054EBB" w14:textId="77777777" w:rsidR="00A84171" w:rsidRPr="002E78C4" w:rsidRDefault="00A84171" w:rsidP="00A84171">
            <w:pPr>
              <w:pStyle w:val="ListParagraph"/>
              <w:numPr>
                <w:ilvl w:val="0"/>
                <w:numId w:val="269"/>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t xml:space="preserve">Experience in vendor coordination, project planning, and milestone tracking </w:t>
            </w:r>
          </w:p>
          <w:p w14:paraId="59AA1806" w14:textId="77777777" w:rsidR="00A84171" w:rsidRPr="002E78C4" w:rsidRDefault="00A84171" w:rsidP="00A84171">
            <w:pPr>
              <w:pStyle w:val="ListParagraph"/>
              <w:numPr>
                <w:ilvl w:val="0"/>
                <w:numId w:val="269"/>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t>Hands-on experience with API integrations and GIGW/</w:t>
            </w:r>
            <w:proofErr w:type="spellStart"/>
            <w:r w:rsidRPr="002E78C4">
              <w:rPr>
                <w:rFonts w:ascii="Arial" w:hAnsi="Arial" w:cs="Arial"/>
                <w:bCs/>
                <w:color w:val="000000"/>
                <w:lang w:eastAsia="en-IN" w:bidi="ar-SA"/>
              </w:rPr>
              <w:t>MeitY</w:t>
            </w:r>
            <w:proofErr w:type="spellEnd"/>
            <w:r w:rsidRPr="002E78C4">
              <w:rPr>
                <w:rFonts w:ascii="Arial" w:hAnsi="Arial" w:cs="Arial"/>
                <w:bCs/>
                <w:color w:val="000000"/>
                <w:lang w:eastAsia="en-IN" w:bidi="ar-SA"/>
              </w:rPr>
              <w:t xml:space="preserve"> compliance</w:t>
            </w:r>
          </w:p>
          <w:p w14:paraId="6D6891F1" w14:textId="77777777" w:rsidR="00A84171" w:rsidRPr="002E78C4" w:rsidRDefault="00A84171" w:rsidP="00A84171">
            <w:pPr>
              <w:spacing w:after="0" w:line="240" w:lineRule="auto"/>
              <w:jc w:val="center"/>
              <w:rPr>
                <w:rFonts w:ascii="Arial" w:hAnsi="Arial" w:cs="Arial"/>
                <w:bCs/>
                <w:color w:val="000000"/>
                <w:lang w:eastAsia="en-IN" w:bidi="ar-SA"/>
              </w:rPr>
            </w:pPr>
          </w:p>
          <w:p w14:paraId="5FB3BCBD"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0D5C97F9" w14:textId="77777777" w:rsidR="00A84171" w:rsidRPr="002E78C4" w:rsidRDefault="00A84171" w:rsidP="00A84171">
            <w:pPr>
              <w:pStyle w:val="ListParagraph"/>
              <w:numPr>
                <w:ilvl w:val="0"/>
                <w:numId w:val="26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Knowledge on Kannada language </w:t>
            </w:r>
          </w:p>
          <w:p w14:paraId="343EE1DB" w14:textId="77777777" w:rsidR="00A84171" w:rsidRPr="002E78C4" w:rsidRDefault="00A84171" w:rsidP="00A84171">
            <w:pPr>
              <w:pStyle w:val="ListParagraph"/>
              <w:numPr>
                <w:ilvl w:val="0"/>
                <w:numId w:val="26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Familiarity with Karnataka e-Governance systems such as </w:t>
            </w:r>
            <w:proofErr w:type="spellStart"/>
            <w:r w:rsidRPr="002E78C4">
              <w:rPr>
                <w:rFonts w:ascii="Arial" w:hAnsi="Arial" w:cs="Arial"/>
                <w:bCs/>
                <w:color w:val="000000"/>
                <w:lang w:eastAsia="en-IN" w:bidi="ar-SA"/>
              </w:rPr>
              <w:t>Kaveri</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Bhoomi</w:t>
            </w:r>
            <w:proofErr w:type="spellEnd"/>
            <w:r w:rsidRPr="002E78C4">
              <w:rPr>
                <w:rFonts w:ascii="Arial" w:hAnsi="Arial" w:cs="Arial"/>
                <w:bCs/>
                <w:color w:val="000000"/>
                <w:lang w:eastAsia="en-IN" w:bidi="ar-SA"/>
              </w:rPr>
              <w:t>, e-</w:t>
            </w:r>
            <w:proofErr w:type="spellStart"/>
            <w:r w:rsidRPr="002E78C4">
              <w:rPr>
                <w:rFonts w:ascii="Arial" w:hAnsi="Arial" w:cs="Arial"/>
                <w:bCs/>
                <w:color w:val="000000"/>
                <w:lang w:eastAsia="en-IN" w:bidi="ar-SA"/>
              </w:rPr>
              <w:t>Swathu</w:t>
            </w:r>
            <w:proofErr w:type="spellEnd"/>
            <w:r w:rsidRPr="002E78C4">
              <w:rPr>
                <w:rFonts w:ascii="Arial" w:hAnsi="Arial" w:cs="Arial"/>
                <w:bCs/>
                <w:color w:val="000000"/>
                <w:lang w:eastAsia="en-IN" w:bidi="ar-SA"/>
              </w:rPr>
              <w:t xml:space="preserve"> is an added advantage</w:t>
            </w:r>
          </w:p>
          <w:p w14:paraId="6B6B6373" w14:textId="77777777" w:rsidR="00A84171" w:rsidRPr="002E78C4" w:rsidRDefault="00A84171" w:rsidP="00A84171">
            <w:pPr>
              <w:pStyle w:val="ListParagraph"/>
              <w:numPr>
                <w:ilvl w:val="0"/>
                <w:numId w:val="26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lastRenderedPageBreak/>
              <w:t>Experience in operations and maintenance of the government project</w:t>
            </w:r>
          </w:p>
        </w:tc>
      </w:tr>
      <w:tr w:rsidR="00A84171" w:rsidRPr="00953B10" w14:paraId="74D68D1F" w14:textId="77777777" w:rsidTr="00A84171">
        <w:trPr>
          <w:trHeight w:val="615"/>
        </w:trPr>
        <w:tc>
          <w:tcPr>
            <w:tcW w:w="378" w:type="pct"/>
            <w:noWrap/>
            <w:vAlign w:val="center"/>
            <w:hideMark/>
          </w:tcPr>
          <w:p w14:paraId="6D2F862C"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3</w:t>
            </w:r>
          </w:p>
        </w:tc>
        <w:tc>
          <w:tcPr>
            <w:tcW w:w="674" w:type="pct"/>
            <w:vAlign w:val="center"/>
            <w:hideMark/>
          </w:tcPr>
          <w:p w14:paraId="533B4835"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Technical Architect</w:t>
            </w:r>
          </w:p>
          <w:p w14:paraId="244E0DC5"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61730359" w14:textId="77777777" w:rsidR="00A84171" w:rsidRDefault="00A84171" w:rsidP="00A84171">
            <w:pPr>
              <w:spacing w:after="0" w:line="240" w:lineRule="auto"/>
              <w:jc w:val="center"/>
              <w:rPr>
                <w:rFonts w:ascii="Arial" w:hAnsi="Arial" w:cs="Arial"/>
                <w:bCs/>
                <w:color w:val="000000"/>
                <w:lang w:eastAsia="en-IN" w:bidi="ar-SA"/>
              </w:rPr>
            </w:pPr>
          </w:p>
          <w:p w14:paraId="145463CC"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04854342"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Design scalable, secure, and high-performance system architectures.  </w:t>
            </w:r>
          </w:p>
          <w:p w14:paraId="0771ECA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Integrate multiple government systems and services seamlessly.  </w:t>
            </w:r>
          </w:p>
          <w:p w14:paraId="3890ACE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Provide technical guidance to development teams and ensure adherence to best practices.  </w:t>
            </w:r>
          </w:p>
          <w:p w14:paraId="21467C9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Evaluate and recommend technologies, frameworks, and tools.  </w:t>
            </w:r>
          </w:p>
          <w:p w14:paraId="2825FF00"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Ensure system performance, maintainability, and security.  </w:t>
            </w:r>
          </w:p>
          <w:p w14:paraId="54B4768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Review and approve technical designs and code implementations.</w:t>
            </w:r>
          </w:p>
          <w:p w14:paraId="2A34A0A4"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40038DD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636652C4"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6782103A"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03B577E9"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10+ years of total experience, 3+ years in architect role </w:t>
            </w:r>
          </w:p>
          <w:p w14:paraId="63C5DC44"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micro services architecture, RESTful APIs, containerization (Docker/Kubernetes)</w:t>
            </w:r>
          </w:p>
          <w:p w14:paraId="38A00681"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Designed scalable systems with user base of 10,000+ concurrent users</w:t>
            </w:r>
          </w:p>
          <w:p w14:paraId="6E26489E" w14:textId="77777777" w:rsidR="00A84171" w:rsidRDefault="00A84171" w:rsidP="00A84171">
            <w:pPr>
              <w:spacing w:after="0" w:line="240" w:lineRule="auto"/>
              <w:rPr>
                <w:rFonts w:ascii="Arial" w:hAnsi="Arial" w:cs="Arial"/>
                <w:bCs/>
                <w:color w:val="000000"/>
                <w:lang w:eastAsia="en-IN" w:bidi="ar-SA"/>
              </w:rPr>
            </w:pPr>
          </w:p>
          <w:p w14:paraId="4DBCD9B9"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60F95FA7" w14:textId="77777777" w:rsidR="00A84171" w:rsidRPr="002E78C4" w:rsidRDefault="00A84171" w:rsidP="00A84171">
            <w:pPr>
              <w:spacing w:after="0" w:line="240" w:lineRule="auto"/>
              <w:ind w:firstLine="60"/>
              <w:jc w:val="center"/>
              <w:rPr>
                <w:rFonts w:ascii="Arial" w:hAnsi="Arial" w:cs="Arial"/>
                <w:bCs/>
                <w:color w:val="000000"/>
                <w:lang w:eastAsia="en-IN" w:bidi="ar-SA"/>
              </w:rPr>
            </w:pPr>
          </w:p>
          <w:p w14:paraId="59D77484"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Have worked in government/public sector IT project </w:t>
            </w:r>
          </w:p>
          <w:p w14:paraId="399DC68B" w14:textId="77777777" w:rsidR="00A84171" w:rsidRPr="002E78C4" w:rsidRDefault="00A84171" w:rsidP="00691AA7">
            <w:pPr>
              <w:pStyle w:val="ListParagraph"/>
              <w:numPr>
                <w:ilvl w:val="0"/>
                <w:numId w:val="33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Familiarity with Karnataka Government hosting environments preferred</w:t>
            </w:r>
          </w:p>
        </w:tc>
      </w:tr>
      <w:tr w:rsidR="00A84171" w:rsidRPr="00953B10" w14:paraId="445CBFC7" w14:textId="77777777" w:rsidTr="00A84171">
        <w:trPr>
          <w:trHeight w:val="1700"/>
        </w:trPr>
        <w:tc>
          <w:tcPr>
            <w:tcW w:w="378" w:type="pct"/>
            <w:noWrap/>
            <w:vAlign w:val="center"/>
            <w:hideMark/>
          </w:tcPr>
          <w:p w14:paraId="65F0DB2A"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4</w:t>
            </w:r>
          </w:p>
        </w:tc>
        <w:tc>
          <w:tcPr>
            <w:tcW w:w="674" w:type="pct"/>
            <w:vAlign w:val="center"/>
            <w:hideMark/>
          </w:tcPr>
          <w:p w14:paraId="6414D2AA"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Integration Engineer</w:t>
            </w:r>
          </w:p>
          <w:p w14:paraId="0DE2BFFE"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4EEC2CE5" w14:textId="77777777" w:rsidR="00A84171" w:rsidRDefault="00A84171" w:rsidP="00A84171">
            <w:pPr>
              <w:spacing w:after="0" w:line="240" w:lineRule="auto"/>
              <w:jc w:val="center"/>
              <w:rPr>
                <w:rFonts w:ascii="Arial" w:hAnsi="Arial" w:cs="Arial"/>
                <w:bCs/>
                <w:color w:val="000000"/>
                <w:lang w:eastAsia="en-IN" w:bidi="ar-SA"/>
              </w:rPr>
            </w:pPr>
          </w:p>
          <w:p w14:paraId="55831AD1"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21A8A4A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Develop and maintain integrations between departmental systems and external applications (e.g., land records, payment gateways,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 xml:space="preserve">).  </w:t>
            </w:r>
          </w:p>
          <w:p w14:paraId="5DC1ADF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Ensure secure, reliable, and efficient data exchange.  </w:t>
            </w:r>
          </w:p>
          <w:p w14:paraId="6A3C2DB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Troubleshoot and resolve integration issues.  </w:t>
            </w:r>
          </w:p>
          <w:p w14:paraId="21B2431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Collaborate with cross-functional teams to define integration requirements.  </w:t>
            </w:r>
          </w:p>
          <w:p w14:paraId="4EC45DA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Document integration processes and workflows.</w:t>
            </w:r>
          </w:p>
          <w:p w14:paraId="5E49FED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57C2BE9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Gather and document business processes, requirements, and use cases.  </w:t>
            </w:r>
          </w:p>
          <w:p w14:paraId="6516BF6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Prepare Business Requirement Documents (BRDs) and functional specifications.  </w:t>
            </w:r>
          </w:p>
          <w:p w14:paraId="34B9F21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Collaborate with technical teams to ensure requirement traceability.  </w:t>
            </w:r>
          </w:p>
          <w:p w14:paraId="5C89391E"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Support User Acceptance Testing (UAT) and ensure alignment with departmental goals.  </w:t>
            </w:r>
          </w:p>
          <w:p w14:paraId="176108C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Facilitate workshops and meetings with stakeholders.</w:t>
            </w:r>
          </w:p>
        </w:tc>
        <w:tc>
          <w:tcPr>
            <w:tcW w:w="2022" w:type="pct"/>
            <w:noWrap/>
            <w:vAlign w:val="center"/>
            <w:hideMark/>
          </w:tcPr>
          <w:p w14:paraId="009B25DF"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5B08927C"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years of experience in integration</w:t>
            </w:r>
          </w:p>
          <w:p w14:paraId="72E87AE8"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years in public sector system integration </w:t>
            </w:r>
          </w:p>
          <w:p w14:paraId="5BC0161C"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Hands-on with API gateways like Mule, API </w:t>
            </w:r>
            <w:proofErr w:type="spellStart"/>
            <w:r w:rsidRPr="002E78C4">
              <w:rPr>
                <w:rFonts w:ascii="Arial" w:hAnsi="Arial" w:cs="Arial"/>
                <w:bCs/>
                <w:color w:val="000000"/>
                <w:lang w:eastAsia="en-IN" w:bidi="ar-SA"/>
              </w:rPr>
              <w:t>Setu</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etc</w:t>
            </w:r>
            <w:proofErr w:type="spellEnd"/>
            <w:r w:rsidRPr="002E78C4">
              <w:rPr>
                <w:rFonts w:ascii="Arial" w:hAnsi="Arial" w:cs="Arial"/>
                <w:bCs/>
                <w:color w:val="000000"/>
                <w:lang w:eastAsia="en-IN" w:bidi="ar-SA"/>
              </w:rPr>
              <w:t xml:space="preserve"> , message queues (Kafka, </w:t>
            </w:r>
            <w:proofErr w:type="spellStart"/>
            <w:r w:rsidRPr="002E78C4">
              <w:rPr>
                <w:rFonts w:ascii="Arial" w:hAnsi="Arial" w:cs="Arial"/>
                <w:bCs/>
                <w:color w:val="000000"/>
                <w:lang w:eastAsia="en-IN" w:bidi="ar-SA"/>
              </w:rPr>
              <w:t>RabbitMQ</w:t>
            </w:r>
            <w:proofErr w:type="spellEnd"/>
            <w:r w:rsidRPr="002E78C4">
              <w:rPr>
                <w:rFonts w:ascii="Arial" w:hAnsi="Arial" w:cs="Arial"/>
                <w:bCs/>
                <w:color w:val="000000"/>
                <w:lang w:eastAsia="en-IN" w:bidi="ar-SA"/>
              </w:rPr>
              <w:t>)</w:t>
            </w:r>
          </w:p>
          <w:p w14:paraId="731D0583"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Should have worked on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w:t>
            </w:r>
            <w:proofErr w:type="spellStart"/>
            <w:r w:rsidRPr="002E78C4">
              <w:rPr>
                <w:rFonts w:ascii="Arial" w:hAnsi="Arial" w:cs="Arial"/>
                <w:bCs/>
                <w:color w:val="000000"/>
                <w:lang w:eastAsia="en-IN" w:bidi="ar-SA"/>
              </w:rPr>
              <w:t>eKYC</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DigiLocker</w:t>
            </w:r>
            <w:proofErr w:type="spellEnd"/>
            <w:r w:rsidRPr="002E78C4">
              <w:rPr>
                <w:rFonts w:ascii="Arial" w:hAnsi="Arial" w:cs="Arial"/>
                <w:bCs/>
                <w:color w:val="000000"/>
                <w:lang w:eastAsia="en-IN" w:bidi="ar-SA"/>
              </w:rPr>
              <w:t xml:space="preserve">, or similar integrations </w:t>
            </w:r>
          </w:p>
          <w:p w14:paraId="3B696E86" w14:textId="77777777" w:rsidR="00A84171" w:rsidRPr="002E78C4" w:rsidRDefault="00A84171" w:rsidP="00A84171">
            <w:pPr>
              <w:pStyle w:val="ListParagraph"/>
              <w:numPr>
                <w:ilvl w:val="0"/>
                <w:numId w:val="32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Understanding of secure transmission protocols and audit logs essential</w:t>
            </w:r>
          </w:p>
          <w:p w14:paraId="610CD538" w14:textId="73F1E390" w:rsidR="00A84171" w:rsidRPr="002E78C4" w:rsidRDefault="00A84171" w:rsidP="00691AA7">
            <w:pPr>
              <w:pStyle w:val="ListParagraph"/>
              <w:spacing w:after="0" w:line="240" w:lineRule="auto"/>
              <w:ind w:left="340"/>
              <w:rPr>
                <w:rFonts w:ascii="Arial" w:hAnsi="Arial" w:cs="Arial"/>
                <w:bCs/>
                <w:color w:val="000000"/>
                <w:lang w:eastAsia="en-IN" w:bidi="ar-SA"/>
              </w:rPr>
            </w:pPr>
          </w:p>
        </w:tc>
      </w:tr>
      <w:tr w:rsidR="00A84171" w:rsidRPr="00953B10" w14:paraId="46C218DF" w14:textId="77777777" w:rsidTr="00A84171">
        <w:trPr>
          <w:trHeight w:val="615"/>
        </w:trPr>
        <w:tc>
          <w:tcPr>
            <w:tcW w:w="378" w:type="pct"/>
            <w:noWrap/>
            <w:vAlign w:val="center"/>
            <w:hideMark/>
          </w:tcPr>
          <w:p w14:paraId="3536077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5</w:t>
            </w:r>
          </w:p>
        </w:tc>
        <w:tc>
          <w:tcPr>
            <w:tcW w:w="674" w:type="pct"/>
            <w:vAlign w:val="center"/>
            <w:hideMark/>
          </w:tcPr>
          <w:p w14:paraId="74CA2A36"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Business Analyst</w:t>
            </w:r>
          </w:p>
          <w:p w14:paraId="0AC257BA"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5CAC22A8" w14:textId="77777777" w:rsidR="00A84171" w:rsidRDefault="00A84171" w:rsidP="00A84171">
            <w:pPr>
              <w:spacing w:after="0" w:line="240" w:lineRule="auto"/>
              <w:jc w:val="center"/>
              <w:rPr>
                <w:rFonts w:ascii="Arial" w:hAnsi="Arial" w:cs="Arial"/>
                <w:bCs/>
                <w:color w:val="000000"/>
                <w:lang w:eastAsia="en-IN" w:bidi="ar-SA"/>
              </w:rPr>
            </w:pPr>
          </w:p>
          <w:p w14:paraId="52BA67B0"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(2)</w:t>
            </w:r>
          </w:p>
        </w:tc>
        <w:tc>
          <w:tcPr>
            <w:tcW w:w="1926" w:type="pct"/>
            <w:noWrap/>
            <w:vAlign w:val="center"/>
            <w:hideMark/>
          </w:tcPr>
          <w:p w14:paraId="5428B0EA" w14:textId="77777777" w:rsidR="00A84171" w:rsidRPr="00860BC9" w:rsidRDefault="00A84171" w:rsidP="00A84171">
            <w:pPr>
              <w:pStyle w:val="ListParagraph"/>
              <w:numPr>
                <w:ilvl w:val="0"/>
                <w:numId w:val="22"/>
              </w:numPr>
              <w:spacing w:after="0" w:line="240" w:lineRule="auto"/>
              <w:ind w:left="360"/>
              <w:rPr>
                <w:rFonts w:ascii="Arial" w:hAnsi="Arial" w:cs="Arial"/>
                <w:color w:val="000000"/>
                <w:lang w:eastAsia="en-IN"/>
              </w:rPr>
            </w:pPr>
            <w:r w:rsidRPr="00860BC9">
              <w:rPr>
                <w:rFonts w:ascii="Arial" w:hAnsi="Arial" w:cs="Arial"/>
                <w:color w:val="000000"/>
                <w:lang w:eastAsia="en-IN"/>
              </w:rPr>
              <w:t xml:space="preserve">Gather and document business processes, requirements, and use cases.  </w:t>
            </w:r>
          </w:p>
          <w:p w14:paraId="3817E304" w14:textId="77777777" w:rsidR="00A84171" w:rsidRPr="00860BC9" w:rsidRDefault="00A84171" w:rsidP="00A84171">
            <w:pPr>
              <w:pStyle w:val="ListParagraph"/>
              <w:numPr>
                <w:ilvl w:val="0"/>
                <w:numId w:val="22"/>
              </w:numPr>
              <w:spacing w:after="0" w:line="240" w:lineRule="auto"/>
              <w:ind w:left="360"/>
              <w:rPr>
                <w:rFonts w:ascii="Arial" w:hAnsi="Arial" w:cs="Arial"/>
                <w:color w:val="000000"/>
                <w:lang w:eastAsia="en-IN"/>
              </w:rPr>
            </w:pPr>
            <w:r w:rsidRPr="00860BC9">
              <w:rPr>
                <w:rFonts w:ascii="Arial" w:hAnsi="Arial" w:cs="Arial"/>
                <w:color w:val="000000"/>
                <w:lang w:eastAsia="en-IN"/>
              </w:rPr>
              <w:t xml:space="preserve">Prepare Business Requirement Documents (BRDs) and functional specifications.  </w:t>
            </w:r>
          </w:p>
          <w:p w14:paraId="076CDA69" w14:textId="77777777" w:rsidR="00A84171" w:rsidRPr="00860BC9" w:rsidRDefault="00A84171" w:rsidP="00A84171">
            <w:pPr>
              <w:pStyle w:val="ListParagraph"/>
              <w:numPr>
                <w:ilvl w:val="0"/>
                <w:numId w:val="22"/>
              </w:numPr>
              <w:spacing w:after="0" w:line="240" w:lineRule="auto"/>
              <w:ind w:left="360"/>
              <w:rPr>
                <w:rFonts w:ascii="Arial" w:hAnsi="Arial" w:cs="Arial"/>
                <w:color w:val="000000"/>
                <w:lang w:eastAsia="en-IN"/>
              </w:rPr>
            </w:pPr>
            <w:r w:rsidRPr="00860BC9">
              <w:rPr>
                <w:rFonts w:ascii="Arial" w:hAnsi="Arial" w:cs="Arial"/>
                <w:color w:val="000000"/>
                <w:lang w:eastAsia="en-IN"/>
              </w:rPr>
              <w:t xml:space="preserve">Collaborate with technical teams to ensure requirement traceability.  </w:t>
            </w:r>
          </w:p>
          <w:p w14:paraId="7603AC55" w14:textId="77777777" w:rsidR="00A84171" w:rsidRPr="00860BC9" w:rsidRDefault="00A84171" w:rsidP="00A84171">
            <w:pPr>
              <w:pStyle w:val="ListParagraph"/>
              <w:numPr>
                <w:ilvl w:val="0"/>
                <w:numId w:val="22"/>
              </w:numPr>
              <w:spacing w:after="0" w:line="240" w:lineRule="auto"/>
              <w:ind w:left="360"/>
              <w:rPr>
                <w:rFonts w:ascii="Arial" w:hAnsi="Arial" w:cs="Arial"/>
                <w:color w:val="000000"/>
                <w:lang w:eastAsia="en-IN"/>
              </w:rPr>
            </w:pPr>
            <w:r w:rsidRPr="00860BC9">
              <w:rPr>
                <w:rFonts w:ascii="Arial" w:hAnsi="Arial" w:cs="Arial"/>
                <w:color w:val="000000"/>
                <w:lang w:eastAsia="en-IN"/>
              </w:rPr>
              <w:t xml:space="preserve">Support User Acceptance Testing (UAT) and ensure alignment with departmental goals.  </w:t>
            </w:r>
          </w:p>
          <w:p w14:paraId="05F72FF2" w14:textId="77777777" w:rsidR="00A84171" w:rsidRPr="002E78C4" w:rsidRDefault="00A84171" w:rsidP="00A84171">
            <w:pPr>
              <w:spacing w:after="0" w:line="240" w:lineRule="auto"/>
              <w:rPr>
                <w:rFonts w:ascii="Arial" w:hAnsi="Arial" w:cs="Arial"/>
                <w:bCs/>
                <w:color w:val="000000"/>
                <w:lang w:eastAsia="en-IN" w:bidi="ar-SA"/>
              </w:rPr>
            </w:pPr>
            <w:r w:rsidRPr="00860BC9">
              <w:rPr>
                <w:rFonts w:ascii="Arial" w:hAnsi="Arial" w:cs="Arial"/>
                <w:color w:val="000000"/>
                <w:lang w:eastAsia="en-IN"/>
              </w:rPr>
              <w:t>Facilitate workshops and meetings with stakeholders.</w:t>
            </w:r>
          </w:p>
        </w:tc>
        <w:tc>
          <w:tcPr>
            <w:tcW w:w="2022" w:type="pct"/>
            <w:noWrap/>
            <w:vAlign w:val="center"/>
            <w:hideMark/>
          </w:tcPr>
          <w:p w14:paraId="7C344892" w14:textId="77777777" w:rsidR="00A84171" w:rsidRPr="003A4D1C" w:rsidRDefault="00A84171" w:rsidP="00A84171">
            <w:pPr>
              <w:pStyle w:val="ListParagraph"/>
              <w:numPr>
                <w:ilvl w:val="0"/>
                <w:numId w:val="272"/>
              </w:numPr>
              <w:spacing w:after="0" w:line="240" w:lineRule="auto"/>
              <w:rPr>
                <w:rFonts w:ascii="Arial" w:hAnsi="Arial" w:cs="Arial"/>
                <w:color w:val="000000"/>
                <w:lang w:eastAsia="en-IN"/>
              </w:rPr>
            </w:pPr>
            <w:r>
              <w:rPr>
                <w:rFonts w:ascii="Arial" w:hAnsi="Arial" w:cs="Arial"/>
                <w:color w:val="000000"/>
                <w:lang w:eastAsia="en-IN"/>
              </w:rPr>
              <w:t>Bachelor in CS/IT</w:t>
            </w:r>
          </w:p>
          <w:p w14:paraId="7CD0F229" w14:textId="77777777" w:rsidR="00A84171" w:rsidRPr="00343095" w:rsidRDefault="00A84171" w:rsidP="00A84171">
            <w:pPr>
              <w:pStyle w:val="ListParagraph"/>
              <w:numPr>
                <w:ilvl w:val="0"/>
                <w:numId w:val="272"/>
              </w:numPr>
              <w:spacing w:after="0" w:line="240" w:lineRule="auto"/>
              <w:rPr>
                <w:rFonts w:ascii="Arial" w:hAnsi="Arial" w:cs="Arial"/>
                <w:color w:val="000000"/>
                <w:lang w:eastAsia="en-IN"/>
              </w:rPr>
            </w:pPr>
            <w:r w:rsidRPr="00343095">
              <w:rPr>
                <w:rFonts w:ascii="Arial" w:hAnsi="Arial" w:cs="Arial"/>
                <w:lang w:eastAsia="en-IN"/>
              </w:rPr>
              <w:t xml:space="preserve">5+ years of experience as BA </w:t>
            </w:r>
          </w:p>
          <w:p w14:paraId="76E70919" w14:textId="77777777" w:rsidR="00A84171" w:rsidRPr="00343095" w:rsidRDefault="00A84171" w:rsidP="00A84171">
            <w:pPr>
              <w:pStyle w:val="ListParagraph"/>
              <w:numPr>
                <w:ilvl w:val="0"/>
                <w:numId w:val="272"/>
              </w:numPr>
              <w:spacing w:after="0" w:line="240" w:lineRule="auto"/>
              <w:rPr>
                <w:rFonts w:ascii="Arial" w:hAnsi="Arial" w:cs="Arial"/>
                <w:color w:val="000000"/>
                <w:lang w:eastAsia="en-IN"/>
              </w:rPr>
            </w:pPr>
            <w:r w:rsidRPr="00343095">
              <w:rPr>
                <w:rFonts w:ascii="Arial" w:hAnsi="Arial" w:cs="Arial"/>
                <w:lang w:eastAsia="en-IN"/>
              </w:rPr>
              <w:t xml:space="preserve">Must have experience in requirement gathering, BRD, FRD, and UAT coordination </w:t>
            </w:r>
          </w:p>
          <w:p w14:paraId="18550E2D" w14:textId="77777777" w:rsidR="00A84171" w:rsidRPr="00343095" w:rsidRDefault="00A84171" w:rsidP="00A84171">
            <w:pPr>
              <w:pStyle w:val="ListParagraph"/>
              <w:numPr>
                <w:ilvl w:val="0"/>
                <w:numId w:val="272"/>
              </w:numPr>
              <w:spacing w:after="0" w:line="240" w:lineRule="auto"/>
              <w:rPr>
                <w:rFonts w:ascii="Arial" w:hAnsi="Arial" w:cs="Arial"/>
                <w:lang w:eastAsia="en-IN"/>
              </w:rPr>
            </w:pPr>
            <w:r w:rsidRPr="00343095">
              <w:rPr>
                <w:rFonts w:ascii="Arial" w:hAnsi="Arial" w:cs="Arial"/>
                <w:lang w:eastAsia="en-IN"/>
              </w:rPr>
              <w:t xml:space="preserve">Awareness of Tools </w:t>
            </w:r>
          </w:p>
          <w:p w14:paraId="120DA533" w14:textId="77777777" w:rsidR="00A84171" w:rsidRPr="002E78C4" w:rsidRDefault="00A84171" w:rsidP="00691AA7">
            <w:pPr>
              <w:pStyle w:val="ListParagraph"/>
              <w:numPr>
                <w:ilvl w:val="1"/>
                <w:numId w:val="340"/>
              </w:numPr>
              <w:spacing w:after="0" w:line="240" w:lineRule="auto"/>
              <w:rPr>
                <w:rFonts w:ascii="Arial" w:hAnsi="Arial" w:cs="Arial"/>
                <w:color w:val="000000"/>
                <w:lang w:eastAsia="en-IN"/>
              </w:rPr>
            </w:pPr>
            <w:r w:rsidRPr="002E78C4">
              <w:rPr>
                <w:rFonts w:ascii="Arial" w:hAnsi="Arial" w:cs="Arial"/>
                <w:b/>
                <w:bCs/>
                <w:color w:val="000000"/>
                <w:lang w:eastAsia="en-IN"/>
              </w:rPr>
              <w:t>Requirements Management Tools</w:t>
            </w:r>
            <w:r w:rsidRPr="002E78C4">
              <w:rPr>
                <w:rFonts w:ascii="Arial" w:hAnsi="Arial" w:cs="Arial"/>
                <w:color w:val="000000"/>
                <w:lang w:eastAsia="en-IN"/>
              </w:rPr>
              <w:t>: Tools like JIRA, Confluence, or DOORS help BAs manage and track requirements.</w:t>
            </w:r>
          </w:p>
          <w:p w14:paraId="308748A1" w14:textId="77777777" w:rsidR="00A84171" w:rsidRPr="002E78C4" w:rsidRDefault="00A84171" w:rsidP="00691AA7">
            <w:pPr>
              <w:pStyle w:val="ListParagraph"/>
              <w:numPr>
                <w:ilvl w:val="1"/>
                <w:numId w:val="340"/>
              </w:numPr>
              <w:spacing w:after="0" w:line="240" w:lineRule="auto"/>
              <w:rPr>
                <w:rFonts w:ascii="Arial" w:hAnsi="Arial" w:cs="Arial"/>
                <w:color w:val="000000"/>
                <w:lang w:eastAsia="en-IN"/>
              </w:rPr>
            </w:pPr>
            <w:r w:rsidRPr="002E78C4">
              <w:rPr>
                <w:rFonts w:ascii="Arial" w:hAnsi="Arial" w:cs="Arial"/>
                <w:b/>
                <w:bCs/>
                <w:color w:val="000000"/>
                <w:lang w:eastAsia="en-IN"/>
              </w:rPr>
              <w:t>Process Modeling Tools</w:t>
            </w:r>
            <w:r w:rsidRPr="002E78C4">
              <w:rPr>
                <w:rFonts w:ascii="Arial" w:hAnsi="Arial" w:cs="Arial"/>
                <w:color w:val="000000"/>
                <w:lang w:eastAsia="en-IN"/>
              </w:rPr>
              <w:t xml:space="preserve">: Tools like </w:t>
            </w:r>
            <w:proofErr w:type="spellStart"/>
            <w:r w:rsidRPr="002E78C4">
              <w:rPr>
                <w:rFonts w:ascii="Arial" w:hAnsi="Arial" w:cs="Arial"/>
                <w:color w:val="000000"/>
                <w:lang w:eastAsia="en-IN"/>
              </w:rPr>
              <w:t>Lucidchart</w:t>
            </w:r>
            <w:proofErr w:type="spellEnd"/>
            <w:r w:rsidRPr="002E78C4">
              <w:rPr>
                <w:rFonts w:ascii="Arial" w:hAnsi="Arial" w:cs="Arial"/>
                <w:color w:val="000000"/>
                <w:lang w:eastAsia="en-IN"/>
              </w:rPr>
              <w:t xml:space="preserve">, Visio, </w:t>
            </w:r>
            <w:proofErr w:type="spellStart"/>
            <w:proofErr w:type="gramStart"/>
            <w:r w:rsidRPr="002E78C4">
              <w:rPr>
                <w:rFonts w:ascii="Arial" w:hAnsi="Arial" w:cs="Arial"/>
                <w:color w:val="000000"/>
                <w:lang w:eastAsia="en-IN"/>
              </w:rPr>
              <w:t>etc</w:t>
            </w:r>
            <w:proofErr w:type="spellEnd"/>
            <w:proofErr w:type="gramEnd"/>
            <w:r w:rsidRPr="002E78C4">
              <w:rPr>
                <w:rFonts w:ascii="Arial" w:hAnsi="Arial" w:cs="Arial"/>
                <w:color w:val="000000"/>
                <w:lang w:eastAsia="en-IN"/>
              </w:rPr>
              <w:t xml:space="preserve"> help BAs create process models and diagrams.</w:t>
            </w:r>
          </w:p>
          <w:p w14:paraId="50FA1DAE" w14:textId="77777777" w:rsidR="00A84171" w:rsidRPr="00343095" w:rsidRDefault="00A84171" w:rsidP="00A84171">
            <w:pPr>
              <w:pStyle w:val="ListParagraph"/>
              <w:numPr>
                <w:ilvl w:val="0"/>
                <w:numId w:val="272"/>
              </w:numPr>
              <w:spacing w:after="0" w:line="240" w:lineRule="auto"/>
              <w:rPr>
                <w:rFonts w:ascii="Arial" w:hAnsi="Arial" w:cs="Arial"/>
                <w:color w:val="000000"/>
                <w:lang w:eastAsia="en-IN"/>
              </w:rPr>
            </w:pPr>
            <w:r w:rsidRPr="00343095">
              <w:rPr>
                <w:rFonts w:ascii="Arial" w:hAnsi="Arial" w:cs="Arial"/>
                <w:b/>
                <w:bCs/>
                <w:color w:val="000000"/>
                <w:lang w:eastAsia="en-IN"/>
              </w:rPr>
              <w:t>Data Modeling Tools</w:t>
            </w:r>
            <w:r w:rsidRPr="00343095">
              <w:rPr>
                <w:rFonts w:ascii="Arial" w:hAnsi="Arial" w:cs="Arial"/>
                <w:color w:val="000000"/>
                <w:lang w:eastAsia="en-IN"/>
              </w:rPr>
              <w:t xml:space="preserve">: Tools like </w:t>
            </w:r>
            <w:proofErr w:type="spellStart"/>
            <w:r w:rsidRPr="00343095">
              <w:rPr>
                <w:rFonts w:ascii="Arial" w:hAnsi="Arial" w:cs="Arial"/>
                <w:color w:val="000000"/>
                <w:lang w:eastAsia="en-IN"/>
              </w:rPr>
              <w:t>ERwin</w:t>
            </w:r>
            <w:proofErr w:type="spellEnd"/>
            <w:r w:rsidRPr="00343095">
              <w:rPr>
                <w:rFonts w:ascii="Arial" w:hAnsi="Arial" w:cs="Arial"/>
                <w:color w:val="000000"/>
                <w:lang w:eastAsia="en-IN"/>
              </w:rPr>
              <w:t xml:space="preserve">, </w:t>
            </w:r>
            <w:proofErr w:type="spellStart"/>
            <w:r w:rsidRPr="00343095">
              <w:rPr>
                <w:rFonts w:ascii="Arial" w:hAnsi="Arial" w:cs="Arial"/>
                <w:color w:val="000000"/>
                <w:lang w:eastAsia="en-IN"/>
              </w:rPr>
              <w:t>PowerDesigner</w:t>
            </w:r>
            <w:proofErr w:type="spellEnd"/>
            <w:r w:rsidRPr="00343095">
              <w:rPr>
                <w:rFonts w:ascii="Arial" w:hAnsi="Arial" w:cs="Arial"/>
                <w:color w:val="000000"/>
                <w:lang w:eastAsia="en-IN"/>
              </w:rPr>
              <w:t xml:space="preserve">, </w:t>
            </w:r>
            <w:proofErr w:type="spellStart"/>
            <w:proofErr w:type="gramStart"/>
            <w:r w:rsidRPr="00343095">
              <w:rPr>
                <w:rFonts w:ascii="Arial" w:hAnsi="Arial" w:cs="Arial"/>
                <w:color w:val="000000"/>
                <w:lang w:eastAsia="en-IN"/>
              </w:rPr>
              <w:t>etc</w:t>
            </w:r>
            <w:proofErr w:type="spellEnd"/>
            <w:proofErr w:type="gramEnd"/>
            <w:r w:rsidRPr="00343095">
              <w:rPr>
                <w:rFonts w:ascii="Arial" w:hAnsi="Arial" w:cs="Arial"/>
                <w:color w:val="000000"/>
                <w:lang w:eastAsia="en-IN"/>
              </w:rPr>
              <w:t xml:space="preserve"> help BAs create data models and database designs.</w:t>
            </w:r>
          </w:p>
          <w:p w14:paraId="26518A35" w14:textId="5513F9C2" w:rsidR="00A84171" w:rsidRDefault="00A84171" w:rsidP="00A84171">
            <w:pPr>
              <w:pStyle w:val="ListParagraph"/>
              <w:numPr>
                <w:ilvl w:val="0"/>
                <w:numId w:val="272"/>
              </w:numPr>
              <w:spacing w:after="0" w:line="240" w:lineRule="auto"/>
              <w:rPr>
                <w:rFonts w:ascii="Arial" w:hAnsi="Arial" w:cs="Arial"/>
                <w:color w:val="000000"/>
                <w:lang w:eastAsia="en-IN"/>
              </w:rPr>
            </w:pPr>
            <w:r w:rsidRPr="00343095">
              <w:rPr>
                <w:rFonts w:ascii="Arial" w:hAnsi="Arial" w:cs="Arial"/>
                <w:b/>
                <w:bCs/>
                <w:color w:val="000000"/>
                <w:lang w:eastAsia="en-IN"/>
              </w:rPr>
              <w:t>Collaboration Tools</w:t>
            </w:r>
            <w:r w:rsidRPr="00343095">
              <w:rPr>
                <w:rFonts w:ascii="Arial" w:hAnsi="Arial" w:cs="Arial"/>
                <w:color w:val="000000"/>
                <w:lang w:eastAsia="en-IN"/>
              </w:rPr>
              <w:t>: Tools like Slack, Microsoft Teams, or Trello facilitate communication and collaboration among stakeholders</w:t>
            </w:r>
          </w:p>
          <w:p w14:paraId="7A616DE6" w14:textId="2B4BE2DD" w:rsidR="00146550" w:rsidRDefault="00146550" w:rsidP="00691AA7">
            <w:pPr>
              <w:pStyle w:val="ListParagraph"/>
              <w:spacing w:after="0" w:line="240" w:lineRule="auto"/>
              <w:ind w:left="340"/>
              <w:rPr>
                <w:rFonts w:ascii="Arial" w:hAnsi="Arial" w:cs="Arial"/>
                <w:b/>
                <w:bCs/>
                <w:color w:val="000000"/>
                <w:lang w:eastAsia="en-IN"/>
              </w:rPr>
            </w:pPr>
          </w:p>
          <w:p w14:paraId="44A21AAB" w14:textId="77777777" w:rsidR="00A84171" w:rsidRPr="00343095" w:rsidRDefault="00A84171" w:rsidP="00A84171">
            <w:pPr>
              <w:spacing w:after="0" w:line="240" w:lineRule="auto"/>
              <w:rPr>
                <w:rFonts w:ascii="Arial" w:hAnsi="Arial" w:cs="Arial"/>
                <w:b/>
                <w:lang w:eastAsia="en-IN"/>
              </w:rPr>
            </w:pPr>
            <w:r w:rsidRPr="00343095">
              <w:rPr>
                <w:rFonts w:ascii="Arial" w:hAnsi="Arial" w:cs="Arial"/>
                <w:b/>
                <w:lang w:eastAsia="en-IN"/>
              </w:rPr>
              <w:t>Preferable</w:t>
            </w:r>
          </w:p>
          <w:p w14:paraId="19E5F867" w14:textId="77777777" w:rsidR="00A84171" w:rsidRPr="00E52028" w:rsidRDefault="00A84171">
            <w:pPr>
              <w:pStyle w:val="ListParagraph"/>
              <w:numPr>
                <w:ilvl w:val="0"/>
                <w:numId w:val="272"/>
              </w:numPr>
              <w:spacing w:after="0" w:line="240" w:lineRule="auto"/>
              <w:rPr>
                <w:rFonts w:ascii="Arial" w:hAnsi="Arial" w:cs="Arial"/>
                <w:bCs/>
                <w:color w:val="000000"/>
                <w:lang w:eastAsia="en-IN"/>
              </w:rPr>
            </w:pPr>
            <w:r w:rsidRPr="009E7F1C">
              <w:rPr>
                <w:rFonts w:ascii="Arial" w:hAnsi="Arial" w:cs="Arial"/>
                <w:bCs/>
                <w:color w:val="000000"/>
                <w:lang w:eastAsia="en-IN"/>
              </w:rPr>
              <w:t xml:space="preserve">Involvement in large-scale Government or Citizen Service System </w:t>
            </w:r>
          </w:p>
          <w:p w14:paraId="26773893" w14:textId="77777777" w:rsidR="00A84171" w:rsidRPr="002E78C4" w:rsidRDefault="00A84171">
            <w:pPr>
              <w:pStyle w:val="ListParagraph"/>
              <w:numPr>
                <w:ilvl w:val="0"/>
                <w:numId w:val="272"/>
              </w:numPr>
              <w:spacing w:after="0" w:line="240" w:lineRule="auto"/>
              <w:rPr>
                <w:rFonts w:ascii="Arial" w:hAnsi="Arial" w:cs="Arial"/>
                <w:bCs/>
                <w:color w:val="000000"/>
                <w:lang w:eastAsia="en-IN" w:bidi="ar-SA"/>
              </w:rPr>
            </w:pPr>
            <w:r w:rsidRPr="001011E7">
              <w:rPr>
                <w:rFonts w:ascii="Arial" w:hAnsi="Arial" w:cs="Arial"/>
                <w:bCs/>
                <w:color w:val="000000"/>
                <w:lang w:eastAsia="en-IN"/>
              </w:rPr>
              <w:t>Proficient in Kannada to interact with local stakeholder</w:t>
            </w:r>
          </w:p>
        </w:tc>
      </w:tr>
      <w:tr w:rsidR="00A84171" w:rsidRPr="00953B10" w14:paraId="56BEB8B7" w14:textId="77777777" w:rsidTr="00A84171">
        <w:trPr>
          <w:trHeight w:val="615"/>
        </w:trPr>
        <w:tc>
          <w:tcPr>
            <w:tcW w:w="378" w:type="pct"/>
            <w:noWrap/>
            <w:vAlign w:val="center"/>
            <w:hideMark/>
          </w:tcPr>
          <w:p w14:paraId="1F410911"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6</w:t>
            </w:r>
          </w:p>
        </w:tc>
        <w:tc>
          <w:tcPr>
            <w:tcW w:w="674" w:type="pct"/>
            <w:vAlign w:val="center"/>
            <w:hideMark/>
          </w:tcPr>
          <w:p w14:paraId="1D0593CA"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Full Stack Developer</w:t>
            </w:r>
          </w:p>
          <w:p w14:paraId="7A037236"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71418CE8" w14:textId="77777777" w:rsidR="00A84171" w:rsidRDefault="00A84171" w:rsidP="00A84171">
            <w:pPr>
              <w:spacing w:after="0" w:line="240" w:lineRule="auto"/>
              <w:jc w:val="center"/>
              <w:rPr>
                <w:rFonts w:ascii="Arial" w:hAnsi="Arial" w:cs="Arial"/>
                <w:bCs/>
                <w:color w:val="000000"/>
                <w:lang w:eastAsia="en-IN" w:bidi="ar-SA"/>
              </w:rPr>
            </w:pPr>
          </w:p>
          <w:p w14:paraId="7AC793E4"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(8)</w:t>
            </w:r>
          </w:p>
        </w:tc>
        <w:tc>
          <w:tcPr>
            <w:tcW w:w="1926" w:type="pct"/>
            <w:noWrap/>
            <w:vAlign w:val="center"/>
            <w:hideMark/>
          </w:tcPr>
          <w:p w14:paraId="55819C8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Develop user and admin modules, APIs, and backend logic.  </w:t>
            </w:r>
          </w:p>
          <w:p w14:paraId="685E7C8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Ensure responsive design, accessibility, and seamless integration with databases and services.  </w:t>
            </w:r>
          </w:p>
          <w:p w14:paraId="0BDCE5B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Write reusable, testable, and efficient code for high-availability systems.  </w:t>
            </w:r>
          </w:p>
          <w:p w14:paraId="34659C0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Collaborate with UI/UX designers and other developers.  </w:t>
            </w:r>
          </w:p>
          <w:p w14:paraId="391FD71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Participate in code reviews and debugging.</w:t>
            </w:r>
          </w:p>
          <w:p w14:paraId="158B74A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2208238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2D48F17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6263B41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26001AF0"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6D16417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09D9D7E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053DA8B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297F4E5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p w14:paraId="13ED978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1CDBF9A8"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Senior Lead – 5 Resources  </w:t>
            </w:r>
          </w:p>
          <w:p w14:paraId="3E05580E"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6E0FE980"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years’ experience in Java/.NET/Node.js and Angular/React </w:t>
            </w:r>
          </w:p>
          <w:p w14:paraId="737DBA39" w14:textId="3BC84244" w:rsidR="00A84171" w:rsidRPr="002E78C4" w:rsidRDefault="00FA1B09"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Developer –</w:t>
            </w:r>
            <w:r w:rsidR="00A84171" w:rsidRPr="002E78C4">
              <w:rPr>
                <w:rFonts w:ascii="Arial" w:hAnsi="Arial" w:cs="Arial"/>
                <w:bCs/>
                <w:color w:val="000000"/>
                <w:lang w:eastAsia="en-IN" w:bidi="ar-SA"/>
              </w:rPr>
              <w:t xml:space="preserve"> 3 </w:t>
            </w:r>
          </w:p>
          <w:p w14:paraId="395E1E1C"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Resources  </w:t>
            </w:r>
          </w:p>
          <w:p w14:paraId="6AB5E652"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5F51C2EF"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2-3 + years’ experience in Java/.NET/Node.js and Angular/React </w:t>
            </w:r>
          </w:p>
          <w:p w14:paraId="5EB04149" w14:textId="77777777" w:rsidR="00A84171" w:rsidRPr="002E78C4" w:rsidRDefault="00A84171" w:rsidP="00A84171">
            <w:pPr>
              <w:spacing w:after="0" w:line="240" w:lineRule="auto"/>
              <w:ind w:firstLine="60"/>
              <w:rPr>
                <w:rFonts w:ascii="Arial" w:hAnsi="Arial" w:cs="Arial"/>
                <w:bCs/>
                <w:color w:val="000000"/>
                <w:lang w:eastAsia="en-IN" w:bidi="ar-SA"/>
              </w:rPr>
            </w:pPr>
          </w:p>
          <w:p w14:paraId="2AC56E07"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 xml:space="preserve">Preferred </w:t>
            </w:r>
          </w:p>
          <w:p w14:paraId="731ADA95"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Should have developed at least one Government/Citizen-facing application </w:t>
            </w:r>
          </w:p>
          <w:p w14:paraId="68407060"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Knowledge of accessibility (WCAG 2.0), GIGW compliance preferred</w:t>
            </w:r>
          </w:p>
          <w:p w14:paraId="0B240299" w14:textId="77777777" w:rsidR="00A84171" w:rsidRPr="002E78C4" w:rsidRDefault="00A84171" w:rsidP="00A84171">
            <w:pPr>
              <w:pStyle w:val="ListParagraph"/>
              <w:numPr>
                <w:ilvl w:val="0"/>
                <w:numId w:val="27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Understanding of secure coding practices, OWASP top 10</w:t>
            </w:r>
          </w:p>
          <w:p w14:paraId="7F845463" w14:textId="77777777" w:rsidR="00A84171" w:rsidRPr="002E78C4" w:rsidRDefault="00A84171" w:rsidP="00A84171">
            <w:pPr>
              <w:spacing w:after="0" w:line="240" w:lineRule="auto"/>
              <w:rPr>
                <w:rFonts w:ascii="Arial" w:hAnsi="Arial" w:cs="Arial"/>
                <w:bCs/>
                <w:color w:val="000000"/>
                <w:lang w:eastAsia="en-IN" w:bidi="ar-SA"/>
              </w:rPr>
            </w:pPr>
          </w:p>
          <w:p w14:paraId="12A64BA2" w14:textId="77777777" w:rsidR="00A84171" w:rsidRPr="002E78C4" w:rsidRDefault="00A84171" w:rsidP="00A84171">
            <w:pPr>
              <w:spacing w:after="0" w:line="240" w:lineRule="auto"/>
              <w:rPr>
                <w:rFonts w:ascii="Arial" w:hAnsi="Arial" w:cs="Arial"/>
                <w:bCs/>
                <w:color w:val="000000"/>
                <w:lang w:eastAsia="en-IN" w:bidi="ar-SA"/>
              </w:rPr>
            </w:pPr>
          </w:p>
          <w:p w14:paraId="10B04E76" w14:textId="77777777" w:rsidR="00A84171" w:rsidRPr="002E78C4" w:rsidRDefault="00A84171" w:rsidP="00A84171">
            <w:pPr>
              <w:spacing w:after="0" w:line="240" w:lineRule="auto"/>
              <w:rPr>
                <w:rFonts w:ascii="Arial" w:hAnsi="Arial" w:cs="Arial"/>
                <w:bCs/>
                <w:color w:val="000000"/>
                <w:lang w:eastAsia="en-IN" w:bidi="ar-SA"/>
              </w:rPr>
            </w:pPr>
          </w:p>
        </w:tc>
      </w:tr>
      <w:tr w:rsidR="00A84171" w:rsidRPr="00953B10" w14:paraId="34F5D13B" w14:textId="77777777" w:rsidTr="00A84171">
        <w:trPr>
          <w:trHeight w:val="615"/>
        </w:trPr>
        <w:tc>
          <w:tcPr>
            <w:tcW w:w="378" w:type="pct"/>
            <w:noWrap/>
            <w:vAlign w:val="center"/>
            <w:hideMark/>
          </w:tcPr>
          <w:p w14:paraId="6DC138F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7</w:t>
            </w:r>
          </w:p>
        </w:tc>
        <w:tc>
          <w:tcPr>
            <w:tcW w:w="674" w:type="pct"/>
            <w:vAlign w:val="center"/>
            <w:hideMark/>
          </w:tcPr>
          <w:p w14:paraId="28B4536C"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UI/UX Designer</w:t>
            </w:r>
          </w:p>
          <w:p w14:paraId="28F1267C"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465E2B21" w14:textId="77777777" w:rsidR="00A84171" w:rsidRDefault="00A84171" w:rsidP="00A84171">
            <w:pPr>
              <w:spacing w:after="0" w:line="240" w:lineRule="auto"/>
              <w:jc w:val="center"/>
              <w:rPr>
                <w:rFonts w:ascii="Arial" w:hAnsi="Arial" w:cs="Arial"/>
                <w:bCs/>
                <w:color w:val="000000"/>
                <w:lang w:eastAsia="en-IN" w:bidi="ar-SA"/>
              </w:rPr>
            </w:pPr>
          </w:p>
          <w:p w14:paraId="25A960CA"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6DF2EA0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Design user-friendly, multilingual interfaces aligned with Digital India and </w:t>
            </w:r>
            <w:proofErr w:type="spellStart"/>
            <w:r w:rsidRPr="002E78C4">
              <w:rPr>
                <w:rFonts w:ascii="Arial" w:hAnsi="Arial" w:cs="Arial"/>
                <w:bCs/>
                <w:color w:val="000000"/>
                <w:lang w:eastAsia="en-IN" w:bidi="ar-SA"/>
              </w:rPr>
              <w:t>GoI</w:t>
            </w:r>
            <w:proofErr w:type="spellEnd"/>
            <w:r w:rsidRPr="002E78C4">
              <w:rPr>
                <w:rFonts w:ascii="Arial" w:hAnsi="Arial" w:cs="Arial"/>
                <w:bCs/>
                <w:color w:val="000000"/>
                <w:lang w:eastAsia="en-IN" w:bidi="ar-SA"/>
              </w:rPr>
              <w:t xml:space="preserve"> standards.  </w:t>
            </w:r>
          </w:p>
          <w:p w14:paraId="1B0883F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Focus on accessibility, navigation, and visual design.  </w:t>
            </w:r>
          </w:p>
          <w:p w14:paraId="30BBF6A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Create wireframes, prototypes, and high-fidelity designs.  </w:t>
            </w:r>
          </w:p>
          <w:p w14:paraId="35F1F63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Conduct user research and usability testing.</w:t>
            </w:r>
          </w:p>
          <w:p w14:paraId="1E7EEFB3"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06BE7275"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5339B078"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6733CDBF" w14:textId="77777777" w:rsidR="00A84171" w:rsidRPr="002E78C4" w:rsidRDefault="00A84171" w:rsidP="00A84171">
            <w:pPr>
              <w:pStyle w:val="ListParagraph"/>
              <w:numPr>
                <w:ilvl w:val="0"/>
                <w:numId w:val="273"/>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Degree in UI/UX or HCI </w:t>
            </w:r>
          </w:p>
          <w:p w14:paraId="496916A4" w14:textId="77777777" w:rsidR="00A84171" w:rsidRPr="002E78C4" w:rsidRDefault="00A84171" w:rsidP="00A84171">
            <w:pPr>
              <w:pStyle w:val="ListParagraph"/>
              <w:numPr>
                <w:ilvl w:val="0"/>
                <w:numId w:val="273"/>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years of experience in UX design and </w:t>
            </w:r>
            <w:proofErr w:type="spellStart"/>
            <w:r w:rsidRPr="002E78C4">
              <w:rPr>
                <w:rFonts w:ascii="Arial" w:hAnsi="Arial" w:cs="Arial"/>
                <w:bCs/>
                <w:color w:val="000000"/>
                <w:lang w:eastAsia="en-IN" w:bidi="ar-SA"/>
              </w:rPr>
              <w:t>wireframing</w:t>
            </w:r>
            <w:proofErr w:type="spellEnd"/>
            <w:r w:rsidRPr="002E78C4">
              <w:rPr>
                <w:rFonts w:ascii="Arial" w:hAnsi="Arial" w:cs="Arial"/>
                <w:bCs/>
                <w:color w:val="000000"/>
                <w:lang w:eastAsia="en-IN" w:bidi="ar-SA"/>
              </w:rPr>
              <w:t xml:space="preserve"> tools like </w:t>
            </w:r>
            <w:proofErr w:type="spellStart"/>
            <w:r w:rsidRPr="002E78C4">
              <w:rPr>
                <w:rFonts w:ascii="Arial" w:hAnsi="Arial" w:cs="Arial"/>
                <w:bCs/>
                <w:color w:val="000000"/>
                <w:lang w:eastAsia="en-IN" w:bidi="ar-SA"/>
              </w:rPr>
              <w:t>Figma</w:t>
            </w:r>
            <w:proofErr w:type="spellEnd"/>
            <w:r w:rsidRPr="002E78C4">
              <w:rPr>
                <w:rFonts w:ascii="Arial" w:hAnsi="Arial" w:cs="Arial"/>
                <w:bCs/>
                <w:color w:val="000000"/>
                <w:lang w:eastAsia="en-IN" w:bidi="ar-SA"/>
              </w:rPr>
              <w:t>, Adobe XD or any other as per industry standard.</w:t>
            </w:r>
          </w:p>
          <w:p w14:paraId="5F966DE3" w14:textId="77777777" w:rsidR="00A84171" w:rsidRPr="002E78C4" w:rsidRDefault="00A84171" w:rsidP="00A84171">
            <w:pPr>
              <w:pStyle w:val="ListParagraph"/>
              <w:numPr>
                <w:ilvl w:val="0"/>
                <w:numId w:val="273"/>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designing interfaces for Government portals or citizen-centric mobile/web apps </w:t>
            </w:r>
          </w:p>
          <w:p w14:paraId="29029547" w14:textId="77777777" w:rsidR="00A84171" w:rsidRPr="002E78C4" w:rsidRDefault="00A84171" w:rsidP="00A84171">
            <w:pPr>
              <w:spacing w:after="0" w:line="240" w:lineRule="auto"/>
              <w:ind w:firstLine="60"/>
              <w:jc w:val="center"/>
              <w:rPr>
                <w:rFonts w:ascii="Arial" w:hAnsi="Arial" w:cs="Arial"/>
                <w:bCs/>
                <w:color w:val="000000"/>
                <w:lang w:eastAsia="en-IN" w:bidi="ar-SA"/>
              </w:rPr>
            </w:pPr>
          </w:p>
          <w:p w14:paraId="63258947"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32104362" w14:textId="77777777" w:rsidR="00A84171" w:rsidRPr="002E78C4" w:rsidRDefault="00A84171" w:rsidP="00A84171">
            <w:pPr>
              <w:pStyle w:val="ListParagraph"/>
              <w:numPr>
                <w:ilvl w:val="0"/>
                <w:numId w:val="273"/>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Knowledge of local language adaptability (Kannada font rendering, usability testing)</w:t>
            </w:r>
          </w:p>
        </w:tc>
      </w:tr>
      <w:tr w:rsidR="00A84171" w:rsidRPr="00953B10" w14:paraId="6C471889" w14:textId="77777777" w:rsidTr="00A84171">
        <w:trPr>
          <w:trHeight w:val="615"/>
        </w:trPr>
        <w:tc>
          <w:tcPr>
            <w:tcW w:w="378" w:type="pct"/>
            <w:noWrap/>
            <w:vAlign w:val="center"/>
            <w:hideMark/>
          </w:tcPr>
          <w:p w14:paraId="55689AFA"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8</w:t>
            </w:r>
          </w:p>
        </w:tc>
        <w:tc>
          <w:tcPr>
            <w:tcW w:w="674" w:type="pct"/>
            <w:vAlign w:val="center"/>
            <w:hideMark/>
          </w:tcPr>
          <w:p w14:paraId="290E3ACB"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Database Administrator (DBA)</w:t>
            </w:r>
          </w:p>
          <w:p w14:paraId="21F24CA6"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67733A0B" w14:textId="77777777" w:rsidR="00A84171" w:rsidRDefault="00A84171" w:rsidP="00A84171">
            <w:pPr>
              <w:spacing w:after="0" w:line="240" w:lineRule="auto"/>
              <w:jc w:val="center"/>
              <w:rPr>
                <w:rFonts w:ascii="Arial" w:hAnsi="Arial" w:cs="Arial"/>
                <w:bCs/>
                <w:color w:val="000000"/>
                <w:lang w:eastAsia="en-IN" w:bidi="ar-SA"/>
              </w:rPr>
            </w:pPr>
          </w:p>
          <w:p w14:paraId="4A86AB9C"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p w14:paraId="2B7263ED" w14:textId="77777777" w:rsidR="00A84171" w:rsidRPr="002E78C4" w:rsidRDefault="00A84171" w:rsidP="00A84171">
            <w:pPr>
              <w:spacing w:after="0" w:line="240" w:lineRule="auto"/>
              <w:rPr>
                <w:rFonts w:ascii="Arial" w:hAnsi="Arial" w:cs="Arial"/>
                <w:bCs/>
                <w:color w:val="000000"/>
                <w:lang w:eastAsia="en-IN" w:bidi="ar-SA"/>
              </w:rPr>
            </w:pPr>
          </w:p>
        </w:tc>
        <w:tc>
          <w:tcPr>
            <w:tcW w:w="1926" w:type="pct"/>
            <w:noWrap/>
            <w:vAlign w:val="center"/>
            <w:hideMark/>
          </w:tcPr>
          <w:p w14:paraId="5E70564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Manage database systems, including backup, recovery, and performance tuning.  </w:t>
            </w:r>
          </w:p>
          <w:p w14:paraId="16AB0A8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Ensure data security, integrity, and availability.  </w:t>
            </w:r>
          </w:p>
          <w:p w14:paraId="3ABFDF5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Optimize queries and indexing for performance.  </w:t>
            </w:r>
          </w:p>
          <w:p w14:paraId="6DE807E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Support development and testing environments.</w:t>
            </w:r>
          </w:p>
          <w:p w14:paraId="79855B46"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0C0B8B96"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31F6B669"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60C0A778"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59E591D1"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5717D5FE"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years’ experience in managing PostgreSQL</w:t>
            </w:r>
          </w:p>
          <w:p w14:paraId="48794DA9"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DB tuning, backups, high availability, and replication</w:t>
            </w:r>
          </w:p>
          <w:p w14:paraId="70A524CF"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Able to write Query</w:t>
            </w:r>
          </w:p>
          <w:p w14:paraId="0A81FFEE" w14:textId="77777777" w:rsidR="00A84171" w:rsidRPr="002E78C4" w:rsidRDefault="00A84171" w:rsidP="00A84171">
            <w:pPr>
              <w:spacing w:after="0" w:line="240" w:lineRule="auto"/>
              <w:ind w:firstLine="60"/>
              <w:jc w:val="center"/>
              <w:rPr>
                <w:rFonts w:ascii="Arial" w:hAnsi="Arial" w:cs="Arial"/>
                <w:bCs/>
                <w:color w:val="000000"/>
                <w:lang w:eastAsia="en-IN" w:bidi="ar-SA"/>
              </w:rPr>
            </w:pPr>
          </w:p>
          <w:p w14:paraId="38440223"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2412C6CB"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Have managed databases in government application </w:t>
            </w:r>
          </w:p>
          <w:p w14:paraId="7F61178F" w14:textId="77777777" w:rsidR="00A84171" w:rsidRPr="002E78C4" w:rsidRDefault="00A84171" w:rsidP="00A84171">
            <w:pPr>
              <w:pStyle w:val="ListParagraph"/>
              <w:numPr>
                <w:ilvl w:val="0"/>
                <w:numId w:val="274"/>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Knowledge of data archival policy under government norms preferred</w:t>
            </w:r>
          </w:p>
          <w:p w14:paraId="4AD1C388" w14:textId="77777777" w:rsidR="00A84171" w:rsidRPr="002E78C4" w:rsidRDefault="00A84171" w:rsidP="00A84171">
            <w:pPr>
              <w:spacing w:after="0" w:line="240" w:lineRule="auto"/>
              <w:jc w:val="center"/>
              <w:rPr>
                <w:rFonts w:ascii="Arial" w:hAnsi="Arial" w:cs="Arial"/>
                <w:bCs/>
                <w:color w:val="000000"/>
                <w:lang w:eastAsia="en-IN" w:bidi="ar-SA"/>
              </w:rPr>
            </w:pPr>
          </w:p>
        </w:tc>
      </w:tr>
      <w:tr w:rsidR="00A84171" w:rsidRPr="00953B10" w14:paraId="7C9C904C" w14:textId="77777777" w:rsidTr="00A84171">
        <w:trPr>
          <w:trHeight w:val="615"/>
        </w:trPr>
        <w:tc>
          <w:tcPr>
            <w:tcW w:w="378" w:type="pct"/>
            <w:noWrap/>
            <w:vAlign w:val="center"/>
            <w:hideMark/>
          </w:tcPr>
          <w:p w14:paraId="7E8541B1"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9</w:t>
            </w:r>
          </w:p>
        </w:tc>
        <w:tc>
          <w:tcPr>
            <w:tcW w:w="674" w:type="pct"/>
            <w:vAlign w:val="center"/>
            <w:hideMark/>
          </w:tcPr>
          <w:p w14:paraId="5936224E"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Data Migration Specialist</w:t>
            </w:r>
          </w:p>
          <w:p w14:paraId="0CCEDFAF"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7767EBC7" w14:textId="77777777" w:rsidR="00A84171" w:rsidRDefault="00A84171" w:rsidP="00A84171">
            <w:pPr>
              <w:spacing w:after="0" w:line="240" w:lineRule="auto"/>
              <w:jc w:val="center"/>
              <w:rPr>
                <w:rFonts w:ascii="Arial" w:hAnsi="Arial" w:cs="Arial"/>
                <w:bCs/>
                <w:color w:val="000000"/>
                <w:lang w:eastAsia="en-IN" w:bidi="ar-SA"/>
              </w:rPr>
            </w:pPr>
          </w:p>
          <w:p w14:paraId="68CD1BC4"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1FAF0C6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Plan and execute legacy data migration, transformation, and cleansing.  </w:t>
            </w:r>
          </w:p>
          <w:p w14:paraId="197B182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Validate migrated data for accuracy and completeness.  </w:t>
            </w:r>
          </w:p>
          <w:p w14:paraId="225AFA2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Troubleshoot migration issues and ensure minimal downtime.</w:t>
            </w:r>
          </w:p>
          <w:p w14:paraId="173C2794"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79C71814"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65F3A3C3"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4EDE4A47"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40D468D9"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2FC72B9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06E11DA0"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053A32B5"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Bachelor’s in IT/CS; 6+ years’ experience, 3+ years in public sector or legacy system migration preferred.</w:t>
            </w:r>
          </w:p>
          <w:p w14:paraId="24B80A58"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43719B79"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years of overall experience in data migration</w:t>
            </w:r>
          </w:p>
          <w:p w14:paraId="78665210"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years in legacy data migration for public sector </w:t>
            </w:r>
          </w:p>
          <w:p w14:paraId="0867193E"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Hands-on experience with ETL tools, SQL scripts, schema mapping, and large dataset migration </w:t>
            </w:r>
          </w:p>
          <w:p w14:paraId="76400283" w14:textId="77777777" w:rsidR="00A84171" w:rsidRPr="00343095" w:rsidRDefault="00A84171" w:rsidP="00A84171">
            <w:pPr>
              <w:pStyle w:val="ListParagraph"/>
              <w:spacing w:after="0" w:line="240" w:lineRule="auto"/>
              <w:ind w:left="340"/>
              <w:rPr>
                <w:rFonts w:ascii="Arial" w:hAnsi="Arial" w:cs="Arial"/>
                <w:bCs/>
                <w:color w:val="000000"/>
                <w:lang w:eastAsia="en-IN" w:bidi="ar-SA"/>
              </w:rPr>
            </w:pPr>
          </w:p>
          <w:p w14:paraId="10AD5520"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64A77813"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Handled large volume of data sets with multiple schema with more than 60-70 tables.</w:t>
            </w:r>
          </w:p>
          <w:p w14:paraId="07B66DBD" w14:textId="77777777" w:rsidR="00A84171" w:rsidRPr="002E78C4" w:rsidRDefault="00A84171" w:rsidP="00A84171">
            <w:pPr>
              <w:pStyle w:val="ListParagraph"/>
              <w:numPr>
                <w:ilvl w:val="0"/>
                <w:numId w:val="275"/>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-seeded data or revenue department projects preferred</w:t>
            </w:r>
          </w:p>
        </w:tc>
      </w:tr>
      <w:tr w:rsidR="00A84171" w:rsidRPr="00953B10" w14:paraId="328028AF" w14:textId="77777777" w:rsidTr="00A84171">
        <w:trPr>
          <w:trHeight w:val="615"/>
        </w:trPr>
        <w:tc>
          <w:tcPr>
            <w:tcW w:w="378" w:type="pct"/>
            <w:noWrap/>
            <w:vAlign w:val="center"/>
            <w:hideMark/>
          </w:tcPr>
          <w:p w14:paraId="1D58ACFF"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10</w:t>
            </w:r>
          </w:p>
        </w:tc>
        <w:tc>
          <w:tcPr>
            <w:tcW w:w="674" w:type="pct"/>
            <w:vAlign w:val="center"/>
            <w:hideMark/>
          </w:tcPr>
          <w:p w14:paraId="6DF17000"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Test Engineers</w:t>
            </w:r>
          </w:p>
          <w:p w14:paraId="6262A722"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7DB2BC5B" w14:textId="77777777" w:rsidR="00A84171" w:rsidRDefault="00A84171" w:rsidP="00A84171">
            <w:pPr>
              <w:spacing w:after="0" w:line="240" w:lineRule="auto"/>
              <w:jc w:val="center"/>
              <w:rPr>
                <w:rFonts w:ascii="Arial" w:hAnsi="Arial" w:cs="Arial"/>
                <w:bCs/>
                <w:color w:val="000000"/>
                <w:lang w:eastAsia="en-IN" w:bidi="ar-SA"/>
              </w:rPr>
            </w:pPr>
          </w:p>
          <w:p w14:paraId="4CF0FCAC"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(4)</w:t>
            </w:r>
          </w:p>
          <w:p w14:paraId="541A3803"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1926" w:type="pct"/>
            <w:noWrap/>
            <w:vAlign w:val="center"/>
            <w:hideMark/>
          </w:tcPr>
          <w:p w14:paraId="0CE3A9A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1.    Develop and execute test cases for functional, regression, and UAT testing.  </w:t>
            </w:r>
          </w:p>
          <w:p w14:paraId="14F027F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2.    Ensure compliance with government standards and usability requirements.  </w:t>
            </w:r>
          </w:p>
          <w:p w14:paraId="5C3AD0D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Report and track defects, and validate fixes.</w:t>
            </w:r>
          </w:p>
          <w:p w14:paraId="576B2106"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43DEB740"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5228E472"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05D0CD39"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365DB516" w14:textId="77777777" w:rsidR="00A84171" w:rsidRPr="002E78C4" w:rsidRDefault="00A84171" w:rsidP="00A84171">
            <w:pPr>
              <w:pStyle w:val="ListParagraph"/>
              <w:numPr>
                <w:ilvl w:val="0"/>
                <w:numId w:val="27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43F8DB5E" w14:textId="77777777" w:rsidR="00A84171" w:rsidRPr="002E78C4" w:rsidRDefault="00A84171" w:rsidP="00A84171">
            <w:pPr>
              <w:pStyle w:val="ListParagraph"/>
              <w:numPr>
                <w:ilvl w:val="0"/>
                <w:numId w:val="27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years in software testing, functional and non-functional testing</w:t>
            </w:r>
          </w:p>
          <w:p w14:paraId="3D047ED7" w14:textId="77777777" w:rsidR="00A84171" w:rsidRPr="002E78C4" w:rsidRDefault="00A84171" w:rsidP="00A84171">
            <w:pPr>
              <w:pStyle w:val="ListParagraph"/>
              <w:numPr>
                <w:ilvl w:val="0"/>
                <w:numId w:val="27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with Selenium, </w:t>
            </w:r>
            <w:proofErr w:type="spellStart"/>
            <w:r w:rsidRPr="002E78C4">
              <w:rPr>
                <w:rFonts w:ascii="Arial" w:hAnsi="Arial" w:cs="Arial"/>
                <w:bCs/>
                <w:color w:val="000000"/>
                <w:lang w:eastAsia="en-IN" w:bidi="ar-SA"/>
              </w:rPr>
              <w:t>JMeter</w:t>
            </w:r>
            <w:proofErr w:type="spellEnd"/>
            <w:r w:rsidRPr="002E78C4">
              <w:rPr>
                <w:rFonts w:ascii="Arial" w:hAnsi="Arial" w:cs="Arial"/>
                <w:bCs/>
                <w:color w:val="000000"/>
                <w:lang w:eastAsia="en-IN" w:bidi="ar-SA"/>
              </w:rPr>
              <w:t xml:space="preserve">, Postman, and other tools </w:t>
            </w:r>
          </w:p>
          <w:p w14:paraId="7082C1D7" w14:textId="77777777" w:rsidR="00A84171" w:rsidRPr="002E78C4" w:rsidRDefault="00A84171" w:rsidP="00A84171">
            <w:pPr>
              <w:spacing w:after="0" w:line="240" w:lineRule="auto"/>
              <w:ind w:firstLine="60"/>
              <w:rPr>
                <w:rFonts w:ascii="Arial" w:hAnsi="Arial" w:cs="Arial"/>
                <w:bCs/>
                <w:color w:val="000000"/>
                <w:lang w:eastAsia="en-IN" w:bidi="ar-SA"/>
              </w:rPr>
            </w:pPr>
          </w:p>
          <w:p w14:paraId="635336BC"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0A67BE37" w14:textId="77777777" w:rsidR="00A84171" w:rsidRPr="002E78C4" w:rsidRDefault="00A84171" w:rsidP="00A84171">
            <w:pPr>
              <w:pStyle w:val="ListParagraph"/>
              <w:numPr>
                <w:ilvl w:val="0"/>
                <w:numId w:val="27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Government application testing experience.</w:t>
            </w:r>
          </w:p>
          <w:p w14:paraId="6B04CED8" w14:textId="2CD85B1B" w:rsidR="00A84171" w:rsidRPr="00691AA7" w:rsidRDefault="00A84171" w:rsidP="00691AA7">
            <w:pPr>
              <w:pStyle w:val="ListParagraph"/>
              <w:numPr>
                <w:ilvl w:val="0"/>
                <w:numId w:val="276"/>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Knowledge of testing for multilingual (including Kannada) and accessibility support</w:t>
            </w:r>
          </w:p>
        </w:tc>
      </w:tr>
      <w:tr w:rsidR="00A84171" w:rsidRPr="00953B10" w14:paraId="288A5A8B" w14:textId="77777777" w:rsidTr="00A84171">
        <w:trPr>
          <w:trHeight w:val="615"/>
        </w:trPr>
        <w:tc>
          <w:tcPr>
            <w:tcW w:w="378" w:type="pct"/>
            <w:noWrap/>
            <w:vAlign w:val="center"/>
            <w:hideMark/>
          </w:tcPr>
          <w:p w14:paraId="79A590EC"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11</w:t>
            </w:r>
          </w:p>
        </w:tc>
        <w:tc>
          <w:tcPr>
            <w:tcW w:w="674" w:type="pct"/>
            <w:vAlign w:val="center"/>
            <w:hideMark/>
          </w:tcPr>
          <w:p w14:paraId="5FB59549"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Performance &amp; Security Test Lead</w:t>
            </w:r>
          </w:p>
          <w:p w14:paraId="542CEC8E"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5A7BF806" w14:textId="77777777" w:rsidR="00A84171" w:rsidRDefault="00A84171" w:rsidP="00A84171">
            <w:pPr>
              <w:spacing w:after="0" w:line="240" w:lineRule="auto"/>
              <w:jc w:val="center"/>
              <w:rPr>
                <w:rFonts w:ascii="Arial" w:hAnsi="Arial" w:cs="Arial"/>
                <w:bCs/>
                <w:color w:val="000000"/>
                <w:lang w:eastAsia="en-IN" w:bidi="ar-SA"/>
              </w:rPr>
            </w:pPr>
          </w:p>
          <w:p w14:paraId="60E6E25B"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1486B7A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Conducts performance and load testing.</w:t>
            </w:r>
          </w:p>
          <w:p w14:paraId="0F3FEEB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Identifies system bottlenecks and recommends improvements.</w:t>
            </w:r>
          </w:p>
          <w:p w14:paraId="22B597A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Performs security assessments.</w:t>
            </w:r>
          </w:p>
          <w:p w14:paraId="2B88C6B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4.    Ensures compliance with CERT-In and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 xml:space="preserve"> guidelines.</w:t>
            </w:r>
          </w:p>
          <w:p w14:paraId="393BAEB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Coordinates third-party security audits.</w:t>
            </w:r>
          </w:p>
        </w:tc>
        <w:tc>
          <w:tcPr>
            <w:tcW w:w="2022" w:type="pct"/>
            <w:noWrap/>
            <w:vAlign w:val="center"/>
            <w:hideMark/>
          </w:tcPr>
          <w:p w14:paraId="41AAC60D" w14:textId="77777777" w:rsidR="00A84171" w:rsidRPr="002E78C4" w:rsidRDefault="00A84171" w:rsidP="00A84171">
            <w:pPr>
              <w:pStyle w:val="ListParagraph"/>
              <w:numPr>
                <w:ilvl w:val="0"/>
                <w:numId w:val="277"/>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4F7CA834" w14:textId="77777777" w:rsidR="00A84171" w:rsidRPr="002E78C4" w:rsidRDefault="00A84171" w:rsidP="00A84171">
            <w:pPr>
              <w:pStyle w:val="ListParagraph"/>
              <w:numPr>
                <w:ilvl w:val="0"/>
                <w:numId w:val="277"/>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years in testing, with at least one secure government system tested</w:t>
            </w:r>
          </w:p>
          <w:p w14:paraId="7C4DB7AA" w14:textId="77777777" w:rsidR="00A84171" w:rsidRPr="002E78C4" w:rsidRDefault="00A84171" w:rsidP="00A84171">
            <w:pPr>
              <w:pStyle w:val="ListParagraph"/>
              <w:numPr>
                <w:ilvl w:val="0"/>
                <w:numId w:val="277"/>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Expertise in performance testing tools and security vulnerability assessment</w:t>
            </w:r>
          </w:p>
          <w:p w14:paraId="4C8C00B9" w14:textId="77777777" w:rsidR="00A84171" w:rsidRPr="002E78C4" w:rsidRDefault="00A84171" w:rsidP="00A84171">
            <w:pPr>
              <w:spacing w:after="0" w:line="240" w:lineRule="auto"/>
              <w:ind w:firstLine="60"/>
              <w:jc w:val="center"/>
              <w:rPr>
                <w:rFonts w:ascii="Arial" w:hAnsi="Arial" w:cs="Arial"/>
                <w:bCs/>
                <w:color w:val="000000"/>
                <w:lang w:eastAsia="en-IN" w:bidi="ar-SA"/>
              </w:rPr>
            </w:pPr>
          </w:p>
          <w:p w14:paraId="32049EBC"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20D8643E" w14:textId="0804D4FC" w:rsidR="00A84171" w:rsidRPr="00691AA7" w:rsidRDefault="00A84171" w:rsidP="00691AA7">
            <w:pPr>
              <w:pStyle w:val="ListParagraph"/>
              <w:numPr>
                <w:ilvl w:val="0"/>
                <w:numId w:val="277"/>
              </w:numPr>
              <w:spacing w:after="0" w:line="240" w:lineRule="auto"/>
              <w:jc w:val="center"/>
              <w:rPr>
                <w:rFonts w:ascii="Arial" w:hAnsi="Arial" w:cs="Arial"/>
                <w:bCs/>
                <w:color w:val="000000"/>
                <w:lang w:eastAsia="en-IN" w:bidi="ar-SA"/>
              </w:rPr>
            </w:pPr>
            <w:r w:rsidRPr="00333834">
              <w:rPr>
                <w:rFonts w:ascii="Arial" w:hAnsi="Arial" w:cs="Arial"/>
                <w:bCs/>
                <w:color w:val="000000"/>
                <w:lang w:eastAsia="en-IN" w:bidi="ar-SA"/>
              </w:rPr>
              <w:t xml:space="preserve">Should have experience with </w:t>
            </w:r>
            <w:proofErr w:type="spellStart"/>
            <w:r w:rsidRPr="00333834">
              <w:rPr>
                <w:rFonts w:ascii="Arial" w:hAnsi="Arial" w:cs="Arial"/>
                <w:bCs/>
                <w:color w:val="000000"/>
                <w:lang w:eastAsia="en-IN" w:bidi="ar-SA"/>
              </w:rPr>
              <w:t>MeitY</w:t>
            </w:r>
            <w:proofErr w:type="spellEnd"/>
            <w:r w:rsidRPr="00333834">
              <w:rPr>
                <w:rFonts w:ascii="Arial" w:hAnsi="Arial" w:cs="Arial"/>
                <w:bCs/>
                <w:color w:val="000000"/>
                <w:lang w:eastAsia="en-IN" w:bidi="ar-SA"/>
              </w:rPr>
              <w:t xml:space="preserve"> security audit checklists and CERT-IN advisories</w:t>
            </w:r>
            <w:r w:rsidRPr="00691AA7">
              <w:rPr>
                <w:rFonts w:ascii="Arial" w:hAnsi="Arial" w:cs="Arial"/>
                <w:bCs/>
                <w:color w:val="000000"/>
                <w:lang w:eastAsia="en-IN" w:bidi="ar-SA"/>
              </w:rPr>
              <w:t> </w:t>
            </w:r>
          </w:p>
        </w:tc>
      </w:tr>
      <w:tr w:rsidR="00A84171" w:rsidRPr="00953B10" w14:paraId="5BB37957" w14:textId="77777777" w:rsidTr="00A84171">
        <w:trPr>
          <w:trHeight w:val="3410"/>
        </w:trPr>
        <w:tc>
          <w:tcPr>
            <w:tcW w:w="378" w:type="pct"/>
            <w:noWrap/>
            <w:vAlign w:val="center"/>
            <w:hideMark/>
          </w:tcPr>
          <w:p w14:paraId="5EC04CED"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12</w:t>
            </w:r>
          </w:p>
        </w:tc>
        <w:tc>
          <w:tcPr>
            <w:tcW w:w="674" w:type="pct"/>
            <w:vAlign w:val="center"/>
            <w:hideMark/>
          </w:tcPr>
          <w:p w14:paraId="1254166A"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DevOps &amp; Release Manager</w:t>
            </w:r>
          </w:p>
          <w:p w14:paraId="3EEC8CB7"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13DF28C4" w14:textId="77777777" w:rsidR="00A84171" w:rsidRDefault="00A84171" w:rsidP="00A84171">
            <w:pPr>
              <w:spacing w:after="0" w:line="240" w:lineRule="auto"/>
              <w:jc w:val="center"/>
              <w:rPr>
                <w:rFonts w:ascii="Arial" w:hAnsi="Arial" w:cs="Arial"/>
                <w:bCs/>
                <w:color w:val="000000"/>
                <w:lang w:eastAsia="en-IN" w:bidi="ar-SA"/>
              </w:rPr>
            </w:pPr>
          </w:p>
          <w:p w14:paraId="732BAA56"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p w14:paraId="6D329BDA"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1926" w:type="pct"/>
            <w:noWrap/>
            <w:vAlign w:val="center"/>
            <w:hideMark/>
          </w:tcPr>
          <w:p w14:paraId="4991E8B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Implements CI/CD pipelines and automates deployments.</w:t>
            </w:r>
          </w:p>
          <w:p w14:paraId="7D998B52"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2.    Manages configuration and environments.</w:t>
            </w:r>
          </w:p>
          <w:p w14:paraId="0682B6A3"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p w14:paraId="5FA549C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Oversees release planning and version control.</w:t>
            </w:r>
          </w:p>
          <w:p w14:paraId="630C4AD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Monitors system performance and logs.</w:t>
            </w:r>
          </w:p>
          <w:p w14:paraId="699FAAA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5.    Ensures consistency across dev, test, and prod setups.</w:t>
            </w:r>
          </w:p>
        </w:tc>
        <w:tc>
          <w:tcPr>
            <w:tcW w:w="2022" w:type="pct"/>
            <w:noWrap/>
            <w:vAlign w:val="center"/>
            <w:hideMark/>
          </w:tcPr>
          <w:p w14:paraId="2D631B11" w14:textId="77777777" w:rsidR="00A84171" w:rsidRDefault="00A84171" w:rsidP="00A84171">
            <w:pPr>
              <w:pStyle w:val="ListParagraph"/>
              <w:numPr>
                <w:ilvl w:val="0"/>
                <w:numId w:val="278"/>
              </w:numPr>
              <w:spacing w:after="0" w:line="240" w:lineRule="auto"/>
              <w:rPr>
                <w:rFonts w:ascii="Arial" w:hAnsi="Arial" w:cs="Arial"/>
                <w:bCs/>
                <w:color w:val="000000"/>
                <w:lang w:eastAsia="en-IN" w:bidi="ar-SA"/>
              </w:rPr>
            </w:pPr>
            <w:r>
              <w:rPr>
                <w:rFonts w:ascii="Arial" w:hAnsi="Arial" w:cs="Arial"/>
                <w:bCs/>
                <w:color w:val="000000"/>
                <w:lang w:eastAsia="en-IN" w:bidi="ar-SA"/>
              </w:rPr>
              <w:t>Bachelor In CSIT</w:t>
            </w:r>
          </w:p>
          <w:p w14:paraId="4E1236D0" w14:textId="77777777" w:rsidR="00A84171" w:rsidRPr="002E78C4" w:rsidRDefault="00A84171" w:rsidP="00A84171">
            <w:pPr>
              <w:pStyle w:val="ListParagraph"/>
              <w:numPr>
                <w:ilvl w:val="0"/>
                <w:numId w:val="27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6+ years’ experience in CI/CD pipelines (Jenkins), containerization (Docker), orchestration (Kubernetes), </w:t>
            </w:r>
            <w:proofErr w:type="spellStart"/>
            <w:r w:rsidRPr="002E78C4">
              <w:rPr>
                <w:rFonts w:ascii="Arial" w:hAnsi="Arial" w:cs="Arial"/>
                <w:bCs/>
                <w:color w:val="000000"/>
                <w:lang w:eastAsia="en-IN" w:bidi="ar-SA"/>
              </w:rPr>
              <w:t>Git</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Ansible</w:t>
            </w:r>
            <w:proofErr w:type="spellEnd"/>
            <w:r w:rsidRPr="002E78C4">
              <w:rPr>
                <w:rFonts w:ascii="Arial" w:hAnsi="Arial" w:cs="Arial"/>
                <w:bCs/>
                <w:color w:val="000000"/>
                <w:lang w:eastAsia="en-IN" w:bidi="ar-SA"/>
              </w:rPr>
              <w:t xml:space="preserve"> </w:t>
            </w:r>
          </w:p>
          <w:p w14:paraId="2BCDA906" w14:textId="77777777" w:rsidR="00A84171" w:rsidRPr="002E78C4" w:rsidRDefault="00A84171" w:rsidP="00A84171">
            <w:pPr>
              <w:spacing w:after="0" w:line="240" w:lineRule="auto"/>
              <w:ind w:firstLine="60"/>
              <w:rPr>
                <w:rFonts w:ascii="Arial" w:hAnsi="Arial" w:cs="Arial"/>
                <w:bCs/>
                <w:color w:val="000000"/>
                <w:lang w:eastAsia="en-IN" w:bidi="ar-SA"/>
              </w:rPr>
            </w:pPr>
          </w:p>
          <w:p w14:paraId="0BDA0E65" w14:textId="77777777" w:rsidR="00A84171" w:rsidRPr="00343095" w:rsidRDefault="00A84171" w:rsidP="00A84171">
            <w:pPr>
              <w:spacing w:after="0" w:line="240" w:lineRule="auto"/>
              <w:rPr>
                <w:rFonts w:ascii="Arial" w:hAnsi="Arial" w:cs="Arial"/>
                <w:b/>
                <w:color w:val="000000"/>
                <w:lang w:eastAsia="en-IN" w:bidi="ar-SA"/>
              </w:rPr>
            </w:pPr>
            <w:r w:rsidRPr="00343095">
              <w:rPr>
                <w:rFonts w:ascii="Arial" w:hAnsi="Arial" w:cs="Arial"/>
                <w:b/>
                <w:color w:val="000000"/>
                <w:lang w:eastAsia="en-IN" w:bidi="ar-SA"/>
              </w:rPr>
              <w:t>Preferable</w:t>
            </w:r>
          </w:p>
          <w:p w14:paraId="4766E98B" w14:textId="77777777" w:rsidR="00A84171" w:rsidRPr="002E78C4" w:rsidRDefault="00A84171" w:rsidP="00A84171">
            <w:pPr>
              <w:pStyle w:val="ListParagraph"/>
              <w:numPr>
                <w:ilvl w:val="0"/>
                <w:numId w:val="27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Have experience deploying in Government </w:t>
            </w:r>
          </w:p>
          <w:p w14:paraId="59743F76" w14:textId="02B9A616" w:rsidR="00A84171" w:rsidRPr="00691AA7" w:rsidRDefault="00A84171" w:rsidP="00691AA7">
            <w:pPr>
              <w:pStyle w:val="ListParagraph"/>
              <w:numPr>
                <w:ilvl w:val="0"/>
                <w:numId w:val="27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Familiarity with STQC hosting standards preferred</w:t>
            </w:r>
          </w:p>
        </w:tc>
      </w:tr>
      <w:tr w:rsidR="00A84171" w:rsidRPr="00953B10" w14:paraId="3F7F6883" w14:textId="77777777" w:rsidTr="00A84171">
        <w:trPr>
          <w:trHeight w:val="615"/>
        </w:trPr>
        <w:tc>
          <w:tcPr>
            <w:tcW w:w="378" w:type="pct"/>
            <w:noWrap/>
            <w:vAlign w:val="center"/>
            <w:hideMark/>
          </w:tcPr>
          <w:p w14:paraId="0F42F8E4"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13</w:t>
            </w:r>
          </w:p>
        </w:tc>
        <w:tc>
          <w:tcPr>
            <w:tcW w:w="674" w:type="pct"/>
            <w:vAlign w:val="center"/>
            <w:hideMark/>
          </w:tcPr>
          <w:p w14:paraId="17530717"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Security Specialist</w:t>
            </w:r>
          </w:p>
          <w:p w14:paraId="6743C309"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2D9E2DA0" w14:textId="77777777" w:rsidR="00A84171" w:rsidRDefault="00A84171" w:rsidP="00A84171">
            <w:pPr>
              <w:spacing w:after="0" w:line="240" w:lineRule="auto"/>
              <w:jc w:val="center"/>
              <w:rPr>
                <w:rFonts w:ascii="Arial" w:hAnsi="Arial" w:cs="Arial"/>
                <w:bCs/>
                <w:color w:val="000000"/>
                <w:lang w:eastAsia="en-IN" w:bidi="ar-SA"/>
              </w:rPr>
            </w:pPr>
          </w:p>
          <w:p w14:paraId="2849288C"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19A5390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Defines and enforces security policies.</w:t>
            </w:r>
          </w:p>
          <w:p w14:paraId="7289CE41"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2.    Manages firewalls, SSL, and threat detection tools.</w:t>
            </w:r>
          </w:p>
          <w:p w14:paraId="2BBA987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3.    Monitors and responds to security incidents.</w:t>
            </w:r>
          </w:p>
          <w:p w14:paraId="3077C2A8"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 4.    Ensures compliance with GIGW,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 and cybersecurity norms.</w:t>
            </w:r>
          </w:p>
          <w:p w14:paraId="7D736E0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Conducts vulnerability scans and security audits.</w:t>
            </w:r>
          </w:p>
        </w:tc>
        <w:tc>
          <w:tcPr>
            <w:tcW w:w="2022" w:type="pct"/>
            <w:noWrap/>
            <w:vAlign w:val="center"/>
            <w:hideMark/>
          </w:tcPr>
          <w:p w14:paraId="50523D25" w14:textId="77777777" w:rsidR="00A84171" w:rsidRPr="002E78C4" w:rsidRDefault="00A84171" w:rsidP="00A84171">
            <w:pPr>
              <w:pStyle w:val="ListParagraph"/>
              <w:numPr>
                <w:ilvl w:val="0"/>
                <w:numId w:val="27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7E008C7B" w14:textId="77777777" w:rsidR="00A84171" w:rsidRPr="002E78C4" w:rsidRDefault="00A84171" w:rsidP="00A84171">
            <w:pPr>
              <w:pStyle w:val="ListParagraph"/>
              <w:numPr>
                <w:ilvl w:val="0"/>
                <w:numId w:val="27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7+ years in InfoSec roles </w:t>
            </w:r>
          </w:p>
          <w:p w14:paraId="761A34EE" w14:textId="77777777" w:rsidR="00A84171" w:rsidRPr="002E78C4" w:rsidRDefault="00A84171" w:rsidP="00A84171">
            <w:pPr>
              <w:pStyle w:val="ListParagraph"/>
              <w:numPr>
                <w:ilvl w:val="0"/>
                <w:numId w:val="27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CEH / CISSP certification preferred </w:t>
            </w:r>
          </w:p>
          <w:p w14:paraId="666D7E2D" w14:textId="77777777" w:rsidR="00A84171" w:rsidRDefault="00A84171" w:rsidP="00A84171">
            <w:pPr>
              <w:pStyle w:val="ListParagraph"/>
              <w:numPr>
                <w:ilvl w:val="0"/>
                <w:numId w:val="27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with </w:t>
            </w:r>
            <w:proofErr w:type="spellStart"/>
            <w:r w:rsidRPr="002E78C4">
              <w:rPr>
                <w:rFonts w:ascii="Arial" w:hAnsi="Arial" w:cs="Arial"/>
                <w:bCs/>
                <w:color w:val="000000"/>
                <w:lang w:eastAsia="en-IN" w:bidi="ar-SA"/>
              </w:rPr>
              <w:t>Aadhaar</w:t>
            </w:r>
            <w:proofErr w:type="spellEnd"/>
            <w:r w:rsidRPr="002E78C4">
              <w:rPr>
                <w:rFonts w:ascii="Arial" w:hAnsi="Arial" w:cs="Arial"/>
                <w:bCs/>
                <w:color w:val="000000"/>
                <w:lang w:eastAsia="en-IN" w:bidi="ar-SA"/>
              </w:rPr>
              <w:t xml:space="preserve">-compliant security frameworks, data masking, encryption, and audit trails </w:t>
            </w:r>
          </w:p>
          <w:p w14:paraId="118E7DF6" w14:textId="77777777" w:rsidR="00A84171" w:rsidRPr="002E78C4" w:rsidRDefault="00A84171" w:rsidP="00A84171">
            <w:pPr>
              <w:pStyle w:val="ListParagraph"/>
              <w:spacing w:after="0" w:line="240" w:lineRule="auto"/>
              <w:ind w:left="340"/>
              <w:rPr>
                <w:rFonts w:ascii="Arial" w:hAnsi="Arial" w:cs="Arial"/>
                <w:bCs/>
                <w:color w:val="000000"/>
                <w:lang w:eastAsia="en-IN" w:bidi="ar-SA"/>
              </w:rPr>
            </w:pPr>
          </w:p>
          <w:p w14:paraId="2282F247" w14:textId="77777777" w:rsidR="00A84171" w:rsidRPr="00333834" w:rsidRDefault="00A84171" w:rsidP="00A84171">
            <w:pPr>
              <w:spacing w:after="0" w:line="240" w:lineRule="auto"/>
              <w:rPr>
                <w:rFonts w:ascii="Arial" w:hAnsi="Arial" w:cs="Arial"/>
                <w:b/>
                <w:color w:val="000000"/>
                <w:lang w:eastAsia="en-IN" w:bidi="ar-SA"/>
              </w:rPr>
            </w:pPr>
            <w:r w:rsidRPr="00333834">
              <w:rPr>
                <w:rFonts w:ascii="Arial" w:hAnsi="Arial" w:cs="Arial"/>
                <w:b/>
                <w:color w:val="000000"/>
                <w:lang w:eastAsia="en-IN" w:bidi="ar-SA"/>
              </w:rPr>
              <w:t>Preferable</w:t>
            </w:r>
          </w:p>
          <w:p w14:paraId="14955235" w14:textId="77777777" w:rsidR="00A84171" w:rsidRPr="002E78C4" w:rsidRDefault="00A84171" w:rsidP="00A84171">
            <w:pPr>
              <w:pStyle w:val="ListParagraph"/>
              <w:numPr>
                <w:ilvl w:val="0"/>
                <w:numId w:val="279"/>
              </w:numPr>
              <w:spacing w:after="0" w:line="240" w:lineRule="auto"/>
              <w:rPr>
                <w:rFonts w:ascii="Arial" w:hAnsi="Arial" w:cs="Arial"/>
                <w:bCs/>
                <w:color w:val="000000"/>
                <w:lang w:eastAsia="en-IN" w:bidi="ar-SA"/>
              </w:rPr>
            </w:pPr>
            <w:r w:rsidRPr="00333834">
              <w:rPr>
                <w:rFonts w:ascii="Arial" w:hAnsi="Arial" w:cs="Arial"/>
                <w:bCs/>
                <w:color w:val="000000"/>
                <w:lang w:eastAsia="en-IN" w:bidi="ar-SA"/>
              </w:rPr>
              <w:t>led or been part of STQC, CERT-IN security clearance</w:t>
            </w:r>
            <w:r>
              <w:rPr>
                <w:rFonts w:ascii="Arial" w:hAnsi="Arial" w:cs="Arial"/>
                <w:bCs/>
                <w:color w:val="000000"/>
                <w:lang w:eastAsia="en-IN" w:bidi="ar-SA"/>
              </w:rPr>
              <w:t xml:space="preserve"> </w:t>
            </w:r>
            <w:r w:rsidRPr="00333834">
              <w:rPr>
                <w:rFonts w:ascii="Arial" w:hAnsi="Arial" w:cs="Arial"/>
                <w:bCs/>
                <w:color w:val="000000"/>
                <w:lang w:eastAsia="en-IN" w:bidi="ar-SA"/>
              </w:rPr>
              <w:t>processes</w:t>
            </w:r>
            <w:r w:rsidRPr="002E78C4">
              <w:rPr>
                <w:rFonts w:ascii="Arial" w:hAnsi="Arial" w:cs="Arial"/>
                <w:bCs/>
                <w:color w:val="000000"/>
                <w:lang w:eastAsia="en-IN" w:bidi="ar-SA"/>
              </w:rPr>
              <w:t> </w:t>
            </w:r>
          </w:p>
        </w:tc>
      </w:tr>
      <w:tr w:rsidR="00A84171" w:rsidRPr="00953B10" w14:paraId="49B6475A" w14:textId="77777777" w:rsidTr="00A84171">
        <w:trPr>
          <w:trHeight w:val="615"/>
        </w:trPr>
        <w:tc>
          <w:tcPr>
            <w:tcW w:w="378" w:type="pct"/>
            <w:noWrap/>
            <w:vAlign w:val="center"/>
            <w:hideMark/>
          </w:tcPr>
          <w:p w14:paraId="15D93858"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14</w:t>
            </w:r>
          </w:p>
        </w:tc>
        <w:tc>
          <w:tcPr>
            <w:tcW w:w="674" w:type="pct"/>
            <w:vAlign w:val="center"/>
            <w:hideMark/>
          </w:tcPr>
          <w:p w14:paraId="495337C6"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L2 Support Engineers</w:t>
            </w:r>
          </w:p>
          <w:p w14:paraId="188F7C6D"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(C)</w:t>
            </w:r>
          </w:p>
          <w:p w14:paraId="53A51EBD" w14:textId="77777777" w:rsidR="00A84171" w:rsidRDefault="00A84171" w:rsidP="00A84171">
            <w:pPr>
              <w:spacing w:after="0" w:line="240" w:lineRule="auto"/>
              <w:jc w:val="center"/>
              <w:rPr>
                <w:rFonts w:ascii="Arial" w:hAnsi="Arial" w:cs="Arial"/>
                <w:bCs/>
                <w:color w:val="000000"/>
                <w:lang w:eastAsia="en-IN" w:bidi="ar-SA"/>
              </w:rPr>
            </w:pPr>
          </w:p>
          <w:p w14:paraId="00991AE5"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(6)</w:t>
            </w:r>
          </w:p>
        </w:tc>
        <w:tc>
          <w:tcPr>
            <w:tcW w:w="1926" w:type="pct"/>
            <w:noWrap/>
            <w:vAlign w:val="center"/>
            <w:hideMark/>
          </w:tcPr>
          <w:p w14:paraId="0CA97BB1"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Provides application support to users.</w:t>
            </w:r>
          </w:p>
          <w:p w14:paraId="5CFAE721"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2.    Resolves tickets and documents resolutions.</w:t>
            </w:r>
          </w:p>
          <w:p w14:paraId="2081BA50"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3.    Escalates issues to development teams when needed.</w:t>
            </w:r>
          </w:p>
          <w:p w14:paraId="2BD55EA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4.    Supports training and onboarding of users.</w:t>
            </w:r>
          </w:p>
          <w:p w14:paraId="339C694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5.    Monitors application availability and performance.</w:t>
            </w:r>
          </w:p>
        </w:tc>
        <w:tc>
          <w:tcPr>
            <w:tcW w:w="2022" w:type="pct"/>
            <w:noWrap/>
            <w:vAlign w:val="center"/>
            <w:hideMark/>
          </w:tcPr>
          <w:p w14:paraId="1280CA3A" w14:textId="77777777" w:rsidR="00A84171" w:rsidRPr="002E78C4" w:rsidRDefault="00A84171" w:rsidP="00A84171">
            <w:pPr>
              <w:pStyle w:val="ListParagraph"/>
              <w:numPr>
                <w:ilvl w:val="0"/>
                <w:numId w:val="28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CS/IT </w:t>
            </w:r>
          </w:p>
          <w:p w14:paraId="71DAD455" w14:textId="77777777" w:rsidR="00A84171" w:rsidRPr="002E78C4" w:rsidRDefault="00A84171" w:rsidP="00A84171">
            <w:pPr>
              <w:pStyle w:val="ListParagraph"/>
              <w:numPr>
                <w:ilvl w:val="0"/>
                <w:numId w:val="28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3+ years’ experience in application and infra support </w:t>
            </w:r>
          </w:p>
          <w:p w14:paraId="7310A2BC" w14:textId="77777777" w:rsidR="00A84171" w:rsidRPr="002E78C4" w:rsidRDefault="00A84171" w:rsidP="00A84171">
            <w:pPr>
              <w:pStyle w:val="ListParagraph"/>
              <w:numPr>
                <w:ilvl w:val="0"/>
                <w:numId w:val="28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Ability to log, track, escalate, and resolve issues through ticketing systems </w:t>
            </w:r>
          </w:p>
          <w:p w14:paraId="603FE8D3" w14:textId="77777777" w:rsidR="00A84171" w:rsidRPr="002E78C4" w:rsidRDefault="00A84171" w:rsidP="00A84171">
            <w:pPr>
              <w:spacing w:after="0" w:line="240" w:lineRule="auto"/>
              <w:ind w:firstLine="60"/>
              <w:rPr>
                <w:rFonts w:ascii="Arial" w:hAnsi="Arial" w:cs="Arial"/>
                <w:bCs/>
                <w:color w:val="000000"/>
                <w:lang w:eastAsia="en-IN" w:bidi="ar-SA"/>
              </w:rPr>
            </w:pPr>
          </w:p>
          <w:p w14:paraId="0ED3E177" w14:textId="77777777" w:rsidR="00A84171" w:rsidRPr="00333834" w:rsidRDefault="00A84171" w:rsidP="00A84171">
            <w:pPr>
              <w:spacing w:after="0" w:line="240" w:lineRule="auto"/>
              <w:rPr>
                <w:rFonts w:ascii="Arial" w:hAnsi="Arial" w:cs="Arial"/>
                <w:b/>
                <w:color w:val="000000"/>
                <w:lang w:eastAsia="en-IN" w:bidi="ar-SA"/>
              </w:rPr>
            </w:pPr>
            <w:r w:rsidRPr="00333834">
              <w:rPr>
                <w:rFonts w:ascii="Arial" w:hAnsi="Arial" w:cs="Arial"/>
                <w:b/>
                <w:color w:val="000000"/>
                <w:lang w:eastAsia="en-IN" w:bidi="ar-SA"/>
              </w:rPr>
              <w:t>Preferable</w:t>
            </w:r>
          </w:p>
          <w:p w14:paraId="093DF5E0" w14:textId="77777777" w:rsidR="00FA1B09" w:rsidRDefault="00A84171" w:rsidP="00691AA7">
            <w:pPr>
              <w:pStyle w:val="ListParagraph"/>
              <w:numPr>
                <w:ilvl w:val="0"/>
                <w:numId w:val="28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government portals like </w:t>
            </w:r>
            <w:proofErr w:type="spellStart"/>
            <w:r w:rsidRPr="002E78C4">
              <w:rPr>
                <w:rFonts w:ascii="Arial" w:hAnsi="Arial" w:cs="Arial"/>
                <w:bCs/>
                <w:color w:val="000000"/>
                <w:lang w:eastAsia="en-IN" w:bidi="ar-SA"/>
              </w:rPr>
              <w:t>Kaveri</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Bhoomi</w:t>
            </w:r>
            <w:proofErr w:type="spellEnd"/>
            <w:r w:rsidRPr="002E78C4">
              <w:rPr>
                <w:rFonts w:ascii="Arial" w:hAnsi="Arial" w:cs="Arial"/>
                <w:bCs/>
                <w:color w:val="000000"/>
                <w:lang w:eastAsia="en-IN" w:bidi="ar-SA"/>
              </w:rPr>
              <w:t>, or e-</w:t>
            </w:r>
            <w:proofErr w:type="spellStart"/>
            <w:r w:rsidRPr="002E78C4">
              <w:rPr>
                <w:rFonts w:ascii="Arial" w:hAnsi="Arial" w:cs="Arial"/>
                <w:bCs/>
                <w:color w:val="000000"/>
                <w:lang w:eastAsia="en-IN" w:bidi="ar-SA"/>
              </w:rPr>
              <w:t>Mojini</w:t>
            </w:r>
            <w:proofErr w:type="spellEnd"/>
            <w:r w:rsidRPr="002E78C4">
              <w:rPr>
                <w:rFonts w:ascii="Arial" w:hAnsi="Arial" w:cs="Arial"/>
                <w:bCs/>
                <w:color w:val="000000"/>
                <w:lang w:eastAsia="en-IN" w:bidi="ar-SA"/>
              </w:rPr>
              <w:t xml:space="preserve"> preferred</w:t>
            </w:r>
          </w:p>
          <w:p w14:paraId="6C3BB5B1" w14:textId="17D95FD4" w:rsidR="00A84171" w:rsidRPr="00691AA7" w:rsidRDefault="00A84171" w:rsidP="00691AA7">
            <w:pPr>
              <w:pStyle w:val="ListParagraph"/>
              <w:numPr>
                <w:ilvl w:val="0"/>
                <w:numId w:val="280"/>
              </w:numPr>
              <w:spacing w:after="0" w:line="240" w:lineRule="auto"/>
              <w:rPr>
                <w:rFonts w:ascii="Arial" w:hAnsi="Arial" w:cs="Arial"/>
                <w:bCs/>
                <w:color w:val="000000"/>
                <w:lang w:eastAsia="en-IN" w:bidi="ar-SA"/>
              </w:rPr>
            </w:pPr>
            <w:r w:rsidRPr="00691AA7">
              <w:rPr>
                <w:rFonts w:ascii="Arial" w:hAnsi="Arial" w:cs="Arial"/>
                <w:bCs/>
                <w:color w:val="000000"/>
                <w:lang w:eastAsia="en-IN" w:bidi="ar-SA"/>
              </w:rPr>
              <w:t>Kannada communication skills essential for field-level support </w:t>
            </w:r>
          </w:p>
        </w:tc>
      </w:tr>
      <w:tr w:rsidR="00A84171" w:rsidRPr="00953B10" w14:paraId="47FADD47" w14:textId="77777777" w:rsidTr="00A84171">
        <w:trPr>
          <w:trHeight w:val="615"/>
        </w:trPr>
        <w:tc>
          <w:tcPr>
            <w:tcW w:w="378" w:type="pct"/>
            <w:noWrap/>
            <w:vAlign w:val="center"/>
            <w:hideMark/>
          </w:tcPr>
          <w:p w14:paraId="70DC31D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15</w:t>
            </w:r>
          </w:p>
        </w:tc>
        <w:tc>
          <w:tcPr>
            <w:tcW w:w="674" w:type="pct"/>
            <w:vAlign w:val="center"/>
            <w:hideMark/>
          </w:tcPr>
          <w:p w14:paraId="4A71FA3F"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Content manager</w:t>
            </w:r>
          </w:p>
          <w:p w14:paraId="119A329C"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6394377A" w14:textId="77777777" w:rsidR="00A84171" w:rsidRDefault="00A84171" w:rsidP="00A84171">
            <w:pPr>
              <w:spacing w:after="0" w:line="240" w:lineRule="auto"/>
              <w:jc w:val="center"/>
              <w:rPr>
                <w:rFonts w:ascii="Arial" w:hAnsi="Arial" w:cs="Arial"/>
                <w:bCs/>
                <w:color w:val="000000"/>
                <w:lang w:eastAsia="en-IN" w:bidi="ar-SA"/>
              </w:rPr>
            </w:pPr>
          </w:p>
          <w:p w14:paraId="482134FD"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3CFA9671"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Prepares technical documents, user manuals, and training materials.</w:t>
            </w:r>
          </w:p>
          <w:p w14:paraId="746A404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2.    Writes SOPs, API guides, and installation documentation.</w:t>
            </w:r>
          </w:p>
          <w:p w14:paraId="2B3175E2"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3.    Aligns content with government standards.</w:t>
            </w:r>
          </w:p>
          <w:p w14:paraId="238423A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4.    Works with development, analysis, and QA teams.</w:t>
            </w:r>
          </w:p>
          <w:p w14:paraId="1F58EBF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5.    Maintains up-to-date documentation throughout the project lifecycle.</w:t>
            </w:r>
          </w:p>
        </w:tc>
        <w:tc>
          <w:tcPr>
            <w:tcW w:w="2022" w:type="pct"/>
            <w:noWrap/>
            <w:vAlign w:val="center"/>
            <w:hideMark/>
          </w:tcPr>
          <w:p w14:paraId="3160B626" w14:textId="77777777" w:rsidR="00A84171" w:rsidRPr="002E78C4" w:rsidRDefault="00A84171" w:rsidP="00A84171">
            <w:pPr>
              <w:pStyle w:val="ListParagraph"/>
              <w:numPr>
                <w:ilvl w:val="0"/>
                <w:numId w:val="10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Bachelor’s in English, Mass </w:t>
            </w:r>
            <w:proofErr w:type="spellStart"/>
            <w:r w:rsidRPr="002E78C4">
              <w:rPr>
                <w:rFonts w:ascii="Arial" w:hAnsi="Arial" w:cs="Arial"/>
                <w:bCs/>
                <w:color w:val="000000"/>
                <w:lang w:eastAsia="en-IN" w:bidi="ar-SA"/>
              </w:rPr>
              <w:t>Comm</w:t>
            </w:r>
            <w:proofErr w:type="spellEnd"/>
            <w:r w:rsidRPr="002E78C4">
              <w:rPr>
                <w:rFonts w:ascii="Arial" w:hAnsi="Arial" w:cs="Arial"/>
                <w:bCs/>
                <w:color w:val="000000"/>
                <w:lang w:eastAsia="en-IN" w:bidi="ar-SA"/>
              </w:rPr>
              <w:t xml:space="preserve">, Tech Writing, or IT-related fields </w:t>
            </w:r>
          </w:p>
          <w:p w14:paraId="6638A6B8" w14:textId="77777777" w:rsidR="00A84171" w:rsidRPr="002E78C4" w:rsidRDefault="00A84171" w:rsidP="00A84171">
            <w:pPr>
              <w:pStyle w:val="ListParagraph"/>
              <w:numPr>
                <w:ilvl w:val="0"/>
                <w:numId w:val="10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years of experience in writing user manuals, SOPs, and product documentation </w:t>
            </w:r>
          </w:p>
          <w:p w14:paraId="2660D5A9" w14:textId="77777777" w:rsidR="00A84171" w:rsidRPr="002E78C4" w:rsidRDefault="00A84171" w:rsidP="00A84171">
            <w:pPr>
              <w:pStyle w:val="ListParagraph"/>
              <w:numPr>
                <w:ilvl w:val="0"/>
                <w:numId w:val="108"/>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Experience in government legal documentation, especially property or registration domain, preferred </w:t>
            </w:r>
          </w:p>
          <w:p w14:paraId="5D776216" w14:textId="5ECEF100" w:rsidR="00A84171" w:rsidRPr="00691AA7" w:rsidRDefault="00A84171" w:rsidP="00691AA7">
            <w:pPr>
              <w:pStyle w:val="ListParagraph"/>
              <w:numPr>
                <w:ilvl w:val="0"/>
                <w:numId w:val="108"/>
              </w:numPr>
              <w:spacing w:after="0" w:line="240" w:lineRule="auto"/>
              <w:jc w:val="both"/>
              <w:rPr>
                <w:rFonts w:ascii="Arial" w:hAnsi="Arial" w:cs="Arial"/>
                <w:bCs/>
                <w:color w:val="000000"/>
                <w:lang w:eastAsia="en-IN" w:bidi="ar-SA"/>
              </w:rPr>
            </w:pPr>
            <w:r w:rsidRPr="002E78C4">
              <w:rPr>
                <w:rFonts w:ascii="Arial" w:hAnsi="Arial" w:cs="Arial"/>
                <w:bCs/>
                <w:color w:val="000000"/>
                <w:lang w:eastAsia="en-IN" w:bidi="ar-SA"/>
              </w:rPr>
              <w:t>Proficiency in writing bilingual content (Kannada &amp; English) is an added advantage</w:t>
            </w:r>
            <w:r w:rsidRPr="00691AA7">
              <w:rPr>
                <w:rFonts w:ascii="Arial" w:hAnsi="Arial" w:cs="Arial"/>
                <w:bCs/>
                <w:color w:val="000000"/>
                <w:lang w:eastAsia="en-IN" w:bidi="ar-SA"/>
              </w:rPr>
              <w:t> </w:t>
            </w:r>
          </w:p>
        </w:tc>
      </w:tr>
      <w:tr w:rsidR="00A84171" w:rsidRPr="00953B10" w14:paraId="27DB55D1" w14:textId="77777777" w:rsidTr="00A84171">
        <w:trPr>
          <w:trHeight w:val="615"/>
        </w:trPr>
        <w:tc>
          <w:tcPr>
            <w:tcW w:w="378" w:type="pct"/>
            <w:noWrap/>
            <w:vAlign w:val="center"/>
            <w:hideMark/>
          </w:tcPr>
          <w:p w14:paraId="7E07CD39"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16</w:t>
            </w:r>
          </w:p>
        </w:tc>
        <w:tc>
          <w:tcPr>
            <w:tcW w:w="674" w:type="pct"/>
            <w:vAlign w:val="center"/>
            <w:hideMark/>
          </w:tcPr>
          <w:p w14:paraId="0C58FB25"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Domain Expert</w:t>
            </w:r>
          </w:p>
          <w:p w14:paraId="4CA78299"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5149FE59" w14:textId="77777777" w:rsidR="00A84171" w:rsidRDefault="00A84171" w:rsidP="00A84171">
            <w:pPr>
              <w:spacing w:after="0" w:line="240" w:lineRule="auto"/>
              <w:jc w:val="center"/>
              <w:rPr>
                <w:rFonts w:ascii="Arial" w:hAnsi="Arial" w:cs="Arial"/>
                <w:bCs/>
                <w:color w:val="000000"/>
                <w:lang w:eastAsia="en-IN" w:bidi="ar-SA"/>
              </w:rPr>
            </w:pPr>
          </w:p>
          <w:p w14:paraId="1EAF8336"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4E49712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Provide subject matter expertise in citizen-centric services, workflows, and government processes.</w:t>
            </w:r>
          </w:p>
          <w:p w14:paraId="7286CA6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Guide the project team in aligning technical solutions with domain-specific requirements.</w:t>
            </w:r>
          </w:p>
          <w:p w14:paraId="380F6DBE"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Analyze and validate business requirements for accuracy and completeness.</w:t>
            </w:r>
          </w:p>
          <w:p w14:paraId="42F1DEF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Assist in preparing domain-specific documentation, guidelines, and training material.</w:t>
            </w:r>
          </w:p>
          <w:p w14:paraId="5403E53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Support stakeholder engagement and provide insights on best practices in government service delivery.</w:t>
            </w:r>
          </w:p>
          <w:p w14:paraId="347CC13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Ensure compliance with relevant policies, standards, and frameworks.</w:t>
            </w:r>
          </w:p>
        </w:tc>
        <w:tc>
          <w:tcPr>
            <w:tcW w:w="2022" w:type="pct"/>
            <w:noWrap/>
            <w:vAlign w:val="center"/>
            <w:hideMark/>
          </w:tcPr>
          <w:p w14:paraId="310C9C0B" w14:textId="77777777" w:rsidR="00A84171" w:rsidRPr="002E78C4" w:rsidRDefault="00A84171" w:rsidP="00A84171">
            <w:pPr>
              <w:pStyle w:val="ListParagraph"/>
              <w:numPr>
                <w:ilvl w:val="0"/>
                <w:numId w:val="10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The candidate must hold a degree in any discipline from a recognized University.</w:t>
            </w:r>
          </w:p>
          <w:p w14:paraId="4BCB15A8" w14:textId="77777777" w:rsidR="00A84171" w:rsidRPr="002E78C4" w:rsidRDefault="00A84171" w:rsidP="00A84171">
            <w:pPr>
              <w:pStyle w:val="ListParagraph"/>
              <w:numPr>
                <w:ilvl w:val="0"/>
                <w:numId w:val="10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The candidate should have a minimum of 20 years of service in the Department of Stamps and Registration, Karnataka.</w:t>
            </w:r>
          </w:p>
          <w:p w14:paraId="490AA8B2" w14:textId="77777777" w:rsidR="00A84171" w:rsidRPr="002E78C4" w:rsidRDefault="00A84171" w:rsidP="00A84171">
            <w:pPr>
              <w:pStyle w:val="ListParagraph"/>
              <w:numPr>
                <w:ilvl w:val="0"/>
                <w:numId w:val="10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The candidate must have entered service at least at the level of Sub-Registrar.</w:t>
            </w:r>
          </w:p>
          <w:p w14:paraId="38F68643" w14:textId="77777777" w:rsidR="00A84171" w:rsidRPr="002E78C4" w:rsidRDefault="00A84171" w:rsidP="00A84171">
            <w:pPr>
              <w:pStyle w:val="ListParagraph"/>
              <w:numPr>
                <w:ilvl w:val="0"/>
                <w:numId w:val="10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Must have retired as Senior Sub-Registrar or in higher positions are eligible to apply.</w:t>
            </w:r>
          </w:p>
          <w:p w14:paraId="64898AC2" w14:textId="77777777" w:rsidR="00A84171" w:rsidRPr="002E78C4" w:rsidRDefault="00A84171" w:rsidP="00A84171">
            <w:pPr>
              <w:spacing w:after="0" w:line="240" w:lineRule="auto"/>
              <w:ind w:firstLine="60"/>
              <w:jc w:val="center"/>
              <w:rPr>
                <w:rFonts w:ascii="Arial" w:hAnsi="Arial" w:cs="Arial"/>
                <w:bCs/>
                <w:color w:val="000000"/>
                <w:lang w:eastAsia="en-IN" w:bidi="ar-SA"/>
              </w:rPr>
            </w:pPr>
          </w:p>
          <w:p w14:paraId="0B9D2D31"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r>
      <w:tr w:rsidR="00A84171" w:rsidRPr="00953B10" w14:paraId="22E7255A" w14:textId="77777777" w:rsidTr="00A84171">
        <w:trPr>
          <w:trHeight w:val="615"/>
        </w:trPr>
        <w:tc>
          <w:tcPr>
            <w:tcW w:w="378" w:type="pct"/>
            <w:noWrap/>
            <w:vAlign w:val="center"/>
            <w:hideMark/>
          </w:tcPr>
          <w:p w14:paraId="2478026D"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17</w:t>
            </w:r>
          </w:p>
        </w:tc>
        <w:tc>
          <w:tcPr>
            <w:tcW w:w="674" w:type="pct"/>
            <w:vAlign w:val="center"/>
            <w:hideMark/>
          </w:tcPr>
          <w:p w14:paraId="2B01DEB9" w14:textId="77777777" w:rsidR="00A84171"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Technology Lead</w:t>
            </w:r>
          </w:p>
          <w:p w14:paraId="01CA31DB" w14:textId="77777777" w:rsidR="00A84171" w:rsidRDefault="00A84171" w:rsidP="00A84171">
            <w:pPr>
              <w:spacing w:after="0" w:line="240" w:lineRule="auto"/>
              <w:rPr>
                <w:rFonts w:ascii="Arial" w:hAnsi="Arial" w:cs="Arial"/>
                <w:bCs/>
                <w:color w:val="000000"/>
                <w:lang w:eastAsia="en-IN" w:bidi="ar-SA"/>
              </w:rPr>
            </w:pPr>
            <w:r>
              <w:rPr>
                <w:rFonts w:ascii="Arial" w:hAnsi="Arial" w:cs="Arial"/>
                <w:bCs/>
                <w:color w:val="000000"/>
                <w:lang w:eastAsia="en-IN" w:bidi="ar-SA"/>
              </w:rPr>
              <w:t>(A)</w:t>
            </w:r>
          </w:p>
          <w:p w14:paraId="44E75F72" w14:textId="77777777" w:rsidR="00A84171" w:rsidRDefault="00A84171" w:rsidP="00A84171">
            <w:pPr>
              <w:spacing w:after="0" w:line="240" w:lineRule="auto"/>
              <w:rPr>
                <w:rFonts w:ascii="Arial" w:hAnsi="Arial" w:cs="Arial"/>
                <w:bCs/>
                <w:color w:val="000000"/>
                <w:lang w:eastAsia="en-IN" w:bidi="ar-SA"/>
              </w:rPr>
            </w:pPr>
          </w:p>
          <w:p w14:paraId="7B457DCB" w14:textId="77777777" w:rsidR="00A84171" w:rsidRDefault="00A84171" w:rsidP="00A84171">
            <w:pPr>
              <w:spacing w:after="0" w:line="240" w:lineRule="auto"/>
              <w:rPr>
                <w:rFonts w:ascii="Arial" w:hAnsi="Arial" w:cs="Arial"/>
                <w:bCs/>
                <w:color w:val="000000"/>
                <w:lang w:eastAsia="en-IN" w:bidi="ar-SA"/>
              </w:rPr>
            </w:pPr>
            <w:r>
              <w:rPr>
                <w:rFonts w:ascii="Arial" w:hAnsi="Arial" w:cs="Arial"/>
                <w:bCs/>
                <w:color w:val="000000"/>
                <w:lang w:eastAsia="en-IN" w:bidi="ar-SA"/>
              </w:rPr>
              <w:t>No of Post (2)</w:t>
            </w:r>
          </w:p>
          <w:p w14:paraId="33F7BC5F" w14:textId="77777777" w:rsidR="00A84171" w:rsidRDefault="00A84171" w:rsidP="00A84171">
            <w:pPr>
              <w:spacing w:after="0" w:line="240" w:lineRule="auto"/>
              <w:rPr>
                <w:rFonts w:ascii="Arial" w:hAnsi="Arial" w:cs="Arial"/>
                <w:bCs/>
                <w:color w:val="000000"/>
                <w:lang w:eastAsia="en-IN" w:bidi="ar-SA"/>
              </w:rPr>
            </w:pPr>
          </w:p>
          <w:p w14:paraId="42026A71" w14:textId="77777777" w:rsidR="00A84171" w:rsidRPr="002E78C4" w:rsidRDefault="00A84171" w:rsidP="00A84171">
            <w:pPr>
              <w:spacing w:after="0" w:line="240" w:lineRule="auto"/>
              <w:rPr>
                <w:rFonts w:ascii="Arial" w:hAnsi="Arial" w:cs="Arial"/>
                <w:bCs/>
                <w:color w:val="000000"/>
                <w:lang w:eastAsia="en-IN" w:bidi="ar-SA"/>
              </w:rPr>
            </w:pPr>
          </w:p>
        </w:tc>
        <w:tc>
          <w:tcPr>
            <w:tcW w:w="1926" w:type="pct"/>
            <w:noWrap/>
            <w:vAlign w:val="center"/>
            <w:hideMark/>
          </w:tcPr>
          <w:p w14:paraId="71BA5A6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Provide overall technical leadership for solution design and implementation, Oversee design, Code review and deployment validation.</w:t>
            </w:r>
          </w:p>
          <w:p w14:paraId="152AE3B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Guide development teams in architecture, coding standards, and technology best practices.</w:t>
            </w:r>
          </w:p>
          <w:p w14:paraId="296F4D5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lastRenderedPageBreak/>
              <w:t>3. Define and maintain integration frameworks across platforms and services.</w:t>
            </w:r>
          </w:p>
          <w:p w14:paraId="2DF68BE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Ensure scalability, security, and performance of solutions.</w:t>
            </w:r>
          </w:p>
          <w:p w14:paraId="6661BE1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Collaborate with business stakeholders to align technology with functional requirements.</w:t>
            </w:r>
          </w:p>
          <w:p w14:paraId="4EC723EB"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Mentor developers and provide code reviews.</w:t>
            </w:r>
          </w:p>
          <w:p w14:paraId="48B9CFDA"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7. Ensure compliance with government IT standards and frameworks.</w:t>
            </w:r>
          </w:p>
        </w:tc>
        <w:tc>
          <w:tcPr>
            <w:tcW w:w="2022" w:type="pct"/>
            <w:noWrap/>
            <w:vAlign w:val="center"/>
            <w:hideMark/>
          </w:tcPr>
          <w:p w14:paraId="1B67C41A" w14:textId="77777777" w:rsidR="00A84171" w:rsidRPr="001204AC" w:rsidRDefault="00A84171" w:rsidP="00A84171">
            <w:pPr>
              <w:pStyle w:val="ListParagraph"/>
              <w:numPr>
                <w:ilvl w:val="0"/>
                <w:numId w:val="281"/>
              </w:numPr>
              <w:rPr>
                <w:rFonts w:ascii="Arial" w:hAnsi="Arial" w:cs="Arial"/>
                <w:lang w:eastAsia="en-IN" w:bidi="ar-SA"/>
              </w:rPr>
            </w:pPr>
            <w:proofErr w:type="spellStart"/>
            <w:r w:rsidRPr="001204AC">
              <w:rPr>
                <w:rFonts w:ascii="Arial" w:hAnsi="Arial" w:cs="Arial"/>
                <w:lang w:eastAsia="en-IN" w:bidi="ar-SA"/>
              </w:rPr>
              <w:lastRenderedPageBreak/>
              <w:t>B.Tech</w:t>
            </w:r>
            <w:proofErr w:type="spellEnd"/>
            <w:r w:rsidRPr="001204AC">
              <w:rPr>
                <w:rFonts w:ascii="Arial" w:hAnsi="Arial" w:cs="Arial"/>
                <w:lang w:eastAsia="en-IN" w:bidi="ar-SA"/>
              </w:rPr>
              <w:t>/BE/</w:t>
            </w:r>
            <w:proofErr w:type="spellStart"/>
            <w:r w:rsidRPr="001204AC">
              <w:rPr>
                <w:rFonts w:ascii="Arial" w:hAnsi="Arial" w:cs="Arial"/>
                <w:lang w:eastAsia="en-IN" w:bidi="ar-SA"/>
              </w:rPr>
              <w:t>M.Tech</w:t>
            </w:r>
            <w:proofErr w:type="spellEnd"/>
            <w:r w:rsidRPr="001204AC">
              <w:rPr>
                <w:rFonts w:ascii="Arial" w:hAnsi="Arial" w:cs="Arial"/>
                <w:lang w:eastAsia="en-IN" w:bidi="ar-SA"/>
              </w:rPr>
              <w:t>/</w:t>
            </w:r>
            <w:proofErr w:type="spellStart"/>
            <w:r w:rsidRPr="001204AC">
              <w:rPr>
                <w:rFonts w:ascii="Arial" w:hAnsi="Arial" w:cs="Arial"/>
                <w:lang w:eastAsia="en-IN" w:bidi="ar-SA"/>
              </w:rPr>
              <w:t>M.Sc</w:t>
            </w:r>
            <w:proofErr w:type="spellEnd"/>
            <w:r w:rsidRPr="001204AC">
              <w:rPr>
                <w:rFonts w:ascii="Arial" w:hAnsi="Arial" w:cs="Arial"/>
                <w:lang w:eastAsia="en-IN" w:bidi="ar-SA"/>
              </w:rPr>
              <w:t xml:space="preserve"> in CS/IT – 8+ years of total experience.</w:t>
            </w:r>
          </w:p>
          <w:p w14:paraId="76DACE1E" w14:textId="77777777" w:rsidR="00A84171" w:rsidRPr="00333834" w:rsidRDefault="00A84171" w:rsidP="00A84171">
            <w:pPr>
              <w:pStyle w:val="ListParagraph"/>
              <w:numPr>
                <w:ilvl w:val="0"/>
                <w:numId w:val="281"/>
              </w:numPr>
              <w:rPr>
                <w:rFonts w:ascii="Arial" w:hAnsi="Arial" w:cs="Arial"/>
                <w:lang w:eastAsia="en-IN" w:bidi="ar-SA"/>
              </w:rPr>
            </w:pPr>
            <w:r w:rsidRPr="00333834">
              <w:rPr>
                <w:rFonts w:ascii="Arial" w:hAnsi="Arial" w:cs="Arial"/>
                <w:lang w:eastAsia="en-IN" w:bidi="ar-SA"/>
              </w:rPr>
              <w:t>At least 5+ years in leading technology teams in large-scale IT projects.</w:t>
            </w:r>
          </w:p>
          <w:p w14:paraId="43224956" w14:textId="77777777" w:rsidR="00A84171" w:rsidRPr="00333834" w:rsidRDefault="00A84171" w:rsidP="00A84171">
            <w:pPr>
              <w:pStyle w:val="ListParagraph"/>
              <w:numPr>
                <w:ilvl w:val="0"/>
                <w:numId w:val="281"/>
              </w:numPr>
              <w:rPr>
                <w:rFonts w:ascii="Arial" w:hAnsi="Arial" w:cs="Arial"/>
                <w:lang w:eastAsia="en-IN" w:bidi="ar-SA"/>
              </w:rPr>
            </w:pPr>
            <w:r w:rsidRPr="00333834">
              <w:rPr>
                <w:rFonts w:ascii="Arial" w:hAnsi="Arial" w:cs="Arial"/>
                <w:lang w:eastAsia="en-IN" w:bidi="ar-SA"/>
              </w:rPr>
              <w:lastRenderedPageBreak/>
              <w:t xml:space="preserve">Hands-on experience in enterprise architecture, integration, cloud technologies, and </w:t>
            </w:r>
            <w:proofErr w:type="spellStart"/>
            <w:r w:rsidRPr="00333834">
              <w:rPr>
                <w:rFonts w:ascii="Arial" w:hAnsi="Arial" w:cs="Arial"/>
                <w:lang w:eastAsia="en-IN" w:bidi="ar-SA"/>
              </w:rPr>
              <w:t>microservices</w:t>
            </w:r>
            <w:proofErr w:type="spellEnd"/>
          </w:p>
          <w:p w14:paraId="15644C93" w14:textId="77777777" w:rsidR="00A84171" w:rsidRPr="00333834" w:rsidRDefault="00A84171" w:rsidP="00A84171">
            <w:pPr>
              <w:pStyle w:val="ListParagraph"/>
              <w:numPr>
                <w:ilvl w:val="0"/>
                <w:numId w:val="281"/>
              </w:numPr>
              <w:rPr>
                <w:rFonts w:ascii="Arial" w:hAnsi="Arial" w:cs="Arial"/>
                <w:lang w:eastAsia="en-IN" w:bidi="ar-SA"/>
              </w:rPr>
            </w:pPr>
            <w:r w:rsidRPr="00333834">
              <w:rPr>
                <w:rFonts w:ascii="Arial" w:hAnsi="Arial" w:cs="Arial"/>
                <w:lang w:eastAsia="en-IN" w:bidi="ar-SA"/>
              </w:rPr>
              <w:t>Proficient in Java/.NET, API frameworks, DevOps, and CI/CD.</w:t>
            </w:r>
          </w:p>
          <w:p w14:paraId="43DA5F32" w14:textId="77777777" w:rsidR="00A84171" w:rsidRPr="00333834" w:rsidRDefault="00A84171" w:rsidP="00A84171">
            <w:pPr>
              <w:pStyle w:val="ListParagraph"/>
              <w:numPr>
                <w:ilvl w:val="0"/>
                <w:numId w:val="281"/>
              </w:numPr>
              <w:rPr>
                <w:rFonts w:ascii="Arial" w:hAnsi="Arial" w:cs="Arial"/>
                <w:lang w:eastAsia="en-IN" w:bidi="ar-SA"/>
              </w:rPr>
            </w:pPr>
            <w:r w:rsidRPr="00333834">
              <w:rPr>
                <w:rFonts w:ascii="Arial" w:hAnsi="Arial" w:cs="Arial"/>
                <w:lang w:eastAsia="en-IN" w:bidi="ar-SA"/>
              </w:rPr>
              <w:t>Experience in handling large government IT projects (</w:t>
            </w:r>
            <w:proofErr w:type="spellStart"/>
            <w:r w:rsidRPr="00333834">
              <w:rPr>
                <w:rFonts w:ascii="Arial" w:hAnsi="Arial" w:cs="Arial"/>
                <w:lang w:eastAsia="en-IN" w:bidi="ar-SA"/>
              </w:rPr>
              <w:t>Rs</w:t>
            </w:r>
            <w:proofErr w:type="spellEnd"/>
            <w:r w:rsidRPr="00333834">
              <w:rPr>
                <w:rFonts w:ascii="Arial" w:hAnsi="Arial" w:cs="Arial"/>
                <w:lang w:eastAsia="en-IN" w:bidi="ar-SA"/>
              </w:rPr>
              <w:t xml:space="preserve"> 20 Cr+).</w:t>
            </w:r>
          </w:p>
          <w:p w14:paraId="2B82D90E" w14:textId="77777777" w:rsidR="00A84171" w:rsidRPr="00691AA7" w:rsidRDefault="00A84171" w:rsidP="00A84171">
            <w:pPr>
              <w:rPr>
                <w:rFonts w:ascii="Arial" w:hAnsi="Arial" w:cs="Arial"/>
                <w:b/>
                <w:lang w:eastAsia="en-IN" w:bidi="ar-SA"/>
              </w:rPr>
            </w:pPr>
            <w:r w:rsidRPr="00691AA7">
              <w:rPr>
                <w:rFonts w:ascii="Arial" w:hAnsi="Arial" w:cs="Arial"/>
                <w:b/>
                <w:lang w:eastAsia="en-IN" w:bidi="ar-SA"/>
              </w:rPr>
              <w:t xml:space="preserve">Preferable: </w:t>
            </w:r>
          </w:p>
          <w:p w14:paraId="52DA7C80" w14:textId="060641BE" w:rsidR="00A84171" w:rsidRPr="00691AA7" w:rsidRDefault="00A84171" w:rsidP="00691AA7">
            <w:pPr>
              <w:pStyle w:val="ListParagraph"/>
              <w:numPr>
                <w:ilvl w:val="0"/>
                <w:numId w:val="281"/>
              </w:numPr>
              <w:rPr>
                <w:rFonts w:ascii="Arial" w:hAnsi="Arial" w:cs="Arial"/>
                <w:lang w:eastAsia="en-IN" w:bidi="ar-SA"/>
              </w:rPr>
            </w:pPr>
            <w:r w:rsidRPr="001204AC">
              <w:rPr>
                <w:rFonts w:ascii="Arial" w:hAnsi="Arial" w:cs="Arial"/>
                <w:lang w:eastAsia="en-IN" w:bidi="ar-SA"/>
              </w:rPr>
              <w:t>TOGAF or equivalent architecture certification.</w:t>
            </w:r>
          </w:p>
        </w:tc>
      </w:tr>
      <w:tr w:rsidR="00A84171" w:rsidRPr="00953B10" w14:paraId="2E010DC4" w14:textId="77777777" w:rsidTr="00A84171">
        <w:trPr>
          <w:trHeight w:val="615"/>
        </w:trPr>
        <w:tc>
          <w:tcPr>
            <w:tcW w:w="378" w:type="pct"/>
            <w:vMerge w:val="restart"/>
            <w:noWrap/>
            <w:vAlign w:val="center"/>
            <w:hideMark/>
          </w:tcPr>
          <w:p w14:paraId="1890A1EC"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18</w:t>
            </w:r>
          </w:p>
        </w:tc>
        <w:tc>
          <w:tcPr>
            <w:tcW w:w="674" w:type="pct"/>
            <w:vMerge w:val="restart"/>
            <w:vAlign w:val="center"/>
            <w:hideMark/>
          </w:tcPr>
          <w:p w14:paraId="7FA0A55C"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Quality Assurance</w:t>
            </w:r>
          </w:p>
          <w:p w14:paraId="50F4B754"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(A)</w:t>
            </w:r>
          </w:p>
          <w:p w14:paraId="5729E390" w14:textId="77777777" w:rsidR="00A84171" w:rsidRDefault="00A84171" w:rsidP="00A84171">
            <w:pPr>
              <w:spacing w:after="0" w:line="240" w:lineRule="auto"/>
              <w:jc w:val="center"/>
              <w:rPr>
                <w:rFonts w:ascii="Arial" w:hAnsi="Arial" w:cs="Arial"/>
                <w:bCs/>
                <w:color w:val="000000"/>
                <w:lang w:eastAsia="en-IN" w:bidi="ar-SA"/>
              </w:rPr>
            </w:pPr>
          </w:p>
          <w:p w14:paraId="7D0BE12D"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(2)</w:t>
            </w:r>
          </w:p>
        </w:tc>
        <w:tc>
          <w:tcPr>
            <w:tcW w:w="1926" w:type="pct"/>
            <w:vMerge w:val="restart"/>
            <w:noWrap/>
            <w:vAlign w:val="center"/>
            <w:hideMark/>
          </w:tcPr>
          <w:p w14:paraId="4BCA81B2"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Establish and implement quality assurance processes and testing frameworks.</w:t>
            </w:r>
          </w:p>
          <w:p w14:paraId="32DE575E"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Design and execute test plans, test cases, and automation scripts.</w:t>
            </w:r>
          </w:p>
          <w:p w14:paraId="16CA727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Conduct functional, integration, regression, and performance testing.</w:t>
            </w:r>
          </w:p>
          <w:p w14:paraId="6F96E7DE"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Track and report software defects; ensure timely resolution with developers.</w:t>
            </w:r>
          </w:p>
          <w:p w14:paraId="0B4A344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Ensure solutions meet government standards for security, performance, and usability.</w:t>
            </w:r>
          </w:p>
          <w:p w14:paraId="38C4286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Maintain QA documentation and ensure continuous improvement in QA practices.</w:t>
            </w:r>
          </w:p>
        </w:tc>
        <w:tc>
          <w:tcPr>
            <w:tcW w:w="2022" w:type="pct"/>
            <w:noWrap/>
            <w:vAlign w:val="center"/>
            <w:hideMark/>
          </w:tcPr>
          <w:p w14:paraId="584E3854" w14:textId="77777777" w:rsidR="00A84171" w:rsidRPr="001204AC" w:rsidRDefault="00A84171" w:rsidP="00A84171">
            <w:pPr>
              <w:spacing w:after="0" w:line="240" w:lineRule="auto"/>
              <w:jc w:val="center"/>
              <w:rPr>
                <w:rFonts w:ascii="Arial" w:hAnsi="Arial" w:cs="Arial"/>
                <w:b/>
                <w:color w:val="000000"/>
                <w:lang w:eastAsia="en-IN" w:bidi="ar-SA"/>
              </w:rPr>
            </w:pPr>
            <w:r w:rsidRPr="001204AC">
              <w:rPr>
                <w:rFonts w:ascii="Arial" w:hAnsi="Arial" w:cs="Arial"/>
                <w:b/>
                <w:color w:val="000000"/>
                <w:lang w:eastAsia="en-IN" w:bidi="ar-SA"/>
              </w:rPr>
              <w:t>Senior QA ( 1 )</w:t>
            </w:r>
          </w:p>
          <w:p w14:paraId="4BD3CA9A" w14:textId="77777777" w:rsidR="00A84171" w:rsidRPr="002E78C4" w:rsidRDefault="00A84171" w:rsidP="00A84171">
            <w:pPr>
              <w:pStyle w:val="ListParagraph"/>
              <w:numPr>
                <w:ilvl w:val="0"/>
                <w:numId w:val="329"/>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t>B.Tech</w:t>
            </w:r>
            <w:proofErr w:type="spellEnd"/>
            <w:r w:rsidRPr="002E78C4">
              <w:rPr>
                <w:rFonts w:ascii="Arial" w:hAnsi="Arial" w:cs="Arial"/>
                <w:bCs/>
                <w:color w:val="000000"/>
                <w:lang w:eastAsia="en-IN" w:bidi="ar-SA"/>
              </w:rPr>
              <w:t>/BE/MCA in CS/IT – 8+ years of experience in software quality assurance.</w:t>
            </w:r>
          </w:p>
          <w:p w14:paraId="171058DA" w14:textId="77777777" w:rsidR="00A84171" w:rsidRPr="002E78C4" w:rsidRDefault="00A84171" w:rsidP="00A84171">
            <w:pPr>
              <w:pStyle w:val="ListParagraph"/>
              <w:numPr>
                <w:ilvl w:val="0"/>
                <w:numId w:val="32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At least 3+ years in Planning and implementation </w:t>
            </w:r>
          </w:p>
          <w:p w14:paraId="692D740A" w14:textId="77777777" w:rsidR="00A84171" w:rsidRPr="002E78C4" w:rsidRDefault="00A84171" w:rsidP="00A84171">
            <w:pPr>
              <w:pStyle w:val="ListParagraph"/>
              <w:numPr>
                <w:ilvl w:val="0"/>
                <w:numId w:val="32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Having knowledge in ISO </w:t>
            </w:r>
          </w:p>
          <w:p w14:paraId="0FC9A377" w14:textId="77777777" w:rsidR="00A84171" w:rsidRPr="002E78C4" w:rsidRDefault="00A84171" w:rsidP="00A84171">
            <w:pPr>
              <w:pStyle w:val="ListParagraph"/>
              <w:numPr>
                <w:ilvl w:val="0"/>
                <w:numId w:val="32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Hands on experience in test automation tools (Selenium, </w:t>
            </w:r>
            <w:proofErr w:type="spellStart"/>
            <w:r w:rsidRPr="002E78C4">
              <w:rPr>
                <w:rFonts w:ascii="Arial" w:hAnsi="Arial" w:cs="Arial"/>
                <w:bCs/>
                <w:color w:val="000000"/>
                <w:lang w:eastAsia="en-IN" w:bidi="ar-SA"/>
              </w:rPr>
              <w:t>JMeter</w:t>
            </w:r>
            <w:proofErr w:type="spellEnd"/>
            <w:r w:rsidRPr="002E78C4">
              <w:rPr>
                <w:rFonts w:ascii="Arial" w:hAnsi="Arial" w:cs="Arial"/>
                <w:bCs/>
                <w:color w:val="000000"/>
                <w:lang w:eastAsia="en-IN" w:bidi="ar-SA"/>
              </w:rPr>
              <w:t>, Postman, etc.).</w:t>
            </w:r>
          </w:p>
          <w:p w14:paraId="4590BB10" w14:textId="77777777" w:rsidR="00A84171" w:rsidRPr="003A4D1C" w:rsidRDefault="00A84171" w:rsidP="00A84171">
            <w:pPr>
              <w:pStyle w:val="ListParagraph"/>
              <w:spacing w:after="0" w:line="240" w:lineRule="auto"/>
              <w:ind w:left="340"/>
              <w:rPr>
                <w:rFonts w:ascii="Arial" w:hAnsi="Arial" w:cs="Arial"/>
                <w:b/>
                <w:color w:val="000000"/>
                <w:lang w:eastAsia="en-IN" w:bidi="ar-SA"/>
              </w:rPr>
            </w:pPr>
            <w:r w:rsidRPr="003A4D1C">
              <w:rPr>
                <w:rFonts w:ascii="Arial" w:hAnsi="Arial" w:cs="Arial"/>
                <w:b/>
                <w:color w:val="000000"/>
                <w:lang w:eastAsia="en-IN" w:bidi="ar-SA"/>
              </w:rPr>
              <w:t xml:space="preserve">Preferable: </w:t>
            </w:r>
          </w:p>
          <w:p w14:paraId="5C651C71" w14:textId="77777777" w:rsidR="00A84171" w:rsidRPr="002E78C4" w:rsidRDefault="00A84171" w:rsidP="00A84171">
            <w:pPr>
              <w:pStyle w:val="ListParagraph"/>
              <w:numPr>
                <w:ilvl w:val="0"/>
                <w:numId w:val="329"/>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ISTQB/Certified Test Manager.</w:t>
            </w:r>
          </w:p>
        </w:tc>
      </w:tr>
      <w:tr w:rsidR="00A84171" w:rsidRPr="00953B10" w14:paraId="52068FA3" w14:textId="77777777" w:rsidTr="00A84171">
        <w:trPr>
          <w:trHeight w:val="615"/>
        </w:trPr>
        <w:tc>
          <w:tcPr>
            <w:tcW w:w="378" w:type="pct"/>
            <w:vMerge/>
            <w:noWrap/>
            <w:vAlign w:val="center"/>
            <w:hideMark/>
          </w:tcPr>
          <w:p w14:paraId="7979F590"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674" w:type="pct"/>
            <w:vMerge/>
            <w:vAlign w:val="center"/>
            <w:hideMark/>
          </w:tcPr>
          <w:p w14:paraId="56CE7B97"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1926" w:type="pct"/>
            <w:vMerge/>
            <w:noWrap/>
            <w:vAlign w:val="center"/>
            <w:hideMark/>
          </w:tcPr>
          <w:p w14:paraId="4A682772"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2022" w:type="pct"/>
            <w:noWrap/>
            <w:vAlign w:val="center"/>
            <w:hideMark/>
          </w:tcPr>
          <w:p w14:paraId="18BE2738" w14:textId="77777777" w:rsidR="00A84171" w:rsidRPr="001204AC" w:rsidRDefault="00A84171" w:rsidP="00A84171">
            <w:pPr>
              <w:spacing w:after="0" w:line="240" w:lineRule="auto"/>
              <w:jc w:val="center"/>
              <w:rPr>
                <w:rFonts w:ascii="Arial" w:hAnsi="Arial" w:cs="Arial"/>
                <w:b/>
                <w:color w:val="000000"/>
                <w:lang w:eastAsia="en-IN" w:bidi="ar-SA"/>
              </w:rPr>
            </w:pPr>
            <w:r w:rsidRPr="001204AC">
              <w:rPr>
                <w:rFonts w:ascii="Arial" w:hAnsi="Arial" w:cs="Arial"/>
                <w:b/>
                <w:color w:val="000000"/>
                <w:lang w:eastAsia="en-IN" w:bidi="ar-SA"/>
              </w:rPr>
              <w:t>QA (1)</w:t>
            </w:r>
          </w:p>
          <w:p w14:paraId="51F34AE9" w14:textId="77777777" w:rsidR="00A84171" w:rsidRPr="002E78C4" w:rsidRDefault="00A84171" w:rsidP="00A84171">
            <w:pPr>
              <w:pStyle w:val="ListParagraph"/>
              <w:numPr>
                <w:ilvl w:val="0"/>
                <w:numId w:val="330"/>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t>B.Tech</w:t>
            </w:r>
            <w:proofErr w:type="spellEnd"/>
            <w:r w:rsidRPr="002E78C4">
              <w:rPr>
                <w:rFonts w:ascii="Arial" w:hAnsi="Arial" w:cs="Arial"/>
                <w:bCs/>
                <w:color w:val="000000"/>
                <w:lang w:eastAsia="en-IN" w:bidi="ar-SA"/>
              </w:rPr>
              <w:t>/BE/MCA in CS/IT – 5+ years of experience in software quality assurance.</w:t>
            </w:r>
          </w:p>
          <w:p w14:paraId="7D8DB5FE" w14:textId="77777777" w:rsidR="00A84171" w:rsidRPr="002E78C4" w:rsidRDefault="00A84171" w:rsidP="00A84171">
            <w:pPr>
              <w:pStyle w:val="ListParagraph"/>
              <w:numPr>
                <w:ilvl w:val="0"/>
                <w:numId w:val="330"/>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t>Atleast</w:t>
            </w:r>
            <w:proofErr w:type="spellEnd"/>
            <w:r w:rsidRPr="002E78C4">
              <w:rPr>
                <w:rFonts w:ascii="Arial" w:hAnsi="Arial" w:cs="Arial"/>
                <w:bCs/>
                <w:color w:val="000000"/>
                <w:lang w:eastAsia="en-IN" w:bidi="ar-SA"/>
              </w:rPr>
              <w:t xml:space="preserve"> 2 years Hands on experience in test automation tools (Selenium, </w:t>
            </w:r>
            <w:proofErr w:type="spellStart"/>
            <w:r w:rsidRPr="002E78C4">
              <w:rPr>
                <w:rFonts w:ascii="Arial" w:hAnsi="Arial" w:cs="Arial"/>
                <w:bCs/>
                <w:color w:val="000000"/>
                <w:lang w:eastAsia="en-IN" w:bidi="ar-SA"/>
              </w:rPr>
              <w:t>JMeter</w:t>
            </w:r>
            <w:proofErr w:type="spellEnd"/>
            <w:r w:rsidRPr="002E78C4">
              <w:rPr>
                <w:rFonts w:ascii="Arial" w:hAnsi="Arial" w:cs="Arial"/>
                <w:bCs/>
                <w:color w:val="000000"/>
                <w:lang w:eastAsia="en-IN" w:bidi="ar-SA"/>
              </w:rPr>
              <w:t>, Postman, etc.)</w:t>
            </w:r>
          </w:p>
          <w:p w14:paraId="408BB9F3" w14:textId="77777777" w:rsidR="00A84171" w:rsidRPr="002E78C4" w:rsidRDefault="00A84171" w:rsidP="00A84171">
            <w:pPr>
              <w:pStyle w:val="ListParagraph"/>
              <w:numPr>
                <w:ilvl w:val="0"/>
                <w:numId w:val="33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Knowledge of Agile and DevOps testing practices.</w:t>
            </w:r>
          </w:p>
          <w:p w14:paraId="4B696FAD" w14:textId="77777777" w:rsidR="00A84171" w:rsidRPr="002E78C4" w:rsidRDefault="00A84171" w:rsidP="00A84171">
            <w:pPr>
              <w:pStyle w:val="ListParagraph"/>
              <w:numPr>
                <w:ilvl w:val="0"/>
                <w:numId w:val="33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preparing test documentation and managing defect lifecycle.</w:t>
            </w:r>
          </w:p>
          <w:p w14:paraId="26EE15DE" w14:textId="77777777" w:rsidR="00A84171" w:rsidRPr="00691AA7" w:rsidRDefault="00A84171" w:rsidP="00A84171">
            <w:pPr>
              <w:pStyle w:val="ListParagraph"/>
              <w:spacing w:after="0" w:line="240" w:lineRule="auto"/>
              <w:ind w:left="340"/>
              <w:rPr>
                <w:rFonts w:ascii="Arial" w:hAnsi="Arial" w:cs="Arial"/>
                <w:b/>
                <w:bCs/>
                <w:color w:val="000000"/>
                <w:lang w:eastAsia="en-IN" w:bidi="ar-SA"/>
              </w:rPr>
            </w:pPr>
            <w:r w:rsidRPr="00691AA7">
              <w:rPr>
                <w:rFonts w:ascii="Arial" w:hAnsi="Arial" w:cs="Arial"/>
                <w:b/>
                <w:bCs/>
                <w:color w:val="000000"/>
                <w:lang w:eastAsia="en-IN" w:bidi="ar-SA"/>
              </w:rPr>
              <w:t xml:space="preserve">Preferable: </w:t>
            </w:r>
          </w:p>
          <w:p w14:paraId="16C9AD35" w14:textId="77777777" w:rsidR="00A84171" w:rsidRPr="002E78C4" w:rsidRDefault="00A84171" w:rsidP="00A84171">
            <w:pPr>
              <w:pStyle w:val="ListParagraph"/>
              <w:numPr>
                <w:ilvl w:val="0"/>
                <w:numId w:val="330"/>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ISTQB/Certified Test Manager.</w:t>
            </w:r>
          </w:p>
        </w:tc>
      </w:tr>
      <w:tr w:rsidR="00A84171" w:rsidRPr="00953B10" w14:paraId="548507D6" w14:textId="77777777" w:rsidTr="00A84171">
        <w:trPr>
          <w:trHeight w:val="615"/>
        </w:trPr>
        <w:tc>
          <w:tcPr>
            <w:tcW w:w="378" w:type="pct"/>
            <w:noWrap/>
            <w:vAlign w:val="center"/>
            <w:hideMark/>
          </w:tcPr>
          <w:p w14:paraId="60C141B2"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19</w:t>
            </w:r>
          </w:p>
        </w:tc>
        <w:tc>
          <w:tcPr>
            <w:tcW w:w="674" w:type="pct"/>
            <w:vAlign w:val="center"/>
            <w:hideMark/>
          </w:tcPr>
          <w:p w14:paraId="71022F90"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BI and Analytics</w:t>
            </w:r>
          </w:p>
          <w:p w14:paraId="7BE7A8B6"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014042A3" w14:textId="77777777" w:rsidR="00A84171" w:rsidRDefault="00A84171" w:rsidP="00A84171">
            <w:pPr>
              <w:spacing w:after="0" w:line="240" w:lineRule="auto"/>
              <w:jc w:val="center"/>
              <w:rPr>
                <w:rFonts w:ascii="Arial" w:hAnsi="Arial" w:cs="Arial"/>
                <w:bCs/>
                <w:color w:val="000000"/>
                <w:lang w:eastAsia="en-IN" w:bidi="ar-SA"/>
              </w:rPr>
            </w:pPr>
          </w:p>
          <w:p w14:paraId="194905B7"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p w14:paraId="216CEE30" w14:textId="77777777" w:rsidR="00A84171" w:rsidRPr="002E78C4" w:rsidRDefault="00A84171" w:rsidP="00A84171">
            <w:pPr>
              <w:spacing w:after="0" w:line="240" w:lineRule="auto"/>
              <w:jc w:val="center"/>
              <w:rPr>
                <w:rFonts w:ascii="Arial" w:hAnsi="Arial" w:cs="Arial"/>
                <w:bCs/>
                <w:color w:val="000000"/>
                <w:lang w:eastAsia="en-IN" w:bidi="ar-SA"/>
              </w:rPr>
            </w:pPr>
          </w:p>
        </w:tc>
        <w:tc>
          <w:tcPr>
            <w:tcW w:w="1926" w:type="pct"/>
            <w:noWrap/>
            <w:vAlign w:val="center"/>
            <w:hideMark/>
          </w:tcPr>
          <w:p w14:paraId="6AFA68F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Design, develop, and manage BI dashboards, reports, and analytics solutions.</w:t>
            </w:r>
          </w:p>
          <w:p w14:paraId="23998C6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Integrate multiple data sources and ensure data consistency and accuracy.</w:t>
            </w:r>
          </w:p>
          <w:p w14:paraId="54AD3F2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Support data-driven decision-making by creating actionable insights.</w:t>
            </w:r>
          </w:p>
          <w:p w14:paraId="155C0021"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lastRenderedPageBreak/>
              <w:t>4. Implement data governance, metadata management, and security practices.</w:t>
            </w:r>
          </w:p>
          <w:p w14:paraId="057DA05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Provide predictive and prescriptive analytics for citizen services.</w:t>
            </w:r>
          </w:p>
          <w:p w14:paraId="3F7E20B2"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Collaborate with stakeholders to identify and prioritize KPIs.</w:t>
            </w:r>
          </w:p>
        </w:tc>
        <w:tc>
          <w:tcPr>
            <w:tcW w:w="2022" w:type="pct"/>
            <w:noWrap/>
            <w:vAlign w:val="center"/>
            <w:hideMark/>
          </w:tcPr>
          <w:p w14:paraId="64B931BE" w14:textId="77777777" w:rsidR="00A84171" w:rsidRPr="002E78C4" w:rsidRDefault="00A84171" w:rsidP="00A84171">
            <w:pPr>
              <w:pStyle w:val="ListParagraph"/>
              <w:numPr>
                <w:ilvl w:val="0"/>
                <w:numId w:val="282"/>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lastRenderedPageBreak/>
              <w:t>B.Tech</w:t>
            </w:r>
            <w:proofErr w:type="spellEnd"/>
            <w:r w:rsidRPr="002E78C4">
              <w:rPr>
                <w:rFonts w:ascii="Arial" w:hAnsi="Arial" w:cs="Arial"/>
                <w:bCs/>
                <w:color w:val="000000"/>
                <w:lang w:eastAsia="en-IN" w:bidi="ar-SA"/>
              </w:rPr>
              <w:t>/BE/</w:t>
            </w:r>
            <w:proofErr w:type="spellStart"/>
            <w:r w:rsidRPr="002E78C4">
              <w:rPr>
                <w:rFonts w:ascii="Arial" w:hAnsi="Arial" w:cs="Arial"/>
                <w:bCs/>
                <w:color w:val="000000"/>
                <w:lang w:eastAsia="en-IN" w:bidi="ar-SA"/>
              </w:rPr>
              <w:t>M.Tech</w:t>
            </w:r>
            <w:proofErr w:type="spellEnd"/>
            <w:r w:rsidRPr="002E78C4">
              <w:rPr>
                <w:rFonts w:ascii="Arial" w:hAnsi="Arial" w:cs="Arial"/>
                <w:bCs/>
                <w:color w:val="000000"/>
                <w:lang w:eastAsia="en-IN" w:bidi="ar-SA"/>
              </w:rPr>
              <w:t>/</w:t>
            </w:r>
            <w:proofErr w:type="spellStart"/>
            <w:r w:rsidRPr="002E78C4">
              <w:rPr>
                <w:rFonts w:ascii="Arial" w:hAnsi="Arial" w:cs="Arial"/>
                <w:bCs/>
                <w:color w:val="000000"/>
                <w:lang w:eastAsia="en-IN" w:bidi="ar-SA"/>
              </w:rPr>
              <w:t>M.Sc</w:t>
            </w:r>
            <w:proofErr w:type="spellEnd"/>
            <w:r w:rsidRPr="002E78C4">
              <w:rPr>
                <w:rFonts w:ascii="Arial" w:hAnsi="Arial" w:cs="Arial"/>
                <w:bCs/>
                <w:color w:val="000000"/>
                <w:lang w:eastAsia="en-IN" w:bidi="ar-SA"/>
              </w:rPr>
              <w:t xml:space="preserve"> in CS/IT/Statistics – 10+ years of experience.</w:t>
            </w:r>
          </w:p>
          <w:p w14:paraId="2FB62123" w14:textId="77777777" w:rsidR="00A84171" w:rsidRPr="002E78C4" w:rsidRDefault="00A84171" w:rsidP="00A84171">
            <w:pPr>
              <w:pStyle w:val="ListParagraph"/>
              <w:numPr>
                <w:ilvl w:val="0"/>
                <w:numId w:val="28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At least 4+ years in BI, data warehousing, and analytics solutions.</w:t>
            </w:r>
          </w:p>
          <w:p w14:paraId="792210C1" w14:textId="77777777" w:rsidR="00A84171" w:rsidRPr="002E78C4" w:rsidRDefault="00A84171" w:rsidP="00A84171">
            <w:pPr>
              <w:pStyle w:val="ListParagraph"/>
              <w:numPr>
                <w:ilvl w:val="0"/>
                <w:numId w:val="28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Hands on experience in </w:t>
            </w:r>
            <w:proofErr w:type="spellStart"/>
            <w:r w:rsidRPr="002E78C4">
              <w:rPr>
                <w:rFonts w:ascii="Arial" w:hAnsi="Arial" w:cs="Arial"/>
                <w:bCs/>
                <w:color w:val="000000"/>
                <w:lang w:eastAsia="en-IN" w:bidi="ar-SA"/>
              </w:rPr>
              <w:t>statitistical</w:t>
            </w:r>
            <w:proofErr w:type="spellEnd"/>
            <w:r w:rsidRPr="002E78C4">
              <w:rPr>
                <w:rFonts w:ascii="Arial" w:hAnsi="Arial" w:cs="Arial"/>
                <w:bCs/>
                <w:color w:val="000000"/>
                <w:lang w:eastAsia="en-IN" w:bidi="ar-SA"/>
              </w:rPr>
              <w:t xml:space="preserve"> libraries. Strong skills in Power BI/Tableau/</w:t>
            </w:r>
            <w:proofErr w:type="spellStart"/>
            <w:r w:rsidRPr="002E78C4">
              <w:rPr>
                <w:rFonts w:ascii="Arial" w:hAnsi="Arial" w:cs="Arial"/>
                <w:bCs/>
                <w:color w:val="000000"/>
                <w:lang w:eastAsia="en-IN" w:bidi="ar-SA"/>
              </w:rPr>
              <w:t>Qlik</w:t>
            </w:r>
            <w:proofErr w:type="spellEnd"/>
            <w:r w:rsidRPr="002E78C4">
              <w:rPr>
                <w:rFonts w:ascii="Arial" w:hAnsi="Arial" w:cs="Arial"/>
                <w:bCs/>
                <w:color w:val="000000"/>
                <w:lang w:eastAsia="en-IN" w:bidi="ar-SA"/>
              </w:rPr>
              <w:t>, SQL, and ETL tools.</w:t>
            </w:r>
          </w:p>
          <w:p w14:paraId="2AE9C289" w14:textId="77777777" w:rsidR="00A84171" w:rsidRPr="002E78C4" w:rsidRDefault="00A84171" w:rsidP="00A84171">
            <w:pPr>
              <w:pStyle w:val="ListParagraph"/>
              <w:numPr>
                <w:ilvl w:val="0"/>
                <w:numId w:val="28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lastRenderedPageBreak/>
              <w:t>Proficiency in data modeling, OLAP, and dashboard design.</w:t>
            </w:r>
          </w:p>
          <w:p w14:paraId="64D8D683" w14:textId="77777777" w:rsidR="00A84171" w:rsidRDefault="00A84171" w:rsidP="00A84171">
            <w:pPr>
              <w:pStyle w:val="ListParagraph"/>
              <w:numPr>
                <w:ilvl w:val="0"/>
                <w:numId w:val="28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government data/large-scale citizen databases.</w:t>
            </w:r>
          </w:p>
          <w:p w14:paraId="6DAA4A23" w14:textId="77777777" w:rsidR="00A84171" w:rsidRPr="002E78C4" w:rsidRDefault="00A84171" w:rsidP="00A84171">
            <w:pPr>
              <w:pStyle w:val="ListParagraph"/>
              <w:spacing w:after="0" w:line="240" w:lineRule="auto"/>
              <w:ind w:left="340"/>
              <w:rPr>
                <w:rFonts w:ascii="Arial" w:hAnsi="Arial" w:cs="Arial"/>
                <w:bCs/>
                <w:color w:val="000000"/>
                <w:lang w:eastAsia="en-IN" w:bidi="ar-SA"/>
              </w:rPr>
            </w:pPr>
          </w:p>
          <w:p w14:paraId="38EB05CB" w14:textId="77777777" w:rsidR="00A84171" w:rsidRPr="001204AC" w:rsidRDefault="00A84171" w:rsidP="00A84171">
            <w:pPr>
              <w:spacing w:after="0" w:line="240" w:lineRule="auto"/>
              <w:rPr>
                <w:rFonts w:ascii="Arial" w:hAnsi="Arial" w:cs="Arial"/>
                <w:b/>
                <w:color w:val="000000"/>
                <w:lang w:eastAsia="en-IN" w:bidi="ar-SA"/>
              </w:rPr>
            </w:pPr>
            <w:r w:rsidRPr="001204AC">
              <w:rPr>
                <w:rFonts w:ascii="Arial" w:hAnsi="Arial" w:cs="Arial"/>
                <w:b/>
                <w:color w:val="000000"/>
                <w:lang w:eastAsia="en-IN" w:bidi="ar-SA"/>
              </w:rPr>
              <w:t xml:space="preserve">Preferable: </w:t>
            </w:r>
          </w:p>
          <w:p w14:paraId="2B4A17EF" w14:textId="77777777" w:rsidR="00A84171" w:rsidRPr="001204AC" w:rsidRDefault="00A84171" w:rsidP="00A84171">
            <w:pPr>
              <w:pStyle w:val="ListParagraph"/>
              <w:numPr>
                <w:ilvl w:val="0"/>
                <w:numId w:val="282"/>
              </w:numPr>
              <w:spacing w:after="0" w:line="240" w:lineRule="auto"/>
              <w:rPr>
                <w:rFonts w:ascii="Arial" w:hAnsi="Arial" w:cs="Arial"/>
                <w:bCs/>
                <w:color w:val="000000"/>
                <w:lang w:eastAsia="en-IN" w:bidi="ar-SA"/>
              </w:rPr>
            </w:pPr>
            <w:r w:rsidRPr="001204AC">
              <w:rPr>
                <w:rFonts w:ascii="Arial" w:hAnsi="Arial" w:cs="Arial"/>
                <w:bCs/>
                <w:color w:val="000000"/>
                <w:lang w:eastAsia="en-IN" w:bidi="ar-SA"/>
              </w:rPr>
              <w:t>Certification in BI/Analytics tools.</w:t>
            </w:r>
          </w:p>
        </w:tc>
      </w:tr>
      <w:tr w:rsidR="00A84171" w:rsidRPr="00953B10" w14:paraId="1C597283" w14:textId="77777777" w:rsidTr="00A84171">
        <w:trPr>
          <w:trHeight w:val="615"/>
        </w:trPr>
        <w:tc>
          <w:tcPr>
            <w:tcW w:w="378" w:type="pct"/>
            <w:noWrap/>
            <w:vAlign w:val="center"/>
            <w:hideMark/>
          </w:tcPr>
          <w:p w14:paraId="0E8A78AF"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lastRenderedPageBreak/>
              <w:t>20</w:t>
            </w:r>
          </w:p>
        </w:tc>
        <w:tc>
          <w:tcPr>
            <w:tcW w:w="674" w:type="pct"/>
            <w:vAlign w:val="center"/>
            <w:hideMark/>
          </w:tcPr>
          <w:p w14:paraId="7144802D"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AI/ML Specialist</w:t>
            </w:r>
          </w:p>
          <w:p w14:paraId="6BF63DCC"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60ADBA43" w14:textId="77777777" w:rsidR="00A84171" w:rsidRDefault="00A84171" w:rsidP="00A84171">
            <w:pPr>
              <w:spacing w:after="0" w:line="240" w:lineRule="auto"/>
              <w:jc w:val="center"/>
              <w:rPr>
                <w:rFonts w:ascii="Arial" w:hAnsi="Arial" w:cs="Arial"/>
                <w:bCs/>
                <w:color w:val="000000"/>
                <w:lang w:eastAsia="en-IN" w:bidi="ar-SA"/>
              </w:rPr>
            </w:pPr>
          </w:p>
          <w:p w14:paraId="03CF7FA0"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4A5FC416"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Design and implement AI/ML models for predictive analytics and citizen services optimization.</w:t>
            </w:r>
          </w:p>
          <w:p w14:paraId="56F26B37"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Develop NLP, computer vision, or deep learning models as per project requirements.</w:t>
            </w:r>
          </w:p>
          <w:p w14:paraId="2D07F40C"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Process, clean, and validate large datasets.</w:t>
            </w:r>
          </w:p>
          <w:p w14:paraId="252A4CBF"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Collaborate with data engineers and BI teams to integrate models into production.</w:t>
            </w:r>
          </w:p>
          <w:p w14:paraId="62CF13CD"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5. Ensure </w:t>
            </w:r>
            <w:proofErr w:type="spellStart"/>
            <w:r w:rsidRPr="002E78C4">
              <w:rPr>
                <w:rFonts w:ascii="Arial" w:hAnsi="Arial" w:cs="Arial"/>
                <w:bCs/>
                <w:color w:val="000000"/>
                <w:lang w:eastAsia="en-IN" w:bidi="ar-SA"/>
              </w:rPr>
              <w:t>explainability</w:t>
            </w:r>
            <w:proofErr w:type="spellEnd"/>
            <w:r w:rsidRPr="002E78C4">
              <w:rPr>
                <w:rFonts w:ascii="Arial" w:hAnsi="Arial" w:cs="Arial"/>
                <w:bCs/>
                <w:color w:val="000000"/>
                <w:lang w:eastAsia="en-IN" w:bidi="ar-SA"/>
              </w:rPr>
              <w:t>, fairness, and transparency of AI models.</w:t>
            </w:r>
          </w:p>
          <w:p w14:paraId="3D37863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Conduct research on emerging AI technologies relevant to e-Governance.</w:t>
            </w:r>
          </w:p>
        </w:tc>
        <w:tc>
          <w:tcPr>
            <w:tcW w:w="2022" w:type="pct"/>
            <w:noWrap/>
            <w:vAlign w:val="center"/>
            <w:hideMark/>
          </w:tcPr>
          <w:p w14:paraId="16242D7E" w14:textId="77777777" w:rsidR="00A84171" w:rsidRPr="002E78C4" w:rsidRDefault="00A84171" w:rsidP="00A84171">
            <w:pPr>
              <w:pStyle w:val="ListParagraph"/>
              <w:numPr>
                <w:ilvl w:val="0"/>
                <w:numId w:val="331"/>
              </w:numPr>
              <w:spacing w:after="0" w:line="240" w:lineRule="auto"/>
              <w:rPr>
                <w:rFonts w:ascii="Arial" w:hAnsi="Arial" w:cs="Arial"/>
                <w:bCs/>
                <w:color w:val="000000"/>
                <w:lang w:eastAsia="en-IN" w:bidi="ar-SA"/>
              </w:rPr>
            </w:pPr>
            <w:proofErr w:type="spellStart"/>
            <w:r w:rsidRPr="002E78C4">
              <w:rPr>
                <w:rFonts w:ascii="Arial" w:hAnsi="Arial" w:cs="Arial"/>
                <w:bCs/>
                <w:color w:val="000000"/>
                <w:lang w:eastAsia="en-IN" w:bidi="ar-SA"/>
              </w:rPr>
              <w:t>B.Tech</w:t>
            </w:r>
            <w:proofErr w:type="spellEnd"/>
            <w:r w:rsidRPr="002E78C4">
              <w:rPr>
                <w:rFonts w:ascii="Arial" w:hAnsi="Arial" w:cs="Arial"/>
                <w:bCs/>
                <w:color w:val="000000"/>
                <w:lang w:eastAsia="en-IN" w:bidi="ar-SA"/>
              </w:rPr>
              <w:t>/BE/</w:t>
            </w:r>
            <w:proofErr w:type="spellStart"/>
            <w:r w:rsidRPr="002E78C4">
              <w:rPr>
                <w:rFonts w:ascii="Arial" w:hAnsi="Arial" w:cs="Arial"/>
                <w:bCs/>
                <w:color w:val="000000"/>
                <w:lang w:eastAsia="en-IN" w:bidi="ar-SA"/>
              </w:rPr>
              <w:t>M.Tech</w:t>
            </w:r>
            <w:proofErr w:type="spellEnd"/>
            <w:r w:rsidRPr="002E78C4">
              <w:rPr>
                <w:rFonts w:ascii="Arial" w:hAnsi="Arial" w:cs="Arial"/>
                <w:bCs/>
                <w:color w:val="000000"/>
                <w:lang w:eastAsia="en-IN" w:bidi="ar-SA"/>
              </w:rPr>
              <w:t>/</w:t>
            </w:r>
            <w:proofErr w:type="spellStart"/>
            <w:r w:rsidRPr="002E78C4">
              <w:rPr>
                <w:rFonts w:ascii="Arial" w:hAnsi="Arial" w:cs="Arial"/>
                <w:bCs/>
                <w:color w:val="000000"/>
                <w:lang w:eastAsia="en-IN" w:bidi="ar-SA"/>
              </w:rPr>
              <w:t>M.Sc</w:t>
            </w:r>
            <w:proofErr w:type="spellEnd"/>
            <w:r w:rsidRPr="002E78C4">
              <w:rPr>
                <w:rFonts w:ascii="Arial" w:hAnsi="Arial" w:cs="Arial"/>
                <w:bCs/>
                <w:color w:val="000000"/>
                <w:lang w:eastAsia="en-IN" w:bidi="ar-SA"/>
              </w:rPr>
              <w:t xml:space="preserve"> in CS/IT/Data Science   – 6+ years of experience.</w:t>
            </w:r>
          </w:p>
          <w:p w14:paraId="04F201E2" w14:textId="77777777" w:rsidR="00A84171" w:rsidRPr="002E78C4" w:rsidRDefault="00A84171" w:rsidP="00A84171">
            <w:pPr>
              <w:pStyle w:val="ListParagraph"/>
              <w:numPr>
                <w:ilvl w:val="0"/>
                <w:numId w:val="33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At least 4+ years in AI/ML solution design and deployment.</w:t>
            </w:r>
          </w:p>
          <w:p w14:paraId="533EFD0A" w14:textId="77777777" w:rsidR="00A84171" w:rsidRPr="002E78C4" w:rsidRDefault="00A84171" w:rsidP="00A84171">
            <w:pPr>
              <w:pStyle w:val="ListParagraph"/>
              <w:numPr>
                <w:ilvl w:val="0"/>
                <w:numId w:val="33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Proficiency in Python/R, </w:t>
            </w:r>
            <w:proofErr w:type="spellStart"/>
            <w:r w:rsidRPr="002E78C4">
              <w:rPr>
                <w:rFonts w:ascii="Arial" w:hAnsi="Arial" w:cs="Arial"/>
                <w:bCs/>
                <w:color w:val="000000"/>
                <w:lang w:eastAsia="en-IN" w:bidi="ar-SA"/>
              </w:rPr>
              <w:t>TensorFlow</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PyTorch</w:t>
            </w:r>
            <w:proofErr w:type="spellEnd"/>
            <w:r w:rsidRPr="002E78C4">
              <w:rPr>
                <w:rFonts w:ascii="Arial" w:hAnsi="Arial" w:cs="Arial"/>
                <w:bCs/>
                <w:color w:val="000000"/>
                <w:lang w:eastAsia="en-IN" w:bidi="ar-SA"/>
              </w:rPr>
              <w:t xml:space="preserve">, </w:t>
            </w:r>
            <w:proofErr w:type="spellStart"/>
            <w:r w:rsidRPr="002E78C4">
              <w:rPr>
                <w:rFonts w:ascii="Arial" w:hAnsi="Arial" w:cs="Arial"/>
                <w:bCs/>
                <w:color w:val="000000"/>
                <w:lang w:eastAsia="en-IN" w:bidi="ar-SA"/>
              </w:rPr>
              <w:t>Scikit</w:t>
            </w:r>
            <w:proofErr w:type="spellEnd"/>
            <w:r w:rsidRPr="002E78C4">
              <w:rPr>
                <w:rFonts w:ascii="Arial" w:hAnsi="Arial" w:cs="Arial"/>
                <w:bCs/>
                <w:color w:val="000000"/>
                <w:lang w:eastAsia="en-IN" w:bidi="ar-SA"/>
              </w:rPr>
              <w:t>-learn, NLP frameworks.</w:t>
            </w:r>
          </w:p>
          <w:p w14:paraId="327E3C7B" w14:textId="77777777" w:rsidR="00A84171" w:rsidRPr="002E78C4" w:rsidRDefault="00A84171" w:rsidP="00A84171">
            <w:pPr>
              <w:pStyle w:val="ListParagraph"/>
              <w:numPr>
                <w:ilvl w:val="0"/>
                <w:numId w:val="33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handling large datasets and data pipelines.</w:t>
            </w:r>
          </w:p>
          <w:p w14:paraId="2FE2F7FA" w14:textId="77777777" w:rsidR="00A84171" w:rsidRDefault="00A84171" w:rsidP="00A84171">
            <w:pPr>
              <w:pStyle w:val="ListParagraph"/>
              <w:numPr>
                <w:ilvl w:val="0"/>
                <w:numId w:val="331"/>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Strong knowledge of AI governance, ethics, and model explain ability.</w:t>
            </w:r>
          </w:p>
          <w:p w14:paraId="314FFBA0" w14:textId="77777777" w:rsidR="00A84171" w:rsidRPr="002E78C4" w:rsidRDefault="00A84171" w:rsidP="00A84171">
            <w:pPr>
              <w:pStyle w:val="ListParagraph"/>
              <w:spacing w:after="0" w:line="240" w:lineRule="auto"/>
              <w:ind w:left="340"/>
              <w:rPr>
                <w:rFonts w:ascii="Arial" w:hAnsi="Arial" w:cs="Arial"/>
                <w:bCs/>
                <w:color w:val="000000"/>
                <w:lang w:eastAsia="en-IN" w:bidi="ar-SA"/>
              </w:rPr>
            </w:pPr>
          </w:p>
          <w:p w14:paraId="6474FFBD" w14:textId="77777777" w:rsidR="00A84171" w:rsidRPr="003A4D1C" w:rsidRDefault="00A84171" w:rsidP="00A84171">
            <w:pPr>
              <w:pStyle w:val="ListParagraph"/>
              <w:spacing w:after="0" w:line="240" w:lineRule="auto"/>
              <w:ind w:left="340"/>
              <w:rPr>
                <w:rFonts w:ascii="Arial" w:hAnsi="Arial" w:cs="Arial"/>
                <w:b/>
                <w:color w:val="000000"/>
                <w:lang w:eastAsia="en-IN" w:bidi="ar-SA"/>
              </w:rPr>
            </w:pPr>
            <w:r w:rsidRPr="003A4D1C">
              <w:rPr>
                <w:rFonts w:ascii="Arial" w:hAnsi="Arial" w:cs="Arial"/>
                <w:b/>
                <w:color w:val="000000"/>
                <w:lang w:eastAsia="en-IN" w:bidi="ar-SA"/>
              </w:rPr>
              <w:t xml:space="preserve">Preferable: </w:t>
            </w:r>
          </w:p>
          <w:p w14:paraId="7783F4F6" w14:textId="77777777" w:rsidR="00A84171" w:rsidRPr="001204AC" w:rsidRDefault="00A84171" w:rsidP="00A84171">
            <w:pPr>
              <w:pStyle w:val="ListParagraph"/>
              <w:numPr>
                <w:ilvl w:val="0"/>
                <w:numId w:val="331"/>
              </w:numPr>
              <w:spacing w:after="0" w:line="240" w:lineRule="auto"/>
              <w:rPr>
                <w:rFonts w:ascii="Arial" w:hAnsi="Arial" w:cs="Arial"/>
                <w:bCs/>
                <w:color w:val="000000"/>
                <w:lang w:eastAsia="en-IN" w:bidi="ar-SA"/>
              </w:rPr>
            </w:pPr>
            <w:r w:rsidRPr="001204AC">
              <w:rPr>
                <w:rFonts w:ascii="Arial" w:hAnsi="Arial" w:cs="Arial"/>
                <w:bCs/>
                <w:color w:val="000000"/>
                <w:lang w:eastAsia="en-IN" w:bidi="ar-SA"/>
              </w:rPr>
              <w:t>Certification in AI/ML/Data Science.</w:t>
            </w:r>
          </w:p>
        </w:tc>
      </w:tr>
      <w:tr w:rsidR="00A84171" w:rsidRPr="00953B10" w14:paraId="1DCEBDB8" w14:textId="77777777" w:rsidTr="00A84171">
        <w:trPr>
          <w:trHeight w:val="615"/>
        </w:trPr>
        <w:tc>
          <w:tcPr>
            <w:tcW w:w="378" w:type="pct"/>
            <w:noWrap/>
            <w:vAlign w:val="center"/>
            <w:hideMark/>
          </w:tcPr>
          <w:p w14:paraId="2E8AC9DB"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21</w:t>
            </w:r>
          </w:p>
        </w:tc>
        <w:tc>
          <w:tcPr>
            <w:tcW w:w="674" w:type="pct"/>
            <w:vAlign w:val="center"/>
            <w:hideMark/>
          </w:tcPr>
          <w:p w14:paraId="1D6EAE3A" w14:textId="77777777" w:rsidR="00A84171"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Transition Expert</w:t>
            </w:r>
          </w:p>
          <w:p w14:paraId="3A1EAE7A" w14:textId="77777777" w:rsidR="00A84171"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(B)</w:t>
            </w:r>
          </w:p>
          <w:p w14:paraId="46185C21" w14:textId="77777777" w:rsidR="00A84171" w:rsidRDefault="00A84171" w:rsidP="00A84171">
            <w:pPr>
              <w:spacing w:after="0" w:line="240" w:lineRule="auto"/>
              <w:jc w:val="center"/>
              <w:rPr>
                <w:rFonts w:ascii="Arial" w:hAnsi="Arial" w:cs="Arial"/>
                <w:bCs/>
                <w:color w:val="000000"/>
                <w:lang w:eastAsia="en-IN" w:bidi="ar-SA"/>
              </w:rPr>
            </w:pPr>
          </w:p>
          <w:p w14:paraId="2F9347B7" w14:textId="77777777" w:rsidR="00A84171" w:rsidRPr="002E78C4" w:rsidRDefault="00A84171" w:rsidP="00A84171">
            <w:pPr>
              <w:spacing w:after="0" w:line="240" w:lineRule="auto"/>
              <w:jc w:val="center"/>
              <w:rPr>
                <w:rFonts w:ascii="Arial" w:hAnsi="Arial" w:cs="Arial"/>
                <w:bCs/>
                <w:color w:val="000000"/>
                <w:lang w:eastAsia="en-IN" w:bidi="ar-SA"/>
              </w:rPr>
            </w:pPr>
            <w:r>
              <w:rPr>
                <w:rFonts w:ascii="Arial" w:hAnsi="Arial" w:cs="Arial"/>
                <w:bCs/>
                <w:color w:val="000000"/>
                <w:lang w:eastAsia="en-IN" w:bidi="ar-SA"/>
              </w:rPr>
              <w:t>No of Post (1)</w:t>
            </w:r>
          </w:p>
        </w:tc>
        <w:tc>
          <w:tcPr>
            <w:tcW w:w="1926" w:type="pct"/>
            <w:noWrap/>
            <w:vAlign w:val="center"/>
            <w:hideMark/>
          </w:tcPr>
          <w:p w14:paraId="4032F64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1. Develop and execute transition and change management plans for project handover.</w:t>
            </w:r>
          </w:p>
          <w:p w14:paraId="7E1E9725"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2. Ensure seamless migration of services, systems, and knowledge to government teams.</w:t>
            </w:r>
          </w:p>
          <w:p w14:paraId="76995DB9"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3. Establish governance processes for post-transition sustainability.</w:t>
            </w:r>
          </w:p>
          <w:p w14:paraId="74AD8900"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4. Conduct training, workshops, and documentation for smooth handover.</w:t>
            </w:r>
          </w:p>
          <w:p w14:paraId="406DBC83"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5. Identify transition risks and mitigation strategies.</w:t>
            </w:r>
          </w:p>
          <w:p w14:paraId="4CE5BCA4" w14:textId="77777777" w:rsidR="00A84171" w:rsidRPr="002E78C4" w:rsidRDefault="00A84171" w:rsidP="00A84171">
            <w:pPr>
              <w:spacing w:after="0" w:line="240" w:lineRule="auto"/>
              <w:rPr>
                <w:rFonts w:ascii="Arial" w:hAnsi="Arial" w:cs="Arial"/>
                <w:bCs/>
                <w:color w:val="000000"/>
                <w:lang w:eastAsia="en-IN" w:bidi="ar-SA"/>
              </w:rPr>
            </w:pPr>
            <w:r w:rsidRPr="002E78C4">
              <w:rPr>
                <w:rFonts w:ascii="Arial" w:hAnsi="Arial" w:cs="Arial"/>
                <w:bCs/>
                <w:color w:val="000000"/>
                <w:lang w:eastAsia="en-IN" w:bidi="ar-SA"/>
              </w:rPr>
              <w:t>6. Liaise with stakeholders to ensure alignment during transition.</w:t>
            </w:r>
          </w:p>
        </w:tc>
        <w:tc>
          <w:tcPr>
            <w:tcW w:w="2022" w:type="pct"/>
            <w:noWrap/>
            <w:vAlign w:val="center"/>
            <w:hideMark/>
          </w:tcPr>
          <w:p w14:paraId="2482AB42" w14:textId="77777777" w:rsidR="00A84171" w:rsidRPr="002E78C4" w:rsidRDefault="00A84171" w:rsidP="00A84171">
            <w:pPr>
              <w:pStyle w:val="ListParagraph"/>
              <w:numPr>
                <w:ilvl w:val="0"/>
                <w:numId w:val="33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 xml:space="preserve">MBA (Operations/IT) or </w:t>
            </w:r>
            <w:proofErr w:type="spellStart"/>
            <w:r w:rsidRPr="002E78C4">
              <w:rPr>
                <w:rFonts w:ascii="Arial" w:hAnsi="Arial" w:cs="Arial"/>
                <w:bCs/>
                <w:color w:val="000000"/>
                <w:lang w:eastAsia="en-IN" w:bidi="ar-SA"/>
              </w:rPr>
              <w:t>B.Tech</w:t>
            </w:r>
            <w:proofErr w:type="spellEnd"/>
            <w:r w:rsidRPr="002E78C4">
              <w:rPr>
                <w:rFonts w:ascii="Arial" w:hAnsi="Arial" w:cs="Arial"/>
                <w:bCs/>
                <w:color w:val="000000"/>
                <w:lang w:eastAsia="en-IN" w:bidi="ar-SA"/>
              </w:rPr>
              <w:t>/BE with specialization in IT Service Management – 12+ years of experience.</w:t>
            </w:r>
          </w:p>
          <w:p w14:paraId="43F0C7FC" w14:textId="77777777" w:rsidR="00A84171" w:rsidRPr="002E78C4" w:rsidRDefault="00A84171" w:rsidP="00A84171">
            <w:pPr>
              <w:pStyle w:val="ListParagraph"/>
              <w:numPr>
                <w:ilvl w:val="0"/>
                <w:numId w:val="33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At least 4+ years in transition/change management roles in large IT projects.</w:t>
            </w:r>
          </w:p>
          <w:p w14:paraId="0734F38E" w14:textId="77777777" w:rsidR="00A84171" w:rsidRPr="002E78C4" w:rsidRDefault="00A84171" w:rsidP="00A84171">
            <w:pPr>
              <w:pStyle w:val="ListParagraph"/>
              <w:numPr>
                <w:ilvl w:val="0"/>
                <w:numId w:val="33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Strong understanding of ITIL practices and government service operations.</w:t>
            </w:r>
          </w:p>
          <w:p w14:paraId="15703C5F" w14:textId="77777777" w:rsidR="00A84171" w:rsidRPr="002E78C4" w:rsidRDefault="00A84171" w:rsidP="00A84171">
            <w:pPr>
              <w:pStyle w:val="ListParagraph"/>
              <w:numPr>
                <w:ilvl w:val="0"/>
                <w:numId w:val="332"/>
              </w:numPr>
              <w:spacing w:after="0" w:line="240" w:lineRule="auto"/>
              <w:rPr>
                <w:rFonts w:ascii="Arial" w:hAnsi="Arial" w:cs="Arial"/>
                <w:bCs/>
                <w:color w:val="000000"/>
                <w:lang w:eastAsia="en-IN" w:bidi="ar-SA"/>
              </w:rPr>
            </w:pPr>
            <w:r w:rsidRPr="002E78C4">
              <w:rPr>
                <w:rFonts w:ascii="Arial" w:hAnsi="Arial" w:cs="Arial"/>
                <w:bCs/>
                <w:color w:val="000000"/>
                <w:lang w:eastAsia="en-IN" w:bidi="ar-SA"/>
              </w:rPr>
              <w:t>Experience in knowledge transfer and service migration.</w:t>
            </w:r>
          </w:p>
          <w:p w14:paraId="0DC8BB51" w14:textId="77777777" w:rsidR="00A84171" w:rsidRDefault="00A84171" w:rsidP="00A84171">
            <w:pPr>
              <w:pStyle w:val="ListParagraph"/>
              <w:spacing w:after="0" w:line="240" w:lineRule="auto"/>
              <w:ind w:left="340"/>
              <w:rPr>
                <w:rFonts w:ascii="Arial" w:hAnsi="Arial" w:cs="Arial"/>
                <w:bCs/>
                <w:color w:val="000000"/>
                <w:lang w:eastAsia="en-IN" w:bidi="ar-SA"/>
              </w:rPr>
            </w:pPr>
          </w:p>
          <w:p w14:paraId="68C6CBBE" w14:textId="77777777" w:rsidR="00A84171" w:rsidRPr="003A4D1C" w:rsidRDefault="00A84171" w:rsidP="00A84171">
            <w:pPr>
              <w:pStyle w:val="ListParagraph"/>
              <w:spacing w:after="0" w:line="240" w:lineRule="auto"/>
              <w:ind w:left="340"/>
              <w:rPr>
                <w:rFonts w:ascii="Arial" w:hAnsi="Arial" w:cs="Arial"/>
                <w:bCs/>
                <w:color w:val="000000"/>
                <w:lang w:eastAsia="en-IN" w:bidi="ar-SA"/>
              </w:rPr>
            </w:pPr>
            <w:r w:rsidRPr="003A4D1C">
              <w:rPr>
                <w:rFonts w:ascii="Arial" w:hAnsi="Arial" w:cs="Arial"/>
                <w:b/>
                <w:color w:val="000000"/>
                <w:lang w:eastAsia="en-IN" w:bidi="ar-SA"/>
              </w:rPr>
              <w:t>Preferable</w:t>
            </w:r>
            <w:r w:rsidRPr="003A4D1C">
              <w:rPr>
                <w:rFonts w:ascii="Arial" w:hAnsi="Arial" w:cs="Arial"/>
                <w:bCs/>
                <w:color w:val="000000"/>
                <w:lang w:eastAsia="en-IN" w:bidi="ar-SA"/>
              </w:rPr>
              <w:t xml:space="preserve">: </w:t>
            </w:r>
          </w:p>
          <w:p w14:paraId="2D833681" w14:textId="77777777" w:rsidR="00A84171" w:rsidRPr="001204AC" w:rsidRDefault="00A84171" w:rsidP="00A84171">
            <w:pPr>
              <w:pStyle w:val="ListParagraph"/>
              <w:numPr>
                <w:ilvl w:val="0"/>
                <w:numId w:val="332"/>
              </w:numPr>
              <w:spacing w:after="0" w:line="240" w:lineRule="auto"/>
              <w:rPr>
                <w:rFonts w:ascii="Arial" w:hAnsi="Arial" w:cs="Arial"/>
                <w:bCs/>
                <w:color w:val="000000"/>
                <w:lang w:eastAsia="en-IN" w:bidi="ar-SA"/>
              </w:rPr>
            </w:pPr>
            <w:r w:rsidRPr="001204AC">
              <w:rPr>
                <w:rFonts w:ascii="Arial" w:hAnsi="Arial" w:cs="Arial"/>
                <w:bCs/>
                <w:color w:val="000000"/>
                <w:lang w:eastAsia="en-IN" w:bidi="ar-SA"/>
              </w:rPr>
              <w:t>ITIL/Prince2 certification.</w:t>
            </w:r>
          </w:p>
        </w:tc>
      </w:tr>
      <w:tr w:rsidR="00A84171" w:rsidRPr="00953B10" w14:paraId="1A976DDC" w14:textId="77777777" w:rsidTr="00A84171">
        <w:trPr>
          <w:trHeight w:val="615"/>
        </w:trPr>
        <w:tc>
          <w:tcPr>
            <w:tcW w:w="378" w:type="pct"/>
            <w:noWrap/>
            <w:vAlign w:val="center"/>
            <w:hideMark/>
          </w:tcPr>
          <w:p w14:paraId="1F5100EE"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Total</w:t>
            </w:r>
          </w:p>
        </w:tc>
        <w:tc>
          <w:tcPr>
            <w:tcW w:w="674" w:type="pct"/>
            <w:vAlign w:val="center"/>
            <w:hideMark/>
          </w:tcPr>
          <w:p w14:paraId="019D7013" w14:textId="77777777" w:rsidR="00A84171" w:rsidRPr="00691AA7" w:rsidRDefault="00A84171" w:rsidP="00A84171">
            <w:pPr>
              <w:spacing w:after="0" w:line="240" w:lineRule="auto"/>
              <w:jc w:val="center"/>
              <w:rPr>
                <w:rFonts w:ascii="Arial" w:hAnsi="Arial" w:cs="Arial"/>
                <w:b/>
                <w:bCs/>
                <w:color w:val="000000"/>
                <w:lang w:eastAsia="en-IN" w:bidi="ar-SA"/>
              </w:rPr>
            </w:pPr>
            <w:r w:rsidRPr="00691AA7">
              <w:rPr>
                <w:rFonts w:ascii="Arial" w:hAnsi="Arial" w:cs="Arial"/>
                <w:b/>
                <w:bCs/>
                <w:color w:val="000000"/>
                <w:lang w:eastAsia="en-IN" w:bidi="ar-SA"/>
              </w:rPr>
              <w:t>39</w:t>
            </w:r>
          </w:p>
        </w:tc>
        <w:tc>
          <w:tcPr>
            <w:tcW w:w="1926" w:type="pct"/>
            <w:noWrap/>
            <w:vAlign w:val="center"/>
            <w:hideMark/>
          </w:tcPr>
          <w:p w14:paraId="0FE13291"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c>
          <w:tcPr>
            <w:tcW w:w="2022" w:type="pct"/>
            <w:noWrap/>
            <w:vAlign w:val="center"/>
            <w:hideMark/>
          </w:tcPr>
          <w:p w14:paraId="4D5D97DA" w14:textId="77777777" w:rsidR="00A84171" w:rsidRPr="002E78C4" w:rsidRDefault="00A84171" w:rsidP="00A84171">
            <w:pPr>
              <w:spacing w:after="0" w:line="240" w:lineRule="auto"/>
              <w:jc w:val="center"/>
              <w:rPr>
                <w:rFonts w:ascii="Arial" w:hAnsi="Arial" w:cs="Arial"/>
                <w:bCs/>
                <w:color w:val="000000"/>
                <w:lang w:eastAsia="en-IN" w:bidi="ar-SA"/>
              </w:rPr>
            </w:pPr>
            <w:r w:rsidRPr="002E78C4">
              <w:rPr>
                <w:rFonts w:ascii="Arial" w:hAnsi="Arial" w:cs="Arial"/>
                <w:bCs/>
                <w:color w:val="000000"/>
                <w:lang w:eastAsia="en-IN" w:bidi="ar-SA"/>
              </w:rPr>
              <w:t>      </w:t>
            </w:r>
          </w:p>
        </w:tc>
      </w:tr>
    </w:tbl>
    <w:p w14:paraId="256F5669" w14:textId="64EDFC5A" w:rsidR="00A84171" w:rsidRDefault="00A84171">
      <w:pPr>
        <w:rPr>
          <w:rFonts w:ascii="Arial" w:eastAsia="SimSun" w:hAnsi="Arial" w:cs="Arial"/>
          <w:b/>
          <w:sz w:val="24"/>
          <w:szCs w:val="24"/>
        </w:rPr>
      </w:pPr>
    </w:p>
    <w:p w14:paraId="1E499E76" w14:textId="08EF6512" w:rsidR="00A84171" w:rsidRDefault="00A84171">
      <w:pPr>
        <w:rPr>
          <w:rFonts w:ascii="Arial" w:eastAsia="SimSun" w:hAnsi="Arial" w:cs="Arial"/>
          <w:b/>
          <w:sz w:val="24"/>
          <w:szCs w:val="24"/>
        </w:rPr>
      </w:pPr>
      <w:bookmarkStart w:id="2548" w:name="_Toc209177644"/>
      <w:bookmarkEnd w:id="2548"/>
    </w:p>
    <w:p w14:paraId="63051118" w14:textId="77777777" w:rsidR="00A84171" w:rsidRDefault="00A84171">
      <w:pPr>
        <w:rPr>
          <w:rFonts w:ascii="Arial" w:eastAsia="SimSun" w:hAnsi="Arial" w:cs="Arial"/>
          <w:b/>
          <w:sz w:val="24"/>
          <w:szCs w:val="24"/>
        </w:rPr>
      </w:pPr>
      <w:r>
        <w:rPr>
          <w:rFonts w:ascii="Arial" w:eastAsia="SimSun" w:hAnsi="Arial" w:cs="Arial"/>
          <w:b/>
          <w:sz w:val="24"/>
          <w:szCs w:val="24"/>
        </w:rPr>
        <w:br w:type="page"/>
      </w:r>
    </w:p>
    <w:p w14:paraId="45D9A7EA" w14:textId="6B498EC9" w:rsidR="007262B5" w:rsidRPr="00060513" w:rsidRDefault="007262B5">
      <w:pPr>
        <w:rPr>
          <w:rFonts w:ascii="Arial" w:eastAsia="SimSun" w:hAnsi="Arial" w:cs="Arial"/>
          <w:b/>
          <w:sz w:val="24"/>
          <w:szCs w:val="24"/>
        </w:rPr>
      </w:pPr>
    </w:p>
    <w:p w14:paraId="4A0B9D0A" w14:textId="41B278D3" w:rsidR="00142273" w:rsidRPr="001325FD" w:rsidRDefault="008757E3" w:rsidP="00691AA7">
      <w:pPr>
        <w:pStyle w:val="Heading2"/>
        <w:numPr>
          <w:ilvl w:val="0"/>
          <w:numId w:val="0"/>
        </w:numPr>
        <w:ind w:left="792"/>
      </w:pPr>
      <w:bookmarkStart w:id="2549" w:name="_Toc209093398"/>
      <w:bookmarkStart w:id="2550" w:name="_Toc209177646"/>
      <w:bookmarkStart w:id="2551" w:name="_Toc209184608"/>
      <w:bookmarkEnd w:id="2549"/>
      <w:bookmarkEnd w:id="2550"/>
      <w:r>
        <w:t xml:space="preserve">Annexure 2 </w:t>
      </w:r>
      <w:r w:rsidR="00FF05D0">
        <w:t xml:space="preserve">- </w:t>
      </w:r>
      <w:r w:rsidR="000F7C4E">
        <w:t>Prequalification Form (</w:t>
      </w:r>
      <w:r w:rsidR="00142273" w:rsidRPr="001325FD">
        <w:t>General Information of the Bidder</w:t>
      </w:r>
      <w:r w:rsidR="000F7C4E">
        <w:t>)</w:t>
      </w:r>
      <w:bookmarkEnd w:id="2551"/>
    </w:p>
    <w:p w14:paraId="6ADD1EC1" w14:textId="356670ED" w:rsidR="00142273" w:rsidRDefault="00142273" w:rsidP="00385034">
      <w:pPr>
        <w:rPr>
          <w:rFonts w:ascii="Arial" w:eastAsia="SimSun" w:hAnsi="Arial" w:cs="Arial"/>
        </w:rPr>
      </w:pPr>
      <w:r w:rsidRPr="00691AA7">
        <w:rPr>
          <w:rFonts w:ascii="Arial" w:eastAsia="SimSun" w:hAnsi="Arial" w:cs="Arial"/>
        </w:rPr>
        <w:t>The Bidder shall furnish details on the following 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3404"/>
        <w:gridCol w:w="1886"/>
        <w:gridCol w:w="2943"/>
      </w:tblGrid>
      <w:tr w:rsidR="0026504E" w:rsidRPr="0026504E" w14:paraId="7BE13A30" w14:textId="77777777" w:rsidTr="00691AA7">
        <w:trPr>
          <w:trHeight w:val="615"/>
        </w:trPr>
        <w:tc>
          <w:tcPr>
            <w:tcW w:w="434" w:type="pct"/>
            <w:vAlign w:val="center"/>
            <w:hideMark/>
          </w:tcPr>
          <w:p w14:paraId="6284C4D5" w14:textId="77777777" w:rsidR="0026504E" w:rsidRPr="0026504E" w:rsidRDefault="0026504E" w:rsidP="0026504E">
            <w:pPr>
              <w:spacing w:after="0" w:line="240" w:lineRule="auto"/>
              <w:jc w:val="center"/>
              <w:rPr>
                <w:rFonts w:ascii="Arial" w:hAnsi="Arial" w:cs="Arial"/>
                <w:b/>
                <w:bCs/>
                <w:color w:val="000000"/>
                <w:lang w:val="en-IN" w:eastAsia="en-IN" w:bidi="ar-SA"/>
              </w:rPr>
            </w:pPr>
            <w:r w:rsidRPr="0026504E">
              <w:rPr>
                <w:rFonts w:ascii="Arial" w:hAnsi="Arial" w:cs="Arial"/>
                <w:b/>
                <w:bCs/>
                <w:color w:val="000000"/>
                <w:lang w:eastAsia="en-IN" w:bidi="ar-SA"/>
              </w:rPr>
              <w:t>S. No</w:t>
            </w:r>
          </w:p>
        </w:tc>
        <w:tc>
          <w:tcPr>
            <w:tcW w:w="1888" w:type="pct"/>
            <w:vAlign w:val="center"/>
            <w:hideMark/>
          </w:tcPr>
          <w:p w14:paraId="1A8016F8" w14:textId="77777777" w:rsidR="0026504E" w:rsidRPr="0026504E" w:rsidRDefault="0026504E" w:rsidP="0026504E">
            <w:pPr>
              <w:spacing w:after="0" w:line="240" w:lineRule="auto"/>
              <w:jc w:val="center"/>
              <w:rPr>
                <w:rFonts w:ascii="Arial" w:hAnsi="Arial" w:cs="Arial"/>
                <w:b/>
                <w:bCs/>
                <w:color w:val="000000"/>
                <w:lang w:val="en-IN" w:eastAsia="en-IN" w:bidi="ar-SA"/>
              </w:rPr>
            </w:pPr>
            <w:r w:rsidRPr="0026504E">
              <w:rPr>
                <w:rFonts w:ascii="Arial" w:hAnsi="Arial" w:cs="Arial"/>
                <w:b/>
                <w:bCs/>
                <w:color w:val="000000"/>
                <w:lang w:eastAsia="en-IN" w:bidi="ar-SA"/>
              </w:rPr>
              <w:t>Pre-Qualification Requirement</w:t>
            </w:r>
          </w:p>
        </w:tc>
        <w:tc>
          <w:tcPr>
            <w:tcW w:w="1046" w:type="pct"/>
            <w:vAlign w:val="center"/>
            <w:hideMark/>
          </w:tcPr>
          <w:p w14:paraId="3EFDD7AC" w14:textId="77777777" w:rsidR="0026504E" w:rsidRPr="0026504E" w:rsidRDefault="0026504E" w:rsidP="0026504E">
            <w:pPr>
              <w:spacing w:after="0" w:line="240" w:lineRule="auto"/>
              <w:jc w:val="center"/>
              <w:rPr>
                <w:rFonts w:ascii="Arial" w:hAnsi="Arial" w:cs="Arial"/>
                <w:b/>
                <w:bCs/>
                <w:color w:val="000000"/>
                <w:lang w:val="en-IN" w:eastAsia="en-IN" w:bidi="ar-SA"/>
              </w:rPr>
            </w:pPr>
            <w:r w:rsidRPr="0026504E">
              <w:rPr>
                <w:rFonts w:ascii="Arial" w:hAnsi="Arial" w:cs="Arial"/>
                <w:b/>
                <w:bCs/>
                <w:color w:val="000000"/>
                <w:lang w:eastAsia="en-IN" w:bidi="ar-SA"/>
              </w:rPr>
              <w:t>Details / Response</w:t>
            </w:r>
          </w:p>
        </w:tc>
        <w:tc>
          <w:tcPr>
            <w:tcW w:w="1632" w:type="pct"/>
            <w:vAlign w:val="center"/>
            <w:hideMark/>
          </w:tcPr>
          <w:p w14:paraId="2B47C870" w14:textId="77777777" w:rsidR="0026504E" w:rsidRPr="0026504E" w:rsidRDefault="0026504E" w:rsidP="0026504E">
            <w:pPr>
              <w:spacing w:after="0" w:line="240" w:lineRule="auto"/>
              <w:jc w:val="center"/>
              <w:rPr>
                <w:rFonts w:ascii="Arial" w:hAnsi="Arial" w:cs="Arial"/>
                <w:b/>
                <w:bCs/>
                <w:color w:val="000000"/>
                <w:lang w:val="en-IN" w:eastAsia="en-IN" w:bidi="ar-SA"/>
              </w:rPr>
            </w:pPr>
            <w:r w:rsidRPr="0026504E">
              <w:rPr>
                <w:rFonts w:ascii="Arial" w:hAnsi="Arial" w:cs="Arial"/>
                <w:b/>
                <w:bCs/>
                <w:color w:val="000000"/>
                <w:lang w:eastAsia="en-IN" w:bidi="ar-SA"/>
              </w:rPr>
              <w:t>Supporting Documents</w:t>
            </w:r>
          </w:p>
        </w:tc>
      </w:tr>
      <w:tr w:rsidR="0026504E" w:rsidRPr="0026504E" w14:paraId="47561E62" w14:textId="77777777" w:rsidTr="00691AA7">
        <w:trPr>
          <w:trHeight w:val="870"/>
        </w:trPr>
        <w:tc>
          <w:tcPr>
            <w:tcW w:w="434" w:type="pct"/>
            <w:vAlign w:val="center"/>
            <w:hideMark/>
          </w:tcPr>
          <w:p w14:paraId="0A824AE9"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w:t>
            </w:r>
          </w:p>
        </w:tc>
        <w:tc>
          <w:tcPr>
            <w:tcW w:w="1888" w:type="pct"/>
            <w:vAlign w:val="center"/>
            <w:hideMark/>
          </w:tcPr>
          <w:p w14:paraId="43808FB5"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Name of the Bidder / Company</w:t>
            </w:r>
          </w:p>
        </w:tc>
        <w:tc>
          <w:tcPr>
            <w:tcW w:w="1046" w:type="pct"/>
            <w:vAlign w:val="center"/>
            <w:hideMark/>
          </w:tcPr>
          <w:p w14:paraId="3615DC09"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7FA71178"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65374168" w14:textId="77777777" w:rsidTr="00691AA7">
        <w:trPr>
          <w:trHeight w:val="585"/>
        </w:trPr>
        <w:tc>
          <w:tcPr>
            <w:tcW w:w="434" w:type="pct"/>
            <w:vAlign w:val="center"/>
            <w:hideMark/>
          </w:tcPr>
          <w:p w14:paraId="4DD85DC2"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2</w:t>
            </w:r>
          </w:p>
        </w:tc>
        <w:tc>
          <w:tcPr>
            <w:tcW w:w="1888" w:type="pct"/>
            <w:vAlign w:val="center"/>
            <w:hideMark/>
          </w:tcPr>
          <w:p w14:paraId="0091B23F"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eastAsia="SimSun" w:hAnsi="Arial" w:cs="Arial"/>
                <w:color w:val="000000"/>
                <w:lang w:eastAsia="en-IN" w:bidi="ar-SA"/>
              </w:rPr>
              <w:t>Name of the Contact Person</w:t>
            </w:r>
          </w:p>
        </w:tc>
        <w:tc>
          <w:tcPr>
            <w:tcW w:w="1046" w:type="pct"/>
            <w:vAlign w:val="center"/>
            <w:hideMark/>
          </w:tcPr>
          <w:p w14:paraId="706FDB6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0E40C0F5"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397C55FD" w14:textId="77777777" w:rsidTr="00691AA7">
        <w:trPr>
          <w:trHeight w:val="585"/>
        </w:trPr>
        <w:tc>
          <w:tcPr>
            <w:tcW w:w="434" w:type="pct"/>
            <w:vAlign w:val="center"/>
            <w:hideMark/>
          </w:tcPr>
          <w:p w14:paraId="13D51AC9"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3</w:t>
            </w:r>
          </w:p>
        </w:tc>
        <w:tc>
          <w:tcPr>
            <w:tcW w:w="1888" w:type="pct"/>
            <w:vAlign w:val="center"/>
            <w:hideMark/>
          </w:tcPr>
          <w:p w14:paraId="717148F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eastAsia="SimSun" w:hAnsi="Arial" w:cs="Arial"/>
                <w:color w:val="000000"/>
                <w:lang w:eastAsia="en-IN" w:bidi="ar-SA"/>
              </w:rPr>
              <w:t>Contact’s Designation</w:t>
            </w:r>
          </w:p>
        </w:tc>
        <w:tc>
          <w:tcPr>
            <w:tcW w:w="1046" w:type="pct"/>
            <w:vAlign w:val="center"/>
            <w:hideMark/>
          </w:tcPr>
          <w:p w14:paraId="220A060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7596E92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1EF6DEFF" w14:textId="77777777" w:rsidTr="00691AA7">
        <w:trPr>
          <w:trHeight w:val="585"/>
        </w:trPr>
        <w:tc>
          <w:tcPr>
            <w:tcW w:w="434" w:type="pct"/>
            <w:vAlign w:val="center"/>
            <w:hideMark/>
          </w:tcPr>
          <w:p w14:paraId="71FBA173"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4</w:t>
            </w:r>
          </w:p>
        </w:tc>
        <w:tc>
          <w:tcPr>
            <w:tcW w:w="1888" w:type="pct"/>
            <w:vAlign w:val="center"/>
            <w:hideMark/>
          </w:tcPr>
          <w:p w14:paraId="5D6DB11C"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eastAsia="SimSun" w:hAnsi="Arial" w:cs="Arial"/>
                <w:color w:val="000000"/>
                <w:lang w:eastAsia="en-IN" w:bidi="ar-SA"/>
              </w:rPr>
              <w:t xml:space="preserve">Email </w:t>
            </w:r>
          </w:p>
        </w:tc>
        <w:tc>
          <w:tcPr>
            <w:tcW w:w="1046" w:type="pct"/>
            <w:vAlign w:val="center"/>
            <w:hideMark/>
          </w:tcPr>
          <w:p w14:paraId="54307495"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61F56A2B"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7EAE653E" w14:textId="77777777" w:rsidTr="00691AA7">
        <w:trPr>
          <w:trHeight w:val="585"/>
        </w:trPr>
        <w:tc>
          <w:tcPr>
            <w:tcW w:w="434" w:type="pct"/>
            <w:vAlign w:val="center"/>
            <w:hideMark/>
          </w:tcPr>
          <w:p w14:paraId="7FD59B46"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5</w:t>
            </w:r>
          </w:p>
        </w:tc>
        <w:tc>
          <w:tcPr>
            <w:tcW w:w="1888" w:type="pct"/>
            <w:vAlign w:val="center"/>
            <w:hideMark/>
          </w:tcPr>
          <w:p w14:paraId="40B2C6F0"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Type of Organization (Company / Partnership / Others)</w:t>
            </w:r>
          </w:p>
        </w:tc>
        <w:tc>
          <w:tcPr>
            <w:tcW w:w="1046" w:type="pct"/>
            <w:vAlign w:val="center"/>
            <w:hideMark/>
          </w:tcPr>
          <w:p w14:paraId="2586BE6E"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3D444240"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Certificate of Incorporation / Partnership Deed</w:t>
            </w:r>
          </w:p>
        </w:tc>
      </w:tr>
      <w:tr w:rsidR="0026504E" w:rsidRPr="0026504E" w14:paraId="4CF39A98" w14:textId="77777777" w:rsidTr="00691AA7">
        <w:trPr>
          <w:trHeight w:val="1126"/>
        </w:trPr>
        <w:tc>
          <w:tcPr>
            <w:tcW w:w="434" w:type="pct"/>
            <w:vAlign w:val="center"/>
            <w:hideMark/>
          </w:tcPr>
          <w:p w14:paraId="036EED1E"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6</w:t>
            </w:r>
          </w:p>
        </w:tc>
        <w:tc>
          <w:tcPr>
            <w:tcW w:w="1888" w:type="pct"/>
            <w:vAlign w:val="center"/>
            <w:hideMark/>
          </w:tcPr>
          <w:p w14:paraId="518B597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must be a company registered under the Indian Companies Act or the Registered Partnership Act.</w:t>
            </w:r>
          </w:p>
        </w:tc>
        <w:tc>
          <w:tcPr>
            <w:tcW w:w="1046" w:type="pct"/>
            <w:vAlign w:val="center"/>
            <w:hideMark/>
          </w:tcPr>
          <w:p w14:paraId="69F3DB3B"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4B2E5EB1"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Certificate of Incorporation / Partnership Deed</w:t>
            </w:r>
          </w:p>
        </w:tc>
      </w:tr>
      <w:tr w:rsidR="0026504E" w:rsidRPr="0026504E" w14:paraId="76D9CDA9" w14:textId="77777777" w:rsidTr="00691AA7">
        <w:trPr>
          <w:trHeight w:val="315"/>
        </w:trPr>
        <w:tc>
          <w:tcPr>
            <w:tcW w:w="434" w:type="pct"/>
            <w:vAlign w:val="center"/>
            <w:hideMark/>
          </w:tcPr>
          <w:p w14:paraId="387EA172"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7</w:t>
            </w:r>
          </w:p>
        </w:tc>
        <w:tc>
          <w:tcPr>
            <w:tcW w:w="1888" w:type="pct"/>
            <w:vAlign w:val="center"/>
            <w:hideMark/>
          </w:tcPr>
          <w:p w14:paraId="6D045F4A"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Registered Office Address</w:t>
            </w:r>
          </w:p>
        </w:tc>
        <w:tc>
          <w:tcPr>
            <w:tcW w:w="1046" w:type="pct"/>
            <w:vAlign w:val="center"/>
            <w:hideMark/>
          </w:tcPr>
          <w:p w14:paraId="5BC881A8"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3622F9E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425C76A3" w14:textId="77777777" w:rsidTr="00691AA7">
        <w:trPr>
          <w:trHeight w:val="1725"/>
        </w:trPr>
        <w:tc>
          <w:tcPr>
            <w:tcW w:w="434" w:type="pct"/>
            <w:vAlign w:val="center"/>
            <w:hideMark/>
          </w:tcPr>
          <w:p w14:paraId="1CB3B5D2"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8</w:t>
            </w:r>
          </w:p>
        </w:tc>
        <w:tc>
          <w:tcPr>
            <w:tcW w:w="1888" w:type="pct"/>
            <w:vAlign w:val="center"/>
            <w:hideMark/>
          </w:tcPr>
          <w:p w14:paraId="355302A5"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should have been in operation for at least 10 years as of 01/09/2025</w:t>
            </w:r>
          </w:p>
        </w:tc>
        <w:tc>
          <w:tcPr>
            <w:tcW w:w="1046" w:type="pct"/>
            <w:vAlign w:val="center"/>
            <w:hideMark/>
          </w:tcPr>
          <w:p w14:paraId="4C99471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2F49EED7" w14:textId="4F48A406" w:rsidR="0026504E" w:rsidRPr="0026504E" w:rsidRDefault="00484DAD" w:rsidP="0026504E">
            <w:pPr>
              <w:spacing w:after="0" w:line="240" w:lineRule="auto"/>
              <w:rPr>
                <w:rFonts w:ascii="Arial" w:hAnsi="Arial" w:cs="Arial"/>
                <w:color w:val="000000"/>
                <w:lang w:val="en-IN" w:eastAsia="en-IN" w:bidi="ar-SA"/>
              </w:rPr>
            </w:pPr>
            <w:r>
              <w:rPr>
                <w:rFonts w:ascii="Arial" w:hAnsi="Arial" w:cs="Arial"/>
                <w:color w:val="000000"/>
                <w:lang w:eastAsia="en-IN" w:bidi="ar-SA"/>
              </w:rPr>
              <w:t>E</w:t>
            </w:r>
            <w:r w:rsidR="0026504E" w:rsidRPr="0026504E">
              <w:rPr>
                <w:rFonts w:ascii="Arial" w:hAnsi="Arial" w:cs="Arial"/>
                <w:color w:val="000000"/>
                <w:lang w:eastAsia="en-IN" w:bidi="ar-SA"/>
              </w:rPr>
              <w:t>videnced by Certificate of Incorporation and Certificate of Commencement of Business issued by Registrar of Companies, India/Partnership Deed.</w:t>
            </w:r>
          </w:p>
        </w:tc>
      </w:tr>
      <w:tr w:rsidR="0026504E" w:rsidRPr="0026504E" w14:paraId="219DFC70" w14:textId="77777777" w:rsidTr="00691AA7">
        <w:trPr>
          <w:trHeight w:val="860"/>
        </w:trPr>
        <w:tc>
          <w:tcPr>
            <w:tcW w:w="434" w:type="pct"/>
            <w:vAlign w:val="center"/>
            <w:hideMark/>
          </w:tcPr>
          <w:p w14:paraId="70401E75"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9</w:t>
            </w:r>
          </w:p>
        </w:tc>
        <w:tc>
          <w:tcPr>
            <w:tcW w:w="1888" w:type="pct"/>
            <w:vAlign w:val="center"/>
            <w:hideMark/>
          </w:tcPr>
          <w:p w14:paraId="66DD6723"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should have an operational office located in Bengaluru, Karnataka.</w:t>
            </w:r>
          </w:p>
        </w:tc>
        <w:tc>
          <w:tcPr>
            <w:tcW w:w="1046" w:type="pct"/>
            <w:vAlign w:val="center"/>
            <w:hideMark/>
          </w:tcPr>
          <w:p w14:paraId="56CA94A3"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34B512C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Address Proof / Lease Agreement / Utility Bill</w:t>
            </w:r>
          </w:p>
        </w:tc>
      </w:tr>
      <w:tr w:rsidR="0026504E" w:rsidRPr="0026504E" w14:paraId="561BCC85" w14:textId="77777777" w:rsidTr="00691AA7">
        <w:trPr>
          <w:trHeight w:val="986"/>
        </w:trPr>
        <w:tc>
          <w:tcPr>
            <w:tcW w:w="434" w:type="pct"/>
            <w:vAlign w:val="center"/>
            <w:hideMark/>
          </w:tcPr>
          <w:p w14:paraId="44EA2B9B"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10</w:t>
            </w:r>
          </w:p>
        </w:tc>
        <w:tc>
          <w:tcPr>
            <w:tcW w:w="1888" w:type="pct"/>
            <w:vAlign w:val="center"/>
            <w:hideMark/>
          </w:tcPr>
          <w:p w14:paraId="6697A7C2"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Contact Person Name &amp; Designation (Authorized Signatory)</w:t>
            </w:r>
          </w:p>
        </w:tc>
        <w:tc>
          <w:tcPr>
            <w:tcW w:w="1046" w:type="pct"/>
            <w:vAlign w:val="center"/>
            <w:hideMark/>
          </w:tcPr>
          <w:p w14:paraId="630B9E22"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4FBE6454"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5DA80E0D" w14:textId="77777777" w:rsidTr="00691AA7">
        <w:trPr>
          <w:trHeight w:val="585"/>
        </w:trPr>
        <w:tc>
          <w:tcPr>
            <w:tcW w:w="434" w:type="pct"/>
            <w:vAlign w:val="center"/>
            <w:hideMark/>
          </w:tcPr>
          <w:p w14:paraId="0381FAA3"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11</w:t>
            </w:r>
          </w:p>
        </w:tc>
        <w:tc>
          <w:tcPr>
            <w:tcW w:w="1888" w:type="pct"/>
            <w:vAlign w:val="center"/>
            <w:hideMark/>
          </w:tcPr>
          <w:p w14:paraId="2C78FD68"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Contact Details (Phone / Email) (Authorized Signatory)</w:t>
            </w:r>
          </w:p>
        </w:tc>
        <w:tc>
          <w:tcPr>
            <w:tcW w:w="1046" w:type="pct"/>
            <w:vAlign w:val="center"/>
            <w:hideMark/>
          </w:tcPr>
          <w:p w14:paraId="389E4F7B"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2C5BED3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r>
      <w:tr w:rsidR="0026504E" w:rsidRPr="0026504E" w14:paraId="5D4E1AD4" w14:textId="77777777" w:rsidTr="00691AA7">
        <w:trPr>
          <w:trHeight w:val="570"/>
        </w:trPr>
        <w:tc>
          <w:tcPr>
            <w:tcW w:w="434" w:type="pct"/>
            <w:vAlign w:val="center"/>
            <w:hideMark/>
          </w:tcPr>
          <w:p w14:paraId="132FF5F9"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12</w:t>
            </w:r>
          </w:p>
        </w:tc>
        <w:tc>
          <w:tcPr>
            <w:tcW w:w="1888" w:type="pct"/>
            <w:vAlign w:val="center"/>
            <w:hideMark/>
          </w:tcPr>
          <w:p w14:paraId="31FBFE7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The Bidder should have a minimum of 500 total resources</w:t>
            </w:r>
          </w:p>
        </w:tc>
        <w:tc>
          <w:tcPr>
            <w:tcW w:w="1046" w:type="pct"/>
            <w:vAlign w:val="center"/>
            <w:hideMark/>
          </w:tcPr>
          <w:p w14:paraId="2B5EE19F"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72024CE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HR Records / EPF Returns / Statutory Compliance Proof</w:t>
            </w:r>
          </w:p>
        </w:tc>
      </w:tr>
      <w:tr w:rsidR="0026504E" w:rsidRPr="0026504E" w14:paraId="07D9E2BB" w14:textId="77777777" w:rsidTr="00691AA7">
        <w:trPr>
          <w:trHeight w:val="570"/>
        </w:trPr>
        <w:tc>
          <w:tcPr>
            <w:tcW w:w="434" w:type="pct"/>
            <w:vAlign w:val="center"/>
            <w:hideMark/>
          </w:tcPr>
          <w:p w14:paraId="1868253D"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13</w:t>
            </w:r>
          </w:p>
        </w:tc>
        <w:tc>
          <w:tcPr>
            <w:tcW w:w="1888" w:type="pct"/>
            <w:vAlign w:val="center"/>
            <w:hideMark/>
          </w:tcPr>
          <w:p w14:paraId="6E69500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300 IT-skilled resources on their payroll.</w:t>
            </w:r>
          </w:p>
        </w:tc>
        <w:tc>
          <w:tcPr>
            <w:tcW w:w="1046" w:type="pct"/>
            <w:vAlign w:val="center"/>
            <w:hideMark/>
          </w:tcPr>
          <w:p w14:paraId="5930FA15"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46F6DF1B"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HR Records / EPF Returns / Statutory Compliance Proof</w:t>
            </w:r>
          </w:p>
        </w:tc>
      </w:tr>
      <w:tr w:rsidR="0026504E" w:rsidRPr="0026504E" w14:paraId="18379914" w14:textId="77777777" w:rsidTr="00691AA7">
        <w:trPr>
          <w:trHeight w:val="570"/>
        </w:trPr>
        <w:tc>
          <w:tcPr>
            <w:tcW w:w="434" w:type="pct"/>
            <w:vAlign w:val="center"/>
            <w:hideMark/>
          </w:tcPr>
          <w:p w14:paraId="4CDBE431"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14</w:t>
            </w:r>
          </w:p>
        </w:tc>
        <w:tc>
          <w:tcPr>
            <w:tcW w:w="1888" w:type="pct"/>
            <w:vAlign w:val="center"/>
            <w:hideMark/>
          </w:tcPr>
          <w:p w14:paraId="2ACE17D9" w14:textId="0DC351BD"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xml:space="preserve">Years in Operation as of </w:t>
            </w:r>
            <w:r w:rsidR="004C5E90">
              <w:rPr>
                <w:rFonts w:ascii="Arial" w:hAnsi="Arial" w:cs="Arial"/>
                <w:color w:val="000000"/>
                <w:lang w:eastAsia="en-IN" w:bidi="ar-SA"/>
              </w:rPr>
              <w:t>01</w:t>
            </w:r>
            <w:r w:rsidRPr="0026504E">
              <w:rPr>
                <w:rFonts w:ascii="Arial" w:hAnsi="Arial" w:cs="Arial"/>
                <w:color w:val="000000"/>
                <w:lang w:eastAsia="en-IN" w:bidi="ar-SA"/>
              </w:rPr>
              <w:t>.0</w:t>
            </w:r>
            <w:r w:rsidR="004C5E90">
              <w:rPr>
                <w:rFonts w:ascii="Arial" w:hAnsi="Arial" w:cs="Arial"/>
                <w:color w:val="000000"/>
                <w:lang w:eastAsia="en-IN" w:bidi="ar-SA"/>
              </w:rPr>
              <w:t>9</w:t>
            </w:r>
            <w:r w:rsidRPr="0026504E">
              <w:rPr>
                <w:rFonts w:ascii="Arial" w:hAnsi="Arial" w:cs="Arial"/>
                <w:color w:val="000000"/>
                <w:lang w:eastAsia="en-IN" w:bidi="ar-SA"/>
              </w:rPr>
              <w:t>.202</w:t>
            </w:r>
            <w:r w:rsidR="004C5E90">
              <w:rPr>
                <w:rFonts w:ascii="Arial" w:hAnsi="Arial" w:cs="Arial"/>
                <w:color w:val="000000"/>
                <w:lang w:eastAsia="en-IN" w:bidi="ar-SA"/>
              </w:rPr>
              <w:t>5</w:t>
            </w:r>
          </w:p>
        </w:tc>
        <w:tc>
          <w:tcPr>
            <w:tcW w:w="1046" w:type="pct"/>
            <w:vAlign w:val="center"/>
            <w:hideMark/>
          </w:tcPr>
          <w:p w14:paraId="3F75B6D3"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21F39213"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Certificate of Incorporation / Commencement of Business</w:t>
            </w:r>
          </w:p>
        </w:tc>
      </w:tr>
      <w:tr w:rsidR="0026504E" w:rsidRPr="0026504E" w14:paraId="2090D171" w14:textId="77777777" w:rsidTr="00691AA7">
        <w:trPr>
          <w:trHeight w:val="1140"/>
        </w:trPr>
        <w:tc>
          <w:tcPr>
            <w:tcW w:w="434" w:type="pct"/>
            <w:vAlign w:val="center"/>
            <w:hideMark/>
          </w:tcPr>
          <w:p w14:paraId="27F85442"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lastRenderedPageBreak/>
              <w:t>15</w:t>
            </w:r>
          </w:p>
        </w:tc>
        <w:tc>
          <w:tcPr>
            <w:tcW w:w="1888" w:type="pct"/>
            <w:vAlign w:val="center"/>
            <w:hideMark/>
          </w:tcPr>
          <w:p w14:paraId="7CC52018"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should be an IT Service Provider and/or IT Consulting Service provider and/or in the business of providing IT consultancy and support services.</w:t>
            </w:r>
          </w:p>
        </w:tc>
        <w:tc>
          <w:tcPr>
            <w:tcW w:w="1046" w:type="pct"/>
            <w:vAlign w:val="center"/>
            <w:hideMark/>
          </w:tcPr>
          <w:p w14:paraId="316D3ACC"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4675642C"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Self-declaration &amp; Brief Company Profile</w:t>
            </w:r>
          </w:p>
        </w:tc>
      </w:tr>
      <w:tr w:rsidR="0026504E" w:rsidRPr="0026504E" w14:paraId="32FE8FD8" w14:textId="77777777" w:rsidTr="00691AA7">
        <w:trPr>
          <w:trHeight w:val="300"/>
        </w:trPr>
        <w:tc>
          <w:tcPr>
            <w:tcW w:w="434" w:type="pct"/>
            <w:vAlign w:val="center"/>
            <w:hideMark/>
          </w:tcPr>
          <w:p w14:paraId="6EBF8D47"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16</w:t>
            </w:r>
          </w:p>
        </w:tc>
        <w:tc>
          <w:tcPr>
            <w:tcW w:w="1888" w:type="pct"/>
            <w:vAlign w:val="center"/>
            <w:hideMark/>
          </w:tcPr>
          <w:p w14:paraId="459BC398"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should be registered under GST.</w:t>
            </w:r>
          </w:p>
        </w:tc>
        <w:tc>
          <w:tcPr>
            <w:tcW w:w="1046" w:type="pct"/>
            <w:vAlign w:val="center"/>
            <w:hideMark/>
          </w:tcPr>
          <w:p w14:paraId="03AB8027"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65601B27"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GST Registration Certificate</w:t>
            </w:r>
          </w:p>
        </w:tc>
      </w:tr>
      <w:tr w:rsidR="0026504E" w:rsidRPr="0026504E" w14:paraId="1871053A" w14:textId="77777777" w:rsidTr="00691AA7">
        <w:trPr>
          <w:trHeight w:val="570"/>
        </w:trPr>
        <w:tc>
          <w:tcPr>
            <w:tcW w:w="434" w:type="pct"/>
            <w:vAlign w:val="center"/>
            <w:hideMark/>
          </w:tcPr>
          <w:p w14:paraId="6AE121CA"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17</w:t>
            </w:r>
          </w:p>
        </w:tc>
        <w:tc>
          <w:tcPr>
            <w:tcW w:w="1888" w:type="pct"/>
            <w:vAlign w:val="center"/>
            <w:hideMark/>
          </w:tcPr>
          <w:p w14:paraId="59DA37CB"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The Bidder should have SEI-CMMI Level 3 Certification or above</w:t>
            </w:r>
          </w:p>
        </w:tc>
        <w:tc>
          <w:tcPr>
            <w:tcW w:w="1046" w:type="pct"/>
            <w:vAlign w:val="center"/>
            <w:hideMark/>
          </w:tcPr>
          <w:p w14:paraId="239B58DD"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19ACE244"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Valid Certificate</w:t>
            </w:r>
          </w:p>
        </w:tc>
      </w:tr>
      <w:tr w:rsidR="0026504E" w:rsidRPr="0026504E" w14:paraId="7F775E9C" w14:textId="77777777" w:rsidTr="00691AA7">
        <w:trPr>
          <w:trHeight w:val="300"/>
        </w:trPr>
        <w:tc>
          <w:tcPr>
            <w:tcW w:w="434" w:type="pct"/>
            <w:vAlign w:val="center"/>
            <w:hideMark/>
          </w:tcPr>
          <w:p w14:paraId="42E2303A"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eastAsia="en-IN" w:bidi="ar-SA"/>
              </w:rPr>
              <w:t>18</w:t>
            </w:r>
          </w:p>
        </w:tc>
        <w:tc>
          <w:tcPr>
            <w:tcW w:w="1888" w:type="pct"/>
            <w:vAlign w:val="center"/>
            <w:hideMark/>
          </w:tcPr>
          <w:p w14:paraId="7A60F6B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ISO Certifications (ISO 27001 / ISO 9001)</w:t>
            </w:r>
          </w:p>
        </w:tc>
        <w:tc>
          <w:tcPr>
            <w:tcW w:w="1046" w:type="pct"/>
            <w:vAlign w:val="center"/>
            <w:hideMark/>
          </w:tcPr>
          <w:p w14:paraId="74E5958E"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 </w:t>
            </w:r>
          </w:p>
        </w:tc>
        <w:tc>
          <w:tcPr>
            <w:tcW w:w="1632" w:type="pct"/>
            <w:vAlign w:val="center"/>
            <w:hideMark/>
          </w:tcPr>
          <w:p w14:paraId="26A76917"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eastAsia="en-IN" w:bidi="ar-SA"/>
              </w:rPr>
              <w:t>Valid Certificate</w:t>
            </w:r>
          </w:p>
        </w:tc>
      </w:tr>
      <w:tr w:rsidR="0026504E" w:rsidRPr="0026504E" w14:paraId="1B9447E8" w14:textId="77777777" w:rsidTr="00691AA7">
        <w:trPr>
          <w:trHeight w:val="1140"/>
        </w:trPr>
        <w:tc>
          <w:tcPr>
            <w:tcW w:w="434" w:type="pct"/>
            <w:vAlign w:val="center"/>
            <w:hideMark/>
          </w:tcPr>
          <w:p w14:paraId="21757CE9"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val="en-IN" w:eastAsia="en-IN" w:bidi="ar-SA"/>
              </w:rPr>
              <w:t>19</w:t>
            </w:r>
          </w:p>
        </w:tc>
        <w:tc>
          <w:tcPr>
            <w:tcW w:w="1888" w:type="pct"/>
            <w:vAlign w:val="center"/>
            <w:hideMark/>
          </w:tcPr>
          <w:p w14:paraId="3345C266" w14:textId="77777777" w:rsidR="0026504E" w:rsidRPr="0026504E" w:rsidRDefault="0026504E"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The Bidder should not be a defaulter or blacklisted in respect of any tender or contract in Government Departments, Authorities, PSUs, or Companies.</w:t>
            </w:r>
          </w:p>
        </w:tc>
        <w:tc>
          <w:tcPr>
            <w:tcW w:w="1046" w:type="pct"/>
            <w:vAlign w:val="bottom"/>
            <w:hideMark/>
          </w:tcPr>
          <w:p w14:paraId="163F8F09" w14:textId="77777777" w:rsidR="0026504E" w:rsidRPr="0026504E" w:rsidRDefault="0026504E" w:rsidP="0026504E">
            <w:pPr>
              <w:spacing w:after="0" w:line="240" w:lineRule="auto"/>
              <w:rPr>
                <w:rFonts w:cs="Calibri"/>
                <w:color w:val="000000"/>
                <w:lang w:val="en-IN" w:eastAsia="en-IN" w:bidi="ar-SA"/>
              </w:rPr>
            </w:pPr>
            <w:r w:rsidRPr="0026504E">
              <w:rPr>
                <w:rFonts w:cs="Calibri"/>
                <w:color w:val="000000"/>
                <w:lang w:val="en-IN" w:eastAsia="en-IN" w:bidi="ar-SA"/>
              </w:rPr>
              <w:t> </w:t>
            </w:r>
          </w:p>
        </w:tc>
        <w:tc>
          <w:tcPr>
            <w:tcW w:w="1632" w:type="pct"/>
            <w:vAlign w:val="center"/>
            <w:hideMark/>
          </w:tcPr>
          <w:p w14:paraId="1F5F06CA" w14:textId="19238067" w:rsidR="0026504E" w:rsidRPr="00691AA7" w:rsidRDefault="00A23DEF" w:rsidP="00691AA7">
            <w:pPr>
              <w:spacing w:after="0" w:line="240" w:lineRule="auto"/>
              <w:jc w:val="center"/>
              <w:rPr>
                <w:rFonts w:ascii="Arial" w:hAnsi="Arial" w:cs="Arial"/>
                <w:color w:val="000000"/>
                <w:lang w:val="en-IN" w:eastAsia="en-IN" w:bidi="ar-SA"/>
              </w:rPr>
            </w:pPr>
            <w:r w:rsidRPr="004C5E90">
              <w:rPr>
                <w:rFonts w:ascii="Arial" w:hAnsi="Arial" w:cs="Arial"/>
                <w:color w:val="000000"/>
                <w:lang w:val="en-IN" w:eastAsia="en-IN" w:bidi="ar-SA"/>
              </w:rPr>
              <w:t>Self-declaration</w:t>
            </w:r>
            <w:r w:rsidR="0026504E" w:rsidRPr="00691AA7">
              <w:rPr>
                <w:rFonts w:ascii="Arial" w:hAnsi="Arial" w:cs="Arial"/>
                <w:color w:val="000000"/>
                <w:lang w:val="en-IN" w:eastAsia="en-IN" w:bidi="ar-SA"/>
              </w:rPr>
              <w:t xml:space="preserve"> certificate</w:t>
            </w:r>
          </w:p>
        </w:tc>
      </w:tr>
      <w:tr w:rsidR="0026504E" w:rsidRPr="0026504E" w14:paraId="2FBEC06B" w14:textId="77777777" w:rsidTr="00691AA7">
        <w:trPr>
          <w:trHeight w:val="855"/>
        </w:trPr>
        <w:tc>
          <w:tcPr>
            <w:tcW w:w="434" w:type="pct"/>
            <w:vAlign w:val="center"/>
            <w:hideMark/>
          </w:tcPr>
          <w:p w14:paraId="22973E90" w14:textId="77777777" w:rsidR="0026504E" w:rsidRPr="0026504E" w:rsidRDefault="0026504E" w:rsidP="0026504E">
            <w:pPr>
              <w:spacing w:after="0" w:line="240" w:lineRule="auto"/>
              <w:jc w:val="center"/>
              <w:rPr>
                <w:rFonts w:ascii="Arial" w:hAnsi="Arial" w:cs="Arial"/>
                <w:color w:val="000000"/>
                <w:lang w:val="en-IN" w:eastAsia="en-IN" w:bidi="ar-SA"/>
              </w:rPr>
            </w:pPr>
            <w:r w:rsidRPr="0026504E">
              <w:rPr>
                <w:rFonts w:ascii="Arial" w:hAnsi="Arial" w:cs="Arial"/>
                <w:color w:val="000000"/>
                <w:lang w:val="en-IN" w:eastAsia="en-IN" w:bidi="ar-SA"/>
              </w:rPr>
              <w:t>20</w:t>
            </w:r>
          </w:p>
        </w:tc>
        <w:tc>
          <w:tcPr>
            <w:tcW w:w="1888" w:type="pct"/>
            <w:vAlign w:val="center"/>
            <w:hideMark/>
          </w:tcPr>
          <w:p w14:paraId="1F47E565" w14:textId="0201A080" w:rsidR="0026504E" w:rsidRPr="0026504E" w:rsidRDefault="00484DAD" w:rsidP="0026504E">
            <w:pPr>
              <w:spacing w:after="0" w:line="240" w:lineRule="auto"/>
              <w:rPr>
                <w:rFonts w:ascii="Arial" w:hAnsi="Arial" w:cs="Arial"/>
                <w:color w:val="000000"/>
                <w:lang w:val="en-IN" w:eastAsia="en-IN" w:bidi="ar-SA"/>
              </w:rPr>
            </w:pPr>
            <w:r w:rsidRPr="0026504E">
              <w:rPr>
                <w:rFonts w:ascii="Arial" w:hAnsi="Arial" w:cs="Arial"/>
                <w:color w:val="000000"/>
                <w:lang w:val="en-IN" w:eastAsia="en-IN" w:bidi="ar-SA"/>
              </w:rPr>
              <w:t>Consortiums and sub-contracting/outsourcing shall not be permitted. Such bidders will not be eligible to participate.</w:t>
            </w:r>
          </w:p>
        </w:tc>
        <w:tc>
          <w:tcPr>
            <w:tcW w:w="1046" w:type="pct"/>
            <w:vAlign w:val="bottom"/>
            <w:hideMark/>
          </w:tcPr>
          <w:p w14:paraId="24380752" w14:textId="77777777" w:rsidR="0026504E" w:rsidRPr="0026504E" w:rsidRDefault="0026504E" w:rsidP="0026504E">
            <w:pPr>
              <w:spacing w:after="0" w:line="240" w:lineRule="auto"/>
              <w:rPr>
                <w:rFonts w:cs="Calibri"/>
                <w:color w:val="000000"/>
                <w:lang w:val="en-IN" w:eastAsia="en-IN" w:bidi="ar-SA"/>
              </w:rPr>
            </w:pPr>
            <w:r w:rsidRPr="0026504E">
              <w:rPr>
                <w:rFonts w:cs="Calibri"/>
                <w:color w:val="000000"/>
                <w:lang w:val="en-IN" w:eastAsia="en-IN" w:bidi="ar-SA"/>
              </w:rPr>
              <w:t> </w:t>
            </w:r>
          </w:p>
        </w:tc>
        <w:tc>
          <w:tcPr>
            <w:tcW w:w="1632" w:type="pct"/>
            <w:vAlign w:val="center"/>
            <w:hideMark/>
          </w:tcPr>
          <w:p w14:paraId="147D8E0A" w14:textId="13770101" w:rsidR="0026504E" w:rsidRPr="00691AA7" w:rsidRDefault="00A23DEF" w:rsidP="00691AA7">
            <w:pPr>
              <w:spacing w:after="0" w:line="240" w:lineRule="auto"/>
              <w:jc w:val="center"/>
              <w:rPr>
                <w:rFonts w:ascii="Arial" w:hAnsi="Arial" w:cs="Arial"/>
                <w:color w:val="000000"/>
                <w:lang w:val="en-IN" w:eastAsia="en-IN" w:bidi="ar-SA"/>
              </w:rPr>
            </w:pPr>
            <w:r w:rsidRPr="004C5E90">
              <w:rPr>
                <w:rFonts w:ascii="Arial" w:hAnsi="Arial" w:cs="Arial"/>
                <w:color w:val="000000"/>
                <w:lang w:val="en-IN" w:eastAsia="en-IN" w:bidi="ar-SA"/>
              </w:rPr>
              <w:t>Self-declaration</w:t>
            </w:r>
            <w:r w:rsidR="0026504E" w:rsidRPr="00691AA7">
              <w:rPr>
                <w:rFonts w:ascii="Arial" w:hAnsi="Arial" w:cs="Arial"/>
                <w:color w:val="000000"/>
                <w:lang w:val="en-IN" w:eastAsia="en-IN" w:bidi="ar-SA"/>
              </w:rPr>
              <w:t xml:space="preserve"> certificate</w:t>
            </w:r>
          </w:p>
        </w:tc>
      </w:tr>
      <w:tr w:rsidR="00F709E4" w:rsidRPr="0026504E" w14:paraId="35B222DC" w14:textId="77777777" w:rsidTr="00691AA7">
        <w:trPr>
          <w:trHeight w:val="855"/>
        </w:trPr>
        <w:tc>
          <w:tcPr>
            <w:tcW w:w="434" w:type="pct"/>
            <w:vAlign w:val="center"/>
          </w:tcPr>
          <w:p w14:paraId="3E325D09" w14:textId="0FD9F55D" w:rsidR="00F709E4" w:rsidRPr="0026504E" w:rsidRDefault="00F709E4" w:rsidP="0026504E">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21</w:t>
            </w:r>
          </w:p>
        </w:tc>
        <w:tc>
          <w:tcPr>
            <w:tcW w:w="1888" w:type="pct"/>
            <w:vAlign w:val="center"/>
          </w:tcPr>
          <w:p w14:paraId="2D27F43E" w14:textId="4B86C70F" w:rsidR="00F709E4" w:rsidRPr="00F709E4" w:rsidRDefault="00F709E4" w:rsidP="0026504E">
            <w:pPr>
              <w:spacing w:after="0" w:line="240" w:lineRule="auto"/>
              <w:rPr>
                <w:rFonts w:ascii="Arial" w:hAnsi="Arial" w:cs="Arial"/>
                <w:color w:val="000000"/>
                <w:lang w:val="en-IN" w:eastAsia="en-IN" w:bidi="ar-SA"/>
              </w:rPr>
            </w:pPr>
            <w:r w:rsidRPr="00691AA7">
              <w:rPr>
                <w:rFonts w:ascii="Arial" w:hAnsi="Arial" w:cs="Arial"/>
              </w:rPr>
              <w:t>Declaration format for ineligibility for corrupt or fraudulent practices</w:t>
            </w:r>
            <w:r>
              <w:rPr>
                <w:rFonts w:ascii="Arial" w:hAnsi="Arial" w:cs="Arial"/>
              </w:rPr>
              <w:t xml:space="preserve"> (Annexure 8)</w:t>
            </w:r>
          </w:p>
        </w:tc>
        <w:tc>
          <w:tcPr>
            <w:tcW w:w="1046" w:type="pct"/>
            <w:vAlign w:val="bottom"/>
          </w:tcPr>
          <w:p w14:paraId="70D1BD6C" w14:textId="77777777" w:rsidR="00F709E4" w:rsidRPr="0026504E" w:rsidRDefault="00F709E4" w:rsidP="0026504E">
            <w:pPr>
              <w:spacing w:after="0" w:line="240" w:lineRule="auto"/>
              <w:rPr>
                <w:rFonts w:cs="Calibri"/>
                <w:color w:val="000000"/>
                <w:lang w:val="en-IN" w:eastAsia="en-IN" w:bidi="ar-SA"/>
              </w:rPr>
            </w:pPr>
          </w:p>
        </w:tc>
        <w:tc>
          <w:tcPr>
            <w:tcW w:w="1632" w:type="pct"/>
            <w:vAlign w:val="center"/>
          </w:tcPr>
          <w:p w14:paraId="395CBC57" w14:textId="60BEE2FC" w:rsidR="00F709E4" w:rsidRPr="004C5E90" w:rsidDel="00A23DEF" w:rsidRDefault="00F709E4">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Annexure 8  has to signed by the Authorised signatory</w:t>
            </w:r>
          </w:p>
        </w:tc>
      </w:tr>
      <w:tr w:rsidR="00F709E4" w:rsidRPr="0026504E" w14:paraId="7947C8BB" w14:textId="77777777" w:rsidTr="00691AA7">
        <w:trPr>
          <w:trHeight w:val="539"/>
        </w:trPr>
        <w:tc>
          <w:tcPr>
            <w:tcW w:w="434" w:type="pct"/>
            <w:vAlign w:val="center"/>
          </w:tcPr>
          <w:p w14:paraId="7AA6DF5C" w14:textId="543421BD" w:rsidR="00F709E4" w:rsidRPr="0026504E" w:rsidRDefault="00F709E4" w:rsidP="0026504E">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22</w:t>
            </w:r>
          </w:p>
        </w:tc>
        <w:tc>
          <w:tcPr>
            <w:tcW w:w="1888" w:type="pct"/>
            <w:vAlign w:val="center"/>
          </w:tcPr>
          <w:p w14:paraId="6ED3C01C" w14:textId="22BD46EF" w:rsidR="00F709E4" w:rsidRPr="0026504E" w:rsidRDefault="00F709E4" w:rsidP="00F709E4">
            <w:pPr>
              <w:spacing w:after="0" w:line="240" w:lineRule="auto"/>
              <w:rPr>
                <w:rFonts w:ascii="Arial" w:hAnsi="Arial" w:cs="Arial"/>
                <w:color w:val="000000"/>
                <w:lang w:val="en-IN" w:eastAsia="en-IN" w:bidi="ar-SA"/>
              </w:rPr>
            </w:pPr>
            <w:r w:rsidRPr="00691AA7">
              <w:rPr>
                <w:rFonts w:ascii="Arial" w:hAnsi="Arial" w:cs="Arial"/>
              </w:rPr>
              <w:t>Undertaking for setting up the local office in Karnataka</w:t>
            </w:r>
            <w:r>
              <w:rPr>
                <w:rFonts w:ascii="Arial" w:hAnsi="Arial" w:cs="Arial"/>
              </w:rPr>
              <w:t xml:space="preserve"> (Annexure 9)</w:t>
            </w:r>
          </w:p>
        </w:tc>
        <w:tc>
          <w:tcPr>
            <w:tcW w:w="1046" w:type="pct"/>
            <w:vAlign w:val="bottom"/>
          </w:tcPr>
          <w:p w14:paraId="4C7DDD65" w14:textId="77777777" w:rsidR="00F709E4" w:rsidRPr="0026504E" w:rsidRDefault="00F709E4" w:rsidP="0026504E">
            <w:pPr>
              <w:spacing w:after="0" w:line="240" w:lineRule="auto"/>
              <w:rPr>
                <w:rFonts w:cs="Calibri"/>
                <w:color w:val="000000"/>
                <w:lang w:val="en-IN" w:eastAsia="en-IN" w:bidi="ar-SA"/>
              </w:rPr>
            </w:pPr>
          </w:p>
        </w:tc>
        <w:tc>
          <w:tcPr>
            <w:tcW w:w="1632" w:type="pct"/>
            <w:vAlign w:val="center"/>
          </w:tcPr>
          <w:p w14:paraId="13A342D6" w14:textId="3A78556C" w:rsidR="00F709E4" w:rsidRPr="004C5E90" w:rsidDel="00A23DEF" w:rsidRDefault="00F709E4">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Annexure 9  has to signed by the Authorised signatory</w:t>
            </w:r>
          </w:p>
        </w:tc>
      </w:tr>
      <w:tr w:rsidR="00F709E4" w:rsidRPr="0026504E" w14:paraId="31C1BAF0" w14:textId="77777777" w:rsidTr="00691AA7">
        <w:trPr>
          <w:trHeight w:val="530"/>
        </w:trPr>
        <w:tc>
          <w:tcPr>
            <w:tcW w:w="434" w:type="pct"/>
            <w:vAlign w:val="center"/>
          </w:tcPr>
          <w:p w14:paraId="5E27D5A7" w14:textId="2425AFA4" w:rsidR="00F709E4" w:rsidRPr="0026504E" w:rsidRDefault="00F709E4" w:rsidP="0026504E">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23</w:t>
            </w:r>
          </w:p>
        </w:tc>
        <w:tc>
          <w:tcPr>
            <w:tcW w:w="1888" w:type="pct"/>
            <w:vAlign w:val="center"/>
          </w:tcPr>
          <w:p w14:paraId="393C61F4" w14:textId="4995CF64" w:rsidR="00F709E4" w:rsidRPr="0026504E" w:rsidRDefault="00F709E4" w:rsidP="0026504E">
            <w:pPr>
              <w:spacing w:after="0" w:line="240" w:lineRule="auto"/>
              <w:rPr>
                <w:rFonts w:ascii="Arial" w:hAnsi="Arial" w:cs="Arial"/>
                <w:color w:val="000000"/>
                <w:lang w:val="en-IN" w:eastAsia="en-IN" w:bidi="ar-SA"/>
              </w:rPr>
            </w:pPr>
            <w:r w:rsidRPr="00691AA7">
              <w:rPr>
                <w:rFonts w:ascii="Arial" w:hAnsi="Arial" w:cs="Arial"/>
              </w:rPr>
              <w:t>Power of Attorney to Authorize Signatory</w:t>
            </w:r>
            <w:r>
              <w:rPr>
                <w:rFonts w:ascii="Arial" w:hAnsi="Arial" w:cs="Arial"/>
              </w:rPr>
              <w:t xml:space="preserve"> (Annexure 10)</w:t>
            </w:r>
          </w:p>
        </w:tc>
        <w:tc>
          <w:tcPr>
            <w:tcW w:w="1046" w:type="pct"/>
            <w:vAlign w:val="bottom"/>
          </w:tcPr>
          <w:p w14:paraId="5C8691E6" w14:textId="77777777" w:rsidR="00F709E4" w:rsidRPr="0026504E" w:rsidRDefault="00F709E4" w:rsidP="0026504E">
            <w:pPr>
              <w:spacing w:after="0" w:line="240" w:lineRule="auto"/>
              <w:rPr>
                <w:rFonts w:cs="Calibri"/>
                <w:color w:val="000000"/>
                <w:lang w:val="en-IN" w:eastAsia="en-IN" w:bidi="ar-SA"/>
              </w:rPr>
            </w:pPr>
          </w:p>
        </w:tc>
        <w:tc>
          <w:tcPr>
            <w:tcW w:w="1632" w:type="pct"/>
            <w:vAlign w:val="center"/>
          </w:tcPr>
          <w:p w14:paraId="3198109A" w14:textId="5CB02476" w:rsidR="00F709E4" w:rsidRPr="004C5E90" w:rsidDel="00A23DEF" w:rsidRDefault="00F709E4">
            <w:pPr>
              <w:spacing w:after="0" w:line="240" w:lineRule="auto"/>
              <w:jc w:val="center"/>
              <w:rPr>
                <w:rFonts w:ascii="Arial" w:hAnsi="Arial" w:cs="Arial"/>
                <w:color w:val="000000"/>
                <w:lang w:val="en-IN" w:eastAsia="en-IN" w:bidi="ar-SA"/>
              </w:rPr>
            </w:pPr>
            <w:r>
              <w:rPr>
                <w:rFonts w:ascii="Arial" w:hAnsi="Arial" w:cs="Arial"/>
                <w:color w:val="000000"/>
                <w:lang w:val="en-IN" w:eastAsia="en-IN" w:bidi="ar-SA"/>
              </w:rPr>
              <w:t>Annexure 10  has to signed by the Authorised signatory</w:t>
            </w:r>
          </w:p>
        </w:tc>
      </w:tr>
    </w:tbl>
    <w:p w14:paraId="4D60DC86" w14:textId="77777777" w:rsidR="0026504E" w:rsidRDefault="0026504E">
      <w:pPr>
        <w:rPr>
          <w:rFonts w:ascii="Arial" w:eastAsia="SimSun" w:hAnsi="Arial" w:cs="Arial"/>
          <w:sz w:val="20"/>
          <w:szCs w:val="20"/>
        </w:rPr>
      </w:pPr>
    </w:p>
    <w:p w14:paraId="5A3BCDB0" w14:textId="56222472" w:rsidR="00C00E20" w:rsidRDefault="00C00E20" w:rsidP="00142273">
      <w:pPr>
        <w:spacing w:after="0" w:line="240" w:lineRule="auto"/>
        <w:rPr>
          <w:rFonts w:ascii="Arial" w:eastAsia="SimSun" w:hAnsi="Arial" w:cs="Arial"/>
          <w:sz w:val="20"/>
          <w:szCs w:val="20"/>
        </w:rPr>
      </w:pPr>
    </w:p>
    <w:p w14:paraId="0F19DA3A" w14:textId="77777777" w:rsidR="00C00E20" w:rsidRPr="00691AA7" w:rsidRDefault="00C00E20" w:rsidP="00691AA7">
      <w:pPr>
        <w:rPr>
          <w:rFonts w:ascii="Arial" w:hAnsi="Arial" w:cs="Arial"/>
          <w:b/>
          <w:lang w:eastAsia="en-IN"/>
        </w:rPr>
      </w:pPr>
      <w:r w:rsidRPr="00691AA7">
        <w:rPr>
          <w:rFonts w:ascii="Arial" w:hAnsi="Arial" w:cs="Arial"/>
          <w:b/>
          <w:lang w:eastAsia="en-IN"/>
        </w:rPr>
        <w:t>Declaration by Bidder</w:t>
      </w:r>
    </w:p>
    <w:p w14:paraId="6DD5944C" w14:textId="77777777" w:rsidR="00C00E20" w:rsidRPr="00691AA7" w:rsidRDefault="00C00E20" w:rsidP="00C00E20">
      <w:pPr>
        <w:spacing w:before="100" w:beforeAutospacing="1" w:after="100" w:afterAutospacing="1" w:line="240" w:lineRule="auto"/>
        <w:rPr>
          <w:rFonts w:ascii="Arial" w:hAnsi="Arial" w:cs="Arial"/>
          <w:lang w:eastAsia="en-IN"/>
        </w:rPr>
      </w:pPr>
      <w:r w:rsidRPr="00691AA7">
        <w:rPr>
          <w:rFonts w:ascii="Arial" w:hAnsi="Arial" w:cs="Arial"/>
          <w:lang w:eastAsia="en-IN"/>
        </w:rPr>
        <w:t>I/We, the undersigned, hereby certify that the information provided above and the supporting documents attached are true and correct to the best of my/our knowledge. I/We understand that any false information or misrepresentation may lead to disqualification of our bid.</w:t>
      </w:r>
    </w:p>
    <w:p w14:paraId="35A70E69" w14:textId="77777777" w:rsidR="00C00E20" w:rsidRPr="00691AA7" w:rsidRDefault="00C00E20" w:rsidP="00C00E20">
      <w:pPr>
        <w:spacing w:before="100" w:beforeAutospacing="1" w:after="100" w:afterAutospacing="1" w:line="360" w:lineRule="auto"/>
        <w:jc w:val="right"/>
        <w:rPr>
          <w:rFonts w:ascii="Arial" w:hAnsi="Arial" w:cs="Arial"/>
          <w:lang w:eastAsia="en-IN"/>
        </w:rPr>
      </w:pPr>
      <w:r w:rsidRPr="00691AA7">
        <w:rPr>
          <w:rFonts w:ascii="Arial" w:hAnsi="Arial" w:cs="Arial"/>
          <w:b/>
          <w:bCs/>
          <w:lang w:eastAsia="en-IN"/>
        </w:rPr>
        <w:t>Authorized Signatory</w:t>
      </w:r>
      <w:r w:rsidRPr="00691AA7">
        <w:rPr>
          <w:rFonts w:ascii="Arial" w:hAnsi="Arial" w:cs="Arial"/>
          <w:lang w:eastAsia="en-IN"/>
        </w:rPr>
        <w:br/>
        <w:t>Name: ___________________________</w:t>
      </w:r>
      <w:r w:rsidRPr="00691AA7">
        <w:rPr>
          <w:rFonts w:ascii="Arial" w:hAnsi="Arial" w:cs="Arial"/>
          <w:lang w:eastAsia="en-IN"/>
        </w:rPr>
        <w:br/>
        <w:t>Designation: _____________________</w:t>
      </w:r>
      <w:r w:rsidRPr="00691AA7">
        <w:rPr>
          <w:rFonts w:ascii="Arial" w:hAnsi="Arial" w:cs="Arial"/>
          <w:lang w:eastAsia="en-IN"/>
        </w:rPr>
        <w:br/>
        <w:t>Company Seal: ___________________</w:t>
      </w:r>
      <w:r w:rsidRPr="00691AA7">
        <w:rPr>
          <w:rFonts w:ascii="Arial" w:hAnsi="Arial" w:cs="Arial"/>
          <w:lang w:eastAsia="en-IN"/>
        </w:rPr>
        <w:br/>
        <w:t>Date: ___________________________</w:t>
      </w:r>
    </w:p>
    <w:p w14:paraId="66FF1251" w14:textId="7D2CEE90" w:rsidR="00C00E20" w:rsidRDefault="0026504E">
      <w:pPr>
        <w:rPr>
          <w:rFonts w:ascii="Arial" w:eastAsia="SimSun" w:hAnsi="Arial" w:cs="Arial"/>
          <w:b/>
          <w:sz w:val="24"/>
          <w:szCs w:val="20"/>
        </w:rPr>
      </w:pPr>
      <w:r>
        <w:rPr>
          <w:rFonts w:ascii="Arial" w:eastAsia="SimSun" w:hAnsi="Arial" w:cs="Arial"/>
          <w:sz w:val="20"/>
          <w:szCs w:val="20"/>
        </w:rPr>
        <w:br w:type="page"/>
      </w:r>
    </w:p>
    <w:p w14:paraId="54597999" w14:textId="1E7FDD75" w:rsidR="00142273" w:rsidRPr="001325FD" w:rsidRDefault="008757E3" w:rsidP="00691AA7">
      <w:pPr>
        <w:pStyle w:val="Heading2"/>
        <w:numPr>
          <w:ilvl w:val="0"/>
          <w:numId w:val="0"/>
        </w:numPr>
        <w:ind w:left="792"/>
      </w:pPr>
      <w:bookmarkStart w:id="2552" w:name="_Toc209184609"/>
      <w:r w:rsidRPr="004C5E90">
        <w:lastRenderedPageBreak/>
        <w:t>Annexure 3</w:t>
      </w:r>
      <w:r>
        <w:t xml:space="preserve"> </w:t>
      </w:r>
      <w:r w:rsidR="00385034" w:rsidRPr="001325FD">
        <w:t xml:space="preserve">- </w:t>
      </w:r>
      <w:r w:rsidR="00142273" w:rsidRPr="004C5E90">
        <w:t xml:space="preserve">Technical </w:t>
      </w:r>
      <w:r w:rsidR="000F7C4E" w:rsidRPr="004C5E90">
        <w:t>Qualification Form (</w:t>
      </w:r>
      <w:r w:rsidR="00142273" w:rsidRPr="004C5E90">
        <w:t>bid details</w:t>
      </w:r>
      <w:r w:rsidR="00AD534D" w:rsidRPr="004C5E90">
        <w:t>/ Turnover</w:t>
      </w:r>
      <w:r w:rsidR="000F7C4E" w:rsidRPr="004C5E90">
        <w:t>)</w:t>
      </w:r>
      <w:r w:rsidR="007F22B2">
        <w:t xml:space="preserve"> </w:t>
      </w:r>
      <w:r w:rsidR="007F22B2" w:rsidRPr="004C5E90">
        <w:t>update table</w:t>
      </w:r>
      <w:bookmarkEnd w:id="2552"/>
    </w:p>
    <w:p w14:paraId="4E093750" w14:textId="77777777" w:rsidR="00142273" w:rsidRPr="001325FD" w:rsidRDefault="00142273" w:rsidP="00142273">
      <w:pPr>
        <w:spacing w:after="0"/>
        <w:ind w:left="1440"/>
        <w:jc w:val="right"/>
        <w:rPr>
          <w:rFonts w:ascii="Arial" w:eastAsia="SimSun"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4501"/>
        <w:gridCol w:w="3619"/>
      </w:tblGrid>
      <w:tr w:rsidR="001D082B" w:rsidRPr="00277670" w14:paraId="5248331C" w14:textId="77777777" w:rsidTr="00691AA7">
        <w:trPr>
          <w:trHeight w:val="600"/>
        </w:trPr>
        <w:tc>
          <w:tcPr>
            <w:tcW w:w="497" w:type="pct"/>
            <w:vAlign w:val="center"/>
            <w:hideMark/>
          </w:tcPr>
          <w:p w14:paraId="707294CD" w14:textId="77777777" w:rsidR="001D082B" w:rsidRPr="00277670" w:rsidRDefault="001D082B" w:rsidP="005668A3">
            <w:pPr>
              <w:spacing w:after="0" w:line="240" w:lineRule="auto"/>
              <w:jc w:val="center"/>
              <w:rPr>
                <w:rFonts w:ascii="Arial" w:hAnsi="Arial" w:cs="Arial"/>
                <w:b/>
                <w:bCs/>
                <w:color w:val="000000"/>
                <w:lang w:val="en-IN" w:eastAsia="en-IN" w:bidi="ar-SA"/>
              </w:rPr>
            </w:pPr>
            <w:proofErr w:type="spellStart"/>
            <w:r w:rsidRPr="00277670">
              <w:rPr>
                <w:rFonts w:ascii="Arial" w:hAnsi="Arial" w:cs="Arial"/>
                <w:b/>
                <w:bCs/>
                <w:color w:val="000000"/>
                <w:lang w:val="en-IN" w:eastAsia="en-IN" w:bidi="ar-SA"/>
              </w:rPr>
              <w:t>S.No</w:t>
            </w:r>
            <w:proofErr w:type="spellEnd"/>
          </w:p>
        </w:tc>
        <w:tc>
          <w:tcPr>
            <w:tcW w:w="2496" w:type="pct"/>
            <w:vAlign w:val="center"/>
            <w:hideMark/>
          </w:tcPr>
          <w:p w14:paraId="76C363B9" w14:textId="77777777" w:rsidR="001D082B" w:rsidRPr="00277670" w:rsidRDefault="001D082B" w:rsidP="005668A3">
            <w:pPr>
              <w:spacing w:after="0" w:line="240" w:lineRule="auto"/>
              <w:jc w:val="center"/>
              <w:rPr>
                <w:rFonts w:ascii="Arial" w:hAnsi="Arial" w:cs="Arial"/>
                <w:b/>
                <w:bCs/>
                <w:color w:val="000000"/>
                <w:lang w:val="en-IN" w:eastAsia="en-IN" w:bidi="ar-SA"/>
              </w:rPr>
            </w:pPr>
            <w:r w:rsidRPr="00277670">
              <w:rPr>
                <w:rFonts w:ascii="Arial" w:hAnsi="Arial" w:cs="Arial"/>
                <w:b/>
                <w:bCs/>
                <w:color w:val="000000"/>
                <w:lang w:eastAsia="en-IN" w:bidi="ar-SA"/>
              </w:rPr>
              <w:t>Technical-Qualification Requirement</w:t>
            </w:r>
          </w:p>
        </w:tc>
        <w:tc>
          <w:tcPr>
            <w:tcW w:w="2007" w:type="pct"/>
            <w:vAlign w:val="center"/>
            <w:hideMark/>
          </w:tcPr>
          <w:p w14:paraId="5CDE2BEE" w14:textId="77777777" w:rsidR="001D082B" w:rsidRPr="00277670" w:rsidRDefault="001D082B" w:rsidP="005668A3">
            <w:pPr>
              <w:spacing w:after="0" w:line="240" w:lineRule="auto"/>
              <w:jc w:val="center"/>
              <w:rPr>
                <w:rFonts w:ascii="Arial" w:hAnsi="Arial" w:cs="Arial"/>
                <w:b/>
                <w:bCs/>
                <w:color w:val="000000"/>
                <w:lang w:val="en-IN" w:eastAsia="en-IN" w:bidi="ar-SA"/>
              </w:rPr>
            </w:pPr>
            <w:r w:rsidRPr="00277670">
              <w:rPr>
                <w:rFonts w:ascii="Arial" w:hAnsi="Arial" w:cs="Arial"/>
                <w:b/>
                <w:bCs/>
                <w:color w:val="000000"/>
                <w:lang w:eastAsia="en-IN" w:bidi="ar-SA"/>
              </w:rPr>
              <w:t>Supporting Documents</w:t>
            </w:r>
          </w:p>
        </w:tc>
      </w:tr>
      <w:tr w:rsidR="001D082B" w:rsidRPr="00277670" w14:paraId="4B8A4759" w14:textId="77777777" w:rsidTr="00691AA7">
        <w:trPr>
          <w:trHeight w:val="2520"/>
        </w:trPr>
        <w:tc>
          <w:tcPr>
            <w:tcW w:w="497" w:type="pct"/>
            <w:vAlign w:val="center"/>
            <w:hideMark/>
          </w:tcPr>
          <w:p w14:paraId="36DD975C" w14:textId="77777777" w:rsidR="001D082B" w:rsidRPr="00277670" w:rsidRDefault="001D082B" w:rsidP="005668A3">
            <w:pPr>
              <w:spacing w:after="0" w:line="240" w:lineRule="auto"/>
              <w:jc w:val="center"/>
              <w:rPr>
                <w:rFonts w:ascii="Arial" w:hAnsi="Arial" w:cs="Arial"/>
                <w:color w:val="000000"/>
                <w:lang w:val="en-IN" w:eastAsia="en-IN" w:bidi="ar-SA"/>
              </w:rPr>
            </w:pPr>
            <w:r w:rsidRPr="00277670">
              <w:rPr>
                <w:rFonts w:ascii="Arial" w:hAnsi="Arial" w:cs="Arial"/>
                <w:color w:val="000000"/>
                <w:lang w:val="en-IN" w:eastAsia="en-IN" w:bidi="ar-SA"/>
              </w:rPr>
              <w:t>1</w:t>
            </w:r>
          </w:p>
        </w:tc>
        <w:tc>
          <w:tcPr>
            <w:tcW w:w="2496" w:type="pct"/>
            <w:vAlign w:val="center"/>
            <w:hideMark/>
          </w:tcPr>
          <w:p w14:paraId="6E046442" w14:textId="39CD38CE" w:rsidR="001D082B" w:rsidRPr="00277670" w:rsidRDefault="001D082B" w:rsidP="00691AA7">
            <w:pPr>
              <w:spacing w:after="0" w:line="240" w:lineRule="auto"/>
              <w:jc w:val="both"/>
              <w:rPr>
                <w:rFonts w:ascii="Arial" w:hAnsi="Arial" w:cs="Arial"/>
                <w:color w:val="000000"/>
                <w:lang w:val="en-IN" w:eastAsia="en-IN" w:bidi="ar-SA"/>
              </w:rPr>
            </w:pPr>
            <w:r w:rsidRPr="00277670">
              <w:rPr>
                <w:rFonts w:ascii="Arial" w:hAnsi="Arial" w:cs="Arial"/>
                <w:color w:val="000000"/>
                <w:lang w:val="en-IN" w:eastAsia="en-IN" w:bidi="ar-SA"/>
              </w:rPr>
              <w:t>The Bidder should have a</w:t>
            </w:r>
            <w:r w:rsidR="00E84122">
              <w:rPr>
                <w:rFonts w:ascii="Arial" w:hAnsi="Arial" w:cs="Arial"/>
                <w:color w:val="000000"/>
                <w:lang w:val="en-IN" w:eastAsia="en-IN" w:bidi="ar-SA"/>
              </w:rPr>
              <w:t>nnual</w:t>
            </w:r>
            <w:r w:rsidRPr="00277670">
              <w:rPr>
                <w:rFonts w:ascii="Arial" w:hAnsi="Arial" w:cs="Arial"/>
                <w:color w:val="000000"/>
                <w:lang w:val="en-IN" w:eastAsia="en-IN" w:bidi="ar-SA"/>
              </w:rPr>
              <w:t xml:space="preserve"> turnover of at least INR </w:t>
            </w:r>
            <w:r w:rsidR="00E84122">
              <w:rPr>
                <w:rFonts w:ascii="Arial" w:hAnsi="Arial" w:cs="Arial"/>
                <w:color w:val="000000"/>
                <w:lang w:val="en-IN" w:eastAsia="en-IN" w:bidi="ar-SA"/>
              </w:rPr>
              <w:t>50</w:t>
            </w:r>
            <w:r w:rsidRPr="00277670">
              <w:rPr>
                <w:rFonts w:ascii="Arial" w:hAnsi="Arial" w:cs="Arial"/>
                <w:color w:val="000000"/>
                <w:lang w:val="en-IN" w:eastAsia="en-IN" w:bidi="ar-SA"/>
              </w:rPr>
              <w:t xml:space="preserve"> Crores in </w:t>
            </w:r>
            <w:r w:rsidR="00E84122">
              <w:rPr>
                <w:rFonts w:ascii="Arial" w:hAnsi="Arial" w:cs="Arial"/>
                <w:color w:val="000000"/>
                <w:lang w:val="en-IN" w:eastAsia="en-IN" w:bidi="ar-SA"/>
              </w:rPr>
              <w:t xml:space="preserve">each of the </w:t>
            </w:r>
            <w:r w:rsidRPr="00277670">
              <w:rPr>
                <w:rFonts w:ascii="Arial" w:hAnsi="Arial" w:cs="Arial"/>
                <w:color w:val="000000"/>
                <w:lang w:val="en-IN" w:eastAsia="en-IN" w:bidi="ar-SA"/>
              </w:rPr>
              <w:t xml:space="preserve">last three financial years (2022-23, 2023-24, </w:t>
            </w:r>
            <w:proofErr w:type="gramStart"/>
            <w:r w:rsidRPr="00277670">
              <w:rPr>
                <w:rFonts w:ascii="Arial" w:hAnsi="Arial" w:cs="Arial"/>
                <w:color w:val="000000"/>
                <w:lang w:val="en-IN" w:eastAsia="en-IN" w:bidi="ar-SA"/>
              </w:rPr>
              <w:t>2024</w:t>
            </w:r>
            <w:proofErr w:type="gramEnd"/>
            <w:r w:rsidRPr="00277670">
              <w:rPr>
                <w:rFonts w:ascii="Arial" w:hAnsi="Arial" w:cs="Arial"/>
                <w:color w:val="000000"/>
                <w:lang w:val="en-IN" w:eastAsia="en-IN" w:bidi="ar-SA"/>
              </w:rPr>
              <w:t>-25).</w:t>
            </w:r>
          </w:p>
          <w:p w14:paraId="39872EE3" w14:textId="28ADE9E2" w:rsidR="001D082B" w:rsidRPr="00277670" w:rsidRDefault="001D082B" w:rsidP="00691AA7">
            <w:pPr>
              <w:spacing w:after="0" w:line="240" w:lineRule="auto"/>
              <w:jc w:val="both"/>
              <w:rPr>
                <w:rFonts w:ascii="Arial" w:hAnsi="Arial" w:cs="Arial"/>
                <w:color w:val="000000"/>
                <w:lang w:val="en-IN" w:eastAsia="en-IN" w:bidi="ar-SA"/>
              </w:rPr>
            </w:pPr>
            <w:r w:rsidRPr="00277670">
              <w:rPr>
                <w:rFonts w:ascii="Arial" w:hAnsi="Arial" w:cs="Arial"/>
                <w:color w:val="000000"/>
                <w:lang w:val="en-IN" w:eastAsia="en-IN" w:bidi="ar-SA"/>
              </w:rPr>
              <w:t xml:space="preserve">CA certified and audited turnover for 2024-25 will also be accepted. </w:t>
            </w:r>
            <w:r w:rsidR="00E84122">
              <w:rPr>
                <w:rFonts w:ascii="Arial" w:hAnsi="Arial" w:cs="Arial"/>
                <w:color w:val="000000"/>
                <w:lang w:val="en-IN" w:eastAsia="en-IN" w:bidi="ar-SA"/>
              </w:rPr>
              <w:t>It is also allowed to furnish the turnover for the financial year 2021-22 instead of the year 2024-25/</w:t>
            </w:r>
          </w:p>
          <w:p w14:paraId="121E9E7F" w14:textId="77777777" w:rsidR="001D082B" w:rsidRPr="00277670" w:rsidRDefault="001D082B" w:rsidP="00691AA7">
            <w:pPr>
              <w:spacing w:after="0" w:line="240" w:lineRule="auto"/>
              <w:jc w:val="both"/>
              <w:rPr>
                <w:rFonts w:ascii="Arial" w:hAnsi="Arial" w:cs="Arial"/>
                <w:color w:val="000000"/>
                <w:lang w:val="en-IN" w:eastAsia="en-IN" w:bidi="ar-SA"/>
              </w:rPr>
            </w:pPr>
            <w:r w:rsidRPr="00277670">
              <w:rPr>
                <w:rFonts w:ascii="Arial" w:hAnsi="Arial" w:cs="Arial"/>
                <w:color w:val="000000"/>
                <w:lang w:val="en-IN" w:eastAsia="en-IN" w:bidi="ar-SA"/>
              </w:rPr>
              <w:t xml:space="preserve">Turnover information furnished here should be as per the balance sheet and profit &amp; loss account submitted to ROC and acknowledged by ROC. </w:t>
            </w:r>
          </w:p>
        </w:tc>
        <w:tc>
          <w:tcPr>
            <w:tcW w:w="2007" w:type="pct"/>
            <w:vAlign w:val="center"/>
            <w:hideMark/>
          </w:tcPr>
          <w:p w14:paraId="3F292E90" w14:textId="77A358AC" w:rsidR="001D082B" w:rsidRPr="00277670" w:rsidRDefault="001D082B" w:rsidP="005668A3">
            <w:pPr>
              <w:spacing w:after="0" w:line="240" w:lineRule="auto"/>
              <w:jc w:val="center"/>
              <w:rPr>
                <w:rFonts w:ascii="Arial" w:hAnsi="Arial" w:cs="Arial"/>
                <w:b/>
                <w:bCs/>
                <w:color w:val="000000"/>
                <w:lang w:val="en-IN" w:eastAsia="en-IN" w:bidi="ar-SA"/>
              </w:rPr>
            </w:pPr>
            <w:r w:rsidRPr="00277670">
              <w:rPr>
                <w:rFonts w:ascii="Arial" w:hAnsi="Arial" w:cs="Arial"/>
                <w:color w:val="000000"/>
                <w:lang w:val="en-IN" w:eastAsia="en-IN" w:bidi="ar-SA"/>
              </w:rPr>
              <w:t>CA certified and audited turnover are accepted only.</w:t>
            </w:r>
            <w:r w:rsidRPr="00277670">
              <w:rPr>
                <w:rFonts w:ascii="Arial" w:hAnsi="Arial" w:cs="Arial"/>
                <w:b/>
                <w:bCs/>
                <w:color w:val="000000"/>
                <w:lang w:val="en-IN" w:eastAsia="en-IN" w:bidi="ar-SA"/>
              </w:rPr>
              <w:t> </w:t>
            </w:r>
          </w:p>
          <w:p w14:paraId="29EC147E" w14:textId="77777777" w:rsidR="001D082B" w:rsidRPr="00277670" w:rsidRDefault="001D082B" w:rsidP="005668A3">
            <w:pPr>
              <w:spacing w:after="0" w:line="240" w:lineRule="auto"/>
              <w:jc w:val="center"/>
              <w:rPr>
                <w:rFonts w:ascii="Arial" w:hAnsi="Arial" w:cs="Arial"/>
                <w:b/>
                <w:bCs/>
                <w:color w:val="000000"/>
                <w:lang w:val="en-IN" w:eastAsia="en-IN" w:bidi="ar-SA"/>
              </w:rPr>
            </w:pPr>
            <w:r w:rsidRPr="00277670">
              <w:rPr>
                <w:rFonts w:ascii="Arial" w:hAnsi="Arial" w:cs="Arial"/>
                <w:b/>
                <w:bCs/>
                <w:color w:val="000000"/>
                <w:lang w:val="en-IN" w:eastAsia="en-IN" w:bidi="ar-SA"/>
              </w:rPr>
              <w:t> </w:t>
            </w:r>
          </w:p>
          <w:p w14:paraId="60DAF8DE" w14:textId="77777777" w:rsidR="001D082B" w:rsidRPr="00277670" w:rsidRDefault="001D082B" w:rsidP="005668A3">
            <w:pPr>
              <w:spacing w:after="0" w:line="240" w:lineRule="auto"/>
              <w:jc w:val="center"/>
              <w:rPr>
                <w:rFonts w:ascii="Arial" w:hAnsi="Arial" w:cs="Arial"/>
                <w:b/>
                <w:bCs/>
                <w:color w:val="000000"/>
                <w:lang w:val="en-IN" w:eastAsia="en-IN" w:bidi="ar-SA"/>
              </w:rPr>
            </w:pPr>
            <w:r w:rsidRPr="00277670">
              <w:rPr>
                <w:rFonts w:ascii="Arial" w:hAnsi="Arial" w:cs="Arial"/>
                <w:b/>
                <w:bCs/>
                <w:color w:val="000000"/>
                <w:lang w:val="en-IN" w:eastAsia="en-IN" w:bidi="ar-SA"/>
              </w:rPr>
              <w:t> </w:t>
            </w:r>
          </w:p>
        </w:tc>
      </w:tr>
      <w:tr w:rsidR="001D082B" w:rsidRPr="00277670" w14:paraId="249E6E45" w14:textId="77777777" w:rsidTr="00691AA7">
        <w:trPr>
          <w:trHeight w:val="1807"/>
        </w:trPr>
        <w:tc>
          <w:tcPr>
            <w:tcW w:w="497" w:type="pct"/>
            <w:vAlign w:val="center"/>
            <w:hideMark/>
          </w:tcPr>
          <w:p w14:paraId="12DFEDFD" w14:textId="77777777" w:rsidR="001D082B" w:rsidRPr="00277670" w:rsidRDefault="001D082B" w:rsidP="005668A3">
            <w:pPr>
              <w:spacing w:after="0" w:line="240" w:lineRule="auto"/>
              <w:jc w:val="center"/>
              <w:rPr>
                <w:rFonts w:ascii="Arial" w:hAnsi="Arial" w:cs="Arial"/>
                <w:color w:val="000000"/>
                <w:lang w:val="en-IN" w:eastAsia="en-IN" w:bidi="ar-SA"/>
              </w:rPr>
            </w:pPr>
            <w:r w:rsidRPr="00277670">
              <w:rPr>
                <w:rFonts w:ascii="Arial" w:hAnsi="Arial" w:cs="Arial"/>
                <w:color w:val="000000"/>
                <w:lang w:val="en-IN" w:eastAsia="en-IN" w:bidi="ar-SA"/>
              </w:rPr>
              <w:t>2</w:t>
            </w:r>
          </w:p>
        </w:tc>
        <w:tc>
          <w:tcPr>
            <w:tcW w:w="2496" w:type="pct"/>
            <w:vAlign w:val="center"/>
            <w:hideMark/>
          </w:tcPr>
          <w:p w14:paraId="758B71A9" w14:textId="1DBBFBF5" w:rsidR="001D082B" w:rsidRPr="00277670" w:rsidRDefault="001D082B" w:rsidP="00691AA7">
            <w:pPr>
              <w:spacing w:after="0" w:line="240" w:lineRule="auto"/>
              <w:jc w:val="both"/>
              <w:rPr>
                <w:rFonts w:ascii="Arial" w:hAnsi="Arial" w:cs="Arial"/>
                <w:color w:val="000000"/>
                <w:lang w:val="en-IN" w:eastAsia="en-IN" w:bidi="ar-SA"/>
              </w:rPr>
            </w:pPr>
            <w:r w:rsidRPr="00277670">
              <w:rPr>
                <w:rFonts w:ascii="Arial" w:hAnsi="Arial" w:cs="Arial"/>
                <w:color w:val="000000"/>
                <w:lang w:eastAsia="en-IN" w:bidi="ar-SA"/>
              </w:rPr>
              <w:t xml:space="preserve">Turnover from IT consultancy/ IT services / IT Manpower Supply/ IT Support Services should be minimum </w:t>
            </w:r>
            <w:r w:rsidR="00E84122">
              <w:rPr>
                <w:rFonts w:ascii="Arial" w:hAnsi="Arial" w:cs="Arial"/>
                <w:color w:val="000000"/>
                <w:lang w:eastAsia="en-IN" w:bidi="ar-SA"/>
              </w:rPr>
              <w:t>INR 25</w:t>
            </w:r>
            <w:r w:rsidRPr="00277670">
              <w:rPr>
                <w:rFonts w:ascii="Arial" w:hAnsi="Arial" w:cs="Arial"/>
                <w:color w:val="000000"/>
                <w:lang w:eastAsia="en-IN" w:bidi="ar-SA"/>
              </w:rPr>
              <w:t xml:space="preserve"> Cr in </w:t>
            </w:r>
            <w:r w:rsidR="00E84122">
              <w:rPr>
                <w:rFonts w:ascii="Arial" w:hAnsi="Arial" w:cs="Arial"/>
                <w:color w:val="000000"/>
                <w:lang w:eastAsia="en-IN" w:bidi="ar-SA"/>
              </w:rPr>
              <w:t xml:space="preserve">each of the </w:t>
            </w:r>
            <w:r w:rsidRPr="00277670">
              <w:rPr>
                <w:rFonts w:ascii="Arial" w:hAnsi="Arial" w:cs="Arial"/>
                <w:color w:val="000000"/>
                <w:lang w:eastAsia="en-IN" w:bidi="ar-SA"/>
              </w:rPr>
              <w:t xml:space="preserve">last </w:t>
            </w:r>
            <w:r w:rsidR="00E84122">
              <w:rPr>
                <w:rFonts w:ascii="Arial" w:hAnsi="Arial" w:cs="Arial"/>
                <w:color w:val="000000"/>
                <w:lang w:eastAsia="en-IN" w:bidi="ar-SA"/>
              </w:rPr>
              <w:t>three</w:t>
            </w:r>
            <w:r w:rsidRPr="00277670">
              <w:rPr>
                <w:rFonts w:ascii="Arial" w:hAnsi="Arial" w:cs="Arial"/>
                <w:color w:val="000000"/>
                <w:lang w:eastAsia="en-IN" w:bidi="ar-SA"/>
              </w:rPr>
              <w:t xml:space="preserve"> financial years</w:t>
            </w:r>
            <w:r w:rsidR="00E84122">
              <w:rPr>
                <w:rFonts w:ascii="Arial" w:hAnsi="Arial" w:cs="Arial"/>
                <w:color w:val="000000"/>
                <w:lang w:eastAsia="en-IN" w:bidi="ar-SA"/>
              </w:rPr>
              <w:t xml:space="preserve"> </w:t>
            </w:r>
            <w:r w:rsidR="00E84122" w:rsidRPr="00277670">
              <w:rPr>
                <w:rFonts w:ascii="Arial" w:hAnsi="Arial" w:cs="Arial"/>
                <w:color w:val="000000"/>
                <w:lang w:val="en-IN" w:eastAsia="en-IN" w:bidi="ar-SA"/>
              </w:rPr>
              <w:t>(2022-23, 2023-24, 2024-25</w:t>
            </w:r>
            <w:r w:rsidR="00E84122">
              <w:rPr>
                <w:rFonts w:ascii="Arial" w:hAnsi="Arial" w:cs="Arial"/>
                <w:color w:val="000000"/>
                <w:lang w:val="en-IN" w:eastAsia="en-IN" w:bidi="ar-SA"/>
              </w:rPr>
              <w:t xml:space="preserve"> – 2021-22 turnover is also accepted instead of the year 2024-25</w:t>
            </w:r>
            <w:r w:rsidR="00E84122" w:rsidRPr="00277670">
              <w:rPr>
                <w:rFonts w:ascii="Arial" w:hAnsi="Arial" w:cs="Arial"/>
                <w:color w:val="000000"/>
                <w:lang w:val="en-IN" w:eastAsia="en-IN" w:bidi="ar-SA"/>
              </w:rPr>
              <w:t>)</w:t>
            </w:r>
          </w:p>
        </w:tc>
        <w:tc>
          <w:tcPr>
            <w:tcW w:w="2007" w:type="pct"/>
            <w:vAlign w:val="center"/>
            <w:hideMark/>
          </w:tcPr>
          <w:p w14:paraId="0DC4B5D0" w14:textId="77777777" w:rsidR="001D082B" w:rsidRPr="00277670" w:rsidRDefault="001D082B" w:rsidP="005668A3">
            <w:pPr>
              <w:spacing w:after="0" w:line="240" w:lineRule="auto"/>
              <w:rPr>
                <w:rFonts w:ascii="Arial" w:hAnsi="Arial" w:cs="Arial"/>
                <w:b/>
                <w:bCs/>
                <w:color w:val="000000"/>
                <w:lang w:val="en-IN" w:eastAsia="en-IN" w:bidi="ar-SA"/>
              </w:rPr>
            </w:pPr>
            <w:r w:rsidRPr="00277670">
              <w:rPr>
                <w:rFonts w:ascii="Arial" w:hAnsi="Arial" w:cs="Arial"/>
                <w:b/>
                <w:bCs/>
                <w:color w:val="000000"/>
                <w:lang w:val="en-IN" w:eastAsia="en-IN" w:bidi="ar-SA"/>
              </w:rPr>
              <w:t> </w:t>
            </w:r>
          </w:p>
          <w:p w14:paraId="4E7FACC7" w14:textId="4D54DECF" w:rsidR="001D082B" w:rsidRPr="00277670" w:rsidRDefault="001D082B" w:rsidP="005668A3">
            <w:pPr>
              <w:spacing w:after="0" w:line="240" w:lineRule="auto"/>
              <w:rPr>
                <w:rFonts w:ascii="Arial" w:hAnsi="Arial" w:cs="Arial"/>
                <w:color w:val="000000"/>
                <w:lang w:val="en-IN" w:eastAsia="en-IN" w:bidi="ar-SA"/>
              </w:rPr>
            </w:pPr>
            <w:r w:rsidRPr="00277670">
              <w:rPr>
                <w:rFonts w:ascii="Arial" w:hAnsi="Arial" w:cs="Arial"/>
                <w:color w:val="000000"/>
                <w:lang w:val="en-IN" w:eastAsia="en-IN" w:bidi="ar-SA"/>
              </w:rPr>
              <w:t> CA certified and audited turnover are accepted only.</w:t>
            </w:r>
          </w:p>
          <w:p w14:paraId="13141B53" w14:textId="77777777" w:rsidR="001D082B" w:rsidRPr="00277670" w:rsidRDefault="001D082B" w:rsidP="005668A3">
            <w:pPr>
              <w:spacing w:after="0" w:line="240" w:lineRule="auto"/>
              <w:rPr>
                <w:rFonts w:ascii="Arial" w:hAnsi="Arial" w:cs="Arial"/>
                <w:color w:val="000000"/>
                <w:lang w:val="en-IN" w:eastAsia="en-IN" w:bidi="ar-SA"/>
              </w:rPr>
            </w:pPr>
            <w:r w:rsidRPr="00277670">
              <w:rPr>
                <w:rFonts w:ascii="Arial" w:hAnsi="Arial" w:cs="Arial"/>
                <w:color w:val="000000"/>
                <w:lang w:val="en-IN" w:eastAsia="en-IN" w:bidi="ar-SA"/>
              </w:rPr>
              <w:t> </w:t>
            </w:r>
          </w:p>
          <w:p w14:paraId="0568E824" w14:textId="77777777" w:rsidR="001D082B" w:rsidRPr="00277670" w:rsidRDefault="001D082B" w:rsidP="005668A3">
            <w:pPr>
              <w:spacing w:after="0" w:line="240" w:lineRule="auto"/>
              <w:rPr>
                <w:rFonts w:ascii="Arial" w:hAnsi="Arial" w:cs="Arial"/>
                <w:b/>
                <w:bCs/>
                <w:color w:val="000000"/>
                <w:lang w:val="en-IN" w:eastAsia="en-IN" w:bidi="ar-SA"/>
              </w:rPr>
            </w:pPr>
            <w:r w:rsidRPr="00277670">
              <w:rPr>
                <w:rFonts w:ascii="Arial" w:hAnsi="Arial" w:cs="Arial"/>
                <w:color w:val="000000"/>
                <w:lang w:val="en-IN" w:eastAsia="en-IN" w:bidi="ar-SA"/>
              </w:rPr>
              <w:t> </w:t>
            </w:r>
          </w:p>
        </w:tc>
      </w:tr>
      <w:tr w:rsidR="001D082B" w:rsidRPr="00277670" w14:paraId="33238142" w14:textId="77777777" w:rsidTr="00691AA7">
        <w:trPr>
          <w:trHeight w:val="2014"/>
        </w:trPr>
        <w:tc>
          <w:tcPr>
            <w:tcW w:w="497" w:type="pct"/>
            <w:vAlign w:val="center"/>
            <w:hideMark/>
          </w:tcPr>
          <w:p w14:paraId="6CF90197" w14:textId="77777777" w:rsidR="001D082B" w:rsidRPr="00277670" w:rsidRDefault="001D082B" w:rsidP="005668A3">
            <w:pPr>
              <w:spacing w:after="0" w:line="240" w:lineRule="auto"/>
              <w:jc w:val="center"/>
              <w:rPr>
                <w:rFonts w:ascii="Arial" w:hAnsi="Arial" w:cs="Arial"/>
                <w:color w:val="000000"/>
                <w:lang w:val="en-IN" w:eastAsia="en-IN" w:bidi="ar-SA"/>
              </w:rPr>
            </w:pPr>
            <w:r w:rsidRPr="00277670">
              <w:rPr>
                <w:rFonts w:ascii="Arial" w:hAnsi="Arial" w:cs="Arial"/>
                <w:color w:val="000000"/>
                <w:lang w:val="en-IN" w:eastAsia="en-IN" w:bidi="ar-SA"/>
              </w:rPr>
              <w:t>3</w:t>
            </w:r>
          </w:p>
        </w:tc>
        <w:tc>
          <w:tcPr>
            <w:tcW w:w="2496" w:type="pct"/>
            <w:vAlign w:val="center"/>
            <w:hideMark/>
          </w:tcPr>
          <w:p w14:paraId="5B6B3DFA" w14:textId="3C9DFCD7" w:rsidR="001D082B" w:rsidRDefault="001D082B" w:rsidP="00691AA7">
            <w:pPr>
              <w:spacing w:after="0" w:line="240" w:lineRule="auto"/>
              <w:jc w:val="both"/>
              <w:rPr>
                <w:rFonts w:ascii="Arial" w:hAnsi="Arial" w:cs="Arial"/>
                <w:color w:val="000000"/>
                <w:lang w:val="en-IN" w:eastAsia="en-IN" w:bidi="ar-SA"/>
              </w:rPr>
            </w:pPr>
            <w:r w:rsidRPr="00277670">
              <w:rPr>
                <w:rFonts w:ascii="Arial" w:hAnsi="Arial" w:cs="Arial"/>
                <w:color w:val="000000"/>
                <w:lang w:val="en-IN" w:eastAsia="en-IN" w:bidi="ar-SA"/>
              </w:rPr>
              <w:t xml:space="preserve">The Bidder should have satisfactorily executed at least </w:t>
            </w:r>
            <w:r w:rsidR="002E6EF5">
              <w:rPr>
                <w:rFonts w:ascii="Arial" w:hAnsi="Arial" w:cs="Arial"/>
                <w:color w:val="000000"/>
                <w:lang w:val="en-IN" w:eastAsia="en-IN" w:bidi="ar-SA"/>
              </w:rPr>
              <w:t>4</w:t>
            </w:r>
            <w:r w:rsidRPr="00277670">
              <w:rPr>
                <w:rFonts w:ascii="Arial" w:hAnsi="Arial" w:cs="Arial"/>
                <w:color w:val="000000"/>
                <w:lang w:val="en-IN" w:eastAsia="en-IN" w:bidi="ar-SA"/>
              </w:rPr>
              <w:t xml:space="preserve"> consultancy/end-to-end delivery </w:t>
            </w:r>
            <w:r>
              <w:rPr>
                <w:rFonts w:ascii="Arial" w:hAnsi="Arial" w:cs="Arial"/>
                <w:color w:val="000000"/>
                <w:lang w:val="en-IN" w:eastAsia="en-IN" w:bidi="ar-SA"/>
              </w:rPr>
              <w:t>man power project</w:t>
            </w:r>
            <w:r w:rsidRPr="00277670">
              <w:rPr>
                <w:rFonts w:ascii="Arial" w:hAnsi="Arial" w:cs="Arial"/>
                <w:color w:val="000000"/>
                <w:lang w:val="en-IN" w:eastAsia="en-IN" w:bidi="ar-SA"/>
              </w:rPr>
              <w:t xml:space="preserve"> of minimum 3 years duration</w:t>
            </w:r>
            <w:r>
              <w:rPr>
                <w:rFonts w:ascii="Arial" w:hAnsi="Arial" w:cs="Arial"/>
                <w:color w:val="000000"/>
                <w:lang w:val="en-IN" w:eastAsia="en-IN" w:bidi="ar-SA"/>
              </w:rPr>
              <w:t xml:space="preserve"> in Karnataka Government</w:t>
            </w:r>
            <w:r w:rsidR="00E84122">
              <w:rPr>
                <w:rFonts w:ascii="Arial" w:hAnsi="Arial" w:cs="Arial"/>
                <w:color w:val="000000"/>
                <w:lang w:val="en-IN" w:eastAsia="en-IN" w:bidi="ar-SA"/>
              </w:rPr>
              <w:t xml:space="preserve"> or any other State Government</w:t>
            </w:r>
            <w:r w:rsidR="002E6EF5">
              <w:rPr>
                <w:rFonts w:ascii="Arial" w:hAnsi="Arial" w:cs="Arial"/>
                <w:color w:val="000000"/>
                <w:lang w:val="en-IN" w:eastAsia="en-IN" w:bidi="ar-SA"/>
              </w:rPr>
              <w:t xml:space="preserve"> or Government of India. The projects executed in different governments are allowed to be summed up to meet this criteria.</w:t>
            </w:r>
          </w:p>
          <w:p w14:paraId="3BD4346F" w14:textId="77777777" w:rsidR="001D082B" w:rsidRPr="00277670" w:rsidRDefault="001D082B" w:rsidP="00691AA7">
            <w:pPr>
              <w:spacing w:after="0" w:line="240" w:lineRule="auto"/>
              <w:jc w:val="both"/>
              <w:rPr>
                <w:rFonts w:ascii="Arial" w:hAnsi="Arial" w:cs="Arial"/>
                <w:color w:val="000000"/>
                <w:lang w:val="en-IN" w:eastAsia="en-IN" w:bidi="ar-SA"/>
              </w:rPr>
            </w:pPr>
          </w:p>
          <w:p w14:paraId="24343928" w14:textId="66D162E5" w:rsidR="001D082B" w:rsidRPr="00277670" w:rsidRDefault="001D082B" w:rsidP="00691AA7">
            <w:pPr>
              <w:spacing w:after="0" w:line="240" w:lineRule="auto"/>
              <w:jc w:val="both"/>
              <w:rPr>
                <w:rFonts w:ascii="Arial" w:hAnsi="Arial" w:cs="Arial"/>
                <w:color w:val="000000"/>
                <w:lang w:val="en-IN" w:eastAsia="en-IN" w:bidi="ar-SA"/>
              </w:rPr>
            </w:pPr>
          </w:p>
        </w:tc>
        <w:tc>
          <w:tcPr>
            <w:tcW w:w="2007" w:type="pct"/>
            <w:vAlign w:val="center"/>
            <w:hideMark/>
          </w:tcPr>
          <w:p w14:paraId="51B54BA3" w14:textId="15F4CB7D" w:rsidR="001D082B" w:rsidRPr="00277670" w:rsidRDefault="001D082B" w:rsidP="0018043F">
            <w:pPr>
              <w:spacing w:after="0" w:line="240" w:lineRule="auto"/>
              <w:rPr>
                <w:rFonts w:ascii="Arial" w:hAnsi="Arial" w:cs="Arial"/>
                <w:b/>
                <w:bCs/>
                <w:color w:val="000000"/>
                <w:lang w:val="en-IN" w:eastAsia="en-IN" w:bidi="ar-SA"/>
              </w:rPr>
            </w:pPr>
            <w:r w:rsidRPr="00277670">
              <w:rPr>
                <w:rFonts w:ascii="Arial" w:hAnsi="Arial" w:cs="Arial"/>
                <w:b/>
                <w:bCs/>
                <w:color w:val="000000"/>
                <w:lang w:val="en-IN" w:eastAsia="en-IN" w:bidi="ar-SA"/>
              </w:rPr>
              <w:t> </w:t>
            </w:r>
            <w:r w:rsidRPr="00277670">
              <w:rPr>
                <w:rFonts w:ascii="Arial" w:hAnsi="Arial" w:cs="Arial"/>
                <w:color w:val="000000"/>
                <w:lang w:val="en-IN" w:eastAsia="en-IN" w:bidi="ar-SA"/>
              </w:rPr>
              <w:t>  </w:t>
            </w:r>
            <w:r>
              <w:rPr>
                <w:rFonts w:ascii="Arial" w:hAnsi="Arial" w:cs="Arial"/>
                <w:color w:val="000000"/>
                <w:lang w:val="en-IN" w:eastAsia="en-IN" w:bidi="ar-SA"/>
              </w:rPr>
              <w:t>Work Order</w:t>
            </w:r>
            <w:r w:rsidR="00E84122">
              <w:rPr>
                <w:rFonts w:ascii="Arial" w:hAnsi="Arial" w:cs="Arial"/>
                <w:color w:val="000000"/>
                <w:lang w:val="en-IN" w:eastAsia="en-IN" w:bidi="ar-SA"/>
              </w:rPr>
              <w:t xml:space="preserve"> and satisfactory performance certificate</w:t>
            </w:r>
          </w:p>
        </w:tc>
      </w:tr>
    </w:tbl>
    <w:p w14:paraId="529BDF8A" w14:textId="21D40F1F" w:rsidR="00142273" w:rsidRDefault="00142273" w:rsidP="00142273">
      <w:pPr>
        <w:spacing w:after="0"/>
        <w:rPr>
          <w:rFonts w:ascii="Arial" w:eastAsia="SimSun" w:hAnsi="Arial" w:cs="Arial"/>
        </w:rPr>
      </w:pPr>
    </w:p>
    <w:p w14:paraId="7A2EA8B2" w14:textId="77777777" w:rsidR="002C66AA" w:rsidRPr="001325FD" w:rsidRDefault="002C66AA" w:rsidP="00142273">
      <w:pPr>
        <w:spacing w:after="0"/>
        <w:rPr>
          <w:rFonts w:ascii="Arial" w:eastAsia="SimSun" w:hAnsi="Arial" w:cs="Arial"/>
        </w:rPr>
      </w:pPr>
    </w:p>
    <w:p w14:paraId="40DB9C0E" w14:textId="77777777" w:rsidR="00142273" w:rsidRDefault="00142273" w:rsidP="00142273">
      <w:pPr>
        <w:spacing w:after="0"/>
        <w:ind w:left="1440"/>
        <w:jc w:val="right"/>
        <w:rPr>
          <w:rFonts w:ascii="Arial" w:eastAsia="SimSun" w:hAnsi="Arial" w:cs="Arial"/>
        </w:rPr>
      </w:pPr>
      <w:r w:rsidRPr="00060513">
        <w:rPr>
          <w:rFonts w:ascii="Arial" w:eastAsia="SimSun" w:hAnsi="Arial" w:cs="Arial"/>
        </w:rPr>
        <w:t>Signature &amp; Seal of Authorized Signatory</w:t>
      </w:r>
    </w:p>
    <w:p w14:paraId="34F29DC7" w14:textId="77777777" w:rsidR="00A07A4B" w:rsidRPr="00060513" w:rsidRDefault="00A07A4B" w:rsidP="00142273">
      <w:pPr>
        <w:spacing w:after="0"/>
        <w:ind w:left="1440"/>
        <w:jc w:val="right"/>
        <w:rPr>
          <w:rFonts w:ascii="Arial" w:eastAsia="SimSun" w:hAnsi="Arial" w:cs="Arial"/>
        </w:rPr>
      </w:pPr>
    </w:p>
    <w:p w14:paraId="43FEA6A5" w14:textId="77777777" w:rsidR="00142273" w:rsidRPr="00060513" w:rsidRDefault="00142273" w:rsidP="00142273">
      <w:pPr>
        <w:spacing w:after="0"/>
        <w:ind w:left="1440"/>
        <w:jc w:val="right"/>
        <w:rPr>
          <w:rFonts w:ascii="Arial" w:eastAsia="SimSun" w:hAnsi="Arial" w:cs="Arial"/>
        </w:rPr>
      </w:pPr>
    </w:p>
    <w:p w14:paraId="1B4BCE74" w14:textId="5F54DE2B" w:rsidR="00142273" w:rsidRPr="00060513" w:rsidRDefault="00142273" w:rsidP="00142273">
      <w:pPr>
        <w:spacing w:after="0"/>
        <w:jc w:val="both"/>
        <w:rPr>
          <w:rFonts w:ascii="Arial" w:eastAsia="SimSun" w:hAnsi="Arial" w:cs="Arial"/>
        </w:rPr>
      </w:pPr>
      <w:r w:rsidRPr="00060513">
        <w:rPr>
          <w:rFonts w:ascii="Arial" w:eastAsia="SimSun" w:hAnsi="Arial" w:cs="Arial"/>
          <w:b/>
        </w:rPr>
        <w:t>Note</w:t>
      </w:r>
      <w:r w:rsidRPr="00060513">
        <w:rPr>
          <w:rFonts w:ascii="Arial" w:eastAsia="SimSun" w:hAnsi="Arial" w:cs="Arial"/>
        </w:rPr>
        <w:t xml:space="preserve">: The Particulars of Turnover in </w:t>
      </w:r>
      <w:r w:rsidR="00A07A4B">
        <w:rPr>
          <w:rFonts w:ascii="Arial" w:eastAsia="SimSun" w:hAnsi="Arial" w:cs="Arial"/>
        </w:rPr>
        <w:t>Annexure 3</w:t>
      </w:r>
      <w:r w:rsidRPr="00060513">
        <w:rPr>
          <w:rFonts w:ascii="Arial" w:eastAsia="SimSun" w:hAnsi="Arial" w:cs="Arial"/>
        </w:rPr>
        <w:t xml:space="preserve"> has to be certified by company auditor or Company authorized signatory. Please attach audited balance sheets </w:t>
      </w:r>
      <w:r w:rsidR="00B9578A" w:rsidRPr="00060513">
        <w:rPr>
          <w:rFonts w:ascii="Arial" w:eastAsia="SimSun" w:hAnsi="Arial" w:cs="Arial"/>
        </w:rPr>
        <w:t xml:space="preserve">for the accounting years of 2022-23, 2023-24, </w:t>
      </w:r>
      <w:proofErr w:type="gramStart"/>
      <w:r w:rsidR="00B9578A" w:rsidRPr="00060513">
        <w:rPr>
          <w:rFonts w:ascii="Arial" w:eastAsia="SimSun" w:hAnsi="Arial" w:cs="Arial"/>
        </w:rPr>
        <w:t>2024</w:t>
      </w:r>
      <w:proofErr w:type="gramEnd"/>
      <w:r w:rsidR="00B9578A" w:rsidRPr="00060513">
        <w:rPr>
          <w:rFonts w:ascii="Arial" w:eastAsia="SimSun" w:hAnsi="Arial" w:cs="Arial"/>
        </w:rPr>
        <w:t>-25</w:t>
      </w:r>
      <w:r w:rsidRPr="00060513">
        <w:rPr>
          <w:rFonts w:ascii="Arial" w:eastAsia="SimSun" w:hAnsi="Arial" w:cs="Arial"/>
        </w:rPr>
        <w:t>.</w:t>
      </w:r>
    </w:p>
    <w:p w14:paraId="463BE8B2" w14:textId="77777777" w:rsidR="00142273" w:rsidRPr="00060513" w:rsidRDefault="00142273" w:rsidP="00142273">
      <w:pPr>
        <w:spacing w:after="0"/>
        <w:jc w:val="both"/>
        <w:rPr>
          <w:rFonts w:ascii="Arial" w:eastAsia="SimSun" w:hAnsi="Arial" w:cs="Arial"/>
        </w:rPr>
      </w:pPr>
    </w:p>
    <w:p w14:paraId="035AC31E" w14:textId="77777777" w:rsidR="00142273" w:rsidRPr="00060513" w:rsidRDefault="00142273" w:rsidP="00653497">
      <w:pPr>
        <w:rPr>
          <w:rFonts w:ascii="Arial" w:eastAsia="SimSun" w:hAnsi="Arial" w:cs="Arial"/>
          <w:b/>
        </w:rPr>
      </w:pPr>
      <w:bookmarkStart w:id="2553" w:name="_Toc163549712"/>
      <w:bookmarkStart w:id="2554" w:name="_Toc287883103"/>
      <w:proofErr w:type="gramStart"/>
      <w:r w:rsidRPr="00060513">
        <w:rPr>
          <w:rFonts w:ascii="Arial" w:eastAsia="SimSun" w:hAnsi="Arial" w:cs="Arial"/>
          <w:b/>
        </w:rPr>
        <w:t>Bidders</w:t>
      </w:r>
      <w:proofErr w:type="gramEnd"/>
      <w:r w:rsidRPr="00060513">
        <w:rPr>
          <w:rFonts w:ascii="Arial" w:eastAsia="SimSun" w:hAnsi="Arial" w:cs="Arial"/>
          <w:b/>
        </w:rPr>
        <w:t xml:space="preserve"> submission</w:t>
      </w:r>
      <w:bookmarkEnd w:id="2553"/>
      <w:bookmarkEnd w:id="2554"/>
    </w:p>
    <w:p w14:paraId="4BFC1031" w14:textId="65BC7EA0" w:rsidR="00142273" w:rsidRDefault="00142273" w:rsidP="00653497">
      <w:pPr>
        <w:rPr>
          <w:rFonts w:ascii="Arial" w:eastAsia="SimSun" w:hAnsi="Arial" w:cs="Arial"/>
        </w:rPr>
      </w:pPr>
      <w:r w:rsidRPr="00060513">
        <w:rPr>
          <w:rFonts w:ascii="Arial" w:eastAsia="SimSun" w:hAnsi="Arial" w:cs="Arial"/>
        </w:rPr>
        <w:t>The bidder shall clearly detail as part of the pre-qualification cum technical bid the strategy to provide various services as per this RFP. Bidder should also indicate what type of backend support would be provided by the vendor to provide a particular service through the skilled manpower/experts.</w:t>
      </w:r>
    </w:p>
    <w:p w14:paraId="0B52B05F" w14:textId="1B5CEED5" w:rsidR="00BD5A3B" w:rsidRDefault="00BD5A3B">
      <w:pPr>
        <w:rPr>
          <w:rFonts w:ascii="Arial" w:eastAsia="SimSun" w:hAnsi="Arial" w:cs="Arial"/>
        </w:rPr>
      </w:pPr>
      <w:r>
        <w:rPr>
          <w:rFonts w:ascii="Arial" w:eastAsia="SimSun" w:hAnsi="Arial" w:cs="Arial"/>
        </w:rPr>
        <w:br w:type="page"/>
      </w:r>
    </w:p>
    <w:p w14:paraId="5F6FD4A9" w14:textId="7852F7A1" w:rsidR="001036FF" w:rsidRPr="00060513" w:rsidRDefault="008757E3" w:rsidP="00691AA7">
      <w:pPr>
        <w:pStyle w:val="Heading2"/>
        <w:numPr>
          <w:ilvl w:val="0"/>
          <w:numId w:val="0"/>
        </w:numPr>
        <w:ind w:left="792"/>
      </w:pPr>
      <w:bookmarkStart w:id="2555" w:name="_Toc209093401"/>
      <w:bookmarkStart w:id="2556" w:name="_Toc209177649"/>
      <w:bookmarkStart w:id="2557" w:name="_Toc209184610"/>
      <w:bookmarkEnd w:id="2555"/>
      <w:bookmarkEnd w:id="2556"/>
      <w:r>
        <w:lastRenderedPageBreak/>
        <w:t>Annexure 4</w:t>
      </w:r>
      <w:r w:rsidR="001036FF">
        <w:t xml:space="preserve"> </w:t>
      </w:r>
      <w:r w:rsidR="00593885">
        <w:t>–</w:t>
      </w:r>
      <w:r w:rsidR="001036FF">
        <w:t xml:space="preserve"> </w:t>
      </w:r>
      <w:r w:rsidR="001036FF" w:rsidRPr="00060513">
        <w:t>C</w:t>
      </w:r>
      <w:r w:rsidR="00593885">
        <w:t>ommercial Bid Format</w:t>
      </w:r>
      <w:bookmarkEnd w:id="2557"/>
      <w:r w:rsidR="00AB4E26">
        <w:t xml:space="preserve"> </w:t>
      </w:r>
    </w:p>
    <w:p w14:paraId="51D04478" w14:textId="77777777" w:rsidR="001036FF" w:rsidRPr="00060513" w:rsidRDefault="001036FF" w:rsidP="001036FF">
      <w:pPr>
        <w:rPr>
          <w:rFonts w:ascii="Arial" w:hAnsi="Arial" w:cs="Arial"/>
        </w:rPr>
      </w:pPr>
      <w:bookmarkStart w:id="2558" w:name="_Toc90272454"/>
    </w:p>
    <w:tbl>
      <w:tblPr>
        <w:tblW w:w="5000" w:type="pct"/>
        <w:tblLook w:val="04A0" w:firstRow="1" w:lastRow="0" w:firstColumn="1" w:lastColumn="0" w:noHBand="0" w:noVBand="1"/>
      </w:tblPr>
      <w:tblGrid>
        <w:gridCol w:w="977"/>
        <w:gridCol w:w="2534"/>
        <w:gridCol w:w="3379"/>
        <w:gridCol w:w="2116"/>
      </w:tblGrid>
      <w:tr w:rsidR="001036FF" w:rsidRPr="00060513" w14:paraId="05AF099F" w14:textId="77777777" w:rsidTr="00AB4D68">
        <w:trPr>
          <w:trHeight w:val="615"/>
        </w:trPr>
        <w:tc>
          <w:tcPr>
            <w:tcW w:w="542" w:type="pct"/>
            <w:tcBorders>
              <w:top w:val="single" w:sz="8" w:space="0" w:color="auto"/>
              <w:left w:val="single" w:sz="8" w:space="0" w:color="auto"/>
              <w:bottom w:val="single" w:sz="8" w:space="0" w:color="auto"/>
              <w:right w:val="single" w:sz="8" w:space="0" w:color="auto"/>
            </w:tcBorders>
            <w:vAlign w:val="center"/>
            <w:hideMark/>
          </w:tcPr>
          <w:p w14:paraId="5475EB75" w14:textId="77777777" w:rsidR="001036FF" w:rsidRPr="00060513" w:rsidRDefault="001036FF" w:rsidP="00AB4D68">
            <w:pPr>
              <w:spacing w:after="0" w:line="240" w:lineRule="auto"/>
              <w:jc w:val="center"/>
              <w:rPr>
                <w:rFonts w:ascii="Arial" w:hAnsi="Arial" w:cs="Arial"/>
                <w:b/>
                <w:bCs/>
                <w:color w:val="000000"/>
                <w:lang w:val="en-IN" w:eastAsia="en-IN" w:bidi="ar-SA"/>
              </w:rPr>
            </w:pPr>
            <w:r w:rsidRPr="00060513">
              <w:rPr>
                <w:rFonts w:ascii="Arial" w:hAnsi="Arial" w:cs="Arial"/>
                <w:b/>
                <w:bCs/>
                <w:color w:val="000000"/>
                <w:lang w:eastAsia="en-IN" w:bidi="ar-SA"/>
              </w:rPr>
              <w:t>Sl. No.</w:t>
            </w:r>
          </w:p>
        </w:tc>
        <w:tc>
          <w:tcPr>
            <w:tcW w:w="1407" w:type="pct"/>
            <w:tcBorders>
              <w:top w:val="single" w:sz="8" w:space="0" w:color="auto"/>
              <w:left w:val="nil"/>
              <w:bottom w:val="single" w:sz="8" w:space="0" w:color="auto"/>
              <w:right w:val="single" w:sz="8" w:space="0" w:color="auto"/>
            </w:tcBorders>
            <w:vAlign w:val="center"/>
            <w:hideMark/>
          </w:tcPr>
          <w:p w14:paraId="4AD6C40A" w14:textId="77777777" w:rsidR="001036FF" w:rsidRPr="00060513" w:rsidRDefault="001036FF" w:rsidP="00AB4D68">
            <w:pPr>
              <w:spacing w:after="0" w:line="240" w:lineRule="auto"/>
              <w:jc w:val="center"/>
              <w:rPr>
                <w:rFonts w:ascii="Arial" w:hAnsi="Arial" w:cs="Arial"/>
                <w:b/>
                <w:bCs/>
                <w:color w:val="000000"/>
                <w:lang w:val="en-IN" w:eastAsia="en-IN" w:bidi="ar-SA"/>
              </w:rPr>
            </w:pPr>
            <w:r w:rsidRPr="00060513">
              <w:rPr>
                <w:rFonts w:ascii="Arial" w:hAnsi="Arial" w:cs="Arial"/>
                <w:b/>
                <w:bCs/>
                <w:color w:val="000000"/>
                <w:lang w:eastAsia="en-IN" w:bidi="ar-SA"/>
              </w:rPr>
              <w:t>Description</w:t>
            </w:r>
          </w:p>
        </w:tc>
        <w:tc>
          <w:tcPr>
            <w:tcW w:w="1876" w:type="pct"/>
            <w:tcBorders>
              <w:top w:val="single" w:sz="8" w:space="0" w:color="auto"/>
              <w:left w:val="nil"/>
              <w:bottom w:val="single" w:sz="8" w:space="0" w:color="auto"/>
              <w:right w:val="single" w:sz="8" w:space="0" w:color="auto"/>
            </w:tcBorders>
            <w:vAlign w:val="center"/>
            <w:hideMark/>
          </w:tcPr>
          <w:p w14:paraId="2C2B99FD" w14:textId="77777777" w:rsidR="001036FF" w:rsidRPr="00060513" w:rsidRDefault="001036FF" w:rsidP="00AB4D68">
            <w:pPr>
              <w:spacing w:after="0" w:line="240" w:lineRule="auto"/>
              <w:jc w:val="center"/>
              <w:rPr>
                <w:rFonts w:ascii="Arial" w:hAnsi="Arial" w:cs="Arial"/>
                <w:b/>
                <w:bCs/>
                <w:color w:val="000000"/>
                <w:lang w:val="en-IN" w:eastAsia="en-IN" w:bidi="ar-SA"/>
              </w:rPr>
            </w:pPr>
            <w:r w:rsidRPr="00060513">
              <w:rPr>
                <w:rFonts w:ascii="Arial" w:hAnsi="Arial" w:cs="Arial"/>
                <w:b/>
                <w:bCs/>
                <w:color w:val="000000"/>
                <w:lang w:eastAsia="en-IN" w:bidi="ar-SA"/>
              </w:rPr>
              <w:t>Amount (in INR)</w:t>
            </w:r>
          </w:p>
        </w:tc>
        <w:tc>
          <w:tcPr>
            <w:tcW w:w="1175" w:type="pct"/>
            <w:tcBorders>
              <w:top w:val="single" w:sz="8" w:space="0" w:color="auto"/>
              <w:left w:val="nil"/>
              <w:bottom w:val="single" w:sz="8" w:space="0" w:color="auto"/>
              <w:right w:val="single" w:sz="8" w:space="0" w:color="auto"/>
            </w:tcBorders>
            <w:vAlign w:val="center"/>
            <w:hideMark/>
          </w:tcPr>
          <w:p w14:paraId="1FBF3709" w14:textId="77777777" w:rsidR="001036FF" w:rsidRPr="00060513" w:rsidRDefault="001036FF" w:rsidP="00AB4D68">
            <w:pPr>
              <w:spacing w:after="0" w:line="240" w:lineRule="auto"/>
              <w:jc w:val="center"/>
              <w:rPr>
                <w:rFonts w:ascii="Arial" w:hAnsi="Arial" w:cs="Arial"/>
                <w:b/>
                <w:bCs/>
                <w:color w:val="000000"/>
                <w:lang w:val="en-IN" w:eastAsia="en-IN" w:bidi="ar-SA"/>
              </w:rPr>
            </w:pPr>
            <w:r w:rsidRPr="00060513">
              <w:rPr>
                <w:rFonts w:ascii="Arial" w:hAnsi="Arial" w:cs="Arial"/>
                <w:b/>
                <w:bCs/>
                <w:color w:val="000000"/>
                <w:lang w:eastAsia="en-IN" w:bidi="ar-SA"/>
              </w:rPr>
              <w:t>Remarks</w:t>
            </w:r>
          </w:p>
        </w:tc>
      </w:tr>
      <w:tr w:rsidR="001036FF" w:rsidRPr="00060513" w14:paraId="7EE4ED7D" w14:textId="77777777" w:rsidTr="00AB4D68">
        <w:trPr>
          <w:trHeight w:val="1311"/>
        </w:trPr>
        <w:tc>
          <w:tcPr>
            <w:tcW w:w="542" w:type="pct"/>
            <w:tcBorders>
              <w:top w:val="nil"/>
              <w:left w:val="single" w:sz="8" w:space="0" w:color="auto"/>
              <w:bottom w:val="single" w:sz="8" w:space="0" w:color="auto"/>
              <w:right w:val="single" w:sz="8" w:space="0" w:color="auto"/>
            </w:tcBorders>
            <w:vAlign w:val="center"/>
            <w:hideMark/>
          </w:tcPr>
          <w:p w14:paraId="2710D8D4" w14:textId="77777777" w:rsidR="001036FF" w:rsidRPr="001325FD" w:rsidRDefault="001036FF" w:rsidP="00AB4D68">
            <w:pPr>
              <w:spacing w:after="0" w:line="240" w:lineRule="auto"/>
              <w:jc w:val="right"/>
              <w:rPr>
                <w:rFonts w:ascii="Arial" w:hAnsi="Arial" w:cs="Arial"/>
                <w:color w:val="000000"/>
                <w:lang w:val="en-IN" w:eastAsia="en-IN" w:bidi="ar-SA"/>
              </w:rPr>
            </w:pPr>
            <w:r w:rsidRPr="001325FD">
              <w:rPr>
                <w:rFonts w:ascii="Arial" w:hAnsi="Arial" w:cs="Arial"/>
                <w:color w:val="000000"/>
                <w:lang w:eastAsia="en-IN" w:bidi="ar-SA"/>
              </w:rPr>
              <w:t>1</w:t>
            </w:r>
          </w:p>
        </w:tc>
        <w:tc>
          <w:tcPr>
            <w:tcW w:w="1407" w:type="pct"/>
            <w:tcBorders>
              <w:top w:val="nil"/>
              <w:left w:val="nil"/>
              <w:bottom w:val="single" w:sz="8" w:space="0" w:color="auto"/>
              <w:right w:val="single" w:sz="8" w:space="0" w:color="auto"/>
            </w:tcBorders>
            <w:vAlign w:val="center"/>
            <w:hideMark/>
          </w:tcPr>
          <w:p w14:paraId="4C5AFC1B" w14:textId="77777777" w:rsidR="001036FF" w:rsidRPr="00060513" w:rsidRDefault="001036FF" w:rsidP="00691AA7">
            <w:pPr>
              <w:spacing w:after="0" w:line="240" w:lineRule="auto"/>
              <w:jc w:val="both"/>
              <w:rPr>
                <w:rFonts w:ascii="Arial" w:hAnsi="Arial" w:cs="Arial"/>
                <w:b/>
                <w:bCs/>
                <w:color w:val="000000"/>
                <w:lang w:val="en-IN" w:eastAsia="en-IN" w:bidi="ar-SA"/>
              </w:rPr>
            </w:pPr>
            <w:r w:rsidRPr="00060513">
              <w:rPr>
                <w:rFonts w:ascii="Arial" w:hAnsi="Arial" w:cs="Arial"/>
                <w:b/>
                <w:bCs/>
                <w:color w:val="000000"/>
                <w:lang w:eastAsia="en-IN" w:bidi="ar-SA"/>
              </w:rPr>
              <w:t>Performance Bank Guarantee (PBG)</w:t>
            </w:r>
            <w:r w:rsidRPr="00060513">
              <w:rPr>
                <w:rFonts w:ascii="Arial" w:hAnsi="Arial" w:cs="Arial"/>
                <w:color w:val="000000"/>
                <w:lang w:eastAsia="en-IN" w:bidi="ar-SA"/>
              </w:rPr>
              <w:t xml:space="preserve"> to be kept with the Department of Stamps &amp; Registration, Karnataka</w:t>
            </w:r>
          </w:p>
        </w:tc>
        <w:tc>
          <w:tcPr>
            <w:tcW w:w="1876" w:type="pct"/>
            <w:tcBorders>
              <w:top w:val="nil"/>
              <w:left w:val="nil"/>
              <w:bottom w:val="single" w:sz="8" w:space="0" w:color="auto"/>
              <w:right w:val="single" w:sz="8" w:space="0" w:color="auto"/>
            </w:tcBorders>
            <w:vAlign w:val="center"/>
            <w:hideMark/>
          </w:tcPr>
          <w:p w14:paraId="59866F66" w14:textId="77777777" w:rsidR="001036FF" w:rsidRPr="001325FD" w:rsidRDefault="001036FF" w:rsidP="00AB4D68">
            <w:pPr>
              <w:spacing w:after="0" w:line="240" w:lineRule="auto"/>
              <w:rPr>
                <w:rFonts w:ascii="Arial" w:hAnsi="Arial" w:cs="Arial"/>
                <w:color w:val="000000"/>
                <w:lang w:val="en-IN" w:eastAsia="en-IN" w:bidi="ar-SA"/>
              </w:rPr>
            </w:pPr>
            <w:proofErr w:type="spellStart"/>
            <w:r>
              <w:rPr>
                <w:rFonts w:ascii="Arial" w:hAnsi="Arial" w:cs="Arial"/>
                <w:color w:val="000000"/>
                <w:lang w:eastAsia="en-IN" w:bidi="ar-SA"/>
              </w:rPr>
              <w:t>Rs</w:t>
            </w:r>
            <w:proofErr w:type="spellEnd"/>
            <w:r>
              <w:rPr>
                <w:rFonts w:ascii="Arial" w:hAnsi="Arial" w:cs="Arial"/>
                <w:color w:val="000000"/>
                <w:lang w:eastAsia="en-IN" w:bidi="ar-SA"/>
              </w:rPr>
              <w:t xml:space="preserve"> </w:t>
            </w:r>
            <w:r w:rsidRPr="001325FD">
              <w:rPr>
                <w:rFonts w:ascii="Arial" w:hAnsi="Arial" w:cs="Arial"/>
                <w:color w:val="000000"/>
                <w:lang w:eastAsia="en-IN" w:bidi="ar-SA"/>
              </w:rPr>
              <w:t>______________</w:t>
            </w:r>
          </w:p>
        </w:tc>
        <w:tc>
          <w:tcPr>
            <w:tcW w:w="1175" w:type="pct"/>
            <w:tcBorders>
              <w:top w:val="nil"/>
              <w:left w:val="nil"/>
              <w:bottom w:val="single" w:sz="8" w:space="0" w:color="auto"/>
              <w:right w:val="single" w:sz="8" w:space="0" w:color="auto"/>
            </w:tcBorders>
            <w:vAlign w:val="center"/>
            <w:hideMark/>
          </w:tcPr>
          <w:p w14:paraId="156C82DC" w14:textId="0B54A3E4" w:rsidR="001036FF" w:rsidRPr="00060513" w:rsidRDefault="001036FF" w:rsidP="00691AA7">
            <w:pPr>
              <w:spacing w:after="0" w:line="240" w:lineRule="auto"/>
              <w:jc w:val="both"/>
              <w:rPr>
                <w:rFonts w:ascii="Arial" w:hAnsi="Arial" w:cs="Arial"/>
                <w:color w:val="000000"/>
                <w:lang w:val="en-IN" w:eastAsia="en-IN" w:bidi="ar-SA"/>
              </w:rPr>
            </w:pPr>
            <w:r w:rsidRPr="00060513">
              <w:rPr>
                <w:rFonts w:ascii="Arial" w:hAnsi="Arial" w:cs="Arial"/>
                <w:color w:val="000000"/>
                <w:lang w:eastAsia="en-IN" w:bidi="ar-SA"/>
              </w:rPr>
              <w:t>Must be valid for the contract duration</w:t>
            </w:r>
            <w:r w:rsidR="00D17653">
              <w:rPr>
                <w:rFonts w:ascii="Arial" w:hAnsi="Arial" w:cs="Arial"/>
                <w:color w:val="000000"/>
                <w:lang w:eastAsia="en-IN" w:bidi="ar-SA"/>
              </w:rPr>
              <w:t xml:space="preserve"> plus 3-months</w:t>
            </w:r>
            <w:r w:rsidRPr="00060513">
              <w:rPr>
                <w:rFonts w:ascii="Arial" w:hAnsi="Arial" w:cs="Arial"/>
                <w:color w:val="000000"/>
                <w:lang w:eastAsia="en-IN" w:bidi="ar-SA"/>
              </w:rPr>
              <w:t xml:space="preserve"> and renewable</w:t>
            </w:r>
          </w:p>
        </w:tc>
      </w:tr>
    </w:tbl>
    <w:p w14:paraId="2F77BDC3" w14:textId="77777777" w:rsidR="001036FF" w:rsidRPr="001325FD" w:rsidRDefault="001036FF" w:rsidP="001036FF">
      <w:pPr>
        <w:rPr>
          <w:rFonts w:ascii="Arial" w:hAnsi="Arial" w:cs="Arial"/>
        </w:rPr>
      </w:pPr>
    </w:p>
    <w:p w14:paraId="1FB7A44E" w14:textId="77777777" w:rsidR="001036FF" w:rsidRPr="00060513" w:rsidRDefault="001036FF" w:rsidP="001036FF">
      <w:pPr>
        <w:pStyle w:val="NormalWeb"/>
        <w:rPr>
          <w:rFonts w:ascii="Arial" w:hAnsi="Arial" w:cs="Arial"/>
          <w:sz w:val="22"/>
          <w:szCs w:val="22"/>
        </w:rPr>
      </w:pPr>
      <w:r w:rsidRPr="001325FD">
        <w:rPr>
          <w:rStyle w:val="Strong"/>
          <w:rFonts w:ascii="Arial" w:hAnsi="Arial" w:cs="Arial"/>
          <w:sz w:val="22"/>
          <w:szCs w:val="22"/>
        </w:rPr>
        <w:t>Note</w:t>
      </w:r>
      <w:r w:rsidRPr="00060513">
        <w:rPr>
          <w:rFonts w:ascii="Arial" w:hAnsi="Arial" w:cs="Arial"/>
          <w:sz w:val="22"/>
          <w:szCs w:val="22"/>
        </w:rPr>
        <w:t xml:space="preserve">: The bidder offering the </w:t>
      </w:r>
      <w:r w:rsidRPr="00060513">
        <w:rPr>
          <w:rStyle w:val="Strong"/>
          <w:rFonts w:ascii="Arial" w:hAnsi="Arial" w:cs="Arial"/>
          <w:sz w:val="22"/>
          <w:szCs w:val="22"/>
        </w:rPr>
        <w:t>Highest PBG Amount</w:t>
      </w:r>
      <w:r w:rsidRPr="00060513">
        <w:rPr>
          <w:rFonts w:ascii="Arial" w:hAnsi="Arial" w:cs="Arial"/>
          <w:sz w:val="22"/>
          <w:szCs w:val="22"/>
        </w:rPr>
        <w:t xml:space="preserve"> shall be selected as the successful bidder.</w:t>
      </w:r>
    </w:p>
    <w:p w14:paraId="6326FC3B" w14:textId="77777777" w:rsidR="001036FF" w:rsidRPr="00060513" w:rsidRDefault="001036FF" w:rsidP="001036FF">
      <w:pPr>
        <w:rPr>
          <w:rFonts w:ascii="Arial" w:hAnsi="Arial" w:cs="Arial"/>
        </w:rPr>
      </w:pPr>
    </w:p>
    <w:p w14:paraId="69A7509A" w14:textId="77777777" w:rsidR="001036FF" w:rsidRPr="00691AA7" w:rsidRDefault="001036FF" w:rsidP="00691AA7">
      <w:pPr>
        <w:rPr>
          <w:rStyle w:val="Strong"/>
          <w:rFonts w:ascii="Arial" w:hAnsi="Arial" w:cs="Arial"/>
          <w:bCs w:val="0"/>
          <w:iCs/>
        </w:rPr>
      </w:pPr>
      <w:r w:rsidRPr="00691AA7">
        <w:rPr>
          <w:rStyle w:val="Strong"/>
          <w:rFonts w:ascii="Arial" w:hAnsi="Arial" w:cs="Arial"/>
        </w:rPr>
        <w:t>Declaration by the Bidder</w:t>
      </w:r>
    </w:p>
    <w:p w14:paraId="273D0D2B" w14:textId="11A8B69F" w:rsidR="005353D3" w:rsidDel="005353D3" w:rsidRDefault="001036FF" w:rsidP="001036FF">
      <w:pPr>
        <w:pStyle w:val="NormalWeb"/>
        <w:rPr>
          <w:del w:id="2559" w:author="Administrator" w:date="2025-11-18T15:31:00Z"/>
          <w:rFonts w:ascii="Arial" w:hAnsi="Arial" w:cs="Arial"/>
          <w:sz w:val="22"/>
          <w:szCs w:val="22"/>
        </w:rPr>
      </w:pPr>
      <w:r w:rsidRPr="00060513">
        <w:rPr>
          <w:rFonts w:ascii="Arial" w:hAnsi="Arial" w:cs="Arial"/>
          <w:sz w:val="22"/>
          <w:szCs w:val="22"/>
        </w:rPr>
        <w:t xml:space="preserve">We hereby submit the Commercial Bid in accordance with the terms and conditions of the RFP. We agree that our bid shall be evaluated solely based on the </w:t>
      </w:r>
      <w:r w:rsidRPr="00060513">
        <w:rPr>
          <w:rStyle w:val="Strong"/>
          <w:rFonts w:ascii="Arial" w:hAnsi="Arial" w:cs="Arial"/>
          <w:sz w:val="22"/>
          <w:szCs w:val="22"/>
        </w:rPr>
        <w:t>Performance Bank Guarantee (PBG)</w:t>
      </w:r>
      <w:r w:rsidRPr="00060513">
        <w:rPr>
          <w:rFonts w:ascii="Arial" w:hAnsi="Arial" w:cs="Arial"/>
          <w:sz w:val="22"/>
          <w:szCs w:val="22"/>
        </w:rPr>
        <w:t xml:space="preserve"> amount offered above. We undertake to provide the PBG in the specified format within the stipulated time upon selection.</w:t>
      </w:r>
    </w:p>
    <w:p w14:paraId="3BA157B0" w14:textId="661E609C" w:rsidR="005353D3" w:rsidRDefault="005353D3" w:rsidP="00691AA7">
      <w:pPr>
        <w:pStyle w:val="NormalWeb"/>
        <w:jc w:val="both"/>
        <w:rPr>
          <w:ins w:id="2560" w:author="Administrator" w:date="2025-11-18T15:31:00Z"/>
          <w:rFonts w:ascii="Arial" w:hAnsi="Arial" w:cs="Arial"/>
          <w:sz w:val="22"/>
          <w:szCs w:val="22"/>
        </w:rPr>
      </w:pPr>
    </w:p>
    <w:p w14:paraId="366D2706" w14:textId="77777777" w:rsidR="005353D3" w:rsidRPr="00060513" w:rsidRDefault="005353D3" w:rsidP="00691AA7">
      <w:pPr>
        <w:pStyle w:val="NormalWeb"/>
        <w:jc w:val="both"/>
        <w:rPr>
          <w:ins w:id="2561" w:author="Administrator" w:date="2025-11-18T15:31:00Z"/>
          <w:rFonts w:ascii="Arial" w:hAnsi="Arial" w:cs="Arial"/>
          <w:sz w:val="22"/>
          <w:szCs w:val="22"/>
        </w:rPr>
      </w:pPr>
    </w:p>
    <w:p w14:paraId="7A910E9F" w14:textId="77777777" w:rsidR="001036FF" w:rsidRPr="00060513" w:rsidRDefault="001036FF" w:rsidP="001036FF">
      <w:pPr>
        <w:pStyle w:val="NormalWeb"/>
        <w:rPr>
          <w:rFonts w:ascii="Arial" w:hAnsi="Arial" w:cs="Arial"/>
          <w:sz w:val="22"/>
          <w:szCs w:val="22"/>
        </w:rPr>
      </w:pPr>
      <w:r w:rsidRPr="00060513">
        <w:rPr>
          <w:rStyle w:val="Strong"/>
          <w:rFonts w:ascii="Arial" w:hAnsi="Arial" w:cs="Arial"/>
          <w:sz w:val="22"/>
          <w:szCs w:val="22"/>
        </w:rPr>
        <w:t>Authorized Signatory</w:t>
      </w:r>
      <w:r w:rsidRPr="00060513">
        <w:rPr>
          <w:rFonts w:ascii="Arial" w:hAnsi="Arial" w:cs="Arial"/>
          <w:sz w:val="22"/>
          <w:szCs w:val="22"/>
        </w:rPr>
        <w:t>: _________________________</w:t>
      </w:r>
      <w:r w:rsidRPr="00060513">
        <w:rPr>
          <w:rFonts w:ascii="Arial" w:hAnsi="Arial" w:cs="Arial"/>
          <w:sz w:val="22"/>
          <w:szCs w:val="22"/>
        </w:rPr>
        <w:br/>
      </w:r>
      <w:r w:rsidRPr="00060513">
        <w:rPr>
          <w:rStyle w:val="Strong"/>
          <w:rFonts w:ascii="Arial" w:hAnsi="Arial" w:cs="Arial"/>
          <w:sz w:val="22"/>
          <w:szCs w:val="22"/>
        </w:rPr>
        <w:t>Name</w:t>
      </w:r>
      <w:r w:rsidRPr="00060513">
        <w:rPr>
          <w:rFonts w:ascii="Arial" w:hAnsi="Arial" w:cs="Arial"/>
          <w:sz w:val="22"/>
          <w:szCs w:val="22"/>
        </w:rPr>
        <w:t>: _________________________</w:t>
      </w:r>
      <w:r w:rsidRPr="00060513">
        <w:rPr>
          <w:rFonts w:ascii="Arial" w:hAnsi="Arial" w:cs="Arial"/>
          <w:sz w:val="22"/>
          <w:szCs w:val="22"/>
        </w:rPr>
        <w:br/>
      </w:r>
      <w:r w:rsidRPr="00060513">
        <w:rPr>
          <w:rStyle w:val="Strong"/>
          <w:rFonts w:ascii="Arial" w:hAnsi="Arial" w:cs="Arial"/>
          <w:sz w:val="22"/>
          <w:szCs w:val="22"/>
        </w:rPr>
        <w:t>Designation</w:t>
      </w:r>
      <w:r w:rsidRPr="00060513">
        <w:rPr>
          <w:rFonts w:ascii="Arial" w:hAnsi="Arial" w:cs="Arial"/>
          <w:sz w:val="22"/>
          <w:szCs w:val="22"/>
        </w:rPr>
        <w:t>: _________________________</w:t>
      </w:r>
      <w:r w:rsidRPr="00060513">
        <w:rPr>
          <w:rFonts w:ascii="Arial" w:hAnsi="Arial" w:cs="Arial"/>
          <w:sz w:val="22"/>
          <w:szCs w:val="22"/>
        </w:rPr>
        <w:br/>
      </w:r>
      <w:r w:rsidRPr="00060513">
        <w:rPr>
          <w:rStyle w:val="Strong"/>
          <w:rFonts w:ascii="Arial" w:hAnsi="Arial" w:cs="Arial"/>
          <w:sz w:val="22"/>
          <w:szCs w:val="22"/>
        </w:rPr>
        <w:t>Seal of Bidder</w:t>
      </w:r>
      <w:proofErr w:type="gramStart"/>
      <w:r w:rsidRPr="00060513">
        <w:rPr>
          <w:rFonts w:ascii="Arial" w:hAnsi="Arial" w:cs="Arial"/>
          <w:sz w:val="22"/>
          <w:szCs w:val="22"/>
        </w:rPr>
        <w:t>:</w:t>
      </w:r>
      <w:proofErr w:type="gramEnd"/>
      <w:r w:rsidRPr="00060513">
        <w:rPr>
          <w:rFonts w:ascii="Arial" w:hAnsi="Arial" w:cs="Arial"/>
          <w:sz w:val="22"/>
          <w:szCs w:val="22"/>
        </w:rPr>
        <w:br/>
      </w:r>
      <w:r w:rsidRPr="00060513">
        <w:rPr>
          <w:rStyle w:val="Strong"/>
          <w:rFonts w:ascii="Arial" w:hAnsi="Arial" w:cs="Arial"/>
          <w:sz w:val="22"/>
          <w:szCs w:val="22"/>
        </w:rPr>
        <w:t>Date</w:t>
      </w:r>
      <w:r w:rsidRPr="00060513">
        <w:rPr>
          <w:rFonts w:ascii="Arial" w:hAnsi="Arial" w:cs="Arial"/>
          <w:sz w:val="22"/>
          <w:szCs w:val="22"/>
        </w:rPr>
        <w:t>: _________________________</w:t>
      </w:r>
    </w:p>
    <w:p w14:paraId="29EAF248" w14:textId="71525799" w:rsidR="001036FF" w:rsidRDefault="001036FF" w:rsidP="001036FF">
      <w:pPr>
        <w:rPr>
          <w:rFonts w:ascii="Arial" w:hAnsi="Arial" w:cs="Arial"/>
        </w:rPr>
      </w:pPr>
    </w:p>
    <w:p w14:paraId="7EF78795" w14:textId="02FACA3F" w:rsidR="00BD5A3B" w:rsidRDefault="00BD5A3B">
      <w:pPr>
        <w:rPr>
          <w:rFonts w:ascii="Arial" w:hAnsi="Arial" w:cs="Arial"/>
        </w:rPr>
      </w:pPr>
      <w:r>
        <w:rPr>
          <w:rFonts w:ascii="Arial" w:hAnsi="Arial" w:cs="Arial"/>
        </w:rPr>
        <w:br w:type="page"/>
      </w:r>
    </w:p>
    <w:p w14:paraId="6A2D82C3" w14:textId="77777777" w:rsidR="00BD5A3B" w:rsidRPr="00060513" w:rsidRDefault="00BD5A3B" w:rsidP="001036FF">
      <w:pPr>
        <w:rPr>
          <w:rFonts w:ascii="Arial" w:hAnsi="Arial" w:cs="Arial"/>
        </w:rPr>
      </w:pPr>
    </w:p>
    <w:p w14:paraId="73082359" w14:textId="503680FB" w:rsidR="00BD5A3B" w:rsidRDefault="00D7147A" w:rsidP="00691AA7">
      <w:pPr>
        <w:pStyle w:val="Heading2"/>
        <w:numPr>
          <w:ilvl w:val="0"/>
          <w:numId w:val="0"/>
        </w:numPr>
        <w:ind w:left="792"/>
        <w:rPr>
          <w:color w:val="000000"/>
        </w:rPr>
      </w:pPr>
      <w:bookmarkStart w:id="2562" w:name="_Toc209093403"/>
      <w:bookmarkStart w:id="2563" w:name="_Toc209177651"/>
      <w:bookmarkStart w:id="2564" w:name="_Toc209093404"/>
      <w:bookmarkStart w:id="2565" w:name="_Toc209177652"/>
      <w:bookmarkStart w:id="2566" w:name="_Toc209093405"/>
      <w:bookmarkStart w:id="2567" w:name="_Toc209177653"/>
      <w:bookmarkStart w:id="2568" w:name="_Toc209093406"/>
      <w:bookmarkStart w:id="2569" w:name="_Toc209177654"/>
      <w:bookmarkStart w:id="2570" w:name="_Toc209184611"/>
      <w:bookmarkEnd w:id="2558"/>
      <w:bookmarkEnd w:id="2562"/>
      <w:bookmarkEnd w:id="2563"/>
      <w:bookmarkEnd w:id="2564"/>
      <w:bookmarkEnd w:id="2565"/>
      <w:bookmarkEnd w:id="2566"/>
      <w:bookmarkEnd w:id="2567"/>
      <w:bookmarkEnd w:id="2568"/>
      <w:bookmarkEnd w:id="2569"/>
      <w:r w:rsidRPr="00060513">
        <w:t>A</w:t>
      </w:r>
      <w:r w:rsidR="00593885">
        <w:t>nnexure</w:t>
      </w:r>
      <w:r>
        <w:t xml:space="preserve"> 5 - Performance Bank Guarantee</w:t>
      </w:r>
      <w:bookmarkEnd w:id="2570"/>
    </w:p>
    <w:p w14:paraId="3F533D66" w14:textId="77777777" w:rsidR="00BD5A3B" w:rsidRDefault="00BD5A3B" w:rsidP="00691AA7"/>
    <w:p w14:paraId="3FB4CDBF" w14:textId="3F97D856" w:rsidR="00BD5A3B" w:rsidRPr="00691AA7" w:rsidRDefault="00BD5A3B" w:rsidP="00691AA7">
      <w:pPr>
        <w:rPr>
          <w:rFonts w:ascii="Arial" w:hAnsi="Arial" w:cs="Arial"/>
        </w:rPr>
      </w:pPr>
      <w:r w:rsidRPr="00691AA7">
        <w:rPr>
          <w:rFonts w:ascii="Arial" w:hAnsi="Arial" w:cs="Arial"/>
        </w:rPr>
        <w:t xml:space="preserve">Ref. No. </w:t>
      </w:r>
      <w:r w:rsidRPr="00691AA7">
        <w:rPr>
          <w:rFonts w:ascii="Arial" w:hAnsi="Arial" w:cs="Arial"/>
        </w:rPr>
        <w:tab/>
      </w:r>
      <w:r w:rsidRPr="00691AA7">
        <w:rPr>
          <w:rFonts w:ascii="Arial" w:hAnsi="Arial" w:cs="Arial"/>
        </w:rPr>
        <w:tab/>
      </w:r>
      <w:r w:rsidRPr="00691AA7">
        <w:rPr>
          <w:rFonts w:ascii="Arial" w:hAnsi="Arial" w:cs="Arial"/>
        </w:rPr>
        <w:tab/>
      </w:r>
      <w:r w:rsidRPr="00691AA7">
        <w:rPr>
          <w:rFonts w:ascii="Arial" w:hAnsi="Arial" w:cs="Arial"/>
        </w:rPr>
        <w:tab/>
      </w:r>
      <w:r w:rsidRPr="00691AA7">
        <w:rPr>
          <w:rFonts w:ascii="Arial" w:hAnsi="Arial" w:cs="Arial"/>
        </w:rPr>
        <w:tab/>
      </w:r>
      <w:r w:rsidRPr="00691AA7">
        <w:rPr>
          <w:rFonts w:ascii="Arial" w:hAnsi="Arial" w:cs="Arial"/>
        </w:rPr>
        <w:tab/>
      </w:r>
      <w:r w:rsidRPr="00691AA7">
        <w:rPr>
          <w:rFonts w:ascii="Arial" w:hAnsi="Arial" w:cs="Arial"/>
        </w:rPr>
        <w:tab/>
      </w:r>
      <w:r w:rsidRPr="00691AA7">
        <w:rPr>
          <w:rFonts w:ascii="Arial" w:hAnsi="Arial" w:cs="Arial"/>
        </w:rPr>
        <w:tab/>
        <w:t>Bank Guarantee No</w:t>
      </w:r>
    </w:p>
    <w:p w14:paraId="1645E93D" w14:textId="77777777" w:rsidR="00BD5A3B" w:rsidRPr="0042309A" w:rsidRDefault="00BD5A3B" w:rsidP="00BD5A3B">
      <w:pPr>
        <w:autoSpaceDE w:val="0"/>
        <w:autoSpaceDN w:val="0"/>
        <w:adjustRightInd w:val="0"/>
        <w:spacing w:after="0" w:line="240" w:lineRule="auto"/>
        <w:ind w:left="5760" w:firstLine="720"/>
        <w:rPr>
          <w:rFonts w:ascii="Arial" w:hAnsi="Arial" w:cs="Arial"/>
          <w:color w:val="000000"/>
        </w:rPr>
      </w:pPr>
      <w:r w:rsidRPr="0042309A">
        <w:rPr>
          <w:rFonts w:ascii="Arial" w:hAnsi="Arial" w:cs="Arial"/>
          <w:color w:val="000000"/>
        </w:rPr>
        <w:t>Dated</w:t>
      </w:r>
    </w:p>
    <w:p w14:paraId="13117C44" w14:textId="77777777" w:rsidR="00BD5A3B" w:rsidRDefault="00BD5A3B" w:rsidP="00BD5A3B">
      <w:pPr>
        <w:autoSpaceDE w:val="0"/>
        <w:autoSpaceDN w:val="0"/>
        <w:adjustRightInd w:val="0"/>
        <w:spacing w:after="0" w:line="240" w:lineRule="auto"/>
        <w:rPr>
          <w:rFonts w:ascii="Arial" w:hAnsi="Arial" w:cs="Arial"/>
          <w:color w:val="000000"/>
        </w:rPr>
      </w:pPr>
    </w:p>
    <w:p w14:paraId="20D8EB89" w14:textId="77777777" w:rsidR="00BD5A3B" w:rsidRDefault="00BD5A3B" w:rsidP="00BD5A3B">
      <w:pPr>
        <w:autoSpaceDE w:val="0"/>
        <w:autoSpaceDN w:val="0"/>
        <w:adjustRightInd w:val="0"/>
        <w:spacing w:after="0" w:line="240" w:lineRule="auto"/>
        <w:rPr>
          <w:rFonts w:ascii="Arial" w:hAnsi="Arial" w:cs="Arial"/>
          <w:color w:val="000000"/>
        </w:rPr>
      </w:pPr>
    </w:p>
    <w:p w14:paraId="3CD0AE67"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To,</w:t>
      </w:r>
    </w:p>
    <w:p w14:paraId="2CBF71C5"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Inspector General of Registration</w:t>
      </w:r>
    </w:p>
    <w:p w14:paraId="477C6FED"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&amp; Commissioner of Stamps</w:t>
      </w:r>
    </w:p>
    <w:p w14:paraId="0BDEBD61" w14:textId="77777777" w:rsidR="00BD5A3B"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 xml:space="preserve">8th Floor, </w:t>
      </w:r>
      <w:proofErr w:type="spellStart"/>
      <w:r w:rsidRPr="0042309A">
        <w:rPr>
          <w:rFonts w:ascii="Arial" w:hAnsi="Arial" w:cs="Arial"/>
          <w:color w:val="000000"/>
        </w:rPr>
        <w:t>Kandaya</w:t>
      </w:r>
      <w:proofErr w:type="spellEnd"/>
      <w:r w:rsidRPr="0042309A">
        <w:rPr>
          <w:rFonts w:ascii="Arial" w:hAnsi="Arial" w:cs="Arial"/>
          <w:color w:val="000000"/>
        </w:rPr>
        <w:t xml:space="preserve"> </w:t>
      </w:r>
      <w:proofErr w:type="spellStart"/>
      <w:r w:rsidRPr="0042309A">
        <w:rPr>
          <w:rFonts w:ascii="Arial" w:hAnsi="Arial" w:cs="Arial"/>
          <w:color w:val="000000"/>
        </w:rPr>
        <w:t>Bhavan</w:t>
      </w:r>
      <w:proofErr w:type="spellEnd"/>
      <w:r w:rsidRPr="0042309A">
        <w:rPr>
          <w:rFonts w:ascii="Arial" w:hAnsi="Arial" w:cs="Arial"/>
          <w:color w:val="000000"/>
        </w:rPr>
        <w:t>, K G Road, Bangalore – 560 009</w:t>
      </w:r>
    </w:p>
    <w:p w14:paraId="7B13E363" w14:textId="77777777" w:rsidR="00BD5A3B" w:rsidRDefault="00BD5A3B" w:rsidP="00BD5A3B">
      <w:pPr>
        <w:autoSpaceDE w:val="0"/>
        <w:autoSpaceDN w:val="0"/>
        <w:adjustRightInd w:val="0"/>
        <w:spacing w:after="0" w:line="240" w:lineRule="auto"/>
        <w:rPr>
          <w:rFonts w:ascii="Arial" w:hAnsi="Arial" w:cs="Arial"/>
          <w:color w:val="000000"/>
        </w:rPr>
      </w:pPr>
    </w:p>
    <w:p w14:paraId="45075329" w14:textId="77777777" w:rsidR="00BD5A3B" w:rsidRDefault="00BD5A3B" w:rsidP="00BD5A3B">
      <w:pPr>
        <w:autoSpaceDE w:val="0"/>
        <w:autoSpaceDN w:val="0"/>
        <w:adjustRightInd w:val="0"/>
        <w:spacing w:after="0" w:line="240" w:lineRule="auto"/>
        <w:rPr>
          <w:rFonts w:ascii="Arial" w:hAnsi="Arial" w:cs="Arial"/>
          <w:color w:val="000000"/>
        </w:rPr>
      </w:pPr>
    </w:p>
    <w:p w14:paraId="450E3206" w14:textId="77777777" w:rsidR="00BD5A3B" w:rsidRPr="0042309A" w:rsidRDefault="00BD5A3B" w:rsidP="00BD5A3B">
      <w:pPr>
        <w:autoSpaceDE w:val="0"/>
        <w:autoSpaceDN w:val="0"/>
        <w:adjustRightInd w:val="0"/>
        <w:spacing w:after="0" w:line="240" w:lineRule="auto"/>
        <w:rPr>
          <w:rFonts w:ascii="Arial" w:hAnsi="Arial" w:cs="Arial"/>
          <w:color w:val="000000"/>
        </w:rPr>
      </w:pPr>
    </w:p>
    <w:p w14:paraId="55772546" w14:textId="626236C3"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 xml:space="preserve">1. Against contract vide Advance Acceptance of </w:t>
      </w:r>
      <w:r w:rsidR="005E2486">
        <w:rPr>
          <w:rFonts w:ascii="Arial" w:hAnsi="Arial" w:cs="Arial"/>
          <w:color w:val="000000"/>
        </w:rPr>
        <w:t>the Tender covering “Tender for Provide I.T Manpower to DS&amp;R</w:t>
      </w:r>
      <w:r w:rsidRPr="0042309A">
        <w:rPr>
          <w:rFonts w:ascii="Arial" w:hAnsi="Arial" w:cs="Arial"/>
          <w:color w:val="000000"/>
        </w:rPr>
        <w:t>” (hereinafter called the said 'contract') entered into between the</w:t>
      </w:r>
      <w:r w:rsidR="00A07A4B">
        <w:rPr>
          <w:rFonts w:ascii="Arial" w:hAnsi="Arial" w:cs="Arial"/>
          <w:color w:val="000000"/>
        </w:rPr>
        <w:t xml:space="preserve"> </w:t>
      </w:r>
      <w:r w:rsidRPr="0042309A">
        <w:rPr>
          <w:rFonts w:ascii="Arial" w:hAnsi="Arial" w:cs="Arial"/>
          <w:color w:val="000000"/>
        </w:rPr>
        <w:t>Department of Stamps and Registration, Government of Karnataka, (hereinafter called the Purchaser)</w:t>
      </w:r>
      <w:r w:rsidR="00A07A4B">
        <w:rPr>
          <w:rFonts w:ascii="Arial" w:hAnsi="Arial" w:cs="Arial"/>
          <w:color w:val="000000"/>
        </w:rPr>
        <w:t xml:space="preserve"> </w:t>
      </w:r>
      <w:r w:rsidRPr="0042309A">
        <w:rPr>
          <w:rFonts w:ascii="Arial" w:hAnsi="Arial" w:cs="Arial"/>
          <w:color w:val="000000"/>
        </w:rPr>
        <w:t>and _________________ (hereinafter called the Bidder) this is to certify that at the request of the Bidder we</w:t>
      </w:r>
      <w:r w:rsidR="00A07A4B">
        <w:rPr>
          <w:rFonts w:ascii="Arial" w:hAnsi="Arial" w:cs="Arial"/>
          <w:color w:val="000000"/>
        </w:rPr>
        <w:t xml:space="preserve"> </w:t>
      </w:r>
      <w:r w:rsidRPr="0042309A">
        <w:rPr>
          <w:rFonts w:ascii="Arial" w:hAnsi="Arial" w:cs="Arial"/>
          <w:color w:val="000000"/>
        </w:rPr>
        <w:t xml:space="preserve">_____________ Bank Ltd., are holding in trust in </w:t>
      </w:r>
      <w:r w:rsidR="00277670" w:rsidRPr="0042309A">
        <w:rPr>
          <w:rFonts w:ascii="Arial" w:hAnsi="Arial" w:cs="Arial"/>
          <w:color w:val="000000"/>
        </w:rPr>
        <w:t>favor</w:t>
      </w:r>
      <w:r w:rsidRPr="0042309A">
        <w:rPr>
          <w:rFonts w:ascii="Arial" w:hAnsi="Arial" w:cs="Arial"/>
          <w:color w:val="000000"/>
        </w:rPr>
        <w:t xml:space="preserve"> of the Purchaser, the amount of</w:t>
      </w:r>
      <w:r w:rsidR="00A07A4B">
        <w:rPr>
          <w:rFonts w:ascii="Arial" w:hAnsi="Arial" w:cs="Arial"/>
          <w:color w:val="000000"/>
        </w:rPr>
        <w:t xml:space="preserve"> </w:t>
      </w:r>
      <w:r w:rsidRPr="0042309A">
        <w:rPr>
          <w:rFonts w:ascii="Arial" w:hAnsi="Arial" w:cs="Arial"/>
          <w:color w:val="000000"/>
        </w:rPr>
        <w:t>___________________________ (write the sum here in words) to indemnify and keep indemnified the Purchaser</w:t>
      </w:r>
      <w:r w:rsidR="00A07A4B">
        <w:rPr>
          <w:rFonts w:ascii="Arial" w:hAnsi="Arial" w:cs="Arial"/>
          <w:color w:val="000000"/>
        </w:rPr>
        <w:t xml:space="preserve"> </w:t>
      </w:r>
      <w:r w:rsidRPr="0042309A">
        <w:rPr>
          <w:rFonts w:ascii="Arial" w:hAnsi="Arial" w:cs="Arial"/>
          <w:color w:val="000000"/>
        </w:rPr>
        <w:t>against any loss or damage that may be caused to or suffered by the Purchaser by reason of any breach by</w:t>
      </w:r>
      <w:r w:rsidR="00A07A4B">
        <w:rPr>
          <w:rFonts w:ascii="Arial" w:hAnsi="Arial" w:cs="Arial"/>
          <w:color w:val="000000"/>
        </w:rPr>
        <w:t xml:space="preserve"> </w:t>
      </w:r>
      <w:r w:rsidRPr="0042309A">
        <w:rPr>
          <w:rFonts w:ascii="Arial" w:hAnsi="Arial" w:cs="Arial"/>
          <w:color w:val="000000"/>
        </w:rPr>
        <w:t>the Bidder of any of the terms and conditions of the said contract and/or in the performance thereof. We</w:t>
      </w:r>
      <w:r w:rsidR="00A07A4B">
        <w:rPr>
          <w:rFonts w:ascii="Arial" w:hAnsi="Arial" w:cs="Arial"/>
          <w:color w:val="000000"/>
        </w:rPr>
        <w:t xml:space="preserve"> </w:t>
      </w:r>
      <w:r w:rsidRPr="0042309A">
        <w:rPr>
          <w:rFonts w:ascii="Arial" w:hAnsi="Arial" w:cs="Arial"/>
          <w:color w:val="000000"/>
        </w:rPr>
        <w:t>agree that the decision of the Purchaser, whether any breach of any of the terms and conditions of the</w:t>
      </w:r>
      <w:r w:rsidR="00A07A4B">
        <w:rPr>
          <w:rFonts w:ascii="Arial" w:hAnsi="Arial" w:cs="Arial"/>
          <w:color w:val="000000"/>
        </w:rPr>
        <w:t xml:space="preserve"> </w:t>
      </w:r>
      <w:r w:rsidRPr="0042309A">
        <w:rPr>
          <w:rFonts w:ascii="Arial" w:hAnsi="Arial" w:cs="Arial"/>
          <w:color w:val="000000"/>
        </w:rPr>
        <w:t>said contract and/or in the performance thereof has been committed by the Bidder and the amount of</w:t>
      </w:r>
      <w:r w:rsidR="00A07A4B">
        <w:rPr>
          <w:rFonts w:ascii="Arial" w:hAnsi="Arial" w:cs="Arial"/>
          <w:color w:val="000000"/>
        </w:rPr>
        <w:t xml:space="preserve"> </w:t>
      </w:r>
      <w:r w:rsidRPr="0042309A">
        <w:rPr>
          <w:rFonts w:ascii="Arial" w:hAnsi="Arial" w:cs="Arial"/>
          <w:color w:val="000000"/>
        </w:rPr>
        <w:t>loss or damage that has been caused or suffered by the Purchaser shall be final and binding on us and the</w:t>
      </w:r>
      <w:r w:rsidR="00A07A4B">
        <w:rPr>
          <w:rFonts w:ascii="Arial" w:hAnsi="Arial" w:cs="Arial"/>
          <w:color w:val="000000"/>
        </w:rPr>
        <w:t xml:space="preserve"> </w:t>
      </w:r>
      <w:r w:rsidRPr="0042309A">
        <w:rPr>
          <w:rFonts w:ascii="Arial" w:hAnsi="Arial" w:cs="Arial"/>
          <w:color w:val="000000"/>
        </w:rPr>
        <w:t>amount of the said loss or damage shall be paid by us forthwith on demand and without demur to the</w:t>
      </w:r>
      <w:r w:rsidR="00E87467">
        <w:rPr>
          <w:rFonts w:ascii="Arial" w:hAnsi="Arial" w:cs="Arial"/>
          <w:color w:val="000000"/>
        </w:rPr>
        <w:t xml:space="preserve"> </w:t>
      </w:r>
      <w:r w:rsidRPr="0042309A">
        <w:rPr>
          <w:rFonts w:ascii="Arial" w:hAnsi="Arial" w:cs="Arial"/>
          <w:color w:val="000000"/>
        </w:rPr>
        <w:t>Purchaser.</w:t>
      </w:r>
    </w:p>
    <w:p w14:paraId="56DDD288" w14:textId="77777777" w:rsidR="00BD5A3B" w:rsidRDefault="00BD5A3B" w:rsidP="00691AA7">
      <w:pPr>
        <w:autoSpaceDE w:val="0"/>
        <w:autoSpaceDN w:val="0"/>
        <w:adjustRightInd w:val="0"/>
        <w:spacing w:after="0" w:line="240" w:lineRule="auto"/>
        <w:jc w:val="both"/>
        <w:rPr>
          <w:rFonts w:ascii="Arial" w:hAnsi="Arial" w:cs="Arial"/>
          <w:color w:val="000000"/>
        </w:rPr>
      </w:pPr>
    </w:p>
    <w:p w14:paraId="16E29F06"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3FC76759" w14:textId="1AAB684A"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2. We __________________________________ Bank Ltd, further agree that the guarantee herein contained shall</w:t>
      </w:r>
      <w:r w:rsidR="00A07A4B">
        <w:rPr>
          <w:rFonts w:ascii="Arial" w:hAnsi="Arial" w:cs="Arial"/>
          <w:color w:val="000000"/>
        </w:rPr>
        <w:t xml:space="preserve"> </w:t>
      </w:r>
      <w:r w:rsidRPr="0042309A">
        <w:rPr>
          <w:rFonts w:ascii="Arial" w:hAnsi="Arial" w:cs="Arial"/>
          <w:color w:val="000000"/>
        </w:rPr>
        <w:t>remain in full force and effect during the period that would be taken for satisfactory performance and</w:t>
      </w:r>
      <w:r w:rsidR="00A07A4B">
        <w:rPr>
          <w:rFonts w:ascii="Arial" w:hAnsi="Arial" w:cs="Arial"/>
          <w:color w:val="000000"/>
        </w:rPr>
        <w:t xml:space="preserve"> </w:t>
      </w:r>
      <w:r w:rsidRPr="0042309A">
        <w:rPr>
          <w:rFonts w:ascii="Arial" w:hAnsi="Arial" w:cs="Arial"/>
          <w:color w:val="000000"/>
        </w:rPr>
        <w:t>fulfilment in all respects of the said contract by the Bidder i.e. till _________________ hereinafter called the</w:t>
      </w:r>
      <w:r w:rsidR="00A07A4B">
        <w:rPr>
          <w:rFonts w:ascii="Arial" w:hAnsi="Arial" w:cs="Arial"/>
          <w:color w:val="000000"/>
        </w:rPr>
        <w:t xml:space="preserve"> </w:t>
      </w:r>
      <w:r w:rsidRPr="0042309A">
        <w:rPr>
          <w:rFonts w:ascii="Arial" w:hAnsi="Arial" w:cs="Arial"/>
          <w:color w:val="000000"/>
        </w:rPr>
        <w:t>said date and that if any claim accrues or arises against us _________________ Bank Ltd, by virtue of this</w:t>
      </w:r>
      <w:r w:rsidR="00A07A4B">
        <w:rPr>
          <w:rFonts w:ascii="Arial" w:hAnsi="Arial" w:cs="Arial"/>
          <w:color w:val="000000"/>
        </w:rPr>
        <w:t xml:space="preserve"> </w:t>
      </w:r>
      <w:r w:rsidRPr="0042309A">
        <w:rPr>
          <w:rFonts w:ascii="Arial" w:hAnsi="Arial" w:cs="Arial"/>
          <w:color w:val="000000"/>
        </w:rPr>
        <w:t>guarantee before the said date, the same shall be enforceable against us</w:t>
      </w:r>
      <w:r w:rsidR="00A07A4B">
        <w:rPr>
          <w:rFonts w:ascii="Arial" w:hAnsi="Arial" w:cs="Arial"/>
          <w:color w:val="000000"/>
        </w:rPr>
        <w:t xml:space="preserve"> </w:t>
      </w:r>
      <w:r w:rsidR="003E6EE6">
        <w:rPr>
          <w:rFonts w:ascii="Arial" w:hAnsi="Arial" w:cs="Arial"/>
          <w:color w:val="000000"/>
        </w:rPr>
        <w:t xml:space="preserve"> </w:t>
      </w:r>
      <w:r w:rsidRPr="0042309A">
        <w:rPr>
          <w:rFonts w:ascii="Arial" w:hAnsi="Arial" w:cs="Arial"/>
          <w:color w:val="000000"/>
        </w:rPr>
        <w:t>_______________________________________ Bank Ltd, notwithstanding the fact that the same is enforced</w:t>
      </w:r>
      <w:r w:rsidR="00A07A4B">
        <w:rPr>
          <w:rFonts w:ascii="Arial" w:hAnsi="Arial" w:cs="Arial"/>
          <w:color w:val="000000"/>
        </w:rPr>
        <w:t xml:space="preserve"> </w:t>
      </w:r>
      <w:r w:rsidRPr="0042309A">
        <w:rPr>
          <w:rFonts w:ascii="Arial" w:hAnsi="Arial" w:cs="Arial"/>
          <w:color w:val="000000"/>
        </w:rPr>
        <w:t>within six months after the said date, provided that notice of any such claim has been given to us</w:t>
      </w:r>
      <w:r w:rsidR="00A07A4B">
        <w:rPr>
          <w:rFonts w:ascii="Arial" w:hAnsi="Arial" w:cs="Arial"/>
          <w:color w:val="000000"/>
        </w:rPr>
        <w:t xml:space="preserve"> </w:t>
      </w:r>
      <w:r w:rsidRPr="0042309A">
        <w:rPr>
          <w:rFonts w:ascii="Arial" w:hAnsi="Arial" w:cs="Arial"/>
          <w:color w:val="000000"/>
        </w:rPr>
        <w:t>_________________ Bank Ltd, by the Purchaser before the said date. Payment under this letter of guarantee</w:t>
      </w:r>
      <w:r w:rsidR="00A07A4B">
        <w:rPr>
          <w:rFonts w:ascii="Arial" w:hAnsi="Arial" w:cs="Arial"/>
          <w:color w:val="000000"/>
        </w:rPr>
        <w:t xml:space="preserve"> </w:t>
      </w:r>
      <w:r w:rsidRPr="0042309A">
        <w:rPr>
          <w:rFonts w:ascii="Arial" w:hAnsi="Arial" w:cs="Arial"/>
          <w:color w:val="000000"/>
        </w:rPr>
        <w:t>shall be made promptly upon our receipt of notice to that effect from the Purchaser.</w:t>
      </w:r>
    </w:p>
    <w:p w14:paraId="5FD49BB2" w14:textId="77777777" w:rsidR="00BD5A3B" w:rsidRDefault="00BD5A3B" w:rsidP="00691AA7">
      <w:pPr>
        <w:autoSpaceDE w:val="0"/>
        <w:autoSpaceDN w:val="0"/>
        <w:adjustRightInd w:val="0"/>
        <w:spacing w:after="0" w:line="240" w:lineRule="auto"/>
        <w:jc w:val="both"/>
        <w:rPr>
          <w:rFonts w:ascii="Arial" w:hAnsi="Arial" w:cs="Arial"/>
          <w:color w:val="000000"/>
        </w:rPr>
      </w:pPr>
    </w:p>
    <w:p w14:paraId="7A65D7BF"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313B9534" w14:textId="0E5CCD81"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3. It is fully understood that this guarantee is effective from the date of the said contract and that we</w:t>
      </w:r>
      <w:r w:rsidR="00A07A4B">
        <w:rPr>
          <w:rFonts w:ascii="Arial" w:hAnsi="Arial" w:cs="Arial"/>
          <w:color w:val="000000"/>
        </w:rPr>
        <w:t xml:space="preserve"> </w:t>
      </w:r>
      <w:r w:rsidRPr="0042309A">
        <w:rPr>
          <w:rFonts w:ascii="Arial" w:hAnsi="Arial" w:cs="Arial"/>
          <w:color w:val="000000"/>
        </w:rPr>
        <w:t>_________________ Bank Ltd, undertake not to revoke this guarantee during its currency without the consent</w:t>
      </w:r>
      <w:r w:rsidR="00A07A4B">
        <w:rPr>
          <w:rFonts w:ascii="Arial" w:hAnsi="Arial" w:cs="Arial"/>
          <w:color w:val="000000"/>
        </w:rPr>
        <w:t xml:space="preserve"> </w:t>
      </w:r>
      <w:r w:rsidRPr="0042309A">
        <w:rPr>
          <w:rFonts w:ascii="Arial" w:hAnsi="Arial" w:cs="Arial"/>
          <w:color w:val="000000"/>
        </w:rPr>
        <w:t>in writing of the Purchaser.</w:t>
      </w:r>
    </w:p>
    <w:p w14:paraId="55D7C115"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0683C3AF" w14:textId="73F79A37"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4. We undertake to pay to the Purchaser any money so demanded notwithstanding any dispute or disputes</w:t>
      </w:r>
      <w:r w:rsidR="00A07A4B">
        <w:rPr>
          <w:rFonts w:ascii="Arial" w:hAnsi="Arial" w:cs="Arial"/>
          <w:color w:val="000000"/>
        </w:rPr>
        <w:t xml:space="preserve"> </w:t>
      </w:r>
      <w:r w:rsidRPr="0042309A">
        <w:rPr>
          <w:rFonts w:ascii="Arial" w:hAnsi="Arial" w:cs="Arial"/>
          <w:color w:val="000000"/>
        </w:rPr>
        <w:t>raised by the Bidder in any suit or proceeding pending before any court or Tribunal relating thereto our</w:t>
      </w:r>
      <w:r w:rsidR="00A07A4B">
        <w:rPr>
          <w:rFonts w:ascii="Arial" w:hAnsi="Arial" w:cs="Arial"/>
          <w:color w:val="000000"/>
        </w:rPr>
        <w:t xml:space="preserve"> </w:t>
      </w:r>
      <w:r w:rsidRPr="0042309A">
        <w:rPr>
          <w:rFonts w:ascii="Arial" w:hAnsi="Arial" w:cs="Arial"/>
          <w:color w:val="000000"/>
        </w:rPr>
        <w:t>liability under this present bond being absolute and unequivocal.</w:t>
      </w:r>
    </w:p>
    <w:p w14:paraId="07F6D07F"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511FDA3E" w14:textId="7CE420D2"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lastRenderedPageBreak/>
        <w:t>5. The payment so made by us under this bond shall be a valid discharge of our liability for payment there</w:t>
      </w:r>
      <w:r w:rsidR="00A07A4B">
        <w:rPr>
          <w:rFonts w:ascii="Arial" w:hAnsi="Arial" w:cs="Arial"/>
          <w:color w:val="000000"/>
        </w:rPr>
        <w:t xml:space="preserve"> </w:t>
      </w:r>
      <w:r w:rsidRPr="0042309A">
        <w:rPr>
          <w:rFonts w:ascii="Arial" w:hAnsi="Arial" w:cs="Arial"/>
          <w:color w:val="000000"/>
        </w:rPr>
        <w:t>under and the Bidder shall have no claim against us for making such payment.</w:t>
      </w:r>
    </w:p>
    <w:p w14:paraId="4E0468B8"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60E03D2E" w14:textId="117521E0" w:rsidR="00BD5A3B" w:rsidRPr="0042309A"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6. We __________________________________ Bank Ltd, further agree that the Purchaser shall have the fullest liberty,</w:t>
      </w:r>
      <w:r w:rsidR="00A07A4B">
        <w:rPr>
          <w:rFonts w:ascii="Arial" w:hAnsi="Arial" w:cs="Arial"/>
          <w:color w:val="000000"/>
        </w:rPr>
        <w:t xml:space="preserve"> </w:t>
      </w:r>
      <w:r w:rsidRPr="0042309A">
        <w:rPr>
          <w:rFonts w:ascii="Arial" w:hAnsi="Arial" w:cs="Arial"/>
          <w:color w:val="000000"/>
        </w:rPr>
        <w:t>without affecting in any manner our obligations hereunder to vary any of the terms and conditions of the</w:t>
      </w:r>
      <w:r w:rsidR="00A07A4B">
        <w:rPr>
          <w:rFonts w:ascii="Arial" w:hAnsi="Arial" w:cs="Arial"/>
          <w:color w:val="000000"/>
        </w:rPr>
        <w:t xml:space="preserve"> </w:t>
      </w:r>
      <w:r w:rsidRPr="0042309A">
        <w:rPr>
          <w:rFonts w:ascii="Arial" w:hAnsi="Arial" w:cs="Arial"/>
          <w:color w:val="000000"/>
        </w:rPr>
        <w:t>said contract or to extend time of performance by the Bidder from time to time or to postpone for any</w:t>
      </w:r>
      <w:r w:rsidR="00A07A4B">
        <w:rPr>
          <w:rFonts w:ascii="Arial" w:hAnsi="Arial" w:cs="Arial"/>
          <w:color w:val="000000"/>
        </w:rPr>
        <w:t xml:space="preserve"> </w:t>
      </w:r>
      <w:r w:rsidRPr="0042309A">
        <w:rPr>
          <w:rFonts w:ascii="Arial" w:hAnsi="Arial" w:cs="Arial"/>
          <w:color w:val="000000"/>
        </w:rPr>
        <w:t>time or from time to time any of the powers exercisable by the Purchaser against the said Bidder and to</w:t>
      </w:r>
      <w:r w:rsidR="00A07A4B">
        <w:rPr>
          <w:rFonts w:ascii="Arial" w:hAnsi="Arial" w:cs="Arial"/>
          <w:color w:val="000000"/>
        </w:rPr>
        <w:t xml:space="preserve"> </w:t>
      </w:r>
      <w:r w:rsidRPr="0042309A">
        <w:rPr>
          <w:rFonts w:ascii="Arial" w:hAnsi="Arial" w:cs="Arial"/>
          <w:color w:val="000000"/>
        </w:rPr>
        <w:t>forebear or enforce any of the terms and conditions relating to the said contract and we, _________________</w:t>
      </w:r>
    </w:p>
    <w:p w14:paraId="40C137F3" w14:textId="0F9D7E2C"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Bank Ltd., shall not be released from our liability under this guarantee by reason of any such variation or</w:t>
      </w:r>
      <w:r w:rsidR="00A07A4B">
        <w:rPr>
          <w:rFonts w:ascii="Arial" w:hAnsi="Arial" w:cs="Arial"/>
          <w:color w:val="000000"/>
        </w:rPr>
        <w:t xml:space="preserve"> </w:t>
      </w:r>
      <w:r w:rsidRPr="0042309A">
        <w:rPr>
          <w:rFonts w:ascii="Arial" w:hAnsi="Arial" w:cs="Arial"/>
          <w:color w:val="000000"/>
        </w:rPr>
        <w:t>extension being granted to the said Bidder or for any forbearance by the Purchaser to the said Bidder or</w:t>
      </w:r>
      <w:r w:rsidR="00A07A4B">
        <w:rPr>
          <w:rFonts w:ascii="Arial" w:hAnsi="Arial" w:cs="Arial"/>
          <w:color w:val="000000"/>
        </w:rPr>
        <w:t xml:space="preserve"> </w:t>
      </w:r>
      <w:r w:rsidRPr="0042309A">
        <w:rPr>
          <w:rFonts w:ascii="Arial" w:hAnsi="Arial" w:cs="Arial"/>
          <w:color w:val="000000"/>
        </w:rPr>
        <w:t>for any forbearance and or omission on the part of the Purchaser or any other matter or thing</w:t>
      </w:r>
      <w:r w:rsidR="00A07A4B">
        <w:rPr>
          <w:rFonts w:ascii="Arial" w:hAnsi="Arial" w:cs="Arial"/>
          <w:color w:val="000000"/>
        </w:rPr>
        <w:t xml:space="preserve"> </w:t>
      </w:r>
      <w:r w:rsidRPr="0042309A">
        <w:rPr>
          <w:rFonts w:ascii="Arial" w:hAnsi="Arial" w:cs="Arial"/>
          <w:color w:val="000000"/>
        </w:rPr>
        <w:t>whatsoever, which under the law relating to sureties, would, but for this provision have the effect of so</w:t>
      </w:r>
      <w:r w:rsidR="00A07A4B">
        <w:rPr>
          <w:rFonts w:ascii="Arial" w:hAnsi="Arial" w:cs="Arial"/>
          <w:color w:val="000000"/>
        </w:rPr>
        <w:t xml:space="preserve"> </w:t>
      </w:r>
      <w:r w:rsidRPr="0042309A">
        <w:rPr>
          <w:rFonts w:ascii="Arial" w:hAnsi="Arial" w:cs="Arial"/>
          <w:color w:val="000000"/>
        </w:rPr>
        <w:t>releasing us from our liability under this guarantee.</w:t>
      </w:r>
    </w:p>
    <w:p w14:paraId="4F8C44BC" w14:textId="77777777" w:rsidR="00BD5A3B" w:rsidRPr="0042309A" w:rsidRDefault="00BD5A3B" w:rsidP="00691AA7">
      <w:pPr>
        <w:autoSpaceDE w:val="0"/>
        <w:autoSpaceDN w:val="0"/>
        <w:adjustRightInd w:val="0"/>
        <w:spacing w:after="0" w:line="240" w:lineRule="auto"/>
        <w:jc w:val="both"/>
        <w:rPr>
          <w:rFonts w:ascii="Arial" w:hAnsi="Arial" w:cs="Arial"/>
          <w:color w:val="000000"/>
        </w:rPr>
      </w:pPr>
    </w:p>
    <w:p w14:paraId="5335C9DF" w14:textId="77777777" w:rsidR="00BD5A3B" w:rsidRDefault="00BD5A3B" w:rsidP="00691AA7">
      <w:pPr>
        <w:autoSpaceDE w:val="0"/>
        <w:autoSpaceDN w:val="0"/>
        <w:adjustRightInd w:val="0"/>
        <w:spacing w:after="0" w:line="240" w:lineRule="auto"/>
        <w:jc w:val="both"/>
        <w:rPr>
          <w:rFonts w:ascii="Arial" w:hAnsi="Arial" w:cs="Arial"/>
          <w:color w:val="000000"/>
        </w:rPr>
      </w:pPr>
      <w:r w:rsidRPr="0042309A">
        <w:rPr>
          <w:rFonts w:ascii="Arial" w:hAnsi="Arial" w:cs="Arial"/>
          <w:color w:val="000000"/>
        </w:rPr>
        <w:t>7. This guarantee will not be discharged due to the change in the constitution of the Bank or the Bidder.</w:t>
      </w:r>
    </w:p>
    <w:p w14:paraId="518E473A" w14:textId="77777777" w:rsidR="00BD5A3B" w:rsidRDefault="00BD5A3B" w:rsidP="00BD5A3B">
      <w:pPr>
        <w:autoSpaceDE w:val="0"/>
        <w:autoSpaceDN w:val="0"/>
        <w:adjustRightInd w:val="0"/>
        <w:spacing w:after="0" w:line="240" w:lineRule="auto"/>
        <w:rPr>
          <w:rFonts w:ascii="Arial" w:hAnsi="Arial" w:cs="Arial"/>
          <w:color w:val="000000"/>
        </w:rPr>
      </w:pPr>
    </w:p>
    <w:p w14:paraId="5A4F6664" w14:textId="77777777" w:rsidR="00BD5A3B" w:rsidRPr="0042309A" w:rsidRDefault="00BD5A3B" w:rsidP="00BD5A3B">
      <w:pPr>
        <w:autoSpaceDE w:val="0"/>
        <w:autoSpaceDN w:val="0"/>
        <w:adjustRightInd w:val="0"/>
        <w:spacing w:after="0" w:line="240" w:lineRule="auto"/>
        <w:rPr>
          <w:rFonts w:ascii="Arial" w:hAnsi="Arial" w:cs="Arial"/>
          <w:color w:val="000000"/>
        </w:rPr>
      </w:pPr>
    </w:p>
    <w:p w14:paraId="331800DE" w14:textId="77777777" w:rsidR="00BD5A3B"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 xml:space="preserve">WITNESS NO. 1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42309A">
        <w:rPr>
          <w:rFonts w:ascii="Arial" w:hAnsi="Arial" w:cs="Arial"/>
          <w:color w:val="000000"/>
        </w:rPr>
        <w:t>Authorized Bank Representative</w:t>
      </w:r>
    </w:p>
    <w:p w14:paraId="3AE605C3" w14:textId="77777777" w:rsidR="00BD5A3B" w:rsidRPr="0042309A" w:rsidRDefault="00BD5A3B" w:rsidP="00BD5A3B">
      <w:pPr>
        <w:autoSpaceDE w:val="0"/>
        <w:autoSpaceDN w:val="0"/>
        <w:adjustRightInd w:val="0"/>
        <w:spacing w:after="0" w:line="240" w:lineRule="auto"/>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
    <w:p w14:paraId="2577DDC3" w14:textId="77777777" w:rsidR="00BD5A3B" w:rsidRDefault="00BD5A3B" w:rsidP="00BD5A3B">
      <w:pPr>
        <w:autoSpaceDE w:val="0"/>
        <w:autoSpaceDN w:val="0"/>
        <w:adjustRightInd w:val="0"/>
        <w:spacing w:after="0" w:line="240" w:lineRule="auto"/>
        <w:rPr>
          <w:rFonts w:ascii="Arial" w:hAnsi="Arial" w:cs="Arial"/>
          <w:color w:val="000000"/>
        </w:rPr>
      </w:pPr>
    </w:p>
    <w:p w14:paraId="0283461B"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 xml:space="preserv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42309A">
        <w:rPr>
          <w:rFonts w:ascii="Arial" w:hAnsi="Arial" w:cs="Arial"/>
          <w:color w:val="000000"/>
        </w:rPr>
        <w:t>-------------------------</w:t>
      </w:r>
    </w:p>
    <w:p w14:paraId="01251922" w14:textId="77777777" w:rsidR="00BD5A3B" w:rsidRDefault="00BD5A3B" w:rsidP="00BD5A3B">
      <w:pPr>
        <w:autoSpaceDE w:val="0"/>
        <w:autoSpaceDN w:val="0"/>
        <w:adjustRightInd w:val="0"/>
        <w:spacing w:after="0" w:line="240" w:lineRule="auto"/>
        <w:rPr>
          <w:rFonts w:ascii="Arial" w:hAnsi="Arial" w:cs="Arial"/>
          <w:color w:val="000000"/>
        </w:rPr>
      </w:pPr>
    </w:p>
    <w:p w14:paraId="0741DDFC" w14:textId="77777777" w:rsidR="00BD5A3B" w:rsidRDefault="00BD5A3B" w:rsidP="00BD5A3B">
      <w:pPr>
        <w:autoSpaceDE w:val="0"/>
        <w:autoSpaceDN w:val="0"/>
        <w:adjustRightInd w:val="0"/>
        <w:spacing w:after="0" w:line="240" w:lineRule="auto"/>
        <w:rPr>
          <w:rFonts w:ascii="Arial" w:hAnsi="Arial" w:cs="Arial"/>
          <w:color w:val="000000"/>
        </w:rPr>
      </w:pPr>
      <w:r>
        <w:rPr>
          <w:rFonts w:ascii="Arial" w:hAnsi="Arial" w:cs="Arial"/>
          <w:color w:val="000000"/>
        </w:rPr>
        <w:t xml:space="preserve">(Signature)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(Signature)</w:t>
      </w:r>
    </w:p>
    <w:p w14:paraId="04EDD29A" w14:textId="77777777" w:rsidR="00BD5A3B" w:rsidRDefault="00BD5A3B" w:rsidP="00BD5A3B">
      <w:pPr>
        <w:autoSpaceDE w:val="0"/>
        <w:autoSpaceDN w:val="0"/>
        <w:adjustRightInd w:val="0"/>
        <w:spacing w:after="0" w:line="240" w:lineRule="auto"/>
        <w:rPr>
          <w:rFonts w:ascii="Arial" w:hAnsi="Arial" w:cs="Arial"/>
          <w:color w:val="000000"/>
        </w:rPr>
      </w:pPr>
    </w:p>
    <w:p w14:paraId="32B51E4B" w14:textId="77777777" w:rsidR="00BD5A3B"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Full name and official</w:t>
      </w:r>
      <w:r>
        <w:rPr>
          <w:rFonts w:ascii="Arial" w:hAnsi="Arial" w:cs="Arial"/>
          <w:color w:val="000000"/>
        </w:rPr>
        <w:t xml:space="preserv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 </w:t>
      </w:r>
      <w:r w:rsidRPr="0042309A">
        <w:rPr>
          <w:rFonts w:ascii="Arial" w:hAnsi="Arial" w:cs="Arial"/>
          <w:color w:val="000000"/>
        </w:rPr>
        <w:t>Full name, designation and</w:t>
      </w:r>
      <w:r>
        <w:rPr>
          <w:rFonts w:ascii="Arial" w:hAnsi="Arial" w:cs="Arial"/>
          <w:color w:val="000000"/>
        </w:rPr>
        <w:t xml:space="preserve">  </w:t>
      </w:r>
    </w:p>
    <w:p w14:paraId="6957DFB1" w14:textId="77777777" w:rsidR="00BD5A3B" w:rsidRPr="0042309A" w:rsidRDefault="00BD5A3B" w:rsidP="00BD5A3B">
      <w:pPr>
        <w:autoSpaceDE w:val="0"/>
        <w:autoSpaceDN w:val="0"/>
        <w:adjustRightInd w:val="0"/>
        <w:spacing w:after="0" w:line="240" w:lineRule="auto"/>
        <w:rPr>
          <w:rFonts w:ascii="Arial" w:hAnsi="Arial" w:cs="Arial"/>
          <w:color w:val="000000"/>
        </w:rPr>
      </w:pPr>
      <w:r>
        <w:rPr>
          <w:rFonts w:ascii="Arial" w:hAnsi="Arial" w:cs="Arial"/>
          <w:color w:val="000000"/>
        </w:rPr>
        <w:t xml:space="preserve">Address (in legible letters)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 </w:t>
      </w:r>
      <w:r w:rsidRPr="0042309A">
        <w:rPr>
          <w:rFonts w:ascii="Arial" w:hAnsi="Arial" w:cs="Arial"/>
          <w:color w:val="000000"/>
        </w:rPr>
        <w:t>address (in legible letters)</w:t>
      </w:r>
    </w:p>
    <w:p w14:paraId="6B2D8169" w14:textId="77777777" w:rsidR="00BD5A3B" w:rsidRPr="0042309A" w:rsidRDefault="00BD5A3B" w:rsidP="00BD5A3B">
      <w:pPr>
        <w:autoSpaceDE w:val="0"/>
        <w:autoSpaceDN w:val="0"/>
        <w:adjustRightInd w:val="0"/>
        <w:spacing w:after="0" w:line="240" w:lineRule="auto"/>
        <w:ind w:left="5040" w:firstLine="720"/>
        <w:rPr>
          <w:rFonts w:ascii="Arial" w:hAnsi="Arial" w:cs="Arial"/>
          <w:color w:val="000000"/>
        </w:rPr>
      </w:pPr>
      <w:r>
        <w:rPr>
          <w:rFonts w:ascii="Arial" w:hAnsi="Arial" w:cs="Arial"/>
          <w:color w:val="000000"/>
        </w:rPr>
        <w:t xml:space="preserve"> </w:t>
      </w:r>
      <w:proofErr w:type="gramStart"/>
      <w:r w:rsidRPr="0042309A">
        <w:rPr>
          <w:rFonts w:ascii="Arial" w:hAnsi="Arial" w:cs="Arial"/>
          <w:color w:val="000000"/>
        </w:rPr>
        <w:t>with</w:t>
      </w:r>
      <w:proofErr w:type="gramEnd"/>
      <w:r w:rsidRPr="0042309A">
        <w:rPr>
          <w:rFonts w:ascii="Arial" w:hAnsi="Arial" w:cs="Arial"/>
          <w:color w:val="000000"/>
        </w:rPr>
        <w:t xml:space="preserve"> Bank stamp</w:t>
      </w:r>
    </w:p>
    <w:p w14:paraId="4BCA7980" w14:textId="77777777" w:rsidR="00BD5A3B" w:rsidRDefault="00BD5A3B" w:rsidP="00BD5A3B">
      <w:pPr>
        <w:autoSpaceDE w:val="0"/>
        <w:autoSpaceDN w:val="0"/>
        <w:adjustRightInd w:val="0"/>
        <w:spacing w:after="0" w:line="240" w:lineRule="auto"/>
        <w:rPr>
          <w:rFonts w:ascii="Arial" w:hAnsi="Arial" w:cs="Arial"/>
          <w:color w:val="000000"/>
        </w:rPr>
      </w:pPr>
    </w:p>
    <w:p w14:paraId="31A4141E" w14:textId="77777777" w:rsidR="00BD5A3B" w:rsidRDefault="00BD5A3B" w:rsidP="00BD5A3B">
      <w:pPr>
        <w:autoSpaceDE w:val="0"/>
        <w:autoSpaceDN w:val="0"/>
        <w:adjustRightInd w:val="0"/>
        <w:spacing w:after="0" w:line="240" w:lineRule="auto"/>
        <w:ind w:left="5040" w:firstLine="720"/>
        <w:rPr>
          <w:rFonts w:ascii="Arial" w:hAnsi="Arial" w:cs="Arial"/>
          <w:color w:val="000000"/>
        </w:rPr>
      </w:pPr>
      <w:r>
        <w:rPr>
          <w:rFonts w:ascii="Arial" w:hAnsi="Arial" w:cs="Arial"/>
          <w:color w:val="000000"/>
        </w:rPr>
        <w:t xml:space="preserve"> </w:t>
      </w:r>
      <w:r w:rsidRPr="0042309A">
        <w:rPr>
          <w:rFonts w:ascii="Arial" w:hAnsi="Arial" w:cs="Arial"/>
          <w:color w:val="000000"/>
        </w:rPr>
        <w:t>Attorney as per power of</w:t>
      </w:r>
    </w:p>
    <w:p w14:paraId="7EA49CF5"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WITNESS NO. 2</w:t>
      </w:r>
      <w:r>
        <w:rPr>
          <w:rFonts w:ascii="Arial" w:hAnsi="Arial" w:cs="Arial"/>
          <w:color w:val="000000"/>
        </w:rPr>
        <w:t xml:space="preserv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 </w:t>
      </w:r>
      <w:r w:rsidRPr="0042309A">
        <w:rPr>
          <w:rFonts w:ascii="Arial" w:hAnsi="Arial" w:cs="Arial"/>
          <w:color w:val="000000"/>
        </w:rPr>
        <w:t>Dated………………….</w:t>
      </w:r>
    </w:p>
    <w:p w14:paraId="0C266FF3"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 xml:space="preserve">-------------------------- </w:t>
      </w:r>
    </w:p>
    <w:p w14:paraId="39A16404" w14:textId="77777777" w:rsidR="00BD5A3B" w:rsidRPr="0042309A" w:rsidRDefault="00BD5A3B" w:rsidP="00BD5A3B">
      <w:pPr>
        <w:autoSpaceDE w:val="0"/>
        <w:autoSpaceDN w:val="0"/>
        <w:adjustRightInd w:val="0"/>
        <w:spacing w:after="0" w:line="240" w:lineRule="auto"/>
        <w:rPr>
          <w:rFonts w:ascii="Arial" w:hAnsi="Arial" w:cs="Arial"/>
          <w:color w:val="000000"/>
        </w:rPr>
      </w:pPr>
      <w:r w:rsidRPr="0042309A">
        <w:rPr>
          <w:rFonts w:ascii="Arial" w:hAnsi="Arial" w:cs="Arial"/>
          <w:color w:val="000000"/>
        </w:rPr>
        <w:t xml:space="preserve">Full name and official </w:t>
      </w:r>
    </w:p>
    <w:p w14:paraId="7F86C3C4" w14:textId="77777777" w:rsidR="00BD5A3B" w:rsidRPr="0042309A" w:rsidRDefault="00BD5A3B" w:rsidP="00BD5A3B">
      <w:pPr>
        <w:rPr>
          <w:rFonts w:ascii="Arial" w:hAnsi="Arial" w:cs="Arial"/>
        </w:rPr>
      </w:pPr>
      <w:r>
        <w:rPr>
          <w:rFonts w:ascii="Arial" w:hAnsi="Arial" w:cs="Arial"/>
          <w:color w:val="000000"/>
        </w:rPr>
        <w:t xml:space="preserve">Address (in legible letters)   </w:t>
      </w:r>
    </w:p>
    <w:p w14:paraId="1D87DB3B" w14:textId="77777777" w:rsidR="00BD5A3B" w:rsidRDefault="00BD5A3B">
      <w:r>
        <w:br w:type="page"/>
      </w:r>
    </w:p>
    <w:p w14:paraId="162F306B" w14:textId="30BC8459" w:rsidR="00C00E20" w:rsidRDefault="00C00E20">
      <w:pPr>
        <w:rPr>
          <w:rFonts w:ascii="Arial" w:eastAsiaTheme="minorHAnsi" w:hAnsi="Arial" w:cs="Arial"/>
          <w:sz w:val="20"/>
          <w:szCs w:val="20"/>
          <w:lang w:val="en-IN" w:bidi="ar-SA"/>
        </w:rPr>
      </w:pPr>
    </w:p>
    <w:p w14:paraId="59855838" w14:textId="5A544EF1" w:rsidR="001F632B" w:rsidRPr="00060513" w:rsidRDefault="00593BA9" w:rsidP="00691AA7">
      <w:pPr>
        <w:pStyle w:val="Heading2"/>
        <w:numPr>
          <w:ilvl w:val="0"/>
          <w:numId w:val="0"/>
        </w:numPr>
        <w:ind w:left="792"/>
      </w:pPr>
      <w:bookmarkStart w:id="2571" w:name="_Toc208410305"/>
      <w:bookmarkStart w:id="2572" w:name="_Toc208410477"/>
      <w:bookmarkStart w:id="2573" w:name="_Toc209020005"/>
      <w:bookmarkStart w:id="2574" w:name="_Toc209093408"/>
      <w:bookmarkStart w:id="2575" w:name="_Toc209177656"/>
      <w:bookmarkStart w:id="2576" w:name="_Toc209093409"/>
      <w:bookmarkStart w:id="2577" w:name="_Toc209177657"/>
      <w:bookmarkStart w:id="2578" w:name="_Toc209184612"/>
      <w:bookmarkEnd w:id="2571"/>
      <w:bookmarkEnd w:id="2572"/>
      <w:bookmarkEnd w:id="2573"/>
      <w:bookmarkEnd w:id="2574"/>
      <w:bookmarkEnd w:id="2575"/>
      <w:bookmarkEnd w:id="2576"/>
      <w:bookmarkEnd w:id="2577"/>
      <w:r>
        <w:t xml:space="preserve">Annexure 6 </w:t>
      </w:r>
      <w:r w:rsidR="00593885">
        <w:t>–</w:t>
      </w:r>
      <w:r>
        <w:t xml:space="preserve"> </w:t>
      </w:r>
      <w:r w:rsidR="00593885">
        <w:t xml:space="preserve">Master Service </w:t>
      </w:r>
      <w:r w:rsidR="001F632B" w:rsidRPr="00060513">
        <w:t>Agreement</w:t>
      </w:r>
      <w:bookmarkEnd w:id="2578"/>
    </w:p>
    <w:p w14:paraId="6B96549A" w14:textId="1FEE54BF" w:rsidR="008B6E26" w:rsidRPr="00060513" w:rsidRDefault="008B6E26" w:rsidP="008B6E26">
      <w:pPr>
        <w:spacing w:before="100" w:beforeAutospacing="1" w:after="100" w:afterAutospacing="1" w:line="240" w:lineRule="auto"/>
        <w:rPr>
          <w:rFonts w:ascii="Arial" w:hAnsi="Arial" w:cs="Arial"/>
          <w:lang w:val="en-IN" w:eastAsia="en-IN"/>
        </w:rPr>
      </w:pPr>
      <w:r w:rsidRPr="00060513">
        <w:rPr>
          <w:rFonts w:ascii="Arial" w:hAnsi="Arial" w:cs="Arial"/>
          <w:b/>
          <w:bCs/>
          <w:lang w:val="en-IN" w:eastAsia="en-IN"/>
        </w:rPr>
        <w:t>This Agreement</w:t>
      </w:r>
      <w:r w:rsidRPr="00060513">
        <w:rPr>
          <w:rFonts w:ascii="Arial" w:hAnsi="Arial" w:cs="Arial"/>
          <w:lang w:val="en-IN" w:eastAsia="en-IN"/>
        </w:rPr>
        <w:t xml:space="preserve"> is made on this ___ day of ___________, 202</w:t>
      </w:r>
      <w:ins w:id="2579" w:author="Pallavi N" w:date="2026-05-12T11:10:00Z">
        <w:r w:rsidR="002F534F">
          <w:rPr>
            <w:rFonts w:ascii="Arial" w:hAnsi="Arial" w:cs="Arial"/>
            <w:lang w:val="en-IN" w:eastAsia="en-IN"/>
          </w:rPr>
          <w:t>6</w:t>
        </w:r>
      </w:ins>
      <w:del w:id="2580" w:author="Pallavi N" w:date="2026-05-12T11:10:00Z">
        <w:r w:rsidRPr="00060513" w:rsidDel="002F534F">
          <w:rPr>
            <w:rFonts w:ascii="Arial" w:hAnsi="Arial" w:cs="Arial"/>
            <w:lang w:val="en-IN" w:eastAsia="en-IN"/>
          </w:rPr>
          <w:delText>5</w:delText>
        </w:r>
      </w:del>
      <w:r w:rsidRPr="00060513">
        <w:rPr>
          <w:rFonts w:ascii="Arial" w:hAnsi="Arial" w:cs="Arial"/>
          <w:lang w:val="en-IN" w:eastAsia="en-IN"/>
        </w:rPr>
        <w:t>, at Bengaluru, Karnataka</w:t>
      </w:r>
    </w:p>
    <w:p w14:paraId="0138863E" w14:textId="77777777" w:rsidR="008B6E26" w:rsidRPr="00060513" w:rsidRDefault="008B6E26" w:rsidP="008B6E26">
      <w:pPr>
        <w:spacing w:before="100" w:beforeAutospacing="1" w:after="100" w:afterAutospacing="1" w:line="240" w:lineRule="auto"/>
        <w:rPr>
          <w:rFonts w:ascii="Arial" w:hAnsi="Arial" w:cs="Arial"/>
          <w:lang w:val="en-IN" w:eastAsia="en-IN"/>
        </w:rPr>
      </w:pPr>
      <w:r w:rsidRPr="00060513">
        <w:rPr>
          <w:rFonts w:ascii="Arial" w:hAnsi="Arial" w:cs="Arial"/>
          <w:b/>
          <w:bCs/>
          <w:lang w:val="en-IN" w:eastAsia="en-IN"/>
        </w:rPr>
        <w:t>BY AND BETWEEN</w:t>
      </w:r>
    </w:p>
    <w:p w14:paraId="7082BA62" w14:textId="11482DB2" w:rsidR="008B6E26" w:rsidRPr="00060513" w:rsidRDefault="008B6E26" w:rsidP="00691AA7">
      <w:pPr>
        <w:spacing w:before="100" w:beforeAutospacing="1" w:after="100" w:afterAutospacing="1" w:line="240" w:lineRule="auto"/>
        <w:jc w:val="both"/>
        <w:rPr>
          <w:rFonts w:ascii="Arial" w:hAnsi="Arial" w:cs="Arial"/>
          <w:lang w:val="en-IN" w:eastAsia="en-IN"/>
        </w:rPr>
      </w:pPr>
      <w:r w:rsidRPr="00060513">
        <w:rPr>
          <w:rFonts w:ascii="Arial" w:hAnsi="Arial" w:cs="Arial"/>
          <w:b/>
          <w:bCs/>
          <w:lang w:val="en-IN" w:eastAsia="en-IN"/>
        </w:rPr>
        <w:t>The Inspector General of Registration (IGR), Department of Stamps and Registration, Government of Karnataka</w:t>
      </w:r>
      <w:r w:rsidRPr="00060513">
        <w:rPr>
          <w:rFonts w:ascii="Arial" w:hAnsi="Arial" w:cs="Arial"/>
          <w:lang w:val="en-IN" w:eastAsia="en-IN"/>
        </w:rPr>
        <w:t>, having its office at</w:t>
      </w:r>
      <w:ins w:id="2581" w:author="Pallavi N" w:date="2026-05-12T11:12:00Z">
        <w:r w:rsidR="00B14C7B">
          <w:rPr>
            <w:rFonts w:ascii="Arial" w:hAnsi="Arial" w:cs="Arial"/>
            <w:lang w:val="en-IN" w:eastAsia="en-IN"/>
          </w:rPr>
          <w:t xml:space="preserve"> </w:t>
        </w:r>
        <w:proofErr w:type="spellStart"/>
        <w:r w:rsidR="00B14C7B" w:rsidRPr="00B14C7B">
          <w:rPr>
            <w:rFonts w:ascii="Arial" w:hAnsi="Arial" w:cs="Arial"/>
            <w:highlight w:val="yellow"/>
            <w:lang w:val="en-IN" w:eastAsia="en-IN"/>
            <w:rPrChange w:id="2582" w:author="Pallavi N" w:date="2026-05-12T11:12:00Z">
              <w:rPr>
                <w:rFonts w:ascii="robom" w:hAnsi="robom"/>
                <w:color w:val="000000"/>
                <w:sz w:val="21"/>
                <w:szCs w:val="21"/>
                <w:shd w:val="clear" w:color="auto" w:fill="FFFFFF"/>
              </w:rPr>
            </w:rPrChange>
          </w:rPr>
          <w:t>Kandaaya</w:t>
        </w:r>
        <w:proofErr w:type="spellEnd"/>
        <w:r w:rsidR="00B14C7B" w:rsidRPr="00B14C7B">
          <w:rPr>
            <w:rFonts w:ascii="Arial" w:hAnsi="Arial" w:cs="Arial"/>
            <w:highlight w:val="yellow"/>
            <w:lang w:val="en-IN" w:eastAsia="en-IN"/>
            <w:rPrChange w:id="2583" w:author="Pallavi N" w:date="2026-05-12T11:12:00Z">
              <w:rPr>
                <w:rFonts w:ascii="robom" w:hAnsi="robom"/>
                <w:color w:val="000000"/>
                <w:sz w:val="21"/>
                <w:szCs w:val="21"/>
                <w:shd w:val="clear" w:color="auto" w:fill="FFFFFF"/>
              </w:rPr>
            </w:rPrChange>
          </w:rPr>
          <w:t xml:space="preserve"> Bhavan</w:t>
        </w:r>
        <w:proofErr w:type="gramStart"/>
        <w:r w:rsidR="00B14C7B" w:rsidRPr="00B14C7B">
          <w:rPr>
            <w:rFonts w:ascii="Arial" w:hAnsi="Arial" w:cs="Arial"/>
            <w:highlight w:val="yellow"/>
            <w:lang w:val="en-IN" w:eastAsia="en-IN"/>
            <w:rPrChange w:id="2584" w:author="Pallavi N" w:date="2026-05-12T11:12:00Z">
              <w:rPr>
                <w:rFonts w:ascii="robom" w:hAnsi="robom"/>
                <w:color w:val="000000"/>
                <w:sz w:val="21"/>
                <w:szCs w:val="21"/>
                <w:shd w:val="clear" w:color="auto" w:fill="FFFFFF"/>
              </w:rPr>
            </w:rPrChange>
          </w:rPr>
          <w:t>,8th</w:t>
        </w:r>
        <w:proofErr w:type="gramEnd"/>
        <w:r w:rsidR="00B14C7B" w:rsidRPr="00B14C7B">
          <w:rPr>
            <w:rFonts w:ascii="Arial" w:hAnsi="Arial" w:cs="Arial"/>
            <w:highlight w:val="yellow"/>
            <w:lang w:val="en-IN" w:eastAsia="en-IN"/>
            <w:rPrChange w:id="2585" w:author="Pallavi N" w:date="2026-05-12T11:12:00Z">
              <w:rPr>
                <w:rFonts w:ascii="robom" w:hAnsi="robom"/>
                <w:color w:val="000000"/>
                <w:sz w:val="21"/>
                <w:szCs w:val="21"/>
                <w:shd w:val="clear" w:color="auto" w:fill="FFFFFF"/>
              </w:rPr>
            </w:rPrChange>
          </w:rPr>
          <w:t xml:space="preserve"> floor, K G Road, Bengaluru-560 009.</w:t>
        </w:r>
      </w:ins>
      <w:r w:rsidRPr="00060513">
        <w:rPr>
          <w:rFonts w:ascii="Arial" w:hAnsi="Arial" w:cs="Arial"/>
          <w:lang w:val="en-IN" w:eastAsia="en-IN"/>
        </w:rPr>
        <w:t xml:space="preserve"> </w:t>
      </w:r>
      <w:del w:id="2586" w:author="Pallavi N" w:date="2026-05-12T11:12:00Z">
        <w:r w:rsidRPr="00060513" w:rsidDel="00B14C7B">
          <w:rPr>
            <w:rFonts w:ascii="Arial" w:hAnsi="Arial" w:cs="Arial"/>
            <w:lang w:val="en-IN" w:eastAsia="en-IN"/>
          </w:rPr>
          <w:delText xml:space="preserve">_____________ </w:delText>
        </w:r>
      </w:del>
      <w:r w:rsidRPr="00060513">
        <w:rPr>
          <w:rFonts w:ascii="Arial" w:hAnsi="Arial" w:cs="Arial"/>
          <w:lang w:val="en-IN" w:eastAsia="en-IN"/>
        </w:rPr>
        <w:t>(</w:t>
      </w:r>
      <w:proofErr w:type="gramStart"/>
      <w:r w:rsidRPr="00060513">
        <w:rPr>
          <w:rFonts w:ascii="Arial" w:hAnsi="Arial" w:cs="Arial"/>
          <w:lang w:val="en-IN" w:eastAsia="en-IN"/>
        </w:rPr>
        <w:t>hereinafter</w:t>
      </w:r>
      <w:proofErr w:type="gramEnd"/>
      <w:r w:rsidRPr="00060513">
        <w:rPr>
          <w:rFonts w:ascii="Arial" w:hAnsi="Arial" w:cs="Arial"/>
          <w:lang w:val="en-IN" w:eastAsia="en-IN"/>
        </w:rPr>
        <w:t xml:space="preserve"> referred to as </w:t>
      </w:r>
      <w:r w:rsidRPr="00060513">
        <w:rPr>
          <w:rFonts w:ascii="Arial" w:hAnsi="Arial" w:cs="Arial"/>
          <w:b/>
          <w:bCs/>
          <w:lang w:val="en-IN" w:eastAsia="en-IN"/>
        </w:rPr>
        <w:t>"DS&amp;R"</w:t>
      </w:r>
      <w:r w:rsidRPr="00060513">
        <w:rPr>
          <w:rFonts w:ascii="Arial" w:hAnsi="Arial" w:cs="Arial"/>
          <w:lang w:val="en-IN" w:eastAsia="en-IN"/>
        </w:rPr>
        <w:t xml:space="preserve"> or the </w:t>
      </w:r>
      <w:r w:rsidRPr="00060513">
        <w:rPr>
          <w:rFonts w:ascii="Arial" w:hAnsi="Arial" w:cs="Arial"/>
          <w:b/>
          <w:bCs/>
          <w:lang w:val="en-IN" w:eastAsia="en-IN"/>
        </w:rPr>
        <w:t>First Party</w:t>
      </w:r>
      <w:r w:rsidRPr="00060513">
        <w:rPr>
          <w:rFonts w:ascii="Arial" w:hAnsi="Arial" w:cs="Arial"/>
          <w:lang w:val="en-IN" w:eastAsia="en-IN"/>
        </w:rPr>
        <w:t>, which expression shall, unless repugnant to the context or meaning thereof, include its successors and assigns)</w:t>
      </w:r>
    </w:p>
    <w:p w14:paraId="623534D7" w14:textId="77777777" w:rsidR="008B6E26" w:rsidRPr="00060513" w:rsidRDefault="008B6E26" w:rsidP="00691AA7">
      <w:pPr>
        <w:spacing w:before="100" w:beforeAutospacing="1" w:after="100" w:afterAutospacing="1" w:line="240" w:lineRule="auto"/>
        <w:jc w:val="both"/>
        <w:rPr>
          <w:rFonts w:ascii="Arial" w:hAnsi="Arial" w:cs="Arial"/>
          <w:lang w:val="en-IN" w:eastAsia="en-IN"/>
        </w:rPr>
      </w:pPr>
      <w:r w:rsidRPr="00060513">
        <w:rPr>
          <w:rFonts w:ascii="Arial" w:hAnsi="Arial" w:cs="Arial"/>
          <w:b/>
          <w:bCs/>
          <w:lang w:val="en-IN" w:eastAsia="en-IN"/>
        </w:rPr>
        <w:t>AND</w:t>
      </w:r>
    </w:p>
    <w:p w14:paraId="2E390F6C" w14:textId="3E19C4CC" w:rsidR="008B6E26" w:rsidRPr="00060513" w:rsidRDefault="008B6E26" w:rsidP="00691AA7">
      <w:pPr>
        <w:spacing w:before="100" w:beforeAutospacing="1" w:after="100" w:afterAutospacing="1" w:line="240" w:lineRule="auto"/>
        <w:jc w:val="both"/>
        <w:rPr>
          <w:rFonts w:ascii="Arial" w:hAnsi="Arial" w:cs="Arial"/>
          <w:lang w:val="en-IN" w:eastAsia="en-IN"/>
        </w:rPr>
      </w:pPr>
      <w:r w:rsidRPr="00060513">
        <w:rPr>
          <w:rFonts w:ascii="Arial" w:hAnsi="Arial" w:cs="Arial"/>
          <w:b/>
          <w:bCs/>
          <w:lang w:val="en-IN" w:eastAsia="en-IN"/>
        </w:rPr>
        <w:t>M/s.</w:t>
      </w:r>
      <w:ins w:id="2587" w:author="Pallavi N" w:date="2026-05-12T11:14:00Z">
        <w:r w:rsidR="00B14C7B" w:rsidRPr="00B14C7B">
          <w:t xml:space="preserve"> </w:t>
        </w:r>
        <w:proofErr w:type="spellStart"/>
        <w:r w:rsidR="00B14C7B" w:rsidRPr="00B14C7B">
          <w:rPr>
            <w:rFonts w:ascii="Arial" w:hAnsi="Arial" w:cs="Arial"/>
            <w:b/>
            <w:bCs/>
            <w:highlight w:val="yellow"/>
            <w:lang w:val="en-IN" w:eastAsia="en-IN"/>
            <w:rPrChange w:id="2588" w:author="Pallavi N" w:date="2026-05-12T11:14:00Z">
              <w:rPr>
                <w:rFonts w:ascii="Arial" w:hAnsi="Arial" w:cs="Arial"/>
                <w:b/>
                <w:bCs/>
                <w:lang w:val="en-IN" w:eastAsia="en-IN"/>
              </w:rPr>
            </w:rPrChange>
          </w:rPr>
          <w:t>Kyndryl</w:t>
        </w:r>
        <w:proofErr w:type="spellEnd"/>
        <w:r w:rsidR="00B14C7B" w:rsidRPr="00B14C7B">
          <w:rPr>
            <w:rFonts w:ascii="Arial" w:hAnsi="Arial" w:cs="Arial"/>
            <w:b/>
            <w:bCs/>
            <w:highlight w:val="yellow"/>
            <w:lang w:val="en-IN" w:eastAsia="en-IN"/>
            <w:rPrChange w:id="2589" w:author="Pallavi N" w:date="2026-05-12T11:14:00Z">
              <w:rPr>
                <w:rFonts w:ascii="Arial" w:hAnsi="Arial" w:cs="Arial"/>
                <w:b/>
                <w:bCs/>
                <w:lang w:val="en-IN" w:eastAsia="en-IN"/>
              </w:rPr>
            </w:rPrChange>
          </w:rPr>
          <w:t xml:space="preserve"> Solutions Private Limited</w:t>
        </w:r>
      </w:ins>
      <w:del w:id="2590" w:author="Pallavi N" w:date="2026-05-12T11:14:00Z">
        <w:r w:rsidRPr="00060513" w:rsidDel="00B14C7B">
          <w:rPr>
            <w:rFonts w:ascii="Arial" w:hAnsi="Arial" w:cs="Arial"/>
            <w:b/>
            <w:bCs/>
            <w:lang w:val="en-IN" w:eastAsia="en-IN"/>
          </w:rPr>
          <w:delText xml:space="preserve"> [Name of the Successful Bidder]</w:delText>
        </w:r>
      </w:del>
      <w:r w:rsidRPr="00060513">
        <w:rPr>
          <w:rFonts w:ascii="Arial" w:hAnsi="Arial" w:cs="Arial"/>
          <w:lang w:val="en-IN" w:eastAsia="en-IN"/>
        </w:rPr>
        <w:t xml:space="preserve">, a [Legal Status of Company] having its registered office at </w:t>
      </w:r>
      <w:proofErr w:type="spellStart"/>
      <w:ins w:id="2591" w:author="Pallavi N" w:date="2026-05-12T11:14:00Z">
        <w:r w:rsidR="00B14C7B" w:rsidRPr="00B14C7B">
          <w:rPr>
            <w:rFonts w:ascii="Arial" w:hAnsi="Arial" w:cs="Arial"/>
            <w:highlight w:val="yellow"/>
            <w:lang w:val="en-IN" w:eastAsia="en-IN"/>
            <w:rPrChange w:id="2592" w:author="Pallavi N" w:date="2026-05-12T11:14:00Z">
              <w:rPr>
                <w:rFonts w:ascii="Arial" w:hAnsi="Arial" w:cs="Arial"/>
                <w:lang w:val="en-IN" w:eastAsia="en-IN"/>
              </w:rPr>
            </w:rPrChange>
          </w:rPr>
          <w:t>Sunriver</w:t>
        </w:r>
        <w:proofErr w:type="spellEnd"/>
        <w:r w:rsidR="00B14C7B" w:rsidRPr="00B14C7B">
          <w:rPr>
            <w:rFonts w:ascii="Arial" w:hAnsi="Arial" w:cs="Arial"/>
            <w:highlight w:val="yellow"/>
            <w:lang w:val="en-IN" w:eastAsia="en-IN"/>
            <w:rPrChange w:id="2593" w:author="Pallavi N" w:date="2026-05-12T11:14:00Z">
              <w:rPr>
                <w:rFonts w:ascii="Arial" w:hAnsi="Arial" w:cs="Arial"/>
                <w:lang w:val="en-IN" w:eastAsia="en-IN"/>
              </w:rPr>
            </w:rPrChange>
          </w:rPr>
          <w:t xml:space="preserve"> Building, 3rd Floor, Survey No.10/2A 10/2B, Off Intermediate Ring Road, EGL, </w:t>
        </w:r>
        <w:proofErr w:type="spellStart"/>
        <w:r w:rsidR="00B14C7B" w:rsidRPr="00B14C7B">
          <w:rPr>
            <w:rFonts w:ascii="Arial" w:hAnsi="Arial" w:cs="Arial"/>
            <w:highlight w:val="yellow"/>
            <w:lang w:val="en-IN" w:eastAsia="en-IN"/>
            <w:rPrChange w:id="2594" w:author="Pallavi N" w:date="2026-05-12T11:14:00Z">
              <w:rPr>
                <w:rFonts w:ascii="Arial" w:hAnsi="Arial" w:cs="Arial"/>
                <w:lang w:val="en-IN" w:eastAsia="en-IN"/>
              </w:rPr>
            </w:rPrChange>
          </w:rPr>
          <w:t>Domlur</w:t>
        </w:r>
        <w:proofErr w:type="spellEnd"/>
        <w:r w:rsidR="00B14C7B" w:rsidRPr="00B14C7B">
          <w:rPr>
            <w:rFonts w:ascii="Arial" w:hAnsi="Arial" w:cs="Arial"/>
            <w:highlight w:val="yellow"/>
            <w:lang w:val="en-IN" w:eastAsia="en-IN"/>
            <w:rPrChange w:id="2595" w:author="Pallavi N" w:date="2026-05-12T11:14:00Z">
              <w:rPr>
                <w:rFonts w:ascii="Arial" w:hAnsi="Arial" w:cs="Arial"/>
                <w:lang w:val="en-IN" w:eastAsia="en-IN"/>
              </w:rPr>
            </w:rPrChange>
          </w:rPr>
          <w:t>, Bengaluru, Karnataka – 560071</w:t>
        </w:r>
        <w:r w:rsidR="00B14C7B" w:rsidRPr="00B14C7B" w:rsidDel="00B14C7B">
          <w:rPr>
            <w:rFonts w:ascii="Arial" w:hAnsi="Arial" w:cs="Arial"/>
            <w:lang w:val="en-IN" w:eastAsia="en-IN"/>
          </w:rPr>
          <w:t xml:space="preserve"> </w:t>
        </w:r>
      </w:ins>
      <w:del w:id="2596" w:author="Pallavi N" w:date="2026-05-12T11:14:00Z">
        <w:r w:rsidRPr="00060513" w:rsidDel="00B14C7B">
          <w:rPr>
            <w:rFonts w:ascii="Arial" w:hAnsi="Arial" w:cs="Arial"/>
            <w:lang w:val="en-IN" w:eastAsia="en-IN"/>
          </w:rPr>
          <w:delText>[Registered Address]</w:delText>
        </w:r>
      </w:del>
      <w:r w:rsidRPr="00060513">
        <w:rPr>
          <w:rFonts w:ascii="Arial" w:hAnsi="Arial" w:cs="Arial"/>
          <w:lang w:val="en-IN" w:eastAsia="en-IN"/>
        </w:rPr>
        <w:t xml:space="preserve">, through its authorized </w:t>
      </w:r>
      <w:r w:rsidRPr="006E079B">
        <w:rPr>
          <w:rFonts w:ascii="Arial" w:hAnsi="Arial" w:cs="Arial"/>
          <w:highlight w:val="yellow"/>
          <w:lang w:val="en-IN" w:eastAsia="en-IN"/>
          <w:rPrChange w:id="2597" w:author="Pallavi N" w:date="2026-05-12T11:33:00Z">
            <w:rPr>
              <w:rFonts w:ascii="Arial" w:hAnsi="Arial" w:cs="Arial"/>
              <w:lang w:val="en-IN" w:eastAsia="en-IN"/>
            </w:rPr>
          </w:rPrChange>
        </w:rPr>
        <w:t>signatory Mr.</w:t>
      </w:r>
      <w:ins w:id="2598" w:author="Pallavi N" w:date="2026-05-12T11:32:00Z">
        <w:r w:rsidR="006E079B" w:rsidRPr="006E079B">
          <w:rPr>
            <w:highlight w:val="yellow"/>
            <w:rPrChange w:id="2599" w:author="Pallavi N" w:date="2026-05-12T11:33:00Z">
              <w:rPr/>
            </w:rPrChange>
          </w:rPr>
          <w:t xml:space="preserve"> </w:t>
        </w:r>
        <w:r w:rsidR="006E079B" w:rsidRPr="006E079B">
          <w:rPr>
            <w:rFonts w:ascii="Arial" w:hAnsi="Arial" w:cs="Arial"/>
            <w:highlight w:val="yellow"/>
            <w:lang w:val="en-IN" w:eastAsia="en-IN"/>
            <w:rPrChange w:id="2600" w:author="Pallavi N" w:date="2026-05-12T11:33:00Z">
              <w:rPr>
                <w:rFonts w:ascii="Arial" w:hAnsi="Arial" w:cs="Arial"/>
                <w:lang w:val="en-IN" w:eastAsia="en-IN"/>
              </w:rPr>
            </w:rPrChange>
          </w:rPr>
          <w:t xml:space="preserve">Sanjay </w:t>
        </w:r>
        <w:proofErr w:type="spellStart"/>
        <w:r w:rsidR="006E079B" w:rsidRPr="006E079B">
          <w:rPr>
            <w:rFonts w:ascii="Arial" w:hAnsi="Arial" w:cs="Arial"/>
            <w:highlight w:val="yellow"/>
            <w:lang w:val="en-IN" w:eastAsia="en-IN"/>
            <w:rPrChange w:id="2601" w:author="Pallavi N" w:date="2026-05-12T11:33:00Z">
              <w:rPr>
                <w:rFonts w:ascii="Arial" w:hAnsi="Arial" w:cs="Arial"/>
                <w:lang w:val="en-IN" w:eastAsia="en-IN"/>
              </w:rPr>
            </w:rPrChange>
          </w:rPr>
          <w:t>Raghavendra</w:t>
        </w:r>
        <w:proofErr w:type="spellEnd"/>
        <w:r w:rsidR="006E079B" w:rsidRPr="006E079B">
          <w:rPr>
            <w:rFonts w:ascii="Arial" w:hAnsi="Arial" w:cs="Arial"/>
            <w:highlight w:val="yellow"/>
            <w:lang w:val="en-IN" w:eastAsia="en-IN"/>
            <w:rPrChange w:id="2602" w:author="Pallavi N" w:date="2026-05-12T11:33:00Z">
              <w:rPr>
                <w:rFonts w:ascii="Arial" w:hAnsi="Arial" w:cs="Arial"/>
                <w:lang w:val="en-IN" w:eastAsia="en-IN"/>
              </w:rPr>
            </w:rPrChange>
          </w:rPr>
          <w:t xml:space="preserve"> Rao</w:t>
        </w:r>
      </w:ins>
      <w:ins w:id="2603" w:author="Pallavi N" w:date="2026-05-12T11:33:00Z">
        <w:r w:rsidR="006E079B" w:rsidRPr="006E079B">
          <w:rPr>
            <w:rFonts w:ascii="Arial" w:hAnsi="Arial" w:cs="Arial"/>
            <w:highlight w:val="yellow"/>
            <w:lang w:val="en-IN" w:eastAsia="en-IN"/>
            <w:rPrChange w:id="2604" w:author="Pallavi N" w:date="2026-05-12T11:33:00Z">
              <w:rPr>
                <w:rFonts w:ascii="Arial" w:hAnsi="Arial" w:cs="Arial"/>
                <w:lang w:val="en-IN" w:eastAsia="en-IN"/>
              </w:rPr>
            </w:rPrChange>
          </w:rPr>
          <w:t xml:space="preserve"> Associate Partner, Consult</w:t>
        </w:r>
      </w:ins>
      <w:del w:id="2605" w:author="Pallavi N" w:date="2026-05-12T11:32:00Z">
        <w:r w:rsidRPr="006E079B" w:rsidDel="006E079B">
          <w:rPr>
            <w:rFonts w:ascii="Arial" w:hAnsi="Arial" w:cs="Arial"/>
            <w:highlight w:val="yellow"/>
            <w:lang w:val="en-IN" w:eastAsia="en-IN"/>
            <w:rPrChange w:id="2606" w:author="Pallavi N" w:date="2026-05-12T11:33:00Z">
              <w:rPr>
                <w:rFonts w:ascii="Arial" w:hAnsi="Arial" w:cs="Arial"/>
                <w:lang w:val="en-IN" w:eastAsia="en-IN"/>
              </w:rPr>
            </w:rPrChange>
          </w:rPr>
          <w:delText>/Ms. [Name]</w:delText>
        </w:r>
      </w:del>
      <w:r w:rsidRPr="006E079B">
        <w:rPr>
          <w:rFonts w:ascii="Arial" w:hAnsi="Arial" w:cs="Arial"/>
          <w:highlight w:val="yellow"/>
          <w:lang w:val="en-IN" w:eastAsia="en-IN"/>
          <w:rPrChange w:id="2607" w:author="Pallavi N" w:date="2026-05-12T11:33:00Z">
            <w:rPr>
              <w:rFonts w:ascii="Arial" w:hAnsi="Arial" w:cs="Arial"/>
              <w:lang w:val="en-IN" w:eastAsia="en-IN"/>
            </w:rPr>
          </w:rPrChange>
        </w:rPr>
        <w:t>,</w:t>
      </w:r>
      <w:r w:rsidRPr="00060513">
        <w:rPr>
          <w:rFonts w:ascii="Arial" w:hAnsi="Arial" w:cs="Arial"/>
          <w:lang w:val="en-IN" w:eastAsia="en-IN"/>
        </w:rPr>
        <w:t xml:space="preserve"> (hereinafter referred to as </w:t>
      </w:r>
      <w:r w:rsidRPr="00060513">
        <w:rPr>
          <w:rFonts w:ascii="Arial" w:hAnsi="Arial" w:cs="Arial"/>
          <w:b/>
          <w:bCs/>
          <w:lang w:val="en-IN" w:eastAsia="en-IN"/>
        </w:rPr>
        <w:t>"Manpower Agency"</w:t>
      </w:r>
      <w:r w:rsidRPr="00060513">
        <w:rPr>
          <w:rFonts w:ascii="Arial" w:hAnsi="Arial" w:cs="Arial"/>
          <w:lang w:val="en-IN" w:eastAsia="en-IN"/>
        </w:rPr>
        <w:t xml:space="preserve"> or the </w:t>
      </w:r>
      <w:r w:rsidRPr="00060513">
        <w:rPr>
          <w:rFonts w:ascii="Arial" w:hAnsi="Arial" w:cs="Arial"/>
          <w:b/>
          <w:bCs/>
          <w:lang w:val="en-IN" w:eastAsia="en-IN"/>
        </w:rPr>
        <w:t>Second Party</w:t>
      </w:r>
      <w:r w:rsidRPr="00060513">
        <w:rPr>
          <w:rFonts w:ascii="Arial" w:hAnsi="Arial" w:cs="Arial"/>
          <w:lang w:val="en-IN" w:eastAsia="en-IN"/>
        </w:rPr>
        <w:t>, which expression shall, unless repugnant to the context or meaning thereof, include its successors and permitted assigns)</w:t>
      </w:r>
    </w:p>
    <w:p w14:paraId="5E116A9D" w14:textId="77777777" w:rsidR="008B6E26" w:rsidRPr="00060513" w:rsidRDefault="008B6E26" w:rsidP="008B6E26">
      <w:pPr>
        <w:spacing w:before="100" w:beforeAutospacing="1" w:after="100" w:afterAutospacing="1" w:line="240" w:lineRule="auto"/>
        <w:rPr>
          <w:rFonts w:ascii="Arial" w:hAnsi="Arial" w:cs="Arial"/>
          <w:lang w:val="en-IN" w:eastAsia="en-IN"/>
        </w:rPr>
      </w:pPr>
      <w:r w:rsidRPr="00060513">
        <w:rPr>
          <w:rFonts w:ascii="Arial" w:hAnsi="Arial" w:cs="Arial"/>
          <w:b/>
          <w:bCs/>
          <w:lang w:val="en-IN" w:eastAsia="en-IN"/>
        </w:rPr>
        <w:t>WHEREAS</w:t>
      </w:r>
    </w:p>
    <w:p w14:paraId="5D33F4B5" w14:textId="77777777" w:rsidR="008B6E26" w:rsidRPr="00060513" w:rsidRDefault="008B6E26" w:rsidP="00691AA7">
      <w:pPr>
        <w:numPr>
          <w:ilvl w:val="0"/>
          <w:numId w:val="15"/>
        </w:numPr>
        <w:spacing w:before="100" w:beforeAutospacing="1" w:after="100" w:afterAutospacing="1" w:line="240" w:lineRule="auto"/>
        <w:jc w:val="both"/>
        <w:rPr>
          <w:rFonts w:ascii="Arial" w:hAnsi="Arial" w:cs="Arial"/>
          <w:lang w:val="en-IN" w:eastAsia="en-IN"/>
        </w:rPr>
      </w:pPr>
      <w:r w:rsidRPr="00060513">
        <w:rPr>
          <w:rFonts w:ascii="Arial" w:hAnsi="Arial" w:cs="Arial"/>
          <w:lang w:val="en-IN" w:eastAsia="en-IN"/>
        </w:rPr>
        <w:t>DS&amp;R floated a Request for Proposal (RFP) for engagement of a manpower agency for providing IT skilled manpower for supporting the implementation of various software, programs, and schemes of the department.</w:t>
      </w:r>
    </w:p>
    <w:p w14:paraId="2D3F9E45" w14:textId="77777777" w:rsidR="008B6E26" w:rsidRPr="00060513" w:rsidRDefault="008B6E26" w:rsidP="00691AA7">
      <w:pPr>
        <w:numPr>
          <w:ilvl w:val="0"/>
          <w:numId w:val="15"/>
        </w:numPr>
        <w:spacing w:before="100" w:beforeAutospacing="1" w:after="100" w:afterAutospacing="1" w:line="240" w:lineRule="auto"/>
        <w:jc w:val="both"/>
        <w:rPr>
          <w:rFonts w:ascii="Arial" w:hAnsi="Arial" w:cs="Arial"/>
          <w:lang w:val="en-IN" w:eastAsia="en-IN"/>
        </w:rPr>
      </w:pPr>
      <w:r w:rsidRPr="00060513">
        <w:rPr>
          <w:rFonts w:ascii="Arial" w:hAnsi="Arial" w:cs="Arial"/>
          <w:lang w:val="en-IN" w:eastAsia="en-IN"/>
        </w:rPr>
        <w:t>The Manpower Agency was selected as the successful bidder through the due bidding process and has agreed to provide manpower services on the terms and conditions set forth in the RFP and as further agreed under this Agreement.</w:t>
      </w:r>
    </w:p>
    <w:p w14:paraId="25412873" w14:textId="1FEF94AD" w:rsidR="00F62136" w:rsidRDefault="00F62136" w:rsidP="008B6E26">
      <w:pPr>
        <w:spacing w:before="100" w:beforeAutospacing="1" w:after="100" w:afterAutospacing="1" w:line="240" w:lineRule="auto"/>
        <w:rPr>
          <w:rFonts w:ascii="Arial" w:hAnsi="Arial" w:cs="Arial"/>
          <w:b/>
          <w:lang w:val="en-IN" w:eastAsia="en-IN"/>
        </w:rPr>
      </w:pPr>
      <w:r w:rsidRPr="00060513">
        <w:rPr>
          <w:rFonts w:ascii="Arial" w:hAnsi="Arial" w:cs="Arial"/>
          <w:b/>
          <w:lang w:val="en-IN" w:eastAsia="en-IN"/>
        </w:rPr>
        <w:t>NOW THIS AGREEMENT WITNESSETH AS FOLLOWS:</w:t>
      </w:r>
    </w:p>
    <w:p w14:paraId="45278165" w14:textId="3215591B" w:rsidR="00C645DC" w:rsidRPr="00691AA7" w:rsidRDefault="00C645DC"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Scope of Work</w:t>
      </w:r>
    </w:p>
    <w:p w14:paraId="78082810" w14:textId="77777777" w:rsidR="00C645DC" w:rsidRPr="00691AA7" w:rsidRDefault="00C645DC" w:rsidP="00691AA7">
      <w:pPr>
        <w:pStyle w:val="ListParagraph"/>
        <w:spacing w:before="100" w:beforeAutospacing="1" w:after="100" w:afterAutospacing="1" w:line="240" w:lineRule="auto"/>
        <w:ind w:left="2232"/>
        <w:rPr>
          <w:rFonts w:ascii="Arial" w:hAnsi="Arial" w:cs="Arial"/>
          <w:b/>
          <w:lang w:val="en-IN" w:eastAsia="en-IN"/>
        </w:rPr>
      </w:pPr>
    </w:p>
    <w:p w14:paraId="65D78445" w14:textId="77777777" w:rsidR="00636695" w:rsidRDefault="00636695" w:rsidP="00636695">
      <w:pPr>
        <w:pStyle w:val="ListParagraph"/>
        <w:numPr>
          <w:ilvl w:val="0"/>
          <w:numId w:val="295"/>
        </w:numPr>
        <w:jc w:val="both"/>
        <w:rPr>
          <w:rFonts w:ascii="Arial" w:hAnsi="Arial" w:cs="Arial"/>
        </w:rPr>
      </w:pPr>
      <w:r>
        <w:rPr>
          <w:rFonts w:ascii="Arial" w:hAnsi="Arial" w:cs="Arial"/>
        </w:rPr>
        <w:t xml:space="preserve">IGR </w:t>
      </w:r>
      <w:r w:rsidRPr="00C629ED">
        <w:rPr>
          <w:rFonts w:ascii="Arial" w:hAnsi="Arial" w:cs="Arial"/>
        </w:rPr>
        <w:t>office requires the services of a manpower agency for providing the services of 39 I.T skilled manpower (Annexure-1). The resources will work in DS&amp;R for implementation of various software / programs / schemes of Department of Stamps and Registration.</w:t>
      </w:r>
      <w:r>
        <w:rPr>
          <w:rFonts w:ascii="Arial" w:hAnsi="Arial" w:cs="Arial"/>
        </w:rPr>
        <w:t xml:space="preserve"> This will become the Technical IT Wing of the Department of Stamps &amp; Registration by the name </w:t>
      </w:r>
      <w:proofErr w:type="spellStart"/>
      <w:r>
        <w:rPr>
          <w:rFonts w:ascii="Arial" w:hAnsi="Arial" w:cs="Arial"/>
        </w:rPr>
        <w:t>Kaveri</w:t>
      </w:r>
      <w:proofErr w:type="spellEnd"/>
      <w:r>
        <w:rPr>
          <w:rFonts w:ascii="Arial" w:hAnsi="Arial" w:cs="Arial"/>
        </w:rPr>
        <w:t xml:space="preserve"> IT Cell.</w:t>
      </w:r>
    </w:p>
    <w:p w14:paraId="17FA311F" w14:textId="77777777" w:rsidR="00636695" w:rsidRDefault="00636695" w:rsidP="00636695">
      <w:pPr>
        <w:pStyle w:val="ListParagraph"/>
        <w:numPr>
          <w:ilvl w:val="0"/>
          <w:numId w:val="295"/>
        </w:numPr>
        <w:jc w:val="both"/>
        <w:rPr>
          <w:rFonts w:ascii="Arial" w:hAnsi="Arial" w:cs="Arial"/>
        </w:rPr>
      </w:pPr>
      <w:r w:rsidRPr="00691AA7">
        <w:rPr>
          <w:rFonts w:ascii="Arial" w:hAnsi="Arial" w:cs="Arial"/>
        </w:rPr>
        <w:t xml:space="preserve">The Manpower Agency shall be obligated to submit a minimum of Five (5) CVs for Group A and B designation and 3 CV’s for the Group C designation per position, ensuring that all proposed candidates strictly meet the prescribed Job Description and Minimum Qualification criteria, based on which DS&amp;R </w:t>
      </w:r>
      <w:r>
        <w:rPr>
          <w:rFonts w:ascii="Arial" w:hAnsi="Arial" w:cs="Arial"/>
        </w:rPr>
        <w:t xml:space="preserve">through a suitable Expert Team </w:t>
      </w:r>
      <w:r w:rsidRPr="00691AA7">
        <w:rPr>
          <w:rFonts w:ascii="Arial" w:hAnsi="Arial" w:cs="Arial"/>
        </w:rPr>
        <w:t>shall conduct interviews and finalize the selection of resources.</w:t>
      </w:r>
      <w:r>
        <w:rPr>
          <w:rFonts w:ascii="Arial" w:hAnsi="Arial" w:cs="Arial"/>
        </w:rPr>
        <w:t xml:space="preserve"> In case of rejection of the proposed candidates by the Department, the Bid Winner is fully obligated to provide such additional number of resources and developers until the developers and resources are finally accepted by the Department. Mere offering of the candidates does not meet the requirement of the Scope of Work and it is the final acceptance of the resources and their deployment which is the obligation cast upon the bid winner. </w:t>
      </w:r>
    </w:p>
    <w:p w14:paraId="743B34DF" w14:textId="77777777" w:rsidR="00636695" w:rsidRDefault="00636695" w:rsidP="00636695">
      <w:pPr>
        <w:pStyle w:val="ListParagraph"/>
        <w:numPr>
          <w:ilvl w:val="0"/>
          <w:numId w:val="295"/>
        </w:numPr>
        <w:jc w:val="both"/>
        <w:rPr>
          <w:rFonts w:ascii="Arial" w:hAnsi="Arial" w:cs="Arial"/>
        </w:rPr>
      </w:pPr>
      <w:r w:rsidRPr="00691AA7">
        <w:rPr>
          <w:rFonts w:ascii="Arial" w:hAnsi="Arial" w:cs="Arial"/>
        </w:rPr>
        <w:lastRenderedPageBreak/>
        <w:t xml:space="preserve">The bid winner shall place the resource within 30 days of the date of placement of specific indent for the resource of specified qualification, skill and experience. </w:t>
      </w:r>
    </w:p>
    <w:p w14:paraId="1E683B36" w14:textId="77777777" w:rsidR="00636695" w:rsidRDefault="00636695" w:rsidP="00636695">
      <w:pPr>
        <w:pStyle w:val="ListParagraph"/>
        <w:numPr>
          <w:ilvl w:val="0"/>
          <w:numId w:val="295"/>
        </w:numPr>
        <w:jc w:val="both"/>
        <w:rPr>
          <w:rFonts w:ascii="Arial" w:hAnsi="Arial" w:cs="Arial"/>
        </w:rPr>
      </w:pPr>
      <w:r w:rsidRPr="00691AA7">
        <w:rPr>
          <w:rFonts w:ascii="Arial" w:hAnsi="Arial" w:cs="Arial"/>
        </w:rPr>
        <w:t xml:space="preserve">The Manpower Agency shall be entitled to </w:t>
      </w:r>
      <w:proofErr w:type="gramStart"/>
      <w:r w:rsidRPr="00691AA7">
        <w:rPr>
          <w:rFonts w:ascii="Arial" w:hAnsi="Arial" w:cs="Arial"/>
        </w:rPr>
        <w:t>fixed</w:t>
      </w:r>
      <w:proofErr w:type="gramEnd"/>
      <w:r w:rsidRPr="00691AA7">
        <w:rPr>
          <w:rFonts w:ascii="Arial" w:hAnsi="Arial" w:cs="Arial"/>
        </w:rPr>
        <w:t xml:space="preserve"> Service Charges at the rate of fifteen percent (15%) of the monthly payment actually made towards the deployed resources on their Cost to Company (CTC). The said Service Charges shall be exclusive of all applicable taxes and statutory dues payable to the Government.</w:t>
      </w:r>
    </w:p>
    <w:p w14:paraId="1FB4452F" w14:textId="77777777" w:rsidR="00636695" w:rsidRPr="00691AA7" w:rsidRDefault="00636695" w:rsidP="00636695">
      <w:pPr>
        <w:pStyle w:val="ListParagraph"/>
        <w:numPr>
          <w:ilvl w:val="0"/>
          <w:numId w:val="295"/>
        </w:numPr>
        <w:jc w:val="both"/>
        <w:rPr>
          <w:rFonts w:ascii="Arial" w:hAnsi="Arial" w:cs="Arial"/>
        </w:rPr>
      </w:pPr>
      <w:r w:rsidRPr="00691AA7">
        <w:rPr>
          <w:rFonts w:ascii="Arial" w:hAnsi="Arial" w:cs="Arial"/>
        </w:rPr>
        <w:t xml:space="preserve">DS&amp;R has the authority to reduce or increase the no of resources to the extent of maximum 25% based on the actual requirement of resources. </w:t>
      </w:r>
      <w:r>
        <w:rPr>
          <w:rFonts w:ascii="Arial" w:hAnsi="Arial" w:cs="Arial"/>
        </w:rPr>
        <w:t>Further DS&amp;R may ask for resources with specific qualifications, work experience as part of the deliverable within the overall required number of the resources that the bid winner is required to provide and may also suggest the resources who meet the department requirement and approved by the Expert Committee</w:t>
      </w:r>
      <w:proofErr w:type="gramStart"/>
      <w:r>
        <w:rPr>
          <w:rFonts w:ascii="Arial" w:hAnsi="Arial" w:cs="Arial"/>
        </w:rPr>
        <w:t>,  to</w:t>
      </w:r>
      <w:proofErr w:type="gramEnd"/>
      <w:r>
        <w:rPr>
          <w:rFonts w:ascii="Arial" w:hAnsi="Arial" w:cs="Arial"/>
        </w:rPr>
        <w:t xml:space="preserve"> be provided in this regard.</w:t>
      </w:r>
    </w:p>
    <w:p w14:paraId="61CEE940" w14:textId="77777777" w:rsidR="00636695" w:rsidRPr="00691AA7" w:rsidRDefault="00636695" w:rsidP="00636695">
      <w:pPr>
        <w:pStyle w:val="ListParagraph"/>
        <w:numPr>
          <w:ilvl w:val="0"/>
          <w:numId w:val="295"/>
        </w:numPr>
        <w:spacing w:after="0"/>
        <w:jc w:val="both"/>
        <w:rPr>
          <w:rFonts w:ascii="Arial" w:hAnsi="Arial" w:cs="Arial"/>
        </w:rPr>
      </w:pPr>
      <w:r w:rsidRPr="00691AA7">
        <w:rPr>
          <w:rFonts w:ascii="Arial" w:hAnsi="Arial" w:cs="Arial"/>
        </w:rPr>
        <w:t xml:space="preserve">HRMS Tool </w:t>
      </w:r>
      <w:proofErr w:type="gramStart"/>
      <w:r w:rsidRPr="00691AA7">
        <w:rPr>
          <w:rFonts w:ascii="Arial" w:hAnsi="Arial" w:cs="Arial"/>
        </w:rPr>
        <w:t>Requirement :</w:t>
      </w:r>
      <w:proofErr w:type="gramEnd"/>
      <w:r w:rsidRPr="00691AA7">
        <w:rPr>
          <w:rFonts w:ascii="Arial" w:hAnsi="Arial" w:cs="Arial"/>
        </w:rPr>
        <w:t xml:space="preserve"> The selected Bidder shall provide an </w:t>
      </w:r>
      <w:r w:rsidRPr="00691AA7">
        <w:rPr>
          <w:rStyle w:val="Strong"/>
          <w:rFonts w:ascii="Arial" w:hAnsi="Arial" w:cs="Arial"/>
          <w:b w:val="0"/>
        </w:rPr>
        <w:t>HRMS tool with a perpetual license</w:t>
      </w:r>
      <w:r w:rsidRPr="00691AA7">
        <w:rPr>
          <w:rFonts w:ascii="Arial" w:hAnsi="Arial" w:cs="Arial"/>
        </w:rPr>
        <w:t xml:space="preserve">. The tool must include </w:t>
      </w:r>
      <w:r>
        <w:rPr>
          <w:rFonts w:ascii="Arial" w:hAnsi="Arial" w:cs="Arial"/>
        </w:rPr>
        <w:t xml:space="preserve">the </w:t>
      </w:r>
      <w:r w:rsidRPr="00691AA7">
        <w:rPr>
          <w:rFonts w:ascii="Arial" w:hAnsi="Arial" w:cs="Arial"/>
        </w:rPr>
        <w:t>following capabilities:</w:t>
      </w:r>
    </w:p>
    <w:p w14:paraId="59D71989"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Capturing and maintaining records of attendance, leave, and working hours for all deployed resources.</w:t>
      </w:r>
    </w:p>
    <w:p w14:paraId="2BFB7C14"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Generating attendance statistics to monitor adherence to contractual obligations.</w:t>
      </w:r>
    </w:p>
    <w:p w14:paraId="69D3E6E7"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Automatically verifying and calculating SLA violations based on recorded data.</w:t>
      </w:r>
    </w:p>
    <w:p w14:paraId="014E0B61"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Offering customization options to align with the specific requirements of DS&amp;R.</w:t>
      </w:r>
    </w:p>
    <w:p w14:paraId="2A174B73"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Generating ad-hoc reports as and when required by DS&amp;R.</w:t>
      </w:r>
    </w:p>
    <w:p w14:paraId="5AB651FE" w14:textId="77777777" w:rsidR="00636695" w:rsidRPr="00691AA7" w:rsidRDefault="00636695" w:rsidP="00636695">
      <w:pPr>
        <w:pStyle w:val="NormalWeb"/>
        <w:numPr>
          <w:ilvl w:val="0"/>
          <w:numId w:val="293"/>
        </w:numPr>
        <w:spacing w:line="276" w:lineRule="auto"/>
        <w:jc w:val="both"/>
        <w:rPr>
          <w:rFonts w:ascii="Arial" w:hAnsi="Arial" w:cs="Arial"/>
          <w:sz w:val="22"/>
          <w:szCs w:val="22"/>
        </w:rPr>
      </w:pPr>
      <w:r w:rsidRPr="00691AA7">
        <w:rPr>
          <w:rFonts w:ascii="Arial" w:hAnsi="Arial" w:cs="Arial"/>
          <w:sz w:val="22"/>
          <w:szCs w:val="22"/>
        </w:rPr>
        <w:t>Seamless integration with the biometric system.</w:t>
      </w:r>
    </w:p>
    <w:p w14:paraId="6D76C14D" w14:textId="763EDC1B" w:rsidR="00C645DC" w:rsidRPr="00ED2747" w:rsidRDefault="00636695" w:rsidP="00691AA7">
      <w:pPr>
        <w:pStyle w:val="NormalWeb"/>
        <w:numPr>
          <w:ilvl w:val="0"/>
          <w:numId w:val="262"/>
        </w:numPr>
        <w:spacing w:line="276" w:lineRule="auto"/>
        <w:jc w:val="both"/>
        <w:rPr>
          <w:rFonts w:ascii="Arial" w:hAnsi="Arial" w:cs="Arial"/>
          <w:sz w:val="22"/>
          <w:szCs w:val="22"/>
        </w:rPr>
      </w:pPr>
      <w:r w:rsidRPr="00691AA7">
        <w:rPr>
          <w:rFonts w:ascii="Arial" w:hAnsi="Arial" w:cs="Arial"/>
        </w:rPr>
        <w:t>Centralized employee information management including personal, professional, and compliance records.</w:t>
      </w:r>
    </w:p>
    <w:p w14:paraId="7F7FB114" w14:textId="49762A80"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Payment Terms</w:t>
      </w:r>
    </w:p>
    <w:p w14:paraId="7661DF80" w14:textId="77777777" w:rsidR="00C645DC" w:rsidRPr="00691AA7" w:rsidRDefault="00C645DC" w:rsidP="00691AA7">
      <w:pPr>
        <w:pStyle w:val="ListParagraph"/>
        <w:spacing w:before="100" w:beforeAutospacing="1" w:after="100" w:afterAutospacing="1" w:line="240" w:lineRule="auto"/>
        <w:ind w:left="2232"/>
        <w:rPr>
          <w:rFonts w:ascii="Arial" w:hAnsi="Arial" w:cs="Arial"/>
          <w:b/>
          <w:lang w:val="en-IN" w:eastAsia="en-IN"/>
        </w:rPr>
      </w:pPr>
    </w:p>
    <w:p w14:paraId="60B949C5" w14:textId="790485CA" w:rsidR="008B6E26" w:rsidRPr="00691AA7" w:rsidRDefault="008B6E26" w:rsidP="00691AA7">
      <w:pPr>
        <w:pStyle w:val="ListParagraph"/>
        <w:numPr>
          <w:ilvl w:val="0"/>
          <w:numId w:val="238"/>
        </w:numPr>
        <w:jc w:val="both"/>
        <w:rPr>
          <w:rFonts w:ascii="Arial" w:hAnsi="Arial" w:cs="Arial"/>
        </w:rPr>
      </w:pPr>
      <w:r w:rsidRPr="00691AA7">
        <w:rPr>
          <w:rFonts w:ascii="Arial" w:hAnsi="Arial" w:cs="Arial"/>
        </w:rPr>
        <w:t xml:space="preserve">DS&amp;R shall pay the monthly remuneration of the </w:t>
      </w:r>
      <w:r w:rsidR="00636695">
        <w:rPr>
          <w:rFonts w:ascii="Arial" w:hAnsi="Arial" w:cs="Arial"/>
        </w:rPr>
        <w:t xml:space="preserve">actually </w:t>
      </w:r>
      <w:r w:rsidRPr="00691AA7">
        <w:rPr>
          <w:rFonts w:ascii="Arial" w:hAnsi="Arial" w:cs="Arial"/>
        </w:rPr>
        <w:t>deployed manpower as agreed upon for each resource based on their qualifications and experience.</w:t>
      </w:r>
    </w:p>
    <w:p w14:paraId="3F4FEDFF" w14:textId="76A7896E" w:rsidR="008B6E26" w:rsidRPr="00691AA7" w:rsidRDefault="008B6E26" w:rsidP="00691AA7">
      <w:pPr>
        <w:pStyle w:val="ListParagraph"/>
        <w:numPr>
          <w:ilvl w:val="0"/>
          <w:numId w:val="238"/>
        </w:numPr>
        <w:jc w:val="both"/>
        <w:rPr>
          <w:rFonts w:ascii="Arial" w:hAnsi="Arial" w:cs="Arial"/>
        </w:rPr>
      </w:pPr>
      <w:r w:rsidRPr="00691AA7">
        <w:rPr>
          <w:rFonts w:ascii="Arial" w:hAnsi="Arial" w:cs="Arial"/>
        </w:rPr>
        <w:t>The Manpower Agency shall be paid a fixed Service Charge @ 15% on the actual monthly payment made towards the salaries of the deployed resources.</w:t>
      </w:r>
    </w:p>
    <w:p w14:paraId="786A2AE5" w14:textId="14504477" w:rsidR="008B6E26" w:rsidRDefault="008B6E26" w:rsidP="00691AA7">
      <w:pPr>
        <w:pStyle w:val="ListParagraph"/>
        <w:numPr>
          <w:ilvl w:val="0"/>
          <w:numId w:val="238"/>
        </w:numPr>
        <w:jc w:val="both"/>
        <w:rPr>
          <w:rFonts w:ascii="Arial" w:hAnsi="Arial" w:cs="Arial"/>
        </w:rPr>
      </w:pPr>
      <w:r w:rsidRPr="00691AA7">
        <w:rPr>
          <w:rFonts w:ascii="Arial" w:hAnsi="Arial" w:cs="Arial"/>
        </w:rPr>
        <w:t>The Service Charges mentioned above shall be exclusive of applicable taxes such as GST and statutory dues payable to the government.</w:t>
      </w:r>
    </w:p>
    <w:p w14:paraId="2420AD60" w14:textId="77777777" w:rsidR="007223A7" w:rsidRPr="00691AA7" w:rsidRDefault="007223A7" w:rsidP="00691AA7">
      <w:pPr>
        <w:pStyle w:val="ListParagraph"/>
        <w:rPr>
          <w:rFonts w:ascii="Arial" w:hAnsi="Arial" w:cs="Arial"/>
        </w:rPr>
      </w:pPr>
    </w:p>
    <w:p w14:paraId="450E0BA9" w14:textId="665F3450"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Duration and Termination</w:t>
      </w:r>
    </w:p>
    <w:p w14:paraId="1617D8EA" w14:textId="77777777" w:rsidR="00C645DC" w:rsidRPr="00691AA7" w:rsidRDefault="00C645DC" w:rsidP="00691AA7">
      <w:pPr>
        <w:pStyle w:val="ListParagraph"/>
        <w:spacing w:before="100" w:beforeAutospacing="1" w:after="100" w:afterAutospacing="1" w:line="240" w:lineRule="auto"/>
        <w:ind w:left="2232"/>
        <w:rPr>
          <w:rFonts w:ascii="Arial" w:hAnsi="Arial" w:cs="Arial"/>
          <w:b/>
          <w:lang w:val="en-IN" w:eastAsia="en-IN"/>
        </w:rPr>
      </w:pPr>
    </w:p>
    <w:p w14:paraId="46E22EB5" w14:textId="6D66CBE8" w:rsidR="008B6E26" w:rsidRDefault="008B6E26" w:rsidP="00691AA7">
      <w:pPr>
        <w:pStyle w:val="ListParagraph"/>
        <w:numPr>
          <w:ilvl w:val="0"/>
          <w:numId w:val="255"/>
        </w:numPr>
        <w:jc w:val="both"/>
        <w:rPr>
          <w:rFonts w:ascii="Arial" w:hAnsi="Arial" w:cs="Arial"/>
        </w:rPr>
      </w:pPr>
      <w:r w:rsidRPr="00691AA7">
        <w:rPr>
          <w:rFonts w:ascii="Arial" w:hAnsi="Arial" w:cs="Arial"/>
        </w:rPr>
        <w:t>This Agreement shall remain in force for a period of 5 years from the date of signing unless terminated earlier under the provisions of this Agreement.</w:t>
      </w:r>
    </w:p>
    <w:p w14:paraId="7599D1B2" w14:textId="5142BC80" w:rsidR="002D434E" w:rsidRDefault="008B6E26" w:rsidP="00691AA7">
      <w:pPr>
        <w:pStyle w:val="ListParagraph"/>
        <w:numPr>
          <w:ilvl w:val="0"/>
          <w:numId w:val="255"/>
        </w:numPr>
        <w:jc w:val="both"/>
        <w:rPr>
          <w:rFonts w:ascii="Arial" w:hAnsi="Arial" w:cs="Arial"/>
        </w:rPr>
      </w:pPr>
      <w:r w:rsidRPr="00691AA7">
        <w:rPr>
          <w:rFonts w:ascii="Arial" w:hAnsi="Arial" w:cs="Arial"/>
        </w:rPr>
        <w:t>Either party may terminate the agreement by giving 30 days’ written notice with valid reasons.</w:t>
      </w:r>
    </w:p>
    <w:p w14:paraId="5731FE25" w14:textId="721F9BD5" w:rsidR="002D434E" w:rsidRPr="00060513" w:rsidRDefault="002D434E" w:rsidP="00691AA7">
      <w:pPr>
        <w:pStyle w:val="ListParagraph"/>
        <w:numPr>
          <w:ilvl w:val="0"/>
          <w:numId w:val="255"/>
        </w:numPr>
        <w:jc w:val="both"/>
        <w:rPr>
          <w:rFonts w:ascii="Arial" w:hAnsi="Arial" w:cs="Arial"/>
        </w:rPr>
      </w:pPr>
      <w:r w:rsidRPr="00060513">
        <w:rPr>
          <w:rFonts w:ascii="Arial" w:hAnsi="Arial" w:cs="Arial"/>
        </w:rPr>
        <w:t xml:space="preserve">DS&amp;R may at its discretion terminate the contract and also confiscate the PBG in the following situations – </w:t>
      </w:r>
    </w:p>
    <w:p w14:paraId="33EFBA31" w14:textId="77777777" w:rsidR="002D434E" w:rsidRPr="00060513" w:rsidRDefault="002D434E" w:rsidP="00691AA7">
      <w:pPr>
        <w:pStyle w:val="ListParagraph"/>
        <w:numPr>
          <w:ilvl w:val="0"/>
          <w:numId w:val="261"/>
        </w:numPr>
        <w:spacing w:before="240" w:line="240" w:lineRule="auto"/>
        <w:jc w:val="both"/>
        <w:rPr>
          <w:rFonts w:ascii="Arial" w:hAnsi="Arial" w:cs="Arial"/>
          <w:lang w:val="en-IN" w:eastAsia="en-IN" w:bidi="ar-SA"/>
        </w:rPr>
      </w:pPr>
      <w:r w:rsidRPr="00060513">
        <w:rPr>
          <w:rFonts w:ascii="Arial" w:hAnsi="Arial" w:cs="Arial"/>
          <w:lang w:val="en-IN" w:eastAsia="en-IN" w:bidi="ar-SA"/>
        </w:rPr>
        <w:t>If the Bidder / selected Bidder in the judgment of DS&amp;R has engaged in corrupt or fraudulent practices in competing for or in executing the Contract.</w:t>
      </w:r>
    </w:p>
    <w:p w14:paraId="0EC6C118" w14:textId="4BE72485" w:rsidR="002D434E" w:rsidRDefault="002D434E" w:rsidP="00691AA7">
      <w:pPr>
        <w:pStyle w:val="ListParagraph"/>
        <w:numPr>
          <w:ilvl w:val="0"/>
          <w:numId w:val="261"/>
        </w:numPr>
        <w:spacing w:before="240" w:line="240" w:lineRule="auto"/>
        <w:jc w:val="both"/>
        <w:rPr>
          <w:rFonts w:ascii="Arial" w:hAnsi="Arial" w:cs="Arial"/>
          <w:lang w:val="en-IN" w:eastAsia="en-IN" w:bidi="ar-SA"/>
        </w:rPr>
      </w:pPr>
      <w:r w:rsidRPr="00060513">
        <w:rPr>
          <w:rFonts w:ascii="Arial" w:hAnsi="Arial" w:cs="Arial"/>
          <w:lang w:val="en-IN" w:eastAsia="en-IN" w:bidi="ar-SA"/>
        </w:rPr>
        <w:t>If the resource is found to do illegal activities, he / she will be punished as per the law &amp; vendor may also be made responsible for any such misconduct or act of resource.</w:t>
      </w:r>
    </w:p>
    <w:p w14:paraId="7D70D243" w14:textId="77777777" w:rsidR="00876FB6" w:rsidRDefault="00876FB6" w:rsidP="00691AA7">
      <w:pPr>
        <w:pStyle w:val="ListParagraph"/>
        <w:spacing w:before="240" w:line="240" w:lineRule="auto"/>
        <w:ind w:left="1512"/>
        <w:jc w:val="both"/>
        <w:rPr>
          <w:rFonts w:ascii="Arial" w:hAnsi="Arial" w:cs="Arial"/>
          <w:lang w:val="en-IN" w:eastAsia="en-IN" w:bidi="ar-SA"/>
        </w:rPr>
      </w:pPr>
    </w:p>
    <w:p w14:paraId="6A6B4B87" w14:textId="41AA2633"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lastRenderedPageBreak/>
        <w:t>Responsibilities of the Manpower Agency</w:t>
      </w:r>
    </w:p>
    <w:p w14:paraId="1C34683E" w14:textId="77777777" w:rsidR="00C645DC" w:rsidRPr="00691AA7" w:rsidRDefault="00C645DC" w:rsidP="00691AA7">
      <w:pPr>
        <w:pStyle w:val="ListParagraph"/>
        <w:spacing w:before="100" w:beforeAutospacing="1" w:after="100" w:afterAutospacing="1" w:line="240" w:lineRule="auto"/>
        <w:ind w:left="2232"/>
        <w:rPr>
          <w:rFonts w:ascii="Arial" w:hAnsi="Arial" w:cs="Arial"/>
          <w:b/>
          <w:sz w:val="28"/>
          <w:szCs w:val="28"/>
          <w:lang w:val="en-IN" w:eastAsia="en-IN"/>
        </w:rPr>
      </w:pPr>
    </w:p>
    <w:p w14:paraId="313D5B4D" w14:textId="37885B0E" w:rsidR="008B6E26" w:rsidRPr="00691AA7" w:rsidRDefault="008B6E26" w:rsidP="00691AA7">
      <w:pPr>
        <w:pStyle w:val="ListParagraph"/>
        <w:numPr>
          <w:ilvl w:val="0"/>
          <w:numId w:val="240"/>
        </w:numPr>
        <w:jc w:val="both"/>
        <w:rPr>
          <w:rFonts w:ascii="Arial" w:hAnsi="Arial" w:cs="Arial"/>
        </w:rPr>
      </w:pPr>
      <w:r w:rsidRPr="00691AA7">
        <w:rPr>
          <w:rFonts w:ascii="Arial" w:hAnsi="Arial" w:cs="Arial"/>
        </w:rPr>
        <w:t>Ensure that all resources provided meet the qualifications, experience, and skills as specified by DS&amp;R.</w:t>
      </w:r>
    </w:p>
    <w:p w14:paraId="19E469F9" w14:textId="0519EA7A" w:rsidR="008B6E26" w:rsidRPr="00691AA7" w:rsidRDefault="008B6E26" w:rsidP="00691AA7">
      <w:pPr>
        <w:pStyle w:val="ListParagraph"/>
        <w:numPr>
          <w:ilvl w:val="0"/>
          <w:numId w:val="240"/>
        </w:numPr>
        <w:jc w:val="both"/>
        <w:rPr>
          <w:rFonts w:ascii="Arial" w:hAnsi="Arial" w:cs="Arial"/>
        </w:rPr>
      </w:pPr>
      <w:r w:rsidRPr="00691AA7">
        <w:rPr>
          <w:rFonts w:ascii="Arial" w:hAnsi="Arial" w:cs="Arial"/>
        </w:rPr>
        <w:t>Maintain statutory compliance with applicable labor laws, tax laws, and regulations concerning deployment and salary disbursement.</w:t>
      </w:r>
    </w:p>
    <w:p w14:paraId="6AC2367E" w14:textId="4E44FB3F" w:rsidR="008B6E26" w:rsidRPr="00691AA7" w:rsidRDefault="008B6E26" w:rsidP="00691AA7">
      <w:pPr>
        <w:pStyle w:val="ListParagraph"/>
        <w:numPr>
          <w:ilvl w:val="0"/>
          <w:numId w:val="240"/>
        </w:numPr>
        <w:jc w:val="both"/>
        <w:rPr>
          <w:rFonts w:ascii="Arial" w:hAnsi="Arial" w:cs="Arial"/>
        </w:rPr>
      </w:pPr>
      <w:r w:rsidRPr="00691AA7">
        <w:rPr>
          <w:rFonts w:ascii="Arial" w:hAnsi="Arial" w:cs="Arial"/>
        </w:rPr>
        <w:t>Replace any deployed resource who is found unsuitable or is not performing satisfactorily within 15 days of notice by DS&amp;R.</w:t>
      </w:r>
    </w:p>
    <w:p w14:paraId="37B17317" w14:textId="4767912E" w:rsidR="008B6E26" w:rsidRDefault="008B6E26" w:rsidP="00691AA7">
      <w:pPr>
        <w:pStyle w:val="ListParagraph"/>
        <w:numPr>
          <w:ilvl w:val="0"/>
          <w:numId w:val="240"/>
        </w:numPr>
        <w:jc w:val="both"/>
        <w:rPr>
          <w:rFonts w:ascii="Arial" w:hAnsi="Arial" w:cs="Arial"/>
        </w:rPr>
      </w:pPr>
      <w:r w:rsidRPr="00691AA7">
        <w:rPr>
          <w:rFonts w:ascii="Arial" w:hAnsi="Arial" w:cs="Arial"/>
        </w:rPr>
        <w:t>Bear the responsibility for all employer obligations such as PF, ESI, TDS, gratuity, bonus, etc., as per applicable laws.</w:t>
      </w:r>
    </w:p>
    <w:p w14:paraId="220D0433" w14:textId="77777777" w:rsidR="007223A7" w:rsidRDefault="007223A7">
      <w:pPr>
        <w:pStyle w:val="ListParagraph"/>
        <w:rPr>
          <w:rFonts w:ascii="Arial" w:hAnsi="Arial" w:cs="Arial"/>
        </w:rPr>
      </w:pPr>
    </w:p>
    <w:p w14:paraId="5D39E2AD" w14:textId="77777777" w:rsidR="00C56885" w:rsidRDefault="00C56885">
      <w:pPr>
        <w:pStyle w:val="ListParagraph"/>
        <w:rPr>
          <w:rFonts w:ascii="Arial" w:hAnsi="Arial" w:cs="Arial"/>
        </w:rPr>
      </w:pPr>
    </w:p>
    <w:p w14:paraId="756C2DD5" w14:textId="77777777" w:rsidR="00C56885" w:rsidRPr="00691AA7" w:rsidRDefault="00C56885" w:rsidP="00691AA7">
      <w:pPr>
        <w:pStyle w:val="ListParagraph"/>
        <w:rPr>
          <w:rFonts w:ascii="Arial" w:hAnsi="Arial" w:cs="Arial"/>
        </w:rPr>
      </w:pPr>
    </w:p>
    <w:p w14:paraId="61E474F8" w14:textId="6B395DC3"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Confidentiality and Code of Conduct</w:t>
      </w:r>
    </w:p>
    <w:p w14:paraId="5D2EDC04" w14:textId="77777777" w:rsidR="00C645DC" w:rsidRPr="00691AA7" w:rsidRDefault="00C645DC" w:rsidP="00691AA7">
      <w:pPr>
        <w:pStyle w:val="ListParagraph"/>
        <w:spacing w:before="100" w:beforeAutospacing="1" w:after="100" w:afterAutospacing="1" w:line="240" w:lineRule="auto"/>
        <w:ind w:left="2232"/>
        <w:rPr>
          <w:rFonts w:ascii="Arial" w:hAnsi="Arial" w:cs="Arial"/>
          <w:b/>
          <w:sz w:val="28"/>
          <w:szCs w:val="28"/>
          <w:lang w:val="en-IN" w:eastAsia="en-IN"/>
        </w:rPr>
      </w:pPr>
    </w:p>
    <w:p w14:paraId="1468289C" w14:textId="12CEE9B2" w:rsidR="008B6E26" w:rsidRPr="00691AA7" w:rsidRDefault="008B6E26" w:rsidP="00691AA7">
      <w:pPr>
        <w:pStyle w:val="ListParagraph"/>
        <w:numPr>
          <w:ilvl w:val="0"/>
          <w:numId w:val="241"/>
        </w:numPr>
        <w:jc w:val="both"/>
        <w:rPr>
          <w:rFonts w:ascii="Arial" w:hAnsi="Arial" w:cs="Arial"/>
        </w:rPr>
      </w:pPr>
      <w:r w:rsidRPr="00691AA7">
        <w:rPr>
          <w:rFonts w:ascii="Arial" w:hAnsi="Arial" w:cs="Arial"/>
        </w:rPr>
        <w:t>All information, data, and documentation accessed by the deployed manpower in the course of their duties shall be treated as confidential.</w:t>
      </w:r>
    </w:p>
    <w:p w14:paraId="7AEAAC54" w14:textId="26E7FBDA" w:rsidR="008B6E26" w:rsidRDefault="008B6E26" w:rsidP="00691AA7">
      <w:pPr>
        <w:pStyle w:val="ListParagraph"/>
        <w:numPr>
          <w:ilvl w:val="0"/>
          <w:numId w:val="241"/>
        </w:numPr>
        <w:jc w:val="both"/>
        <w:rPr>
          <w:rFonts w:ascii="Arial" w:hAnsi="Arial" w:cs="Arial"/>
        </w:rPr>
      </w:pPr>
      <w:r w:rsidRPr="00691AA7">
        <w:rPr>
          <w:rFonts w:ascii="Arial" w:hAnsi="Arial" w:cs="Arial"/>
        </w:rPr>
        <w:t>The deployed personnel shall adhere to the rules and discipline of the DS&amp;R and maintain professional conduct.</w:t>
      </w:r>
    </w:p>
    <w:p w14:paraId="69470BF1" w14:textId="77777777" w:rsidR="007223A7" w:rsidRPr="00691AA7" w:rsidRDefault="007223A7" w:rsidP="00691AA7">
      <w:pPr>
        <w:pStyle w:val="ListParagraph"/>
        <w:rPr>
          <w:rFonts w:ascii="Arial" w:hAnsi="Arial" w:cs="Arial"/>
        </w:rPr>
      </w:pPr>
    </w:p>
    <w:p w14:paraId="57148D3E" w14:textId="2CB597CA"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Dispute Resolution</w:t>
      </w:r>
    </w:p>
    <w:p w14:paraId="2F15DC65" w14:textId="77777777" w:rsidR="007223A7" w:rsidRPr="00691AA7" w:rsidRDefault="007223A7" w:rsidP="00691AA7">
      <w:pPr>
        <w:pStyle w:val="ListParagraph"/>
        <w:spacing w:before="100" w:beforeAutospacing="1" w:after="100" w:afterAutospacing="1" w:line="240" w:lineRule="auto"/>
        <w:ind w:left="2232"/>
        <w:rPr>
          <w:rFonts w:ascii="Arial" w:hAnsi="Arial" w:cs="Arial"/>
          <w:b/>
          <w:sz w:val="28"/>
          <w:szCs w:val="28"/>
          <w:highlight w:val="yellow"/>
          <w:lang w:val="en-IN" w:eastAsia="en-IN"/>
        </w:rPr>
      </w:pPr>
    </w:p>
    <w:p w14:paraId="32CF2160" w14:textId="3F547018" w:rsidR="007223A7" w:rsidRPr="006350B8" w:rsidRDefault="007223A7" w:rsidP="00AD2A11">
      <w:pPr>
        <w:pStyle w:val="ListParagraph"/>
        <w:jc w:val="both"/>
        <w:rPr>
          <w:rFonts w:ascii="Arial" w:hAnsi="Arial" w:cs="Arial"/>
        </w:rPr>
      </w:pPr>
      <w:r w:rsidRPr="006350B8">
        <w:rPr>
          <w:rFonts w:ascii="Arial" w:hAnsi="Arial" w:cs="Arial"/>
        </w:rPr>
        <w:t>If any dispute arises between IGR&amp;SC, DS&amp;R of any other authorized representative directed by DS&amp;R, and the Supplying Agency in connection with, or arising out of, the agreement or RFP or the execution of the Project; the matter in dispute which cannot be settled amicably within thirty (30) days after receipt by one Party of the other Party's request for such amicable settlement shall, in the  first place, be referred to the Additional Chief Secretary/Principal Secretary/Secretary Disaster Management, Revenue Department. Either party may refer a dispute to the Additional Chief Secretary/Principal Secretary/Secretary Disaster Management, Revenue Department, who shall give a decision in writing within 30 days of reference of dispute.</w:t>
      </w:r>
      <w:r w:rsidR="006350B8" w:rsidRPr="006350B8">
        <w:rPr>
          <w:rFonts w:ascii="Arial" w:hAnsi="Arial" w:cs="Arial"/>
        </w:rPr>
        <w:t xml:space="preserve"> The decision of the </w:t>
      </w:r>
      <w:r w:rsidR="006350B8" w:rsidRPr="00691AA7">
        <w:rPr>
          <w:rFonts w:ascii="Arial" w:hAnsi="Arial" w:cs="Arial"/>
        </w:rPr>
        <w:t>Additional Chief Secretary/Principal Secretary/Secretary Disaster Management</w:t>
      </w:r>
      <w:r w:rsidR="006350B8">
        <w:rPr>
          <w:rFonts w:ascii="Arial" w:hAnsi="Arial" w:cs="Arial"/>
        </w:rPr>
        <w:t xml:space="preserve"> shall be final.</w:t>
      </w:r>
    </w:p>
    <w:p w14:paraId="3E741909" w14:textId="3E990C23" w:rsidR="007223A7" w:rsidRDefault="007223A7" w:rsidP="00444991">
      <w:pPr>
        <w:pStyle w:val="ListParagraph"/>
        <w:jc w:val="both"/>
        <w:rPr>
          <w:rFonts w:ascii="Arial" w:hAnsi="Arial" w:cs="Arial"/>
        </w:rPr>
      </w:pPr>
      <w:r w:rsidRPr="00691AA7">
        <w:rPr>
          <w:rFonts w:ascii="Arial" w:hAnsi="Arial" w:cs="Arial"/>
        </w:rPr>
        <w:t>The courts at Bengaluru, Karnataka shall have exclusive jurisdiction over all matters arising under this contract.</w:t>
      </w:r>
    </w:p>
    <w:p w14:paraId="57EF8061" w14:textId="77777777" w:rsidR="008B6E26" w:rsidRPr="00060513" w:rsidRDefault="008B6E26" w:rsidP="00691AA7">
      <w:pPr>
        <w:pStyle w:val="ListParagraph"/>
        <w:rPr>
          <w:lang w:val="en-IN" w:eastAsia="en-IN"/>
        </w:rPr>
      </w:pPr>
    </w:p>
    <w:p w14:paraId="1A1CF80F" w14:textId="5B2F75D7" w:rsidR="008B6E26" w:rsidRPr="00691AA7" w:rsidRDefault="008B6E26" w:rsidP="00691AA7">
      <w:pPr>
        <w:pStyle w:val="ListParagraph"/>
        <w:numPr>
          <w:ilvl w:val="1"/>
          <w:numId w:val="216"/>
        </w:numPr>
        <w:spacing w:before="100" w:beforeAutospacing="1" w:after="100" w:afterAutospacing="1" w:line="240" w:lineRule="auto"/>
        <w:rPr>
          <w:rFonts w:ascii="Arial" w:hAnsi="Arial" w:cs="Arial"/>
          <w:b/>
          <w:sz w:val="24"/>
          <w:szCs w:val="24"/>
          <w:lang w:val="en-IN" w:eastAsia="en-IN"/>
        </w:rPr>
      </w:pPr>
      <w:r w:rsidRPr="00691AA7">
        <w:rPr>
          <w:rFonts w:ascii="Arial" w:hAnsi="Arial" w:cs="Arial"/>
          <w:b/>
          <w:sz w:val="24"/>
          <w:szCs w:val="24"/>
          <w:lang w:val="en-IN" w:eastAsia="en-IN"/>
        </w:rPr>
        <w:t>Miscellaneous</w:t>
      </w:r>
    </w:p>
    <w:p w14:paraId="3EDCF43F" w14:textId="77777777" w:rsidR="007223A7" w:rsidRPr="00691AA7" w:rsidRDefault="007223A7" w:rsidP="00691AA7">
      <w:pPr>
        <w:pStyle w:val="ListParagraph"/>
        <w:spacing w:before="100" w:beforeAutospacing="1" w:after="100" w:afterAutospacing="1" w:line="240" w:lineRule="auto"/>
        <w:ind w:left="2232"/>
        <w:rPr>
          <w:rFonts w:ascii="Arial" w:hAnsi="Arial" w:cs="Arial"/>
          <w:b/>
          <w:sz w:val="28"/>
          <w:szCs w:val="28"/>
          <w:lang w:val="en-IN" w:eastAsia="en-IN"/>
        </w:rPr>
      </w:pPr>
    </w:p>
    <w:p w14:paraId="2F596AE5" w14:textId="6179B2B5" w:rsidR="008301C7" w:rsidRPr="00691AA7" w:rsidRDefault="008301C7" w:rsidP="00691AA7">
      <w:pPr>
        <w:pStyle w:val="ListParagraph"/>
        <w:numPr>
          <w:ilvl w:val="0"/>
          <w:numId w:val="254"/>
        </w:numPr>
        <w:jc w:val="both"/>
        <w:rPr>
          <w:rFonts w:ascii="Arial" w:hAnsi="Arial" w:cs="Arial"/>
        </w:rPr>
      </w:pPr>
      <w:r w:rsidRPr="00691AA7">
        <w:rPr>
          <w:rFonts w:ascii="Arial" w:hAnsi="Arial" w:cs="Arial"/>
        </w:rPr>
        <w:t xml:space="preserve">This Agreement, together with every part of this RFP and any new </w:t>
      </w:r>
      <w:r w:rsidR="001D082B">
        <w:rPr>
          <w:rFonts w:ascii="Arial" w:hAnsi="Arial" w:cs="Arial"/>
        </w:rPr>
        <w:t>Corrigendum</w:t>
      </w:r>
      <w:r w:rsidRPr="00691AA7">
        <w:rPr>
          <w:rFonts w:ascii="Arial" w:hAnsi="Arial" w:cs="Arial"/>
        </w:rPr>
        <w:t xml:space="preserve">, shall be deemed an integral part of the Master Agreement </w:t>
      </w:r>
    </w:p>
    <w:p w14:paraId="1F1903C5" w14:textId="77777777" w:rsidR="008B6E26" w:rsidRPr="00060513" w:rsidRDefault="008B6E26" w:rsidP="008B6E26">
      <w:pPr>
        <w:spacing w:after="0" w:line="240" w:lineRule="auto"/>
        <w:rPr>
          <w:rFonts w:ascii="Arial" w:hAnsi="Arial" w:cs="Arial"/>
          <w:lang w:val="en-IN" w:eastAsia="en-IN"/>
        </w:rPr>
      </w:pPr>
    </w:p>
    <w:p w14:paraId="1DB24D59" w14:textId="77777777" w:rsidR="008B6E26" w:rsidRPr="00060513" w:rsidRDefault="008B6E26" w:rsidP="00E52883">
      <w:pPr>
        <w:rPr>
          <w:rFonts w:ascii="Arial" w:hAnsi="Arial" w:cs="Arial"/>
          <w:lang w:val="en-IN" w:eastAsia="en-IN"/>
        </w:rPr>
      </w:pPr>
      <w:r w:rsidRPr="00060513">
        <w:rPr>
          <w:rFonts w:ascii="Arial" w:hAnsi="Arial" w:cs="Arial"/>
          <w:lang w:val="en-IN" w:eastAsia="en-IN"/>
        </w:rPr>
        <w:t>IN WITNESS WHEREOF, the parties hereto have set their hands on the day, month, and year first above written.</w:t>
      </w:r>
    </w:p>
    <w:p w14:paraId="5C4E0C52" w14:textId="77777777" w:rsidR="008B6E26" w:rsidRPr="00060513" w:rsidRDefault="008B6E26" w:rsidP="00E52883">
      <w:pPr>
        <w:rPr>
          <w:rFonts w:ascii="Arial" w:hAnsi="Arial" w:cs="Arial"/>
          <w:b/>
          <w:bCs/>
          <w:lang w:val="en-IN" w:eastAsia="en-IN"/>
        </w:rPr>
      </w:pPr>
      <w:r w:rsidRPr="00060513">
        <w:rPr>
          <w:rFonts w:ascii="Arial" w:hAnsi="Arial" w:cs="Arial"/>
          <w:b/>
          <w:bCs/>
          <w:lang w:val="en-IN" w:eastAsia="en-IN"/>
        </w:rPr>
        <w:t>For and on behalf of</w:t>
      </w:r>
    </w:p>
    <w:p w14:paraId="393BA073" w14:textId="77777777" w:rsidR="008B6E26" w:rsidRPr="00060513" w:rsidRDefault="008B6E26" w:rsidP="008B6E26">
      <w:pPr>
        <w:spacing w:before="100" w:beforeAutospacing="1" w:after="100" w:afterAutospacing="1" w:line="240" w:lineRule="auto"/>
        <w:rPr>
          <w:rFonts w:ascii="Arial" w:hAnsi="Arial" w:cs="Arial"/>
          <w:lang w:val="en-IN" w:eastAsia="en-IN"/>
        </w:rPr>
      </w:pPr>
      <w:r w:rsidRPr="00060513">
        <w:rPr>
          <w:rFonts w:ascii="Arial" w:hAnsi="Arial" w:cs="Arial"/>
          <w:b/>
          <w:bCs/>
          <w:lang w:val="en-IN" w:eastAsia="en-IN"/>
        </w:rPr>
        <w:lastRenderedPageBreak/>
        <w:t xml:space="preserve">Department of Stamps and </w:t>
      </w:r>
      <w:proofErr w:type="gramStart"/>
      <w:r w:rsidRPr="00060513">
        <w:rPr>
          <w:rFonts w:ascii="Arial" w:hAnsi="Arial" w:cs="Arial"/>
          <w:b/>
          <w:bCs/>
          <w:lang w:val="en-IN" w:eastAsia="en-IN"/>
        </w:rPr>
        <w:t>Registration</w:t>
      </w:r>
      <w:proofErr w:type="gramEnd"/>
      <w:r w:rsidRPr="00060513">
        <w:rPr>
          <w:rFonts w:ascii="Arial" w:hAnsi="Arial" w:cs="Arial"/>
          <w:lang w:val="en-IN" w:eastAsia="en-IN"/>
        </w:rPr>
        <w:br/>
        <w:t>(Signature)</w:t>
      </w:r>
      <w:r w:rsidRPr="00060513">
        <w:rPr>
          <w:rFonts w:ascii="Arial" w:hAnsi="Arial" w:cs="Arial"/>
          <w:lang w:val="en-IN" w:eastAsia="en-IN"/>
        </w:rPr>
        <w:br/>
        <w:t>Name:</w:t>
      </w:r>
      <w:r w:rsidRPr="00060513">
        <w:rPr>
          <w:rFonts w:ascii="Arial" w:hAnsi="Arial" w:cs="Arial"/>
          <w:lang w:val="en-IN" w:eastAsia="en-IN"/>
        </w:rPr>
        <w:br/>
        <w:t>Designation:</w:t>
      </w:r>
    </w:p>
    <w:p w14:paraId="3F871C84" w14:textId="77777777" w:rsidR="008B6E26" w:rsidRPr="00691AA7" w:rsidRDefault="008B6E26" w:rsidP="00691AA7">
      <w:pPr>
        <w:rPr>
          <w:rFonts w:ascii="Arial" w:hAnsi="Arial" w:cs="Arial"/>
          <w:lang w:val="en-IN" w:eastAsia="en-IN"/>
        </w:rPr>
      </w:pPr>
      <w:r w:rsidRPr="00691AA7">
        <w:rPr>
          <w:rFonts w:ascii="Arial" w:hAnsi="Arial" w:cs="Arial"/>
          <w:lang w:val="en-IN" w:eastAsia="en-IN"/>
        </w:rPr>
        <w:t>For and on behalf of</w:t>
      </w:r>
    </w:p>
    <w:p w14:paraId="3D5DCB65" w14:textId="464CF213" w:rsidR="008B6E26" w:rsidRPr="00060513" w:rsidRDefault="008B6E26" w:rsidP="008B6E26">
      <w:pPr>
        <w:spacing w:before="100" w:beforeAutospacing="1" w:after="100" w:afterAutospacing="1" w:line="240" w:lineRule="auto"/>
        <w:rPr>
          <w:rFonts w:ascii="Arial" w:hAnsi="Arial" w:cs="Arial"/>
          <w:lang w:val="en-IN" w:eastAsia="en-IN"/>
        </w:rPr>
      </w:pPr>
      <w:r w:rsidRPr="00060513">
        <w:rPr>
          <w:rFonts w:ascii="Arial" w:hAnsi="Arial" w:cs="Arial"/>
          <w:b/>
          <w:bCs/>
          <w:lang w:val="en-IN" w:eastAsia="en-IN"/>
        </w:rPr>
        <w:t>M/s</w:t>
      </w:r>
      <w:r w:rsidRPr="00B14C7B">
        <w:rPr>
          <w:rFonts w:ascii="Arial" w:hAnsi="Arial" w:cs="Arial"/>
          <w:b/>
          <w:bCs/>
          <w:highlight w:val="yellow"/>
          <w:lang w:val="en-IN" w:eastAsia="en-IN"/>
          <w:rPrChange w:id="2608" w:author="Pallavi N" w:date="2026-05-12T11:16:00Z">
            <w:rPr>
              <w:rFonts w:ascii="Arial" w:hAnsi="Arial" w:cs="Arial"/>
              <w:b/>
              <w:bCs/>
              <w:lang w:val="en-IN" w:eastAsia="en-IN"/>
            </w:rPr>
          </w:rPrChange>
        </w:rPr>
        <w:t xml:space="preserve">. </w:t>
      </w:r>
      <w:proofErr w:type="spellStart"/>
      <w:ins w:id="2609" w:author="Pallavi N" w:date="2026-05-12T11:15:00Z">
        <w:r w:rsidR="00B14C7B" w:rsidRPr="00B14C7B">
          <w:rPr>
            <w:rFonts w:ascii="Arial" w:hAnsi="Arial" w:cs="Arial"/>
            <w:b/>
            <w:bCs/>
            <w:highlight w:val="yellow"/>
            <w:lang w:val="en-IN" w:eastAsia="en-IN"/>
            <w:rPrChange w:id="2610" w:author="Pallavi N" w:date="2026-05-12T11:16:00Z">
              <w:rPr>
                <w:rFonts w:ascii="Arial" w:hAnsi="Arial" w:cs="Arial"/>
                <w:b/>
                <w:bCs/>
                <w:lang w:val="en-IN" w:eastAsia="en-IN"/>
              </w:rPr>
            </w:rPrChange>
          </w:rPr>
          <w:t>Kyndryl</w:t>
        </w:r>
        <w:proofErr w:type="spellEnd"/>
        <w:r w:rsidR="00B14C7B" w:rsidRPr="00B14C7B">
          <w:rPr>
            <w:rFonts w:ascii="Arial" w:hAnsi="Arial" w:cs="Arial"/>
            <w:b/>
            <w:bCs/>
            <w:highlight w:val="yellow"/>
            <w:lang w:val="en-IN" w:eastAsia="en-IN"/>
            <w:rPrChange w:id="2611" w:author="Pallavi N" w:date="2026-05-12T11:16:00Z">
              <w:rPr>
                <w:rFonts w:ascii="Arial" w:hAnsi="Arial" w:cs="Arial"/>
                <w:b/>
                <w:bCs/>
                <w:lang w:val="en-IN" w:eastAsia="en-IN"/>
              </w:rPr>
            </w:rPrChange>
          </w:rPr>
          <w:t xml:space="preserve"> Solutions Private Limited</w:t>
        </w:r>
        <w:r w:rsidR="00B14C7B" w:rsidRPr="00B14C7B" w:rsidDel="00B14C7B">
          <w:rPr>
            <w:rFonts w:ascii="Arial" w:hAnsi="Arial" w:cs="Arial"/>
            <w:b/>
            <w:bCs/>
            <w:lang w:val="en-IN" w:eastAsia="en-IN"/>
          </w:rPr>
          <w:t xml:space="preserve"> </w:t>
        </w:r>
      </w:ins>
      <w:del w:id="2612" w:author="Pallavi N" w:date="2026-05-12T11:15:00Z">
        <w:r w:rsidRPr="00060513" w:rsidDel="00B14C7B">
          <w:rPr>
            <w:rFonts w:ascii="Arial" w:hAnsi="Arial" w:cs="Arial"/>
            <w:b/>
            <w:bCs/>
            <w:lang w:val="en-IN" w:eastAsia="en-IN"/>
          </w:rPr>
          <w:delText>[Name of Manpower Agency]</w:delText>
        </w:r>
      </w:del>
      <w:r w:rsidRPr="00060513">
        <w:rPr>
          <w:rFonts w:ascii="Arial" w:hAnsi="Arial" w:cs="Arial"/>
          <w:lang w:val="en-IN" w:eastAsia="en-IN"/>
        </w:rPr>
        <w:br/>
        <w:t>(Signature</w:t>
      </w:r>
      <w:proofErr w:type="gramStart"/>
      <w:r w:rsidRPr="00060513">
        <w:rPr>
          <w:rFonts w:ascii="Arial" w:hAnsi="Arial" w:cs="Arial"/>
          <w:lang w:val="en-IN" w:eastAsia="en-IN"/>
        </w:rPr>
        <w:t>)</w:t>
      </w:r>
      <w:proofErr w:type="gramEnd"/>
      <w:r w:rsidRPr="00060513">
        <w:rPr>
          <w:rFonts w:ascii="Arial" w:hAnsi="Arial" w:cs="Arial"/>
          <w:lang w:val="en-IN" w:eastAsia="en-IN"/>
        </w:rPr>
        <w:br/>
        <w:t>Name:</w:t>
      </w:r>
      <w:ins w:id="2613" w:author="Pallavi N" w:date="2026-05-12T11:34:00Z">
        <w:r w:rsidR="009F7FF3" w:rsidRPr="009F7FF3">
          <w:rPr>
            <w:rFonts w:ascii="Arial" w:hAnsi="Arial" w:cs="Arial"/>
            <w:highlight w:val="yellow"/>
            <w:lang w:val="en-IN" w:eastAsia="en-IN"/>
          </w:rPr>
          <w:t xml:space="preserve"> </w:t>
        </w:r>
        <w:r w:rsidR="009F7FF3" w:rsidRPr="008E74A0">
          <w:rPr>
            <w:rFonts w:ascii="Arial" w:hAnsi="Arial" w:cs="Arial"/>
            <w:highlight w:val="yellow"/>
            <w:lang w:val="en-IN" w:eastAsia="en-IN"/>
          </w:rPr>
          <w:t xml:space="preserve">Sanjay </w:t>
        </w:r>
        <w:proofErr w:type="spellStart"/>
        <w:r w:rsidR="009F7FF3" w:rsidRPr="008E74A0">
          <w:rPr>
            <w:rFonts w:ascii="Arial" w:hAnsi="Arial" w:cs="Arial"/>
            <w:highlight w:val="yellow"/>
            <w:lang w:val="en-IN" w:eastAsia="en-IN"/>
          </w:rPr>
          <w:t>Raghavendra</w:t>
        </w:r>
        <w:proofErr w:type="spellEnd"/>
        <w:r w:rsidR="009F7FF3" w:rsidRPr="008E74A0">
          <w:rPr>
            <w:rFonts w:ascii="Arial" w:hAnsi="Arial" w:cs="Arial"/>
            <w:highlight w:val="yellow"/>
            <w:lang w:val="en-IN" w:eastAsia="en-IN"/>
          </w:rPr>
          <w:t xml:space="preserve"> Rao </w:t>
        </w:r>
      </w:ins>
      <w:r w:rsidRPr="00060513">
        <w:rPr>
          <w:rFonts w:ascii="Arial" w:hAnsi="Arial" w:cs="Arial"/>
          <w:lang w:val="en-IN" w:eastAsia="en-IN"/>
        </w:rPr>
        <w:br/>
        <w:t>Designation:</w:t>
      </w:r>
      <w:ins w:id="2614" w:author="Pallavi N" w:date="2026-05-12T11:34:00Z">
        <w:r w:rsidR="009F7FF3" w:rsidRPr="009F7FF3">
          <w:rPr>
            <w:rFonts w:ascii="Arial" w:hAnsi="Arial" w:cs="Arial"/>
            <w:highlight w:val="yellow"/>
            <w:lang w:val="en-IN" w:eastAsia="en-IN"/>
          </w:rPr>
          <w:t xml:space="preserve"> </w:t>
        </w:r>
        <w:r w:rsidR="009F7FF3" w:rsidRPr="008E74A0">
          <w:rPr>
            <w:rFonts w:ascii="Arial" w:hAnsi="Arial" w:cs="Arial"/>
            <w:highlight w:val="yellow"/>
            <w:lang w:val="en-IN" w:eastAsia="en-IN"/>
          </w:rPr>
          <w:t>Associate Partner, Consult</w:t>
        </w:r>
      </w:ins>
    </w:p>
    <w:p w14:paraId="5250BA8E" w14:textId="77777777" w:rsidR="007B41D1" w:rsidRPr="00060513" w:rsidRDefault="007B41D1">
      <w:pPr>
        <w:rPr>
          <w:rFonts w:ascii="Arial" w:hAnsi="Arial" w:cs="Arial"/>
        </w:rPr>
      </w:pPr>
      <w:r w:rsidRPr="00060513">
        <w:rPr>
          <w:rFonts w:ascii="Arial" w:hAnsi="Arial" w:cs="Arial"/>
        </w:rPr>
        <w:br w:type="page"/>
      </w:r>
    </w:p>
    <w:p w14:paraId="3E29A743" w14:textId="56F43F41" w:rsidR="00593885" w:rsidRPr="00060513" w:rsidRDefault="00593885" w:rsidP="0084643E">
      <w:pPr>
        <w:pStyle w:val="Heading2"/>
        <w:numPr>
          <w:ilvl w:val="0"/>
          <w:numId w:val="0"/>
        </w:numPr>
        <w:ind w:left="792"/>
      </w:pPr>
      <w:bookmarkStart w:id="2615" w:name="_Toc209093411"/>
      <w:bookmarkStart w:id="2616" w:name="_Toc209177659"/>
      <w:bookmarkStart w:id="2617" w:name="_Toc209093412"/>
      <w:bookmarkStart w:id="2618" w:name="_Toc209177660"/>
      <w:bookmarkStart w:id="2619" w:name="_Toc209093413"/>
      <w:bookmarkStart w:id="2620" w:name="_Toc209177661"/>
      <w:bookmarkStart w:id="2621" w:name="_Toc209093414"/>
      <w:bookmarkStart w:id="2622" w:name="_Toc209177662"/>
      <w:bookmarkStart w:id="2623" w:name="_Toc209093415"/>
      <w:bookmarkStart w:id="2624" w:name="_Toc209177663"/>
      <w:bookmarkStart w:id="2625" w:name="_Toc209093416"/>
      <w:bookmarkStart w:id="2626" w:name="_Toc209177664"/>
      <w:bookmarkStart w:id="2627" w:name="_Toc209093427"/>
      <w:bookmarkStart w:id="2628" w:name="_Toc209177675"/>
      <w:bookmarkStart w:id="2629" w:name="_Toc209093428"/>
      <w:bookmarkStart w:id="2630" w:name="_Toc209177676"/>
      <w:bookmarkStart w:id="2631" w:name="_Toc209093429"/>
      <w:bookmarkStart w:id="2632" w:name="_Toc209177677"/>
      <w:bookmarkStart w:id="2633" w:name="_Toc209177678"/>
      <w:bookmarkStart w:id="2634" w:name="_Toc209184613"/>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r>
        <w:lastRenderedPageBreak/>
        <w:t xml:space="preserve">Annexure 7 - </w:t>
      </w:r>
      <w:r w:rsidRPr="00060513">
        <w:t>Non-Disclosure Agreement</w:t>
      </w:r>
      <w:bookmarkEnd w:id="2634"/>
    </w:p>
    <w:p w14:paraId="1F2623F8" w14:textId="49448E84" w:rsidR="008757E3" w:rsidRPr="00060513" w:rsidRDefault="008757E3" w:rsidP="00691AA7"/>
    <w:p w14:paraId="153E9E63" w14:textId="77777777" w:rsidR="008757E3" w:rsidRPr="00060513" w:rsidRDefault="008757E3" w:rsidP="00691AA7">
      <w:pPr>
        <w:autoSpaceDE w:val="0"/>
        <w:autoSpaceDN w:val="0"/>
        <w:adjustRightInd w:val="0"/>
        <w:spacing w:after="0" w:line="240" w:lineRule="auto"/>
        <w:jc w:val="both"/>
        <w:rPr>
          <w:rFonts w:ascii="Arial" w:eastAsia="SimSun" w:hAnsi="Arial" w:cs="Arial"/>
          <w:i/>
        </w:rPr>
      </w:pPr>
      <w:r w:rsidRPr="00060513">
        <w:rPr>
          <w:rFonts w:ascii="Arial" w:eastAsia="SimSun" w:hAnsi="Arial" w:cs="Arial"/>
          <w:i/>
        </w:rPr>
        <w:t>[The Non-Disclosure Agreement needs to be signed by a person duly authorized by the selected Service Provider. A copy of the authorization by the Service Provider (copy of Board resolution or Power of attorney) should be provided along with the Non-Disclosure Agreement]</w:t>
      </w:r>
    </w:p>
    <w:p w14:paraId="1E4F05C6" w14:textId="77777777" w:rsidR="008757E3" w:rsidRPr="00060513" w:rsidRDefault="008757E3" w:rsidP="008757E3">
      <w:pPr>
        <w:autoSpaceDE w:val="0"/>
        <w:autoSpaceDN w:val="0"/>
        <w:adjustRightInd w:val="0"/>
        <w:spacing w:after="0" w:line="240" w:lineRule="auto"/>
        <w:rPr>
          <w:rFonts w:ascii="Arial" w:eastAsia="SimSun" w:hAnsi="Arial" w:cs="Arial"/>
        </w:rPr>
      </w:pPr>
    </w:p>
    <w:p w14:paraId="589D2D2F" w14:textId="77777777" w:rsidR="008757E3" w:rsidRPr="00060513" w:rsidRDefault="008757E3" w:rsidP="008757E3">
      <w:pPr>
        <w:autoSpaceDE w:val="0"/>
        <w:autoSpaceDN w:val="0"/>
        <w:adjustRightInd w:val="0"/>
        <w:spacing w:after="0" w:line="240" w:lineRule="auto"/>
        <w:jc w:val="center"/>
        <w:rPr>
          <w:rFonts w:ascii="Arial" w:eastAsia="SimSun" w:hAnsi="Arial" w:cs="Arial"/>
          <w:b/>
        </w:rPr>
      </w:pPr>
      <w:r w:rsidRPr="00060513">
        <w:rPr>
          <w:rFonts w:ascii="Arial" w:eastAsia="SimSun" w:hAnsi="Arial" w:cs="Arial"/>
          <w:b/>
        </w:rPr>
        <w:t>Non-Disclosure Agreement</w:t>
      </w:r>
    </w:p>
    <w:p w14:paraId="20DB3D04" w14:textId="77777777" w:rsidR="008757E3" w:rsidRPr="00060513" w:rsidRDefault="008757E3" w:rsidP="008757E3">
      <w:pPr>
        <w:autoSpaceDE w:val="0"/>
        <w:autoSpaceDN w:val="0"/>
        <w:adjustRightInd w:val="0"/>
        <w:spacing w:after="0" w:line="240" w:lineRule="auto"/>
        <w:rPr>
          <w:rFonts w:ascii="Arial" w:eastAsia="SimSun" w:hAnsi="Arial" w:cs="Arial"/>
        </w:rPr>
      </w:pPr>
    </w:p>
    <w:p w14:paraId="15C08D3C" w14:textId="31F3DA7E" w:rsidR="008757E3" w:rsidRPr="00060513" w:rsidRDefault="008757E3" w:rsidP="00691AA7">
      <w:pPr>
        <w:autoSpaceDE w:val="0"/>
        <w:autoSpaceDN w:val="0"/>
        <w:adjustRightInd w:val="0"/>
        <w:spacing w:after="0" w:line="240" w:lineRule="auto"/>
        <w:jc w:val="both"/>
        <w:rPr>
          <w:rFonts w:ascii="Arial" w:eastAsia="SimSun" w:hAnsi="Arial" w:cs="Arial"/>
        </w:rPr>
      </w:pPr>
      <w:r w:rsidRPr="00060513">
        <w:rPr>
          <w:rFonts w:ascii="Arial" w:eastAsia="SimSun" w:hAnsi="Arial" w:cs="Arial"/>
        </w:rPr>
        <w:t>This AGREEMENT (hereinafter called t</w:t>
      </w:r>
      <w:r w:rsidR="003479E2">
        <w:rPr>
          <w:rFonts w:ascii="Arial" w:eastAsia="SimSun" w:hAnsi="Arial" w:cs="Arial"/>
        </w:rPr>
        <w:t>he “Agreement”) is made on the __________</w:t>
      </w:r>
      <w:r w:rsidRPr="00060513">
        <w:rPr>
          <w:rFonts w:ascii="Arial" w:eastAsia="SimSun" w:hAnsi="Arial" w:cs="Arial"/>
        </w:rPr>
        <w:t xml:space="preserve"> day of the month of</w:t>
      </w:r>
      <w:r w:rsidR="003479E2">
        <w:rPr>
          <w:rFonts w:ascii="Arial" w:eastAsia="SimSun" w:hAnsi="Arial" w:cs="Arial"/>
        </w:rPr>
        <w:t>________  2026</w:t>
      </w:r>
      <w:r w:rsidRPr="00060513">
        <w:rPr>
          <w:rFonts w:ascii="Arial" w:eastAsia="SimSun" w:hAnsi="Arial" w:cs="Arial"/>
        </w:rPr>
        <w:t xml:space="preserve"> between, Department of Stamps and Registration, on the one hand, (hereinafter called the “Purchaser”) and, on the other hand, [Name of the Service Provider] (hereinafter called the “Operator”) having its registered office at [Address]</w:t>
      </w:r>
    </w:p>
    <w:p w14:paraId="16F6F4EA" w14:textId="77777777" w:rsidR="008757E3" w:rsidRPr="00060513" w:rsidRDefault="008757E3" w:rsidP="00691AA7">
      <w:pPr>
        <w:autoSpaceDE w:val="0"/>
        <w:autoSpaceDN w:val="0"/>
        <w:adjustRightInd w:val="0"/>
        <w:spacing w:after="0" w:line="240" w:lineRule="auto"/>
        <w:jc w:val="both"/>
        <w:rPr>
          <w:rFonts w:ascii="Arial" w:eastAsia="SimSun" w:hAnsi="Arial" w:cs="Arial"/>
        </w:rPr>
      </w:pPr>
      <w:r w:rsidRPr="00060513">
        <w:rPr>
          <w:rFonts w:ascii="Arial" w:eastAsia="SimSun" w:hAnsi="Arial" w:cs="Arial"/>
        </w:rPr>
        <w:t>WHEREAS</w:t>
      </w:r>
    </w:p>
    <w:p w14:paraId="1B1E7EBD" w14:textId="77777777" w:rsidR="008757E3" w:rsidRPr="00060513" w:rsidRDefault="008757E3" w:rsidP="008757E3">
      <w:pPr>
        <w:autoSpaceDE w:val="0"/>
        <w:autoSpaceDN w:val="0"/>
        <w:adjustRightInd w:val="0"/>
        <w:spacing w:after="0" w:line="240" w:lineRule="auto"/>
        <w:rPr>
          <w:rFonts w:ascii="Arial" w:eastAsia="SimSun" w:hAnsi="Arial" w:cs="Arial"/>
        </w:rPr>
      </w:pPr>
    </w:p>
    <w:p w14:paraId="7BF0E84E" w14:textId="62D2E387" w:rsidR="008757E3" w:rsidRPr="00060513" w:rsidRDefault="00381AFD" w:rsidP="00691AA7">
      <w:pPr>
        <w:pStyle w:val="ListParagraph"/>
        <w:numPr>
          <w:ilvl w:val="0"/>
          <w:numId w:val="13"/>
        </w:numPr>
        <w:autoSpaceDE w:val="0"/>
        <w:autoSpaceDN w:val="0"/>
        <w:adjustRightInd w:val="0"/>
        <w:spacing w:after="0" w:line="240" w:lineRule="auto"/>
        <w:jc w:val="both"/>
        <w:rPr>
          <w:rFonts w:ascii="Arial" w:eastAsia="SimSun" w:hAnsi="Arial" w:cs="Arial"/>
        </w:rPr>
      </w:pPr>
      <w:r w:rsidRPr="00060513">
        <w:rPr>
          <w:rFonts w:ascii="Arial" w:eastAsia="SimSun" w:hAnsi="Arial" w:cs="Arial"/>
        </w:rPr>
        <w:t>The</w:t>
      </w:r>
      <w:r w:rsidR="008757E3" w:rsidRPr="00060513">
        <w:rPr>
          <w:rFonts w:ascii="Arial" w:eastAsia="SimSun" w:hAnsi="Arial" w:cs="Arial"/>
        </w:rPr>
        <w:t xml:space="preserve"> “Purchaser” has issued a public notice inviting various organizations to........... [Name of the Project] for Department of Stamps and Registration, Government of Karnataka (hereinafter called the “Project”) of the Purchaser;</w:t>
      </w:r>
    </w:p>
    <w:p w14:paraId="640CFBC2" w14:textId="0DF1D725" w:rsidR="008757E3" w:rsidRPr="00060513" w:rsidRDefault="00381AFD" w:rsidP="00691AA7">
      <w:pPr>
        <w:pStyle w:val="ListParagraph"/>
        <w:numPr>
          <w:ilvl w:val="0"/>
          <w:numId w:val="13"/>
        </w:numPr>
        <w:autoSpaceDE w:val="0"/>
        <w:autoSpaceDN w:val="0"/>
        <w:adjustRightInd w:val="0"/>
        <w:spacing w:after="0" w:line="240" w:lineRule="auto"/>
        <w:jc w:val="both"/>
        <w:rPr>
          <w:rFonts w:ascii="Arial" w:eastAsia="SimSun" w:hAnsi="Arial" w:cs="Arial"/>
        </w:rPr>
      </w:pPr>
      <w:r w:rsidRPr="00060513">
        <w:rPr>
          <w:rFonts w:ascii="Arial" w:eastAsia="SimSun" w:hAnsi="Arial" w:cs="Arial"/>
        </w:rPr>
        <w:t>The</w:t>
      </w:r>
      <w:r w:rsidR="008757E3" w:rsidRPr="00060513">
        <w:rPr>
          <w:rFonts w:ascii="Arial" w:eastAsia="SimSun" w:hAnsi="Arial" w:cs="Arial"/>
        </w:rPr>
        <w:t xml:space="preserve"> Operator, having represented to the “Purchaser” that has been selected after the evaluation in the proposed Project</w:t>
      </w:r>
      <w:r w:rsidR="000C751B">
        <w:rPr>
          <w:rFonts w:ascii="Arial" w:eastAsia="SimSun" w:hAnsi="Arial" w:cs="Arial"/>
        </w:rPr>
        <w:t>.</w:t>
      </w:r>
    </w:p>
    <w:p w14:paraId="61233264" w14:textId="77777777" w:rsidR="008757E3" w:rsidRPr="00060513" w:rsidRDefault="008757E3" w:rsidP="008757E3">
      <w:pPr>
        <w:autoSpaceDE w:val="0"/>
        <w:autoSpaceDN w:val="0"/>
        <w:adjustRightInd w:val="0"/>
        <w:spacing w:after="0" w:line="240" w:lineRule="auto"/>
        <w:rPr>
          <w:rFonts w:ascii="Arial" w:eastAsia="SimSun" w:hAnsi="Arial" w:cs="Arial"/>
        </w:rPr>
      </w:pPr>
    </w:p>
    <w:p w14:paraId="1E511C45" w14:textId="77777777" w:rsidR="008757E3" w:rsidRPr="00060513" w:rsidRDefault="008757E3" w:rsidP="008757E3">
      <w:pPr>
        <w:autoSpaceDE w:val="0"/>
        <w:autoSpaceDN w:val="0"/>
        <w:adjustRightInd w:val="0"/>
        <w:spacing w:after="0" w:line="240" w:lineRule="auto"/>
        <w:rPr>
          <w:rFonts w:ascii="Arial" w:eastAsia="SimSun" w:hAnsi="Arial" w:cs="Arial"/>
          <w:b/>
        </w:rPr>
      </w:pPr>
      <w:r w:rsidRPr="00060513">
        <w:rPr>
          <w:rFonts w:ascii="Arial" w:eastAsia="SimSun" w:hAnsi="Arial" w:cs="Arial"/>
          <w:b/>
        </w:rPr>
        <w:t>The Purchaser and the Operator agree as follows:</w:t>
      </w:r>
    </w:p>
    <w:p w14:paraId="28B632CC" w14:textId="77777777" w:rsidR="008757E3" w:rsidRPr="00060513" w:rsidRDefault="008757E3" w:rsidP="008757E3">
      <w:pPr>
        <w:autoSpaceDE w:val="0"/>
        <w:autoSpaceDN w:val="0"/>
        <w:adjustRightInd w:val="0"/>
        <w:spacing w:before="240" w:line="240" w:lineRule="auto"/>
        <w:rPr>
          <w:rFonts w:ascii="Arial" w:eastAsia="SimSun" w:hAnsi="Arial" w:cs="Arial"/>
        </w:rPr>
      </w:pPr>
      <w:r w:rsidRPr="00060513">
        <w:rPr>
          <w:rFonts w:ascii="Arial" w:eastAsia="SimSun" w:hAnsi="Arial" w:cs="Arial"/>
        </w:rPr>
        <w:t>1. The Operator to whom this Information (Any information that is provided or obtained during the execution of contract) is provided/disclosed/obtained shall:</w:t>
      </w:r>
    </w:p>
    <w:p w14:paraId="70C78AA2" w14:textId="448F7CEE" w:rsidR="008757E3" w:rsidRPr="00060513" w:rsidRDefault="008757E3" w:rsidP="00691AA7">
      <w:pPr>
        <w:pStyle w:val="ListParagraph"/>
        <w:numPr>
          <w:ilvl w:val="1"/>
          <w:numId w:val="12"/>
        </w:numPr>
        <w:autoSpaceDE w:val="0"/>
        <w:autoSpaceDN w:val="0"/>
        <w:adjustRightInd w:val="0"/>
        <w:spacing w:before="240" w:line="240" w:lineRule="auto"/>
        <w:ind w:left="1080"/>
        <w:jc w:val="both"/>
        <w:rPr>
          <w:rFonts w:ascii="Arial" w:eastAsia="SimSun" w:hAnsi="Arial" w:cs="Arial"/>
        </w:rPr>
      </w:pPr>
      <w:r w:rsidRPr="00060513">
        <w:rPr>
          <w:rFonts w:ascii="Arial" w:eastAsia="SimSun" w:hAnsi="Arial" w:cs="Arial"/>
        </w:rPr>
        <w:t xml:space="preserve">Hold such Information in confidence with the same degree of care with which the Operator protects its own confidential and proprietary </w:t>
      </w:r>
      <w:r w:rsidR="00C56885" w:rsidRPr="00060513">
        <w:rPr>
          <w:rFonts w:ascii="Arial" w:eastAsia="SimSun" w:hAnsi="Arial" w:cs="Arial"/>
        </w:rPr>
        <w:t>information.</w:t>
      </w:r>
    </w:p>
    <w:p w14:paraId="321E507B" w14:textId="4D7EDA2A" w:rsidR="008757E3" w:rsidRPr="00060513" w:rsidRDefault="008757E3" w:rsidP="00691AA7">
      <w:pPr>
        <w:pStyle w:val="ListParagraph"/>
        <w:numPr>
          <w:ilvl w:val="1"/>
          <w:numId w:val="12"/>
        </w:numPr>
        <w:autoSpaceDE w:val="0"/>
        <w:autoSpaceDN w:val="0"/>
        <w:adjustRightInd w:val="0"/>
        <w:spacing w:before="240" w:line="240" w:lineRule="auto"/>
        <w:ind w:left="1080"/>
        <w:jc w:val="both"/>
        <w:rPr>
          <w:rFonts w:ascii="Arial" w:eastAsia="SimSun" w:hAnsi="Arial" w:cs="Arial"/>
        </w:rPr>
      </w:pPr>
      <w:r w:rsidRPr="00060513">
        <w:rPr>
          <w:rFonts w:ascii="Arial" w:eastAsia="SimSun" w:hAnsi="Arial" w:cs="Arial"/>
        </w:rPr>
        <w:t xml:space="preserve">Restrict disclosure of the Information solely to its employees, agents, and contractors with a need to know such Information and advice those persons of their obligations hereunder with respect to such </w:t>
      </w:r>
      <w:r w:rsidR="00C56885" w:rsidRPr="00060513">
        <w:rPr>
          <w:rFonts w:ascii="Arial" w:eastAsia="SimSun" w:hAnsi="Arial" w:cs="Arial"/>
        </w:rPr>
        <w:t>Information.</w:t>
      </w:r>
    </w:p>
    <w:p w14:paraId="50023A40" w14:textId="4A146F57" w:rsidR="008757E3" w:rsidRPr="00060513" w:rsidRDefault="008757E3" w:rsidP="00691AA7">
      <w:pPr>
        <w:pStyle w:val="ListParagraph"/>
        <w:numPr>
          <w:ilvl w:val="1"/>
          <w:numId w:val="12"/>
        </w:numPr>
        <w:autoSpaceDE w:val="0"/>
        <w:autoSpaceDN w:val="0"/>
        <w:adjustRightInd w:val="0"/>
        <w:spacing w:before="240" w:line="240" w:lineRule="auto"/>
        <w:ind w:left="1080"/>
        <w:jc w:val="both"/>
        <w:rPr>
          <w:rFonts w:ascii="Arial" w:eastAsia="SimSun" w:hAnsi="Arial" w:cs="Arial"/>
        </w:rPr>
      </w:pPr>
      <w:r w:rsidRPr="00060513">
        <w:rPr>
          <w:rFonts w:ascii="Arial" w:eastAsia="SimSun" w:hAnsi="Arial" w:cs="Arial"/>
        </w:rPr>
        <w:t xml:space="preserve">Use the Information only as needed for the purpose of execution for the </w:t>
      </w:r>
      <w:r w:rsidR="00C56885" w:rsidRPr="00060513">
        <w:rPr>
          <w:rFonts w:ascii="Arial" w:eastAsia="SimSun" w:hAnsi="Arial" w:cs="Arial"/>
        </w:rPr>
        <w:t>Project.</w:t>
      </w:r>
    </w:p>
    <w:p w14:paraId="0081929A" w14:textId="77777777" w:rsidR="008757E3" w:rsidRPr="00060513" w:rsidRDefault="008757E3" w:rsidP="00691AA7">
      <w:pPr>
        <w:pStyle w:val="ListParagraph"/>
        <w:numPr>
          <w:ilvl w:val="1"/>
          <w:numId w:val="12"/>
        </w:numPr>
        <w:autoSpaceDE w:val="0"/>
        <w:autoSpaceDN w:val="0"/>
        <w:adjustRightInd w:val="0"/>
        <w:spacing w:before="240" w:line="240" w:lineRule="auto"/>
        <w:ind w:left="1080"/>
        <w:jc w:val="both"/>
        <w:rPr>
          <w:rFonts w:ascii="Arial" w:eastAsia="SimSun" w:hAnsi="Arial" w:cs="Arial"/>
        </w:rPr>
      </w:pPr>
      <w:r w:rsidRPr="00060513">
        <w:rPr>
          <w:rFonts w:ascii="Arial" w:eastAsia="SimSun" w:hAnsi="Arial" w:cs="Arial"/>
        </w:rPr>
        <w:t>Except for the purpose of execution of the Project, not copy or otherwise duplicate such Information or knowingly allow anyone else to copy or otherwise duplicate such Information; and</w:t>
      </w:r>
    </w:p>
    <w:p w14:paraId="05E1E043" w14:textId="77777777" w:rsidR="008757E3" w:rsidRPr="00060513" w:rsidRDefault="008757E3" w:rsidP="00691AA7">
      <w:pPr>
        <w:pStyle w:val="ListParagraph"/>
        <w:numPr>
          <w:ilvl w:val="1"/>
          <w:numId w:val="12"/>
        </w:numPr>
        <w:autoSpaceDE w:val="0"/>
        <w:autoSpaceDN w:val="0"/>
        <w:adjustRightInd w:val="0"/>
        <w:spacing w:before="240" w:line="240" w:lineRule="auto"/>
        <w:ind w:left="1080"/>
        <w:jc w:val="both"/>
        <w:rPr>
          <w:rFonts w:ascii="Arial" w:eastAsia="SimSun" w:hAnsi="Arial" w:cs="Arial"/>
        </w:rPr>
      </w:pPr>
      <w:r w:rsidRPr="00060513">
        <w:rPr>
          <w:rFonts w:ascii="Arial" w:eastAsia="SimSun" w:hAnsi="Arial" w:cs="Arial"/>
        </w:rPr>
        <w:t>Undertake to document the number of copies it makes on completion of the Contract and in case unsuccessful, promptly return to the Purchaser, all Information in a tangible form or certify to the Purchaser that it has destroyed such Information.</w:t>
      </w:r>
    </w:p>
    <w:p w14:paraId="4565144D" w14:textId="77777777" w:rsidR="008757E3" w:rsidRPr="00060513" w:rsidRDefault="008757E3" w:rsidP="00691AA7">
      <w:p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2. The Agreement shall apply to all Information relating to the Project disclosed by the Purchaser to the Bidder under this Agreement.</w:t>
      </w:r>
    </w:p>
    <w:p w14:paraId="51C8A885" w14:textId="77777777" w:rsidR="008757E3" w:rsidRPr="00060513" w:rsidRDefault="008757E3" w:rsidP="00691AA7">
      <w:p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3. Nothing contained in this Agreement shall be construed as granting or conferring rights of license or otherwise, to the Operator, in any of the Information.</w:t>
      </w:r>
    </w:p>
    <w:p w14:paraId="19F5C90A" w14:textId="77777777" w:rsidR="008757E3" w:rsidRPr="00060513" w:rsidRDefault="008757E3" w:rsidP="00691AA7">
      <w:p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4. This Agreement shall benefit and be binding upon the Purchaser and the Bidder and their respective subsidiaries, affiliates, successors, and assigns.</w:t>
      </w:r>
    </w:p>
    <w:p w14:paraId="052E4C7E" w14:textId="77777777" w:rsidR="008757E3" w:rsidRPr="00060513" w:rsidRDefault="008757E3" w:rsidP="00691AA7">
      <w:p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5. This Agreement shall be governed by and construed in accordance with the Indian laws.</w:t>
      </w:r>
    </w:p>
    <w:p w14:paraId="5C3938AA" w14:textId="77777777" w:rsidR="008757E3" w:rsidRPr="00060513" w:rsidRDefault="008757E3" w:rsidP="00691AA7">
      <w:p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6. The Operator shall have no obligation to preserve the confidential or proprietary nature of any Information which:</w:t>
      </w:r>
    </w:p>
    <w:p w14:paraId="1A3FC91F" w14:textId="77777777" w:rsidR="008757E3" w:rsidRPr="00060513" w:rsidRDefault="008757E3" w:rsidP="00691AA7">
      <w:pPr>
        <w:pStyle w:val="ListParagraph"/>
        <w:numPr>
          <w:ilvl w:val="0"/>
          <w:numId w:val="14"/>
        </w:numPr>
        <w:autoSpaceDE w:val="0"/>
        <w:autoSpaceDN w:val="0"/>
        <w:adjustRightInd w:val="0"/>
        <w:spacing w:before="240" w:line="240" w:lineRule="auto"/>
        <w:jc w:val="both"/>
        <w:rPr>
          <w:rFonts w:ascii="Arial" w:eastAsia="SimSun" w:hAnsi="Arial" w:cs="Arial"/>
        </w:rPr>
      </w:pPr>
      <w:r w:rsidRPr="00060513">
        <w:rPr>
          <w:rFonts w:ascii="Arial" w:eastAsia="SimSun" w:hAnsi="Arial" w:cs="Arial"/>
        </w:rPr>
        <w:lastRenderedPageBreak/>
        <w:t>Was previously known to the Operator free of any obligation to keep it confidential at the time of its disclosure as evidenced by the Bidder’s written records prepared prior to such disclosure; or</w:t>
      </w:r>
    </w:p>
    <w:p w14:paraId="1C136B4D" w14:textId="77777777" w:rsidR="008757E3" w:rsidRPr="00060513" w:rsidRDefault="008757E3" w:rsidP="00691AA7">
      <w:pPr>
        <w:pStyle w:val="ListParagraph"/>
        <w:numPr>
          <w:ilvl w:val="0"/>
          <w:numId w:val="14"/>
        </w:num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Is or becomes publicly known through no wrongful act of the Operator; or</w:t>
      </w:r>
    </w:p>
    <w:p w14:paraId="300835ED" w14:textId="77777777" w:rsidR="008757E3" w:rsidRPr="00060513" w:rsidRDefault="008757E3" w:rsidP="00691AA7">
      <w:pPr>
        <w:pStyle w:val="ListParagraph"/>
        <w:numPr>
          <w:ilvl w:val="0"/>
          <w:numId w:val="14"/>
        </w:numPr>
        <w:autoSpaceDE w:val="0"/>
        <w:autoSpaceDN w:val="0"/>
        <w:adjustRightInd w:val="0"/>
        <w:spacing w:before="240" w:line="240" w:lineRule="auto"/>
        <w:jc w:val="both"/>
        <w:rPr>
          <w:rFonts w:ascii="Arial" w:eastAsia="SimSun" w:hAnsi="Arial" w:cs="Arial"/>
        </w:rPr>
      </w:pPr>
      <w:r w:rsidRPr="00060513">
        <w:rPr>
          <w:rFonts w:ascii="Arial" w:eastAsia="SimSun" w:hAnsi="Arial" w:cs="Arial"/>
        </w:rPr>
        <w:t>Is independently developed by an employee, agent or contractor of the Operator not associated with the Project and who did not have any direct or indirect access to the Information.</w:t>
      </w:r>
    </w:p>
    <w:p w14:paraId="46098D7A" w14:textId="77777777" w:rsidR="008757E3" w:rsidRPr="00060513" w:rsidRDefault="008757E3" w:rsidP="008757E3">
      <w:pPr>
        <w:autoSpaceDE w:val="0"/>
        <w:autoSpaceDN w:val="0"/>
        <w:adjustRightInd w:val="0"/>
        <w:spacing w:after="0" w:line="240" w:lineRule="auto"/>
        <w:rPr>
          <w:rFonts w:ascii="Arial" w:eastAsia="SimSun" w:hAnsi="Arial" w:cs="Arial"/>
        </w:rPr>
      </w:pPr>
      <w:r w:rsidRPr="00060513">
        <w:rPr>
          <w:rFonts w:ascii="Arial" w:eastAsia="SimSun" w:hAnsi="Arial" w:cs="Arial"/>
        </w:rPr>
        <w:t>For and on behalf of the Bidder___</w:t>
      </w:r>
    </w:p>
    <w:p w14:paraId="77856CFD" w14:textId="595BE548" w:rsidR="008757E3" w:rsidRDefault="008757E3" w:rsidP="008757E3">
      <w:pPr>
        <w:spacing w:after="0"/>
        <w:rPr>
          <w:rFonts w:ascii="Arial" w:eastAsia="SimSun" w:hAnsi="Arial" w:cs="Arial"/>
        </w:rPr>
      </w:pPr>
      <w:r w:rsidRPr="00060513">
        <w:rPr>
          <w:rFonts w:ascii="Arial" w:eastAsia="SimSun" w:hAnsi="Arial" w:cs="Arial"/>
        </w:rPr>
        <w:t>(Signature)______</w:t>
      </w:r>
    </w:p>
    <w:p w14:paraId="3577DF7C" w14:textId="77777777" w:rsidR="00593885" w:rsidRPr="00060513" w:rsidRDefault="00593885" w:rsidP="008757E3">
      <w:pPr>
        <w:spacing w:after="0"/>
        <w:rPr>
          <w:rFonts w:ascii="Arial" w:eastAsia="SimSun" w:hAnsi="Arial" w:cs="Arial"/>
        </w:rPr>
      </w:pPr>
    </w:p>
    <w:p w14:paraId="54B326C9" w14:textId="77777777" w:rsidR="008757E3" w:rsidRPr="00060513" w:rsidRDefault="008757E3" w:rsidP="008757E3">
      <w:pPr>
        <w:autoSpaceDE w:val="0"/>
        <w:autoSpaceDN w:val="0"/>
        <w:adjustRightInd w:val="0"/>
        <w:spacing w:after="0" w:line="240" w:lineRule="auto"/>
        <w:rPr>
          <w:rFonts w:ascii="Arial" w:eastAsiaTheme="minorHAnsi" w:hAnsi="Arial" w:cs="Arial"/>
          <w:lang w:val="en-IN" w:bidi="ar-SA"/>
        </w:rPr>
      </w:pPr>
      <w:r w:rsidRPr="00060513">
        <w:rPr>
          <w:rFonts w:ascii="Arial" w:eastAsiaTheme="minorHAnsi" w:hAnsi="Arial" w:cs="Arial"/>
          <w:lang w:val="en-IN" w:bidi="ar-SA"/>
        </w:rPr>
        <w:t>(Name of the Authorized Signatory)</w:t>
      </w:r>
    </w:p>
    <w:p w14:paraId="3A3016F3" w14:textId="0A0CC1C2" w:rsidR="008757E3" w:rsidRDefault="008757E3" w:rsidP="00691AA7">
      <w:pPr>
        <w:spacing w:after="0"/>
      </w:pPr>
      <w:r w:rsidRPr="00060513">
        <w:rPr>
          <w:rFonts w:ascii="Arial" w:eastAsiaTheme="minorHAnsi" w:hAnsi="Arial" w:cs="Arial"/>
          <w:lang w:val="en-IN" w:bidi="ar-SA"/>
        </w:rPr>
        <w:t>Date</w:t>
      </w:r>
    </w:p>
    <w:p w14:paraId="24CCEB89" w14:textId="77777777" w:rsidR="00F709E4" w:rsidRDefault="00F709E4">
      <w:pPr>
        <w:rPr>
          <w:color w:val="000000" w:themeColor="text1"/>
          <w:sz w:val="26"/>
          <w:szCs w:val="20"/>
        </w:rPr>
      </w:pPr>
      <w:r>
        <w:rPr>
          <w:color w:val="000000" w:themeColor="text1"/>
          <w:sz w:val="26"/>
          <w:szCs w:val="20"/>
        </w:rPr>
        <w:br w:type="page"/>
      </w:r>
    </w:p>
    <w:p w14:paraId="1FA4CA0E" w14:textId="12B37B2E" w:rsidR="00F709E4" w:rsidRPr="00F709E4" w:rsidRDefault="00F709E4" w:rsidP="00691AA7">
      <w:pPr>
        <w:pStyle w:val="Heading2"/>
        <w:numPr>
          <w:ilvl w:val="0"/>
          <w:numId w:val="0"/>
        </w:numPr>
        <w:ind w:left="792"/>
      </w:pPr>
      <w:bookmarkStart w:id="2635" w:name="_Toc209184614"/>
      <w:r>
        <w:lastRenderedPageBreak/>
        <w:t xml:space="preserve">Annexure 8 </w:t>
      </w:r>
      <w:proofErr w:type="gramStart"/>
      <w:r>
        <w:t xml:space="preserve">- </w:t>
      </w:r>
      <w:r w:rsidRPr="00F709E4">
        <w:t xml:space="preserve"> Declaration</w:t>
      </w:r>
      <w:proofErr w:type="gramEnd"/>
      <w:r w:rsidRPr="00F709E4">
        <w:t xml:space="preserve"> format for ineligibility for corrupt or fraudulent practices</w:t>
      </w:r>
      <w:bookmarkEnd w:id="2635"/>
    </w:p>
    <w:p w14:paraId="0FE83C94" w14:textId="77777777" w:rsidR="00F709E4" w:rsidRPr="00104B71" w:rsidRDefault="00F709E4" w:rsidP="00F709E4">
      <w:pPr>
        <w:spacing w:after="160" w:line="259" w:lineRule="auto"/>
        <w:jc w:val="center"/>
        <w:rPr>
          <w:rFonts w:ascii="Arial" w:hAnsi="Arial" w:cs="Arial"/>
        </w:rPr>
      </w:pPr>
      <w:r w:rsidRPr="00104B71">
        <w:rPr>
          <w:rFonts w:ascii="Arial" w:hAnsi="Arial" w:cs="Arial"/>
        </w:rPr>
        <w:t>[To Be Furnished on the Letterhead of the Bidder]</w:t>
      </w:r>
    </w:p>
    <w:p w14:paraId="5B68A3CD" w14:textId="77777777" w:rsidR="00F709E4" w:rsidRPr="00104B71" w:rsidRDefault="00F709E4" w:rsidP="00F709E4">
      <w:pPr>
        <w:spacing w:after="160" w:line="259" w:lineRule="auto"/>
        <w:rPr>
          <w:rFonts w:ascii="Arial" w:hAnsi="Arial" w:cs="Arial"/>
        </w:rPr>
      </w:pPr>
      <w:r w:rsidRPr="00104B71">
        <w:rPr>
          <w:rFonts w:ascii="Arial" w:hAnsi="Arial" w:cs="Arial"/>
        </w:rPr>
        <w:t>{Place}</w:t>
      </w:r>
    </w:p>
    <w:p w14:paraId="5860C57D" w14:textId="77777777" w:rsidR="00F709E4" w:rsidRPr="00104B71" w:rsidRDefault="00F709E4" w:rsidP="00F709E4">
      <w:pPr>
        <w:spacing w:after="160" w:line="259" w:lineRule="auto"/>
        <w:rPr>
          <w:rFonts w:ascii="Arial" w:hAnsi="Arial" w:cs="Arial"/>
        </w:rPr>
      </w:pPr>
      <w:r w:rsidRPr="00104B71">
        <w:rPr>
          <w:rFonts w:ascii="Arial" w:hAnsi="Arial" w:cs="Arial"/>
        </w:rPr>
        <w:t>{Date}</w:t>
      </w:r>
    </w:p>
    <w:p w14:paraId="13853A55" w14:textId="77777777" w:rsidR="00F709E4" w:rsidRPr="00104B71" w:rsidRDefault="00F709E4" w:rsidP="00F709E4">
      <w:pPr>
        <w:spacing w:after="160" w:line="259" w:lineRule="auto"/>
        <w:rPr>
          <w:rFonts w:ascii="Arial" w:hAnsi="Arial" w:cs="Arial"/>
          <w:b/>
          <w:bCs/>
        </w:rPr>
      </w:pPr>
      <w:r w:rsidRPr="00104B71">
        <w:rPr>
          <w:rFonts w:ascii="Arial" w:hAnsi="Arial" w:cs="Arial"/>
          <w:b/>
          <w:bCs/>
        </w:rPr>
        <w:t>To:</w:t>
      </w:r>
    </w:p>
    <w:p w14:paraId="791B9442" w14:textId="77777777" w:rsidR="00F709E4" w:rsidRPr="00104B71" w:rsidRDefault="00F709E4" w:rsidP="00F709E4">
      <w:pPr>
        <w:spacing w:after="160" w:line="259" w:lineRule="auto"/>
        <w:rPr>
          <w:rFonts w:ascii="Arial" w:hAnsi="Arial" w:cs="Arial"/>
        </w:rPr>
      </w:pPr>
      <w:r w:rsidRPr="00104B71">
        <w:rPr>
          <w:rFonts w:ascii="Arial" w:hAnsi="Arial" w:cs="Arial"/>
        </w:rPr>
        <w:t>Inspector General of Registration and Commissioner of Stamps,</w:t>
      </w:r>
    </w:p>
    <w:p w14:paraId="3213AFD3" w14:textId="77777777" w:rsidR="00F709E4" w:rsidRPr="00104B71" w:rsidRDefault="00F709E4" w:rsidP="00F709E4">
      <w:pPr>
        <w:spacing w:after="160" w:line="259" w:lineRule="auto"/>
        <w:rPr>
          <w:rFonts w:ascii="Arial" w:hAnsi="Arial" w:cs="Arial"/>
        </w:rPr>
      </w:pPr>
      <w:r w:rsidRPr="00104B71">
        <w:rPr>
          <w:rFonts w:ascii="Arial" w:hAnsi="Arial" w:cs="Arial"/>
        </w:rPr>
        <w:t xml:space="preserve">8th Floor, </w:t>
      </w:r>
      <w:proofErr w:type="spellStart"/>
      <w:r w:rsidRPr="00104B71">
        <w:rPr>
          <w:rFonts w:ascii="Arial" w:hAnsi="Arial" w:cs="Arial"/>
        </w:rPr>
        <w:t>Kandaya</w:t>
      </w:r>
      <w:proofErr w:type="spellEnd"/>
      <w:r w:rsidRPr="00104B71">
        <w:rPr>
          <w:rFonts w:ascii="Arial" w:hAnsi="Arial" w:cs="Arial"/>
        </w:rPr>
        <w:t xml:space="preserve"> </w:t>
      </w:r>
      <w:proofErr w:type="spellStart"/>
      <w:r w:rsidRPr="00104B71">
        <w:rPr>
          <w:rFonts w:ascii="Arial" w:hAnsi="Arial" w:cs="Arial"/>
        </w:rPr>
        <w:t>Bhavan</w:t>
      </w:r>
      <w:proofErr w:type="spellEnd"/>
      <w:r w:rsidRPr="00104B71">
        <w:rPr>
          <w:rFonts w:ascii="Arial" w:hAnsi="Arial" w:cs="Arial"/>
        </w:rPr>
        <w:t>, K.G. Road,</w:t>
      </w:r>
    </w:p>
    <w:p w14:paraId="384CF144" w14:textId="77777777" w:rsidR="00F709E4" w:rsidRPr="00104B71" w:rsidRDefault="00F709E4" w:rsidP="00F709E4">
      <w:pPr>
        <w:rPr>
          <w:rFonts w:ascii="Arial" w:hAnsi="Arial" w:cs="Arial"/>
        </w:rPr>
      </w:pPr>
      <w:r w:rsidRPr="00104B71">
        <w:rPr>
          <w:rFonts w:ascii="Arial" w:hAnsi="Arial" w:cs="Arial"/>
        </w:rPr>
        <w:t>Bengaluru-560009</w:t>
      </w:r>
    </w:p>
    <w:p w14:paraId="7AD09FB5" w14:textId="77777777" w:rsidR="00F709E4" w:rsidRPr="00104B71" w:rsidRDefault="00F709E4" w:rsidP="00F709E4">
      <w:pPr>
        <w:spacing w:after="160" w:line="259" w:lineRule="auto"/>
        <w:rPr>
          <w:rFonts w:ascii="Arial" w:hAnsi="Arial" w:cs="Arial"/>
          <w:b/>
          <w:bCs/>
        </w:rPr>
      </w:pPr>
    </w:p>
    <w:p w14:paraId="308BD313" w14:textId="77777777" w:rsidR="00F709E4" w:rsidRPr="00104B71" w:rsidRDefault="00F709E4" w:rsidP="00F709E4">
      <w:pPr>
        <w:spacing w:after="160" w:line="259" w:lineRule="auto"/>
        <w:rPr>
          <w:rFonts w:ascii="Arial" w:hAnsi="Arial" w:cs="Arial"/>
          <w:b/>
          <w:bCs/>
        </w:rPr>
      </w:pPr>
      <w:r w:rsidRPr="00104B71">
        <w:rPr>
          <w:rFonts w:ascii="Arial" w:hAnsi="Arial" w:cs="Arial"/>
          <w:b/>
          <w:bCs/>
        </w:rPr>
        <w:t xml:space="preserve">Ref: </w:t>
      </w:r>
      <w:r w:rsidRPr="00104B71">
        <w:rPr>
          <w:rFonts w:ascii="Arial" w:hAnsi="Arial" w:cs="Arial"/>
        </w:rPr>
        <w:t>RFP Notification no &lt;</w:t>
      </w:r>
      <w:proofErr w:type="spellStart"/>
      <w:r w:rsidRPr="00104B71">
        <w:rPr>
          <w:rFonts w:ascii="Arial" w:hAnsi="Arial" w:cs="Arial"/>
        </w:rPr>
        <w:t>xxxx</w:t>
      </w:r>
      <w:proofErr w:type="spellEnd"/>
      <w:r w:rsidRPr="00104B71">
        <w:rPr>
          <w:rFonts w:ascii="Arial" w:hAnsi="Arial" w:cs="Arial"/>
        </w:rPr>
        <w:t>&gt; dated &lt;</w:t>
      </w:r>
      <w:proofErr w:type="spellStart"/>
      <w:r w:rsidRPr="00104B71">
        <w:rPr>
          <w:rFonts w:ascii="Arial" w:hAnsi="Arial" w:cs="Arial"/>
        </w:rPr>
        <w:t>dd</w:t>
      </w:r>
      <w:proofErr w:type="spellEnd"/>
      <w:r w:rsidRPr="00104B71">
        <w:rPr>
          <w:rFonts w:ascii="Arial" w:hAnsi="Arial" w:cs="Arial"/>
        </w:rPr>
        <w:t>/mm/</w:t>
      </w:r>
      <w:proofErr w:type="spellStart"/>
      <w:r w:rsidRPr="00104B71">
        <w:rPr>
          <w:rFonts w:ascii="Arial" w:hAnsi="Arial" w:cs="Arial"/>
        </w:rPr>
        <w:t>yy</w:t>
      </w:r>
      <w:proofErr w:type="spellEnd"/>
      <w:r w:rsidRPr="00104B71">
        <w:rPr>
          <w:rFonts w:ascii="Arial" w:hAnsi="Arial" w:cs="Arial"/>
        </w:rPr>
        <w:t>&gt;</w:t>
      </w:r>
    </w:p>
    <w:p w14:paraId="05B6CF4B" w14:textId="007CDF08" w:rsidR="00F709E4" w:rsidRDefault="00F709E4" w:rsidP="00691AA7">
      <w:pPr>
        <w:spacing w:after="160" w:line="259" w:lineRule="auto"/>
        <w:rPr>
          <w:rFonts w:ascii="Arial" w:hAnsi="Arial" w:cs="Arial"/>
          <w:b/>
          <w:bCs/>
        </w:rPr>
      </w:pPr>
      <w:r w:rsidRPr="00104B71">
        <w:rPr>
          <w:rFonts w:ascii="Arial" w:hAnsi="Arial" w:cs="Arial"/>
          <w:b/>
          <w:bCs/>
        </w:rPr>
        <w:t xml:space="preserve">Subject: </w:t>
      </w:r>
      <w:r w:rsidRPr="00104B71">
        <w:rPr>
          <w:rFonts w:ascii="Arial" w:hAnsi="Arial" w:cs="Arial"/>
        </w:rPr>
        <w:t>Self Declaration of not been blacklisted in response to the ____ (RFP Name) Ref. No</w:t>
      </w:r>
      <w:r w:rsidR="00D036BF">
        <w:rPr>
          <w:rFonts w:ascii="Arial" w:hAnsi="Arial" w:cs="Arial"/>
        </w:rPr>
        <w:t xml:space="preserve"> </w:t>
      </w:r>
      <w:r w:rsidRPr="00104B71">
        <w:rPr>
          <w:rFonts w:ascii="Arial" w:hAnsi="Arial" w:cs="Arial"/>
          <w:b/>
          <w:bCs/>
        </w:rPr>
        <w:t>&lt;xxx&gt;&gt;.</w:t>
      </w:r>
    </w:p>
    <w:p w14:paraId="513B1170" w14:textId="77777777" w:rsidR="00F709E4" w:rsidRPr="00104B71" w:rsidRDefault="00F709E4" w:rsidP="00F709E4">
      <w:pPr>
        <w:spacing w:after="160" w:line="259" w:lineRule="auto"/>
        <w:rPr>
          <w:rFonts w:ascii="Arial" w:hAnsi="Arial" w:cs="Arial"/>
          <w:b/>
          <w:bCs/>
        </w:rPr>
      </w:pPr>
    </w:p>
    <w:p w14:paraId="6218E16F" w14:textId="77777777" w:rsidR="00F709E4" w:rsidRPr="00104B71" w:rsidRDefault="00F709E4" w:rsidP="00F709E4">
      <w:pPr>
        <w:spacing w:after="160" w:line="259" w:lineRule="auto"/>
        <w:rPr>
          <w:rFonts w:ascii="Arial" w:hAnsi="Arial" w:cs="Arial"/>
          <w:b/>
          <w:bCs/>
        </w:rPr>
      </w:pPr>
      <w:r w:rsidRPr="00104B71">
        <w:rPr>
          <w:rFonts w:ascii="Arial" w:hAnsi="Arial" w:cs="Arial"/>
          <w:b/>
          <w:bCs/>
        </w:rPr>
        <w:t>Dear Sir,</w:t>
      </w:r>
    </w:p>
    <w:p w14:paraId="6F8D40CE" w14:textId="77777777" w:rsidR="00F709E4" w:rsidRPr="00104B71" w:rsidRDefault="00F709E4" w:rsidP="00691AA7">
      <w:pPr>
        <w:spacing w:after="160" w:line="259" w:lineRule="auto"/>
        <w:jc w:val="both"/>
        <w:rPr>
          <w:rFonts w:ascii="Arial" w:hAnsi="Arial" w:cs="Arial"/>
        </w:rPr>
      </w:pPr>
      <w:r w:rsidRPr="00104B71">
        <w:rPr>
          <w:rFonts w:ascii="Arial" w:hAnsi="Arial" w:cs="Arial"/>
        </w:rPr>
        <w:t>We confirm that our company, ____________, is not blacklisted in any manner whatsoever by any of</w:t>
      </w:r>
      <w:r>
        <w:rPr>
          <w:rFonts w:ascii="Arial" w:hAnsi="Arial" w:cs="Arial"/>
        </w:rPr>
        <w:t xml:space="preserve"> </w:t>
      </w:r>
      <w:r w:rsidRPr="00104B71">
        <w:rPr>
          <w:rFonts w:ascii="Arial" w:hAnsi="Arial" w:cs="Arial"/>
        </w:rPr>
        <w:t>the State and/or Central Government in India on any ground including but not limited to</w:t>
      </w:r>
      <w:r>
        <w:rPr>
          <w:rFonts w:ascii="Arial" w:hAnsi="Arial" w:cs="Arial"/>
        </w:rPr>
        <w:t xml:space="preserve"> </w:t>
      </w:r>
      <w:r w:rsidRPr="00104B71">
        <w:rPr>
          <w:rFonts w:ascii="Arial" w:hAnsi="Arial" w:cs="Arial"/>
        </w:rPr>
        <w:t>indulgence in corrupt practice, fraudulent practice, coercive practice, undesirable practice, or</w:t>
      </w:r>
      <w:r>
        <w:rPr>
          <w:rFonts w:ascii="Arial" w:hAnsi="Arial" w:cs="Arial"/>
        </w:rPr>
        <w:t xml:space="preserve"> </w:t>
      </w:r>
      <w:r w:rsidRPr="00104B71">
        <w:rPr>
          <w:rFonts w:ascii="Arial" w:hAnsi="Arial" w:cs="Arial"/>
        </w:rPr>
        <w:t>restrictive practice.</w:t>
      </w:r>
    </w:p>
    <w:p w14:paraId="18FC04BE" w14:textId="77777777" w:rsidR="00F709E4" w:rsidRPr="00104B71" w:rsidRDefault="00F709E4" w:rsidP="00F709E4">
      <w:pPr>
        <w:spacing w:after="160" w:line="259" w:lineRule="auto"/>
        <w:rPr>
          <w:rFonts w:ascii="Arial" w:hAnsi="Arial" w:cs="Arial"/>
          <w:b/>
          <w:bCs/>
        </w:rPr>
      </w:pPr>
      <w:r w:rsidRPr="00104B71">
        <w:rPr>
          <w:rFonts w:ascii="Arial" w:hAnsi="Arial" w:cs="Arial"/>
          <w:b/>
          <w:bCs/>
        </w:rPr>
        <w:t>Thanking you.</w:t>
      </w:r>
    </w:p>
    <w:p w14:paraId="174EA1B3" w14:textId="77777777" w:rsidR="00F709E4" w:rsidRDefault="00F709E4" w:rsidP="00F709E4">
      <w:pPr>
        <w:rPr>
          <w:rFonts w:ascii="Arial" w:hAnsi="Arial" w:cs="Arial"/>
        </w:rPr>
      </w:pPr>
      <w:r w:rsidRPr="00104B71">
        <w:rPr>
          <w:rFonts w:ascii="Arial" w:hAnsi="Arial" w:cs="Arial"/>
        </w:rPr>
        <w:t>Yours Faithfully,</w:t>
      </w:r>
    </w:p>
    <w:p w14:paraId="3E9E1E1A" w14:textId="77777777" w:rsidR="00F709E4" w:rsidRPr="00104B71" w:rsidRDefault="00F709E4" w:rsidP="00F709E4">
      <w:pPr>
        <w:spacing w:after="160" w:line="259" w:lineRule="auto"/>
        <w:rPr>
          <w:rFonts w:ascii="Arial" w:hAnsi="Arial" w:cs="Arial"/>
        </w:rPr>
      </w:pPr>
    </w:p>
    <w:p w14:paraId="52F5AFA0" w14:textId="77777777" w:rsidR="00F709E4" w:rsidRPr="00104B71" w:rsidRDefault="00F709E4" w:rsidP="00F709E4">
      <w:pPr>
        <w:spacing w:after="160" w:line="259" w:lineRule="auto"/>
        <w:rPr>
          <w:rFonts w:ascii="Arial" w:hAnsi="Arial" w:cs="Arial"/>
        </w:rPr>
      </w:pPr>
      <w:r w:rsidRPr="00104B71">
        <w:rPr>
          <w:rFonts w:ascii="Arial" w:hAnsi="Arial" w:cs="Arial"/>
        </w:rPr>
        <w:t>Bidder’s Company Seal:</w:t>
      </w:r>
    </w:p>
    <w:p w14:paraId="365F6158" w14:textId="77777777" w:rsidR="00F709E4" w:rsidRPr="00104B71" w:rsidRDefault="00F709E4" w:rsidP="00F709E4">
      <w:pPr>
        <w:spacing w:after="160" w:line="259" w:lineRule="auto"/>
        <w:rPr>
          <w:rFonts w:ascii="Arial" w:hAnsi="Arial" w:cs="Arial"/>
        </w:rPr>
      </w:pPr>
      <w:r w:rsidRPr="00104B71">
        <w:rPr>
          <w:rFonts w:ascii="Arial" w:hAnsi="Arial" w:cs="Arial"/>
        </w:rPr>
        <w:t>Authorized Signatory’s Signature:</w:t>
      </w:r>
    </w:p>
    <w:p w14:paraId="04264D1B" w14:textId="77777777" w:rsidR="00F709E4" w:rsidRPr="00104B71" w:rsidRDefault="00F709E4" w:rsidP="00F709E4">
      <w:pPr>
        <w:rPr>
          <w:rFonts w:ascii="Arial" w:hAnsi="Arial" w:cs="Arial"/>
        </w:rPr>
      </w:pPr>
      <w:r w:rsidRPr="00104B71">
        <w:rPr>
          <w:rFonts w:ascii="Arial" w:hAnsi="Arial" w:cs="Arial"/>
        </w:rPr>
        <w:t>Authorized Signatory’s Name and Designation:</w:t>
      </w:r>
    </w:p>
    <w:p w14:paraId="4C68BA02" w14:textId="77777777" w:rsidR="00F709E4" w:rsidRPr="00104B71" w:rsidRDefault="00F709E4" w:rsidP="00F709E4">
      <w:pPr>
        <w:rPr>
          <w:rFonts w:ascii="Arial" w:hAnsi="Arial" w:cs="Arial"/>
          <w:b/>
          <w:bCs/>
        </w:rPr>
      </w:pPr>
      <w:r w:rsidRPr="00104B71">
        <w:rPr>
          <w:rFonts w:ascii="Arial" w:hAnsi="Arial" w:cs="Arial"/>
          <w:b/>
          <w:bCs/>
        </w:rPr>
        <w:br w:type="page"/>
      </w:r>
    </w:p>
    <w:p w14:paraId="68B4B737" w14:textId="1965D6F9" w:rsidR="00F709E4" w:rsidRPr="00F709E4" w:rsidRDefault="00F709E4" w:rsidP="00691AA7">
      <w:pPr>
        <w:pStyle w:val="Heading2"/>
        <w:numPr>
          <w:ilvl w:val="0"/>
          <w:numId w:val="0"/>
        </w:numPr>
        <w:ind w:left="792"/>
      </w:pPr>
      <w:bookmarkStart w:id="2636" w:name="_Toc209184615"/>
      <w:r>
        <w:lastRenderedPageBreak/>
        <w:t xml:space="preserve">Annexure 9 - </w:t>
      </w:r>
      <w:r w:rsidRPr="00F709E4">
        <w:t>Undertaking for setting up the local office in Karnataka</w:t>
      </w:r>
      <w:bookmarkEnd w:id="2636"/>
    </w:p>
    <w:p w14:paraId="77E5A6AC" w14:textId="77777777" w:rsidR="00F709E4" w:rsidRDefault="00F709E4" w:rsidP="00F709E4">
      <w:pPr>
        <w:jc w:val="center"/>
        <w:rPr>
          <w:rFonts w:ascii="Arial" w:hAnsi="Arial" w:cs="Arial"/>
          <w:b/>
          <w:bCs/>
        </w:rPr>
      </w:pPr>
      <w:r w:rsidRPr="00104B71">
        <w:rPr>
          <w:rFonts w:ascii="Arial" w:hAnsi="Arial" w:cs="Arial"/>
          <w:b/>
          <w:bCs/>
        </w:rPr>
        <w:t>[To Be Furnished on the Letterhead of the Bidder]</w:t>
      </w:r>
    </w:p>
    <w:p w14:paraId="403811B1" w14:textId="77777777" w:rsidR="00F709E4" w:rsidRPr="00104B71" w:rsidRDefault="00F709E4" w:rsidP="00F709E4">
      <w:pPr>
        <w:spacing w:after="160" w:line="259" w:lineRule="auto"/>
        <w:jc w:val="center"/>
        <w:rPr>
          <w:rFonts w:ascii="Arial" w:hAnsi="Arial" w:cs="Arial"/>
          <w:b/>
          <w:bCs/>
        </w:rPr>
      </w:pPr>
    </w:p>
    <w:p w14:paraId="420B7ADC" w14:textId="77777777" w:rsidR="00F709E4" w:rsidRPr="00104B71" w:rsidRDefault="00F709E4" w:rsidP="00F709E4">
      <w:pPr>
        <w:spacing w:after="160" w:line="259" w:lineRule="auto"/>
        <w:rPr>
          <w:rFonts w:ascii="Arial" w:hAnsi="Arial" w:cs="Arial"/>
        </w:rPr>
      </w:pPr>
      <w:r w:rsidRPr="00104B71">
        <w:rPr>
          <w:rFonts w:ascii="Arial" w:hAnsi="Arial" w:cs="Arial"/>
        </w:rPr>
        <w:t>{Place}</w:t>
      </w:r>
    </w:p>
    <w:p w14:paraId="4D750F4E" w14:textId="77777777" w:rsidR="00F709E4" w:rsidRPr="00104B71" w:rsidRDefault="00F709E4" w:rsidP="00F709E4">
      <w:pPr>
        <w:spacing w:after="160" w:line="259" w:lineRule="auto"/>
        <w:rPr>
          <w:rFonts w:ascii="Arial" w:hAnsi="Arial" w:cs="Arial"/>
        </w:rPr>
      </w:pPr>
      <w:r w:rsidRPr="00104B71">
        <w:rPr>
          <w:rFonts w:ascii="Arial" w:hAnsi="Arial" w:cs="Arial"/>
        </w:rPr>
        <w:t>{Date}</w:t>
      </w:r>
    </w:p>
    <w:p w14:paraId="1ED904D2" w14:textId="77777777" w:rsidR="00F709E4" w:rsidRPr="00104B71" w:rsidRDefault="00F709E4" w:rsidP="00F709E4">
      <w:pPr>
        <w:spacing w:after="160" w:line="259" w:lineRule="auto"/>
        <w:rPr>
          <w:rFonts w:ascii="Arial" w:hAnsi="Arial" w:cs="Arial"/>
        </w:rPr>
      </w:pPr>
      <w:r w:rsidRPr="00104B71">
        <w:rPr>
          <w:rFonts w:ascii="Arial" w:hAnsi="Arial" w:cs="Arial"/>
        </w:rPr>
        <w:t>To:</w:t>
      </w:r>
    </w:p>
    <w:p w14:paraId="069AABD5" w14:textId="77777777" w:rsidR="00F709E4" w:rsidRPr="00104B71" w:rsidRDefault="00F709E4" w:rsidP="00F709E4">
      <w:pPr>
        <w:spacing w:after="160" w:line="259" w:lineRule="auto"/>
        <w:rPr>
          <w:rFonts w:ascii="Arial" w:hAnsi="Arial" w:cs="Arial"/>
        </w:rPr>
      </w:pPr>
      <w:r w:rsidRPr="00104B71">
        <w:rPr>
          <w:rFonts w:ascii="Arial" w:hAnsi="Arial" w:cs="Arial"/>
        </w:rPr>
        <w:t>Inspector General of Registration and Commissioner of Stamps,</w:t>
      </w:r>
    </w:p>
    <w:p w14:paraId="76BEBF0D" w14:textId="77777777" w:rsidR="00F709E4" w:rsidRPr="00104B71" w:rsidRDefault="00F709E4" w:rsidP="00F709E4">
      <w:pPr>
        <w:spacing w:after="160" w:line="259" w:lineRule="auto"/>
        <w:rPr>
          <w:rFonts w:ascii="Arial" w:hAnsi="Arial" w:cs="Arial"/>
        </w:rPr>
      </w:pPr>
      <w:r w:rsidRPr="00104B71">
        <w:rPr>
          <w:rFonts w:ascii="Arial" w:hAnsi="Arial" w:cs="Arial"/>
        </w:rPr>
        <w:t xml:space="preserve">8th Floor, </w:t>
      </w:r>
      <w:proofErr w:type="spellStart"/>
      <w:r w:rsidRPr="00104B71">
        <w:rPr>
          <w:rFonts w:ascii="Arial" w:hAnsi="Arial" w:cs="Arial"/>
        </w:rPr>
        <w:t>Kandaya</w:t>
      </w:r>
      <w:proofErr w:type="spellEnd"/>
      <w:r w:rsidRPr="00104B71">
        <w:rPr>
          <w:rFonts w:ascii="Arial" w:hAnsi="Arial" w:cs="Arial"/>
        </w:rPr>
        <w:t xml:space="preserve"> </w:t>
      </w:r>
      <w:proofErr w:type="spellStart"/>
      <w:r w:rsidRPr="00104B71">
        <w:rPr>
          <w:rFonts w:ascii="Arial" w:hAnsi="Arial" w:cs="Arial"/>
        </w:rPr>
        <w:t>Bhavan</w:t>
      </w:r>
      <w:proofErr w:type="spellEnd"/>
      <w:r w:rsidRPr="00104B71">
        <w:rPr>
          <w:rFonts w:ascii="Arial" w:hAnsi="Arial" w:cs="Arial"/>
        </w:rPr>
        <w:t>, K.G. Road,</w:t>
      </w:r>
    </w:p>
    <w:p w14:paraId="0EB44A2A" w14:textId="77777777" w:rsidR="00F709E4" w:rsidRDefault="00F709E4" w:rsidP="00F709E4">
      <w:pPr>
        <w:rPr>
          <w:rFonts w:ascii="Arial" w:hAnsi="Arial" w:cs="Arial"/>
        </w:rPr>
      </w:pPr>
      <w:r w:rsidRPr="00104B71">
        <w:rPr>
          <w:rFonts w:ascii="Arial" w:hAnsi="Arial" w:cs="Arial"/>
        </w:rPr>
        <w:t>Bengaluru-560009</w:t>
      </w:r>
    </w:p>
    <w:p w14:paraId="358DEB39" w14:textId="77777777" w:rsidR="00F709E4" w:rsidRPr="00104B71" w:rsidRDefault="00F709E4" w:rsidP="00F709E4">
      <w:pPr>
        <w:spacing w:after="160" w:line="259" w:lineRule="auto"/>
        <w:rPr>
          <w:rFonts w:ascii="Arial" w:hAnsi="Arial" w:cs="Arial"/>
        </w:rPr>
      </w:pPr>
    </w:p>
    <w:p w14:paraId="2085CBDE" w14:textId="77777777" w:rsidR="00F709E4" w:rsidRDefault="00F709E4" w:rsidP="00F709E4">
      <w:pPr>
        <w:rPr>
          <w:rFonts w:ascii="Arial" w:hAnsi="Arial" w:cs="Arial"/>
        </w:rPr>
      </w:pPr>
      <w:r w:rsidRPr="00104B71">
        <w:rPr>
          <w:rFonts w:ascii="Arial" w:hAnsi="Arial" w:cs="Arial"/>
        </w:rPr>
        <w:t>Sub: Declaration for setting up a local office in Karnataka</w:t>
      </w:r>
    </w:p>
    <w:p w14:paraId="47EAB52D" w14:textId="77777777" w:rsidR="00F709E4" w:rsidRPr="00104B71" w:rsidRDefault="00F709E4" w:rsidP="00F709E4">
      <w:pPr>
        <w:spacing w:after="160" w:line="259" w:lineRule="auto"/>
        <w:rPr>
          <w:rFonts w:ascii="Arial" w:hAnsi="Arial" w:cs="Arial"/>
        </w:rPr>
      </w:pPr>
    </w:p>
    <w:p w14:paraId="12355BAA" w14:textId="77777777" w:rsidR="00F709E4" w:rsidRPr="00104B71" w:rsidRDefault="00F709E4" w:rsidP="00691AA7">
      <w:pPr>
        <w:spacing w:after="160" w:line="259" w:lineRule="auto"/>
        <w:jc w:val="both"/>
        <w:rPr>
          <w:rFonts w:ascii="Arial" w:hAnsi="Arial" w:cs="Arial"/>
        </w:rPr>
      </w:pPr>
      <w:r w:rsidRPr="00104B71">
        <w:rPr>
          <w:rFonts w:ascii="Arial" w:hAnsi="Arial" w:cs="Arial"/>
        </w:rPr>
        <w:t>Sir,</w:t>
      </w:r>
    </w:p>
    <w:p w14:paraId="240A33D8" w14:textId="77777777" w:rsidR="00F709E4" w:rsidRPr="00104B71" w:rsidRDefault="00F709E4" w:rsidP="00691AA7">
      <w:pPr>
        <w:spacing w:after="160" w:line="259" w:lineRule="auto"/>
        <w:jc w:val="both"/>
        <w:rPr>
          <w:rFonts w:ascii="Arial" w:hAnsi="Arial" w:cs="Arial"/>
        </w:rPr>
      </w:pPr>
      <w:r w:rsidRPr="00104B71">
        <w:rPr>
          <w:rFonts w:ascii="Arial" w:hAnsi="Arial" w:cs="Arial"/>
        </w:rPr>
        <w:t>I, &lt;Name&gt;, &lt;Designation&gt; authorized representative of &lt;Name of the Bidder&gt;, hereby solemnly</w:t>
      </w:r>
      <w:r>
        <w:rPr>
          <w:rFonts w:ascii="Arial" w:hAnsi="Arial" w:cs="Arial"/>
        </w:rPr>
        <w:t xml:space="preserve"> </w:t>
      </w:r>
      <w:r w:rsidRPr="00104B71">
        <w:rPr>
          <w:rFonts w:ascii="Arial" w:hAnsi="Arial" w:cs="Arial"/>
        </w:rPr>
        <w:t>confirm that the Company is a registered office in &lt;Address&gt;. I hereby declare that we do not</w:t>
      </w:r>
      <w:r>
        <w:rPr>
          <w:rFonts w:ascii="Arial" w:hAnsi="Arial" w:cs="Arial"/>
        </w:rPr>
        <w:t xml:space="preserve"> </w:t>
      </w:r>
      <w:r w:rsidRPr="00104B71">
        <w:rPr>
          <w:rFonts w:ascii="Arial" w:hAnsi="Arial" w:cs="Arial"/>
        </w:rPr>
        <w:t>have local office in Karnataka. However, we agree to set up a local office in the State of</w:t>
      </w:r>
      <w:r>
        <w:rPr>
          <w:rFonts w:ascii="Arial" w:hAnsi="Arial" w:cs="Arial"/>
        </w:rPr>
        <w:t xml:space="preserve"> K</w:t>
      </w:r>
      <w:r w:rsidRPr="00104B71">
        <w:rPr>
          <w:rFonts w:ascii="Arial" w:hAnsi="Arial" w:cs="Arial"/>
        </w:rPr>
        <w:t>arnataka in the event of being declared the successful bidder within 1 month from the Date of</w:t>
      </w:r>
      <w:r>
        <w:rPr>
          <w:rFonts w:ascii="Arial" w:hAnsi="Arial" w:cs="Arial"/>
        </w:rPr>
        <w:t xml:space="preserve"> </w:t>
      </w:r>
      <w:r w:rsidRPr="00104B71">
        <w:rPr>
          <w:rFonts w:ascii="Arial" w:hAnsi="Arial" w:cs="Arial"/>
        </w:rPr>
        <w:t>signing of the Contract.</w:t>
      </w:r>
    </w:p>
    <w:p w14:paraId="3673A9F4" w14:textId="77777777" w:rsidR="00F709E4" w:rsidRDefault="00F709E4" w:rsidP="00691AA7">
      <w:pPr>
        <w:jc w:val="both"/>
        <w:rPr>
          <w:rFonts w:ascii="Arial" w:hAnsi="Arial" w:cs="Arial"/>
        </w:rPr>
      </w:pPr>
      <w:r w:rsidRPr="00104B71">
        <w:rPr>
          <w:rFonts w:ascii="Arial" w:hAnsi="Arial" w:cs="Arial"/>
        </w:rPr>
        <w:t>In the event of not setting up a local office within 1 month, DS &amp; R reserves the right to</w:t>
      </w:r>
      <w:r>
        <w:rPr>
          <w:rFonts w:ascii="Arial" w:hAnsi="Arial" w:cs="Arial"/>
        </w:rPr>
        <w:t xml:space="preserve"> </w:t>
      </w:r>
      <w:proofErr w:type="gramStart"/>
      <w:r>
        <w:rPr>
          <w:rFonts w:ascii="Arial" w:hAnsi="Arial" w:cs="Arial"/>
        </w:rPr>
        <w:t>T</w:t>
      </w:r>
      <w:r w:rsidRPr="00104B71">
        <w:rPr>
          <w:rFonts w:ascii="Arial" w:hAnsi="Arial" w:cs="Arial"/>
        </w:rPr>
        <w:t>erminate</w:t>
      </w:r>
      <w:proofErr w:type="gramEnd"/>
      <w:r w:rsidRPr="00104B71">
        <w:rPr>
          <w:rFonts w:ascii="Arial" w:hAnsi="Arial" w:cs="Arial"/>
        </w:rPr>
        <w:t xml:space="preserve"> the Contract without any compensation to the Company.</w:t>
      </w:r>
    </w:p>
    <w:p w14:paraId="0E4BD03B" w14:textId="77777777" w:rsidR="00F709E4" w:rsidRDefault="00F709E4" w:rsidP="00F709E4">
      <w:pPr>
        <w:rPr>
          <w:rFonts w:ascii="Arial" w:hAnsi="Arial" w:cs="Arial"/>
        </w:rPr>
      </w:pPr>
    </w:p>
    <w:p w14:paraId="0D803211" w14:textId="77777777" w:rsidR="00F709E4" w:rsidRPr="00104B71" w:rsidRDefault="00F709E4" w:rsidP="00F709E4">
      <w:pPr>
        <w:spacing w:after="160" w:line="259" w:lineRule="auto"/>
        <w:rPr>
          <w:rFonts w:ascii="Arial" w:hAnsi="Arial" w:cs="Arial"/>
        </w:rPr>
      </w:pPr>
    </w:p>
    <w:p w14:paraId="0A0D665C" w14:textId="77777777" w:rsidR="00F709E4" w:rsidRDefault="00F709E4" w:rsidP="00F709E4">
      <w:pPr>
        <w:rPr>
          <w:rFonts w:ascii="Arial" w:hAnsi="Arial" w:cs="Arial"/>
        </w:rPr>
      </w:pPr>
      <w:r w:rsidRPr="00104B71">
        <w:rPr>
          <w:rFonts w:ascii="Arial" w:hAnsi="Arial" w:cs="Arial"/>
        </w:rPr>
        <w:t>Thanking you.</w:t>
      </w:r>
    </w:p>
    <w:p w14:paraId="3F1C8308" w14:textId="77777777" w:rsidR="00F709E4" w:rsidRDefault="00F709E4" w:rsidP="00F709E4">
      <w:pPr>
        <w:rPr>
          <w:rFonts w:ascii="Arial" w:hAnsi="Arial" w:cs="Arial"/>
        </w:rPr>
      </w:pPr>
      <w:r w:rsidRPr="00104B71">
        <w:rPr>
          <w:rFonts w:ascii="Arial" w:hAnsi="Arial" w:cs="Arial"/>
        </w:rPr>
        <w:t>Yours Faithfully,</w:t>
      </w:r>
    </w:p>
    <w:p w14:paraId="43DB98CE" w14:textId="77777777" w:rsidR="00F709E4" w:rsidRPr="00104B71" w:rsidRDefault="00F709E4" w:rsidP="00F709E4">
      <w:pPr>
        <w:spacing w:after="160" w:line="259" w:lineRule="auto"/>
        <w:rPr>
          <w:rFonts w:ascii="Arial" w:hAnsi="Arial" w:cs="Arial"/>
        </w:rPr>
      </w:pPr>
    </w:p>
    <w:p w14:paraId="5A81FAF0" w14:textId="77777777" w:rsidR="00F709E4" w:rsidRPr="00104B71" w:rsidRDefault="00F709E4" w:rsidP="00F709E4">
      <w:pPr>
        <w:spacing w:after="160" w:line="259" w:lineRule="auto"/>
        <w:rPr>
          <w:rFonts w:ascii="Arial" w:hAnsi="Arial" w:cs="Arial"/>
        </w:rPr>
      </w:pPr>
      <w:r w:rsidRPr="00104B71">
        <w:rPr>
          <w:rFonts w:ascii="Arial" w:hAnsi="Arial" w:cs="Arial"/>
        </w:rPr>
        <w:t>Bidder’s Company Seal:</w:t>
      </w:r>
    </w:p>
    <w:p w14:paraId="4784BCCD" w14:textId="77777777" w:rsidR="00F709E4" w:rsidRPr="00104B71" w:rsidRDefault="00F709E4" w:rsidP="00F709E4">
      <w:pPr>
        <w:spacing w:after="160" w:line="259" w:lineRule="auto"/>
        <w:rPr>
          <w:rFonts w:ascii="Arial" w:hAnsi="Arial" w:cs="Arial"/>
        </w:rPr>
      </w:pPr>
      <w:r w:rsidRPr="00104B71">
        <w:rPr>
          <w:rFonts w:ascii="Arial" w:hAnsi="Arial" w:cs="Arial"/>
        </w:rPr>
        <w:t>Authorized Signatory’s Signature:</w:t>
      </w:r>
    </w:p>
    <w:p w14:paraId="4A4BE8BA" w14:textId="77777777" w:rsidR="00F709E4" w:rsidRPr="00104B71" w:rsidRDefault="00F709E4" w:rsidP="00F709E4">
      <w:pPr>
        <w:rPr>
          <w:rFonts w:ascii="Arial" w:hAnsi="Arial" w:cs="Arial"/>
        </w:rPr>
      </w:pPr>
      <w:r w:rsidRPr="00104B71">
        <w:rPr>
          <w:rFonts w:ascii="Arial" w:hAnsi="Arial" w:cs="Arial"/>
        </w:rPr>
        <w:t>Authorized Signatory’s Name and Designation:</w:t>
      </w:r>
    </w:p>
    <w:p w14:paraId="5D2C02C2" w14:textId="77777777" w:rsidR="00F709E4" w:rsidRPr="00104B71" w:rsidRDefault="00F709E4" w:rsidP="00F709E4">
      <w:pPr>
        <w:rPr>
          <w:rFonts w:ascii="Arial" w:hAnsi="Arial" w:cs="Arial"/>
        </w:rPr>
      </w:pPr>
    </w:p>
    <w:p w14:paraId="7C72A87C" w14:textId="77777777" w:rsidR="00F709E4" w:rsidRPr="00104B71" w:rsidRDefault="00F709E4" w:rsidP="00F709E4">
      <w:pPr>
        <w:rPr>
          <w:rFonts w:ascii="Arial" w:hAnsi="Arial" w:cs="Arial"/>
        </w:rPr>
      </w:pPr>
      <w:r w:rsidRPr="00104B71">
        <w:rPr>
          <w:rFonts w:ascii="Arial" w:hAnsi="Arial" w:cs="Arial"/>
        </w:rPr>
        <w:br w:type="page"/>
      </w:r>
    </w:p>
    <w:p w14:paraId="55B69F59" w14:textId="792CCA54" w:rsidR="00F709E4" w:rsidRPr="00F709E4" w:rsidRDefault="00F709E4" w:rsidP="00691AA7">
      <w:pPr>
        <w:pStyle w:val="Heading2"/>
        <w:numPr>
          <w:ilvl w:val="0"/>
          <w:numId w:val="0"/>
        </w:numPr>
        <w:ind w:left="792"/>
      </w:pPr>
      <w:bookmarkStart w:id="2637" w:name="_Toc209184616"/>
      <w:r>
        <w:lastRenderedPageBreak/>
        <w:t xml:space="preserve">Annexure 10 - </w:t>
      </w:r>
      <w:r w:rsidRPr="00F709E4">
        <w:t>Power of Attorney to Authorize Signatory</w:t>
      </w:r>
      <w:bookmarkEnd w:id="2637"/>
    </w:p>
    <w:p w14:paraId="5A0BEE60" w14:textId="77777777" w:rsidR="00F709E4" w:rsidRPr="00104B71" w:rsidRDefault="00F709E4" w:rsidP="00F709E4">
      <w:pPr>
        <w:jc w:val="center"/>
        <w:rPr>
          <w:rFonts w:ascii="Arial" w:hAnsi="Arial" w:cs="Arial"/>
          <w:b/>
          <w:bCs/>
        </w:rPr>
      </w:pPr>
      <w:r w:rsidRPr="00104B71">
        <w:rPr>
          <w:rFonts w:ascii="Arial" w:hAnsi="Arial" w:cs="Arial"/>
          <w:b/>
          <w:bCs/>
        </w:rPr>
        <w:t>(</w:t>
      </w:r>
      <w:proofErr w:type="gramStart"/>
      <w:r w:rsidRPr="00104B71">
        <w:rPr>
          <w:rFonts w:ascii="Arial" w:hAnsi="Arial" w:cs="Arial"/>
          <w:b/>
          <w:bCs/>
        </w:rPr>
        <w:t>to</w:t>
      </w:r>
      <w:proofErr w:type="gramEnd"/>
      <w:r w:rsidRPr="00104B71">
        <w:rPr>
          <w:rFonts w:ascii="Arial" w:hAnsi="Arial" w:cs="Arial"/>
          <w:b/>
          <w:bCs/>
        </w:rPr>
        <w:t xml:space="preserve"> be executed on a Stamp Paper of appropriate value)</w:t>
      </w:r>
    </w:p>
    <w:p w14:paraId="16C4B8F0" w14:textId="77777777" w:rsidR="00F709E4" w:rsidRPr="00104B71" w:rsidRDefault="00F709E4" w:rsidP="00F709E4">
      <w:pPr>
        <w:spacing w:after="160" w:line="259" w:lineRule="auto"/>
        <w:jc w:val="center"/>
        <w:rPr>
          <w:rFonts w:ascii="Arial" w:hAnsi="Arial" w:cs="Arial"/>
          <w:b/>
          <w:bCs/>
        </w:rPr>
      </w:pPr>
    </w:p>
    <w:p w14:paraId="2E62DA1E" w14:textId="77777777" w:rsidR="00F709E4" w:rsidRDefault="00F709E4" w:rsidP="00691AA7">
      <w:pPr>
        <w:spacing w:after="0" w:line="259" w:lineRule="auto"/>
        <w:jc w:val="both"/>
        <w:rPr>
          <w:rFonts w:ascii="Arial" w:hAnsi="Arial" w:cs="Arial"/>
        </w:rPr>
      </w:pPr>
      <w:r w:rsidRPr="00104B71">
        <w:rPr>
          <w:rFonts w:ascii="Arial" w:hAnsi="Arial" w:cs="Arial"/>
        </w:rPr>
        <w:t>We, M/s.______ (name of the firm or company with address of the registered office) hereby</w:t>
      </w:r>
    </w:p>
    <w:p w14:paraId="18934E7C" w14:textId="6876BDF9" w:rsidR="00F709E4" w:rsidRPr="00104B71" w:rsidRDefault="00F709E4" w:rsidP="00691AA7">
      <w:pPr>
        <w:spacing w:after="0" w:line="259" w:lineRule="auto"/>
        <w:jc w:val="both"/>
        <w:rPr>
          <w:rFonts w:ascii="Arial" w:hAnsi="Arial" w:cs="Arial"/>
        </w:rPr>
      </w:pPr>
      <w:r w:rsidRPr="00104B71">
        <w:rPr>
          <w:rFonts w:ascii="Arial" w:hAnsi="Arial" w:cs="Arial"/>
        </w:rPr>
        <w:t>constitute, appoint and authorize Mr. or Ms.______ (Name and residential address) who is presently</w:t>
      </w:r>
      <w:r>
        <w:rPr>
          <w:rFonts w:ascii="Arial" w:hAnsi="Arial" w:cs="Arial"/>
        </w:rPr>
        <w:t xml:space="preserve"> </w:t>
      </w:r>
      <w:r w:rsidRPr="00104B71">
        <w:rPr>
          <w:rFonts w:ascii="Arial" w:hAnsi="Arial" w:cs="Arial"/>
        </w:rPr>
        <w:t>employed with us and holding the position of ______, as our Attorney to do in our name and our</w:t>
      </w:r>
      <w:r>
        <w:rPr>
          <w:rFonts w:ascii="Arial" w:hAnsi="Arial" w:cs="Arial"/>
        </w:rPr>
        <w:t xml:space="preserve"> </w:t>
      </w:r>
      <w:r w:rsidRPr="00104B71">
        <w:rPr>
          <w:rFonts w:ascii="Arial" w:hAnsi="Arial" w:cs="Arial"/>
        </w:rPr>
        <w:t xml:space="preserve">behalf all or any of the acts, deeds or things necessary or incidental to the </w:t>
      </w:r>
      <w:proofErr w:type="spellStart"/>
      <w:r w:rsidRPr="00104B71">
        <w:rPr>
          <w:rFonts w:ascii="Arial" w:hAnsi="Arial" w:cs="Arial"/>
        </w:rPr>
        <w:t>RfP</w:t>
      </w:r>
      <w:proofErr w:type="spellEnd"/>
      <w:r w:rsidRPr="00104B71">
        <w:rPr>
          <w:rFonts w:ascii="Arial" w:hAnsi="Arial" w:cs="Arial"/>
        </w:rPr>
        <w:t xml:space="preserve"> for the Project _____</w:t>
      </w:r>
      <w:r>
        <w:rPr>
          <w:rFonts w:ascii="Arial" w:hAnsi="Arial" w:cs="Arial"/>
        </w:rPr>
        <w:t xml:space="preserve"> </w:t>
      </w:r>
      <w:r w:rsidRPr="00104B71">
        <w:rPr>
          <w:rFonts w:ascii="Arial" w:hAnsi="Arial" w:cs="Arial"/>
        </w:rPr>
        <w:t xml:space="preserve">(name of the Project), including signing and submission of the </w:t>
      </w:r>
      <w:proofErr w:type="spellStart"/>
      <w:r w:rsidRPr="00104B71">
        <w:rPr>
          <w:rFonts w:ascii="Arial" w:hAnsi="Arial" w:cs="Arial"/>
        </w:rPr>
        <w:t>RfP</w:t>
      </w:r>
      <w:proofErr w:type="spellEnd"/>
      <w:r w:rsidRPr="00104B71">
        <w:rPr>
          <w:rFonts w:ascii="Arial" w:hAnsi="Arial" w:cs="Arial"/>
        </w:rPr>
        <w:t xml:space="preserve"> response, participating in the</w:t>
      </w:r>
      <w:r>
        <w:rPr>
          <w:rFonts w:ascii="Arial" w:hAnsi="Arial" w:cs="Arial"/>
        </w:rPr>
        <w:t xml:space="preserve"> </w:t>
      </w:r>
      <w:r w:rsidRPr="00104B71">
        <w:rPr>
          <w:rFonts w:ascii="Arial" w:hAnsi="Arial" w:cs="Arial"/>
        </w:rPr>
        <w:t>meetings, responding to queries, submission of information or documents and generally to</w:t>
      </w:r>
      <w:r>
        <w:rPr>
          <w:rFonts w:ascii="Arial" w:hAnsi="Arial" w:cs="Arial"/>
        </w:rPr>
        <w:t xml:space="preserve"> </w:t>
      </w:r>
      <w:r w:rsidRPr="00104B71">
        <w:rPr>
          <w:rFonts w:ascii="Arial" w:hAnsi="Arial" w:cs="Arial"/>
        </w:rPr>
        <w:t>represent us in all the dealings with Client or any other Government Agency or any person, in</w:t>
      </w:r>
      <w:r>
        <w:rPr>
          <w:rFonts w:ascii="Arial" w:hAnsi="Arial" w:cs="Arial"/>
        </w:rPr>
        <w:t xml:space="preserve"> </w:t>
      </w:r>
      <w:r w:rsidRPr="00104B71">
        <w:rPr>
          <w:rFonts w:ascii="Arial" w:hAnsi="Arial" w:cs="Arial"/>
        </w:rPr>
        <w:t>connection with the works, including signing of all Agreements with ____________ (Client) in relation</w:t>
      </w:r>
      <w:r>
        <w:rPr>
          <w:rFonts w:ascii="Arial" w:hAnsi="Arial" w:cs="Arial"/>
        </w:rPr>
        <w:t xml:space="preserve"> </w:t>
      </w:r>
      <w:r w:rsidRPr="00104B71">
        <w:rPr>
          <w:rFonts w:ascii="Arial" w:hAnsi="Arial" w:cs="Arial"/>
        </w:rPr>
        <w:t>to the said RFP and thereafter till the expiry of the Agreement.</w:t>
      </w:r>
    </w:p>
    <w:p w14:paraId="6636B201" w14:textId="77777777" w:rsidR="00F709E4" w:rsidRPr="00104B71" w:rsidRDefault="00F709E4" w:rsidP="00F709E4">
      <w:pPr>
        <w:jc w:val="both"/>
        <w:rPr>
          <w:rFonts w:ascii="Arial" w:hAnsi="Arial" w:cs="Arial"/>
        </w:rPr>
      </w:pPr>
      <w:r w:rsidRPr="00104B71">
        <w:rPr>
          <w:rFonts w:ascii="Arial" w:hAnsi="Arial" w:cs="Arial"/>
        </w:rPr>
        <w:t>We hereby agree to ratify all acts, deeds and things lawfully done by our said Attorney pursuant to</w:t>
      </w:r>
      <w:r>
        <w:rPr>
          <w:rFonts w:ascii="Arial" w:hAnsi="Arial" w:cs="Arial"/>
        </w:rPr>
        <w:t xml:space="preserve"> </w:t>
      </w:r>
      <w:r w:rsidRPr="00104B71">
        <w:rPr>
          <w:rFonts w:ascii="Arial" w:hAnsi="Arial" w:cs="Arial"/>
        </w:rPr>
        <w:t>this power of attorney and that all acts, deeds, and things done by our aforesaid Attorney shall and</w:t>
      </w:r>
      <w:r>
        <w:rPr>
          <w:rFonts w:ascii="Arial" w:hAnsi="Arial" w:cs="Arial"/>
        </w:rPr>
        <w:t xml:space="preserve"> </w:t>
      </w:r>
      <w:r w:rsidRPr="00104B71">
        <w:rPr>
          <w:rFonts w:ascii="Arial" w:hAnsi="Arial" w:cs="Arial"/>
        </w:rPr>
        <w:t>shall always be deemed to have been done by us.</w:t>
      </w:r>
    </w:p>
    <w:p w14:paraId="5B57AABA" w14:textId="77777777" w:rsidR="00F709E4" w:rsidRPr="00104B71" w:rsidRDefault="00F709E4" w:rsidP="00F709E4">
      <w:pPr>
        <w:spacing w:after="160" w:line="259" w:lineRule="auto"/>
        <w:rPr>
          <w:rFonts w:ascii="Arial" w:hAnsi="Arial" w:cs="Arial"/>
        </w:rPr>
      </w:pPr>
    </w:p>
    <w:p w14:paraId="4D3D7DA8" w14:textId="10736F50" w:rsidR="00F709E4" w:rsidRPr="00104B71" w:rsidRDefault="00F709E4" w:rsidP="00F709E4">
      <w:pPr>
        <w:spacing w:after="160" w:line="259" w:lineRule="auto"/>
        <w:rPr>
          <w:rFonts w:ascii="Arial" w:hAnsi="Arial" w:cs="Arial"/>
        </w:rPr>
      </w:pPr>
      <w:r w:rsidRPr="00104B71">
        <w:rPr>
          <w:rFonts w:ascii="Arial" w:hAnsi="Arial" w:cs="Arial"/>
        </w:rPr>
        <w:t>(Dated this the _____ day of ______ 202</w:t>
      </w:r>
      <w:r w:rsidR="009444D7">
        <w:rPr>
          <w:rFonts w:ascii="Arial" w:hAnsi="Arial" w:cs="Arial"/>
        </w:rPr>
        <w:t>5</w:t>
      </w:r>
    </w:p>
    <w:p w14:paraId="4B0A78F0" w14:textId="77777777" w:rsidR="00F709E4" w:rsidRPr="00104B71" w:rsidRDefault="00F709E4" w:rsidP="00F709E4">
      <w:pPr>
        <w:spacing w:after="160" w:line="259" w:lineRule="auto"/>
        <w:rPr>
          <w:rFonts w:ascii="Arial" w:hAnsi="Arial" w:cs="Arial"/>
        </w:rPr>
      </w:pPr>
      <w:r w:rsidRPr="00104B71">
        <w:rPr>
          <w:rFonts w:ascii="Arial" w:hAnsi="Arial" w:cs="Arial"/>
        </w:rPr>
        <w:t>(Signature and Name of authorized signatory)</w:t>
      </w:r>
    </w:p>
    <w:p w14:paraId="6BCE6008" w14:textId="77777777" w:rsidR="00F709E4" w:rsidRPr="00104B71" w:rsidRDefault="00F709E4" w:rsidP="00F709E4">
      <w:pPr>
        <w:spacing w:after="160" w:line="259" w:lineRule="auto"/>
        <w:rPr>
          <w:rFonts w:ascii="Arial" w:hAnsi="Arial" w:cs="Arial"/>
        </w:rPr>
      </w:pPr>
      <w:r w:rsidRPr="00104B71">
        <w:rPr>
          <w:rFonts w:ascii="Arial" w:hAnsi="Arial" w:cs="Arial"/>
        </w:rPr>
        <w:t>___________</w:t>
      </w:r>
    </w:p>
    <w:p w14:paraId="674712BB" w14:textId="77777777" w:rsidR="00F709E4" w:rsidRPr="00104B71" w:rsidRDefault="00F709E4" w:rsidP="00F709E4">
      <w:pPr>
        <w:spacing w:after="160" w:line="259" w:lineRule="auto"/>
        <w:rPr>
          <w:rFonts w:ascii="Arial" w:hAnsi="Arial" w:cs="Arial"/>
        </w:rPr>
      </w:pPr>
      <w:r w:rsidRPr="00104B71">
        <w:rPr>
          <w:rFonts w:ascii="Arial" w:hAnsi="Arial" w:cs="Arial"/>
        </w:rPr>
        <w:t>(Signature and Name in block letters of all the remaining partners of the firm Signatory for the</w:t>
      </w:r>
    </w:p>
    <w:p w14:paraId="2CA68BA4" w14:textId="77777777" w:rsidR="00F709E4" w:rsidRPr="00104B71" w:rsidRDefault="00F709E4" w:rsidP="00F709E4">
      <w:pPr>
        <w:rPr>
          <w:rFonts w:ascii="Arial" w:hAnsi="Arial" w:cs="Arial"/>
        </w:rPr>
      </w:pPr>
      <w:r w:rsidRPr="00104B71">
        <w:rPr>
          <w:rFonts w:ascii="Arial" w:hAnsi="Arial" w:cs="Arial"/>
        </w:rPr>
        <w:t>Company)</w:t>
      </w:r>
    </w:p>
    <w:p w14:paraId="0C47E826" w14:textId="77777777" w:rsidR="00F709E4" w:rsidRPr="00104B71" w:rsidRDefault="00F709E4" w:rsidP="00F709E4">
      <w:pPr>
        <w:spacing w:after="160" w:line="259" w:lineRule="auto"/>
        <w:rPr>
          <w:rFonts w:ascii="Arial" w:hAnsi="Arial" w:cs="Arial"/>
        </w:rPr>
      </w:pPr>
    </w:p>
    <w:p w14:paraId="3DA1BDEA" w14:textId="77777777" w:rsidR="00F709E4" w:rsidRPr="00104B71" w:rsidRDefault="00F709E4" w:rsidP="00F709E4">
      <w:pPr>
        <w:spacing w:after="160" w:line="259" w:lineRule="auto"/>
        <w:rPr>
          <w:rFonts w:ascii="Arial" w:hAnsi="Arial" w:cs="Arial"/>
        </w:rPr>
      </w:pPr>
      <w:r w:rsidRPr="00104B71">
        <w:rPr>
          <w:rFonts w:ascii="Arial" w:hAnsi="Arial" w:cs="Arial"/>
        </w:rPr>
        <w:t>Seal of firm Company</w:t>
      </w:r>
    </w:p>
    <w:p w14:paraId="00FF981F" w14:textId="77777777" w:rsidR="00F709E4" w:rsidRPr="00104B71" w:rsidRDefault="00F709E4" w:rsidP="00F709E4">
      <w:pPr>
        <w:spacing w:after="160" w:line="259" w:lineRule="auto"/>
        <w:rPr>
          <w:rFonts w:ascii="Arial" w:hAnsi="Arial" w:cs="Arial"/>
        </w:rPr>
      </w:pPr>
      <w:r w:rsidRPr="00104B71">
        <w:rPr>
          <w:rFonts w:ascii="Arial" w:hAnsi="Arial" w:cs="Arial"/>
        </w:rPr>
        <w:t xml:space="preserve">Witness 1: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04B71">
        <w:rPr>
          <w:rFonts w:ascii="Arial" w:hAnsi="Arial" w:cs="Arial"/>
        </w:rPr>
        <w:t>Witness 2:</w:t>
      </w:r>
    </w:p>
    <w:p w14:paraId="687B9621" w14:textId="77777777" w:rsidR="00F709E4" w:rsidRDefault="00F709E4" w:rsidP="00F709E4">
      <w:pPr>
        <w:rPr>
          <w:rFonts w:ascii="Arial" w:hAnsi="Arial" w:cs="Arial"/>
          <w:b/>
          <w:bCs/>
        </w:rPr>
      </w:pPr>
    </w:p>
    <w:p w14:paraId="683B6B05" w14:textId="77777777" w:rsidR="00F709E4" w:rsidRPr="00104B71" w:rsidRDefault="00F709E4" w:rsidP="00F709E4">
      <w:pPr>
        <w:spacing w:after="160" w:line="259" w:lineRule="auto"/>
        <w:rPr>
          <w:rFonts w:ascii="Arial" w:hAnsi="Arial" w:cs="Arial"/>
          <w:b/>
          <w:bCs/>
        </w:rPr>
      </w:pPr>
      <w:r w:rsidRPr="00104B71">
        <w:rPr>
          <w:rFonts w:ascii="Arial" w:hAnsi="Arial" w:cs="Arial"/>
          <w:b/>
          <w:bCs/>
        </w:rPr>
        <w:t>Note:</w:t>
      </w:r>
    </w:p>
    <w:p w14:paraId="4A858DDC" w14:textId="77777777" w:rsidR="00F709E4" w:rsidRPr="00104B71" w:rsidRDefault="00F709E4" w:rsidP="00F709E4">
      <w:pPr>
        <w:spacing w:after="160" w:line="259" w:lineRule="auto"/>
        <w:rPr>
          <w:rFonts w:ascii="Arial" w:hAnsi="Arial" w:cs="Arial"/>
        </w:rPr>
      </w:pPr>
      <w:r w:rsidRPr="00104B71">
        <w:rPr>
          <w:rFonts w:ascii="Arial" w:hAnsi="Arial" w:cs="Arial"/>
        </w:rPr>
        <w:t xml:space="preserve">● </w:t>
      </w:r>
      <w:proofErr w:type="gramStart"/>
      <w:r w:rsidRPr="00104B71">
        <w:rPr>
          <w:rFonts w:ascii="Arial" w:hAnsi="Arial" w:cs="Arial"/>
        </w:rPr>
        <w:t>To</w:t>
      </w:r>
      <w:proofErr w:type="gramEnd"/>
      <w:r w:rsidRPr="00104B71">
        <w:rPr>
          <w:rFonts w:ascii="Arial" w:hAnsi="Arial" w:cs="Arial"/>
        </w:rPr>
        <w:t xml:space="preserve"> be executed by all the members individually.</w:t>
      </w:r>
    </w:p>
    <w:p w14:paraId="00A0121C" w14:textId="77777777" w:rsidR="00F709E4" w:rsidRPr="00104B71" w:rsidRDefault="00F709E4" w:rsidP="00F709E4">
      <w:pPr>
        <w:spacing w:after="160" w:line="259" w:lineRule="auto"/>
        <w:rPr>
          <w:rFonts w:ascii="Arial" w:hAnsi="Arial" w:cs="Arial"/>
        </w:rPr>
      </w:pPr>
      <w:r w:rsidRPr="00104B71">
        <w:rPr>
          <w:rFonts w:ascii="Arial" w:hAnsi="Arial" w:cs="Arial"/>
        </w:rPr>
        <w:t>● Members can also submit Board Resolution</w:t>
      </w:r>
    </w:p>
    <w:p w14:paraId="27A588C8" w14:textId="0B3D2132" w:rsidR="00F709E4" w:rsidRPr="00104B71" w:rsidRDefault="00F709E4" w:rsidP="00691AA7">
      <w:pPr>
        <w:spacing w:after="160" w:line="259" w:lineRule="auto"/>
        <w:jc w:val="both"/>
        <w:rPr>
          <w:rFonts w:ascii="Arial" w:hAnsi="Arial" w:cs="Arial"/>
        </w:rPr>
      </w:pPr>
      <w:r w:rsidRPr="00104B71">
        <w:rPr>
          <w:rFonts w:ascii="Arial" w:hAnsi="Arial" w:cs="Arial"/>
        </w:rPr>
        <w:t>The Mode of execution of the power of attorney should be in accordance with the procedure, if any laid</w:t>
      </w:r>
      <w:r>
        <w:rPr>
          <w:rFonts w:ascii="Arial" w:hAnsi="Arial" w:cs="Arial"/>
        </w:rPr>
        <w:t xml:space="preserve"> </w:t>
      </w:r>
      <w:r w:rsidRPr="00104B71">
        <w:rPr>
          <w:rFonts w:ascii="Arial" w:hAnsi="Arial" w:cs="Arial"/>
        </w:rPr>
        <w:t>down by the applicable law and the charter documents of the executant(s) and when it is so required</w:t>
      </w:r>
      <w:r>
        <w:rPr>
          <w:rFonts w:ascii="Arial" w:hAnsi="Arial" w:cs="Arial"/>
        </w:rPr>
        <w:t xml:space="preserve"> </w:t>
      </w:r>
      <w:r w:rsidRPr="00104B71">
        <w:rPr>
          <w:rFonts w:ascii="Arial" w:hAnsi="Arial" w:cs="Arial"/>
        </w:rPr>
        <w:t>the same should be under common seal affixed in accordance with the required procedure.</w:t>
      </w:r>
    </w:p>
    <w:p w14:paraId="147D3B36" w14:textId="3520573A" w:rsidR="00F709E4" w:rsidRDefault="00F709E4">
      <w:pPr>
        <w:rPr>
          <w:rFonts w:ascii="Arial" w:hAnsi="Arial" w:cs="Arial"/>
          <w:b/>
          <w:bCs/>
        </w:rPr>
      </w:pPr>
      <w:r>
        <w:rPr>
          <w:rFonts w:ascii="Arial" w:hAnsi="Arial" w:cs="Arial"/>
          <w:b/>
          <w:bCs/>
        </w:rPr>
        <w:br w:type="page"/>
      </w:r>
    </w:p>
    <w:p w14:paraId="17B52B8E" w14:textId="07A6BFB3" w:rsidR="00F709E4" w:rsidRPr="00F709E4" w:rsidRDefault="00F709E4" w:rsidP="00691AA7">
      <w:pPr>
        <w:pStyle w:val="Heading2"/>
        <w:numPr>
          <w:ilvl w:val="0"/>
          <w:numId w:val="0"/>
        </w:numPr>
        <w:ind w:left="792"/>
      </w:pPr>
      <w:bookmarkStart w:id="2638" w:name="_Toc209184617"/>
      <w:r>
        <w:lastRenderedPageBreak/>
        <w:t xml:space="preserve">Annexure 11 - </w:t>
      </w:r>
      <w:r w:rsidRPr="00F709E4">
        <w:t>Undertaking on Non-Approachability by the deployed</w:t>
      </w:r>
      <w:r>
        <w:t xml:space="preserve"> </w:t>
      </w:r>
      <w:r w:rsidRPr="00F709E4">
        <w:t>Manpower for Employment with DS&amp;R</w:t>
      </w:r>
      <w:bookmarkEnd w:id="2638"/>
    </w:p>
    <w:p w14:paraId="1C549202" w14:textId="77777777" w:rsidR="00F709E4" w:rsidRPr="00104B71" w:rsidRDefault="00F709E4" w:rsidP="00F709E4">
      <w:pPr>
        <w:spacing w:after="160" w:line="259" w:lineRule="auto"/>
        <w:jc w:val="center"/>
        <w:rPr>
          <w:rFonts w:ascii="Arial" w:hAnsi="Arial" w:cs="Arial"/>
          <w:b/>
          <w:bCs/>
        </w:rPr>
      </w:pPr>
    </w:p>
    <w:p w14:paraId="73722762" w14:textId="77777777" w:rsidR="00F709E4" w:rsidRPr="00104B71" w:rsidRDefault="00F709E4" w:rsidP="00F709E4">
      <w:pPr>
        <w:jc w:val="center"/>
        <w:rPr>
          <w:rFonts w:ascii="Arial" w:hAnsi="Arial" w:cs="Arial"/>
          <w:b/>
          <w:bCs/>
        </w:rPr>
      </w:pPr>
      <w:r w:rsidRPr="00104B71">
        <w:rPr>
          <w:rFonts w:ascii="Arial" w:hAnsi="Arial" w:cs="Arial"/>
          <w:b/>
          <w:bCs/>
        </w:rPr>
        <w:t>[To Be Furnished on the Letterhead of the Bidder]</w:t>
      </w:r>
    </w:p>
    <w:p w14:paraId="7D5DDC30" w14:textId="77777777" w:rsidR="00F709E4" w:rsidRPr="00104B71" w:rsidRDefault="00F709E4" w:rsidP="00F709E4">
      <w:pPr>
        <w:spacing w:after="160" w:line="259" w:lineRule="auto"/>
        <w:rPr>
          <w:rFonts w:ascii="Arial" w:hAnsi="Arial" w:cs="Arial"/>
          <w:b/>
          <w:bCs/>
        </w:rPr>
      </w:pPr>
    </w:p>
    <w:p w14:paraId="14D51028" w14:textId="77777777" w:rsidR="00F709E4" w:rsidRPr="00104B71" w:rsidRDefault="00F709E4" w:rsidP="00691AA7">
      <w:pPr>
        <w:spacing w:after="160" w:line="259" w:lineRule="auto"/>
        <w:jc w:val="both"/>
        <w:rPr>
          <w:rFonts w:ascii="Arial" w:hAnsi="Arial" w:cs="Arial"/>
        </w:rPr>
      </w:pPr>
      <w:r w:rsidRPr="00104B71">
        <w:rPr>
          <w:rFonts w:ascii="Arial" w:hAnsi="Arial" w:cs="Arial"/>
        </w:rPr>
        <w:t>This is to certify that any resource of &lt;&lt; COMPANY NAME &gt;&gt; deployed in this project shall not at any point of time during the contract period of this project, neither ask for a permanent position for employment with any of the offices of DS&amp;R nor engage with any agency for getting this activity done.</w:t>
      </w:r>
    </w:p>
    <w:p w14:paraId="4CD9859A" w14:textId="77777777" w:rsidR="00F709E4" w:rsidRPr="00104B71" w:rsidRDefault="00F709E4" w:rsidP="00F709E4">
      <w:pPr>
        <w:spacing w:after="160" w:line="259" w:lineRule="auto"/>
        <w:rPr>
          <w:rFonts w:ascii="Arial" w:hAnsi="Arial" w:cs="Arial"/>
        </w:rPr>
      </w:pPr>
      <w:r w:rsidRPr="00104B71">
        <w:rPr>
          <w:rFonts w:ascii="Arial" w:hAnsi="Arial" w:cs="Arial"/>
        </w:rPr>
        <w:t>Authorized Signatory</w:t>
      </w:r>
    </w:p>
    <w:p w14:paraId="4FE75231" w14:textId="77777777" w:rsidR="00F709E4" w:rsidRPr="00104B71" w:rsidRDefault="00F709E4" w:rsidP="00F709E4">
      <w:pPr>
        <w:spacing w:after="160" w:line="259" w:lineRule="auto"/>
        <w:rPr>
          <w:rFonts w:ascii="Arial" w:hAnsi="Arial" w:cs="Arial"/>
        </w:rPr>
      </w:pPr>
      <w:r w:rsidRPr="00104B71">
        <w:rPr>
          <w:rFonts w:ascii="Arial" w:hAnsi="Arial" w:cs="Arial"/>
        </w:rPr>
        <w:t>Name and Signature of deployed Resource:</w:t>
      </w:r>
    </w:p>
    <w:p w14:paraId="7848F531" w14:textId="77777777" w:rsidR="00F709E4" w:rsidRPr="00104B71" w:rsidRDefault="00F709E4" w:rsidP="00F709E4">
      <w:pPr>
        <w:spacing w:after="160" w:line="259" w:lineRule="auto"/>
        <w:rPr>
          <w:rFonts w:ascii="Arial" w:hAnsi="Arial" w:cs="Arial"/>
        </w:rPr>
      </w:pPr>
      <w:r w:rsidRPr="00104B71">
        <w:rPr>
          <w:rFonts w:ascii="Arial" w:hAnsi="Arial" w:cs="Arial"/>
        </w:rPr>
        <w:t>Bidder Name:</w:t>
      </w:r>
    </w:p>
    <w:p w14:paraId="21F35F60" w14:textId="77777777" w:rsidR="00F709E4" w:rsidRPr="00104B71" w:rsidRDefault="00F709E4" w:rsidP="00F709E4">
      <w:pPr>
        <w:spacing w:after="160" w:line="259" w:lineRule="auto"/>
        <w:rPr>
          <w:rFonts w:ascii="Arial" w:hAnsi="Arial" w:cs="Arial"/>
        </w:rPr>
      </w:pPr>
      <w:r w:rsidRPr="00104B71">
        <w:rPr>
          <w:rFonts w:ascii="Arial" w:hAnsi="Arial" w:cs="Arial"/>
        </w:rPr>
        <w:t>Date</w:t>
      </w:r>
    </w:p>
    <w:p w14:paraId="109EA20C" w14:textId="77777777" w:rsidR="00F709E4" w:rsidRPr="00104B71" w:rsidRDefault="00F709E4" w:rsidP="00F709E4">
      <w:pPr>
        <w:rPr>
          <w:rFonts w:ascii="Arial" w:hAnsi="Arial" w:cs="Arial"/>
        </w:rPr>
      </w:pPr>
      <w:r w:rsidRPr="00104B71">
        <w:rPr>
          <w:rFonts w:ascii="Arial" w:hAnsi="Arial" w:cs="Arial"/>
        </w:rPr>
        <w:t>Place</w:t>
      </w:r>
    </w:p>
    <w:p w14:paraId="4324F25B" w14:textId="77777777" w:rsidR="001F632B" w:rsidRPr="00060513" w:rsidRDefault="001F632B" w:rsidP="001F632B">
      <w:pPr>
        <w:spacing w:after="0"/>
        <w:rPr>
          <w:rFonts w:ascii="Arial" w:eastAsia="SimSun" w:hAnsi="Arial" w:cs="Arial"/>
          <w:sz w:val="18"/>
          <w:szCs w:val="18"/>
        </w:rPr>
      </w:pPr>
    </w:p>
    <w:sectPr w:rsidR="001F632B" w:rsidRPr="00060513" w:rsidSect="00381AFD">
      <w:headerReference w:type="default" r:id="rId12"/>
      <w:footerReference w:type="default" r:id="rId13"/>
      <w:pgSz w:w="11906" w:h="16838" w:code="9"/>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325E33" w14:textId="77777777" w:rsidR="00D36873" w:rsidRDefault="00D36873" w:rsidP="00B86A57">
      <w:pPr>
        <w:spacing w:after="0" w:line="240" w:lineRule="auto"/>
      </w:pPr>
      <w:r>
        <w:separator/>
      </w:r>
    </w:p>
  </w:endnote>
  <w:endnote w:type="continuationSeparator" w:id="0">
    <w:p w14:paraId="7E4CB1AC" w14:textId="77777777" w:rsidR="00D36873" w:rsidRDefault="00D36873" w:rsidP="00B8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unito Sans">
    <w:altName w:val="Times New Roman"/>
    <w:panose1 w:val="00000000000000000000"/>
    <w:charset w:val="00"/>
    <w:family w:val="roman"/>
    <w:notTrueType/>
    <w:pitch w:val="default"/>
  </w:font>
  <w:font w:name="Aptos Narrow">
    <w:altName w:val="Arial"/>
    <w:charset w:val="00"/>
    <w:family w:val="swiss"/>
    <w:pitch w:val="variable"/>
    <w:sig w:usb0="00000001" w:usb1="00000003" w:usb2="00000000" w:usb3="00000000" w:csb0="0000019F" w:csb1="00000000"/>
  </w:font>
  <w:font w:name="robom">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2736201"/>
      <w:docPartObj>
        <w:docPartGallery w:val="Page Numbers (Bottom of Page)"/>
        <w:docPartUnique/>
      </w:docPartObj>
    </w:sdtPr>
    <w:sdtContent>
      <w:sdt>
        <w:sdtPr>
          <w:id w:val="1791168964"/>
          <w:docPartObj>
            <w:docPartGallery w:val="Page Numbers (Top of Page)"/>
            <w:docPartUnique/>
          </w:docPartObj>
        </w:sdtPr>
        <w:sdtContent>
          <w:p w14:paraId="2AB0E7FF" w14:textId="7350DF64" w:rsidR="00211155" w:rsidRDefault="0021115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16CC2">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16CC2">
              <w:rPr>
                <w:b/>
                <w:bCs/>
                <w:noProof/>
              </w:rPr>
              <w:t>50</w:t>
            </w:r>
            <w:r>
              <w:rPr>
                <w:b/>
                <w:bCs/>
                <w:sz w:val="24"/>
                <w:szCs w:val="24"/>
              </w:rPr>
              <w:fldChar w:fldCharType="end"/>
            </w:r>
          </w:p>
        </w:sdtContent>
      </w:sdt>
    </w:sdtContent>
  </w:sdt>
  <w:p w14:paraId="5FC0FCF9" w14:textId="77777777" w:rsidR="00211155" w:rsidRDefault="00211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09209" w14:textId="77777777" w:rsidR="00D36873" w:rsidRDefault="00D36873" w:rsidP="00B86A57">
      <w:pPr>
        <w:spacing w:after="0" w:line="240" w:lineRule="auto"/>
      </w:pPr>
      <w:r>
        <w:separator/>
      </w:r>
    </w:p>
  </w:footnote>
  <w:footnote w:type="continuationSeparator" w:id="0">
    <w:p w14:paraId="104CB7C4" w14:textId="77777777" w:rsidR="00D36873" w:rsidRDefault="00D36873" w:rsidP="00B8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b/>
        <w:bCs/>
        <w:color w:val="000000"/>
      </w:rPr>
      <w:alias w:val="Title"/>
      <w:id w:val="-1716272038"/>
      <w:placeholder>
        <w:docPart w:val="C34A9F88133142F2B92F5CE79C98CBC6"/>
      </w:placeholder>
      <w:dataBinding w:prefixMappings="xmlns:ns0='http://schemas.openxmlformats.org/package/2006/metadata/core-properties' xmlns:ns1='http://purl.org/dc/elements/1.1/'" w:xpath="/ns0:coreProperties[1]/ns1:title[1]" w:storeItemID="{6C3C8BC8-F283-45AE-878A-BAB7291924A1}"/>
      <w:text/>
    </w:sdtPr>
    <w:sdtContent>
      <w:p w14:paraId="64B1D70F" w14:textId="77777777" w:rsidR="00211155" w:rsidRPr="00B86A57" w:rsidRDefault="00211155">
        <w:pPr>
          <w:pStyle w:val="Header"/>
          <w:pBdr>
            <w:bottom w:val="thickThinSmallGap" w:sz="24" w:space="1" w:color="622423" w:themeColor="accent2" w:themeShade="7F"/>
          </w:pBdr>
          <w:jc w:val="center"/>
          <w:rPr>
            <w:rFonts w:ascii="Arial" w:eastAsiaTheme="majorEastAsia" w:hAnsi="Arial" w:cs="Arial"/>
          </w:rPr>
        </w:pPr>
        <w:r w:rsidRPr="00B86A57">
          <w:rPr>
            <w:rFonts w:ascii="Arial" w:hAnsi="Arial" w:cs="Arial"/>
            <w:b/>
            <w:bCs/>
            <w:color w:val="000000"/>
          </w:rPr>
          <w:t>Request for Proposa</w:t>
        </w:r>
        <w:r>
          <w:rPr>
            <w:rFonts w:ascii="Arial" w:hAnsi="Arial" w:cs="Arial"/>
            <w:b/>
            <w:bCs/>
            <w:color w:val="000000"/>
          </w:rPr>
          <w:t>l to Provide I.T Manpower to DS&amp;R – 2025-26</w:t>
        </w:r>
      </w:p>
    </w:sdtContent>
  </w:sdt>
  <w:p w14:paraId="15943E8E" w14:textId="77777777" w:rsidR="00211155" w:rsidRDefault="00211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0BF"/>
    <w:multiLevelType w:val="multilevel"/>
    <w:tmpl w:val="E48461C6"/>
    <w:lvl w:ilvl="0">
      <w:start w:val="1"/>
      <w:numFmt w:val="decimal"/>
      <w:lvlText w:val="%1."/>
      <w:lvlJc w:val="left"/>
      <w:pPr>
        <w:ind w:left="1512" w:hanging="360"/>
      </w:pPr>
      <w:rPr>
        <w:rFonts w:hint="default"/>
      </w:rPr>
    </w:lvl>
    <w:lvl w:ilvl="1">
      <w:start w:val="1"/>
      <w:numFmt w:val="lowerLetter"/>
      <w:lvlText w:val="%2)"/>
      <w:lvlJc w:val="left"/>
      <w:pPr>
        <w:ind w:left="2232" w:hanging="360"/>
      </w:p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1" w15:restartNumberingAfterBreak="0">
    <w:nsid w:val="008C2355"/>
    <w:multiLevelType w:val="multilevel"/>
    <w:tmpl w:val="E124BF06"/>
    <w:lvl w:ilvl="0">
      <w:start w:val="1"/>
      <w:numFmt w:val="decimal"/>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 w15:restartNumberingAfterBreak="0">
    <w:nsid w:val="010D7620"/>
    <w:multiLevelType w:val="multilevel"/>
    <w:tmpl w:val="E9A8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B48D6"/>
    <w:multiLevelType w:val="multilevel"/>
    <w:tmpl w:val="D8282C74"/>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3160A67"/>
    <w:multiLevelType w:val="singleLevel"/>
    <w:tmpl w:val="40090001"/>
    <w:lvl w:ilvl="0">
      <w:start w:val="1"/>
      <w:numFmt w:val="bullet"/>
      <w:lvlText w:val=""/>
      <w:lvlJc w:val="left"/>
      <w:pPr>
        <w:ind w:left="360" w:hanging="360"/>
      </w:pPr>
      <w:rPr>
        <w:rFonts w:ascii="Symbol" w:hAnsi="Symbol" w:hint="default"/>
        <w:color w:val="auto"/>
        <w:sz w:val="24"/>
      </w:rPr>
    </w:lvl>
  </w:abstractNum>
  <w:abstractNum w:abstractNumId="5" w15:restartNumberingAfterBreak="0">
    <w:nsid w:val="039F1A1C"/>
    <w:multiLevelType w:val="hybridMultilevel"/>
    <w:tmpl w:val="CD944B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BB46E3"/>
    <w:multiLevelType w:val="multilevel"/>
    <w:tmpl w:val="FF04E9D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3F32C06"/>
    <w:multiLevelType w:val="multilevel"/>
    <w:tmpl w:val="7D0842AE"/>
    <w:lvl w:ilvl="0">
      <w:start w:val="1"/>
      <w:numFmt w:val="decimal"/>
      <w:lvlText w:val="%1."/>
      <w:lvlJc w:val="left"/>
      <w:pPr>
        <w:ind w:left="1512" w:hanging="360"/>
      </w:pPr>
      <w:rPr>
        <w:rFonts w:hint="default"/>
      </w:rPr>
    </w:lvl>
    <w:lvl w:ilvl="1">
      <w:start w:val="1"/>
      <w:numFmt w:val="decimal"/>
      <w:lvlText w:val="%2."/>
      <w:lvlJc w:val="left"/>
      <w:pPr>
        <w:ind w:left="2232" w:hanging="360"/>
      </w:pPr>
      <w:rPr>
        <w:rFonts w:hint="default"/>
      </w:r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8" w15:restartNumberingAfterBreak="0">
    <w:nsid w:val="04392AD2"/>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9" w15:restartNumberingAfterBreak="0">
    <w:nsid w:val="045F6D18"/>
    <w:multiLevelType w:val="hybridMultilevel"/>
    <w:tmpl w:val="1CF659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5A3605E"/>
    <w:multiLevelType w:val="hybridMultilevel"/>
    <w:tmpl w:val="795A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06A2C"/>
    <w:multiLevelType w:val="hybridMultilevel"/>
    <w:tmpl w:val="C2F85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79E7AC9"/>
    <w:multiLevelType w:val="hybridMultilevel"/>
    <w:tmpl w:val="A774B5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7CC3FB9"/>
    <w:multiLevelType w:val="multilevel"/>
    <w:tmpl w:val="7D0842AE"/>
    <w:lvl w:ilvl="0">
      <w:start w:val="1"/>
      <w:numFmt w:val="decimal"/>
      <w:lvlText w:val="%1."/>
      <w:lvlJc w:val="left"/>
      <w:pPr>
        <w:ind w:left="1512" w:hanging="360"/>
      </w:pPr>
      <w:rPr>
        <w:rFonts w:hint="default"/>
      </w:rPr>
    </w:lvl>
    <w:lvl w:ilvl="1">
      <w:start w:val="1"/>
      <w:numFmt w:val="decimal"/>
      <w:lvlText w:val="%2."/>
      <w:lvlJc w:val="left"/>
      <w:pPr>
        <w:ind w:left="2232" w:hanging="360"/>
      </w:pPr>
      <w:rPr>
        <w:rFonts w:hint="default"/>
      </w:r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14" w15:restartNumberingAfterBreak="0">
    <w:nsid w:val="07D05B9A"/>
    <w:multiLevelType w:val="hybridMultilevel"/>
    <w:tmpl w:val="F948E286"/>
    <w:lvl w:ilvl="0" w:tplc="40090003">
      <w:start w:val="1"/>
      <w:numFmt w:val="bullet"/>
      <w:lvlText w:val="o"/>
      <w:lvlJc w:val="left"/>
      <w:pPr>
        <w:ind w:left="1080" w:hanging="360"/>
      </w:pPr>
      <w:rPr>
        <w:rFonts w:ascii="Courier New" w:hAnsi="Courier New" w:cs="Courier New" w:hint="default"/>
      </w:rPr>
    </w:lvl>
    <w:lvl w:ilvl="1" w:tplc="F30E1CEA">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7F152FC"/>
    <w:multiLevelType w:val="hybridMultilevel"/>
    <w:tmpl w:val="4854169E"/>
    <w:lvl w:ilvl="0" w:tplc="1BAE50E0">
      <w:start w:val="1"/>
      <w:numFmt w:val="decimal"/>
      <w:lvlText w:val="%1."/>
      <w:lvlJc w:val="left"/>
      <w:pPr>
        <w:ind w:left="1080" w:hanging="360"/>
      </w:pPr>
      <w:rPr>
        <w:rFonts w:hint="default"/>
        <w:b w:val="0"/>
      </w:rPr>
    </w:lvl>
    <w:lvl w:ilvl="1" w:tplc="40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7FE5381"/>
    <w:multiLevelType w:val="hybridMultilevel"/>
    <w:tmpl w:val="9E549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0220C6"/>
    <w:multiLevelType w:val="hybridMultilevel"/>
    <w:tmpl w:val="E2E4D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A3B3A3A"/>
    <w:multiLevelType w:val="hybridMultilevel"/>
    <w:tmpl w:val="F530B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AE347B5"/>
    <w:multiLevelType w:val="hybridMultilevel"/>
    <w:tmpl w:val="6A5494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AFF0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B7D6B04"/>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22" w15:restartNumberingAfterBreak="0">
    <w:nsid w:val="0B893295"/>
    <w:multiLevelType w:val="multilevel"/>
    <w:tmpl w:val="CDB8B48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b/>
      </w:rPr>
    </w:lvl>
    <w:lvl w:ilvl="2">
      <w:start w:val="1"/>
      <w:numFmt w:val="decimal"/>
      <w:lvlText w:val="%1.%2.%3."/>
      <w:lvlJc w:val="left"/>
      <w:pPr>
        <w:tabs>
          <w:tab w:val="num" w:pos="720"/>
        </w:tabs>
        <w:ind w:left="504" w:hanging="504"/>
      </w:pPr>
      <w:rPr>
        <w:rFonts w:hint="default"/>
      </w:rPr>
    </w:lvl>
    <w:lvl w:ilvl="3">
      <w:start w:val="1"/>
      <w:numFmt w:val="decimal"/>
      <w:lvlText w:val="%4.1"/>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0B9A4791"/>
    <w:multiLevelType w:val="multilevel"/>
    <w:tmpl w:val="EF289590"/>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4" w15:restartNumberingAfterBreak="0">
    <w:nsid w:val="0D3A1058"/>
    <w:multiLevelType w:val="hybridMultilevel"/>
    <w:tmpl w:val="68782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E8A7439"/>
    <w:multiLevelType w:val="multilevel"/>
    <w:tmpl w:val="8C04E162"/>
    <w:lvl w:ilvl="0">
      <w:start w:val="1"/>
      <w:numFmt w:val="decimal"/>
      <w:pStyle w:val="Heading3"/>
      <w:lvlText w:val="%1."/>
      <w:lvlJc w:val="left"/>
      <w:pPr>
        <w:ind w:left="1800" w:hanging="360"/>
      </w:pPr>
      <w:rPr>
        <w:rFonts w:hint="default"/>
      </w:rPr>
    </w:lvl>
    <w:lvl w:ilvl="1">
      <w:start w:val="1"/>
      <w:numFmt w:val="decimal"/>
      <w:lvlText w:val="%2."/>
      <w:lvlJc w:val="left"/>
      <w:pPr>
        <w:ind w:left="2520" w:hanging="360"/>
      </w:pPr>
      <w:rPr>
        <w:rFonts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6" w15:restartNumberingAfterBreak="0">
    <w:nsid w:val="0EF742D0"/>
    <w:multiLevelType w:val="hybridMultilevel"/>
    <w:tmpl w:val="A98E3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EF917EB"/>
    <w:multiLevelType w:val="hybridMultilevel"/>
    <w:tmpl w:val="78945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F1C4918"/>
    <w:multiLevelType w:val="hybridMultilevel"/>
    <w:tmpl w:val="BBF64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FBB355B"/>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0" w15:restartNumberingAfterBreak="0">
    <w:nsid w:val="130C6491"/>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31" w15:restartNumberingAfterBreak="0">
    <w:nsid w:val="13B13468"/>
    <w:multiLevelType w:val="multilevel"/>
    <w:tmpl w:val="4F18B16E"/>
    <w:lvl w:ilvl="0">
      <w:start w:val="1"/>
      <w:numFmt w:val="decimal"/>
      <w:lvlText w:val="%1."/>
      <w:lvlJc w:val="left"/>
      <w:pPr>
        <w:ind w:left="1102" w:hanging="480"/>
      </w:pPr>
      <w:rPr>
        <w:rFonts w:hint="default"/>
      </w:rPr>
    </w:lvl>
    <w:lvl w:ilvl="1">
      <w:start w:val="1"/>
      <w:numFmt w:val="decimal"/>
      <w:lvlText w:val="%1.%2"/>
      <w:lvlJc w:val="left"/>
      <w:pPr>
        <w:ind w:left="1678" w:hanging="480"/>
      </w:pPr>
      <w:rPr>
        <w:rFonts w:hint="default"/>
      </w:rPr>
    </w:lvl>
    <w:lvl w:ilvl="2">
      <w:start w:val="1"/>
      <w:numFmt w:val="decimal"/>
      <w:lvlText w:val="%1.%2.%3"/>
      <w:lvlJc w:val="left"/>
      <w:pPr>
        <w:ind w:left="2477" w:hanging="720"/>
      </w:pPr>
      <w:rPr>
        <w:rFonts w:hint="default"/>
      </w:rPr>
    </w:lvl>
    <w:lvl w:ilvl="3">
      <w:start w:val="1"/>
      <w:numFmt w:val="decimal"/>
      <w:lvlText w:val="%1.%2.%3.%4"/>
      <w:lvlJc w:val="left"/>
      <w:pPr>
        <w:ind w:left="3070" w:hanging="720"/>
      </w:pPr>
      <w:rPr>
        <w:rFonts w:hint="default"/>
      </w:rPr>
    </w:lvl>
    <w:lvl w:ilvl="4">
      <w:start w:val="1"/>
      <w:numFmt w:val="decimal"/>
      <w:lvlText w:val="%1.%2.%3.%4.%5"/>
      <w:lvlJc w:val="left"/>
      <w:pPr>
        <w:ind w:left="4006" w:hanging="1080"/>
      </w:pPr>
      <w:rPr>
        <w:rFonts w:hint="default"/>
      </w:rPr>
    </w:lvl>
    <w:lvl w:ilvl="5">
      <w:start w:val="1"/>
      <w:numFmt w:val="decimal"/>
      <w:lvlText w:val="%1.%2.%3.%4.%5.%6"/>
      <w:lvlJc w:val="left"/>
      <w:pPr>
        <w:ind w:left="4582" w:hanging="1080"/>
      </w:pPr>
      <w:rPr>
        <w:rFonts w:hint="default"/>
      </w:rPr>
    </w:lvl>
    <w:lvl w:ilvl="6">
      <w:start w:val="1"/>
      <w:numFmt w:val="decimal"/>
      <w:lvlText w:val="%1.%2.%3.%4.%5.%6.%7"/>
      <w:lvlJc w:val="left"/>
      <w:pPr>
        <w:ind w:left="5518" w:hanging="1440"/>
      </w:pPr>
      <w:rPr>
        <w:rFonts w:hint="default"/>
      </w:rPr>
    </w:lvl>
    <w:lvl w:ilvl="7">
      <w:start w:val="1"/>
      <w:numFmt w:val="decimal"/>
      <w:lvlText w:val="%1.%2.%3.%4.%5.%6.%7.%8"/>
      <w:lvlJc w:val="left"/>
      <w:pPr>
        <w:ind w:left="6094" w:hanging="1440"/>
      </w:pPr>
      <w:rPr>
        <w:rFonts w:hint="default"/>
      </w:rPr>
    </w:lvl>
    <w:lvl w:ilvl="8">
      <w:start w:val="1"/>
      <w:numFmt w:val="decimal"/>
      <w:lvlText w:val="%1.%2.%3.%4.%5.%6.%7.%8.%9"/>
      <w:lvlJc w:val="left"/>
      <w:pPr>
        <w:ind w:left="7030" w:hanging="1800"/>
      </w:pPr>
      <w:rPr>
        <w:rFonts w:hint="default"/>
      </w:rPr>
    </w:lvl>
  </w:abstractNum>
  <w:abstractNum w:abstractNumId="32" w15:restartNumberingAfterBreak="0">
    <w:nsid w:val="13FE1BD4"/>
    <w:multiLevelType w:val="multilevel"/>
    <w:tmpl w:val="56F46750"/>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3" w15:restartNumberingAfterBreak="0">
    <w:nsid w:val="155C2742"/>
    <w:multiLevelType w:val="multilevel"/>
    <w:tmpl w:val="7D0842AE"/>
    <w:lvl w:ilvl="0">
      <w:start w:val="1"/>
      <w:numFmt w:val="decimal"/>
      <w:lvlText w:val="%1."/>
      <w:lvlJc w:val="left"/>
      <w:pPr>
        <w:ind w:left="1512" w:hanging="360"/>
      </w:pPr>
      <w:rPr>
        <w:rFonts w:hint="default"/>
      </w:rPr>
    </w:lvl>
    <w:lvl w:ilvl="1">
      <w:start w:val="1"/>
      <w:numFmt w:val="decimal"/>
      <w:lvlText w:val="%2."/>
      <w:lvlJc w:val="left"/>
      <w:pPr>
        <w:ind w:left="2232" w:hanging="360"/>
      </w:pPr>
      <w:rPr>
        <w:rFonts w:hint="default"/>
      </w:r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34" w15:restartNumberingAfterBreak="0">
    <w:nsid w:val="158D68A8"/>
    <w:multiLevelType w:val="hybridMultilevel"/>
    <w:tmpl w:val="921CB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D71AFC"/>
    <w:multiLevelType w:val="multilevel"/>
    <w:tmpl w:val="E124BF06"/>
    <w:lvl w:ilvl="0">
      <w:start w:val="1"/>
      <w:numFmt w:val="decimal"/>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6" w15:restartNumberingAfterBreak="0">
    <w:nsid w:val="16365B4D"/>
    <w:multiLevelType w:val="multilevel"/>
    <w:tmpl w:val="F200AD6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7" w15:restartNumberingAfterBreak="0">
    <w:nsid w:val="169C05DF"/>
    <w:multiLevelType w:val="hybridMultilevel"/>
    <w:tmpl w:val="31B08794"/>
    <w:lvl w:ilvl="0" w:tplc="40090019">
      <w:start w:val="1"/>
      <w:numFmt w:val="lowerLetter"/>
      <w:lvlText w:val="%1."/>
      <w:lvlJc w:val="left"/>
      <w:pPr>
        <w:ind w:left="1296" w:hanging="360"/>
      </w:pPr>
      <w:rPr>
        <w:rFonts w:cs="Times New Roman"/>
      </w:rPr>
    </w:lvl>
    <w:lvl w:ilvl="1" w:tplc="40F431CC">
      <w:start w:val="1"/>
      <w:numFmt w:val="upperLetter"/>
      <w:lvlText w:val="(%2)"/>
      <w:lvlJc w:val="left"/>
      <w:pPr>
        <w:ind w:left="2526" w:hanging="870"/>
      </w:pPr>
      <w:rPr>
        <w:rFonts w:cs="Times New Roman" w:hint="default"/>
      </w:rPr>
    </w:lvl>
    <w:lvl w:ilvl="2" w:tplc="4009001B" w:tentative="1">
      <w:start w:val="1"/>
      <w:numFmt w:val="lowerRoman"/>
      <w:lvlText w:val="%3."/>
      <w:lvlJc w:val="right"/>
      <w:pPr>
        <w:ind w:left="2736" w:hanging="180"/>
      </w:pPr>
      <w:rPr>
        <w:rFonts w:cs="Times New Roman"/>
      </w:rPr>
    </w:lvl>
    <w:lvl w:ilvl="3" w:tplc="4009000F" w:tentative="1">
      <w:start w:val="1"/>
      <w:numFmt w:val="decimal"/>
      <w:lvlText w:val="%4."/>
      <w:lvlJc w:val="left"/>
      <w:pPr>
        <w:ind w:left="3456" w:hanging="360"/>
      </w:pPr>
      <w:rPr>
        <w:rFonts w:cs="Times New Roman"/>
      </w:rPr>
    </w:lvl>
    <w:lvl w:ilvl="4" w:tplc="40090019" w:tentative="1">
      <w:start w:val="1"/>
      <w:numFmt w:val="lowerLetter"/>
      <w:lvlText w:val="%5."/>
      <w:lvlJc w:val="left"/>
      <w:pPr>
        <w:ind w:left="4176" w:hanging="360"/>
      </w:pPr>
      <w:rPr>
        <w:rFonts w:cs="Times New Roman"/>
      </w:rPr>
    </w:lvl>
    <w:lvl w:ilvl="5" w:tplc="4009001B" w:tentative="1">
      <w:start w:val="1"/>
      <w:numFmt w:val="lowerRoman"/>
      <w:lvlText w:val="%6."/>
      <w:lvlJc w:val="right"/>
      <w:pPr>
        <w:ind w:left="4896" w:hanging="180"/>
      </w:pPr>
      <w:rPr>
        <w:rFonts w:cs="Times New Roman"/>
      </w:rPr>
    </w:lvl>
    <w:lvl w:ilvl="6" w:tplc="4009000F" w:tentative="1">
      <w:start w:val="1"/>
      <w:numFmt w:val="decimal"/>
      <w:lvlText w:val="%7."/>
      <w:lvlJc w:val="left"/>
      <w:pPr>
        <w:ind w:left="5616" w:hanging="360"/>
      </w:pPr>
      <w:rPr>
        <w:rFonts w:cs="Times New Roman"/>
      </w:rPr>
    </w:lvl>
    <w:lvl w:ilvl="7" w:tplc="40090019" w:tentative="1">
      <w:start w:val="1"/>
      <w:numFmt w:val="lowerLetter"/>
      <w:lvlText w:val="%8."/>
      <w:lvlJc w:val="left"/>
      <w:pPr>
        <w:ind w:left="6336" w:hanging="360"/>
      </w:pPr>
      <w:rPr>
        <w:rFonts w:cs="Times New Roman"/>
      </w:rPr>
    </w:lvl>
    <w:lvl w:ilvl="8" w:tplc="4009001B" w:tentative="1">
      <w:start w:val="1"/>
      <w:numFmt w:val="lowerRoman"/>
      <w:lvlText w:val="%9."/>
      <w:lvlJc w:val="right"/>
      <w:pPr>
        <w:ind w:left="7056" w:hanging="180"/>
      </w:pPr>
      <w:rPr>
        <w:rFonts w:cs="Times New Roman"/>
      </w:rPr>
    </w:lvl>
  </w:abstractNum>
  <w:abstractNum w:abstractNumId="38" w15:restartNumberingAfterBreak="0">
    <w:nsid w:val="169D40FD"/>
    <w:multiLevelType w:val="multilevel"/>
    <w:tmpl w:val="A65A753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9" w15:restartNumberingAfterBreak="0">
    <w:nsid w:val="17252216"/>
    <w:multiLevelType w:val="multilevel"/>
    <w:tmpl w:val="A952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C8068E"/>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41" w15:restartNumberingAfterBreak="0">
    <w:nsid w:val="191A1F37"/>
    <w:multiLevelType w:val="multilevel"/>
    <w:tmpl w:val="8052311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2" w15:restartNumberingAfterBreak="0">
    <w:nsid w:val="19382227"/>
    <w:multiLevelType w:val="multilevel"/>
    <w:tmpl w:val="E48461C6"/>
    <w:lvl w:ilvl="0">
      <w:start w:val="1"/>
      <w:numFmt w:val="decimal"/>
      <w:lvlText w:val="%1."/>
      <w:lvlJc w:val="left"/>
      <w:pPr>
        <w:ind w:left="1512" w:hanging="360"/>
      </w:pPr>
      <w:rPr>
        <w:rFonts w:hint="default"/>
      </w:rPr>
    </w:lvl>
    <w:lvl w:ilvl="1">
      <w:start w:val="1"/>
      <w:numFmt w:val="lowerLetter"/>
      <w:lvlText w:val="%2)"/>
      <w:lvlJc w:val="left"/>
      <w:pPr>
        <w:ind w:left="2232" w:hanging="360"/>
      </w:p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43" w15:restartNumberingAfterBreak="0">
    <w:nsid w:val="197B426B"/>
    <w:multiLevelType w:val="hybridMultilevel"/>
    <w:tmpl w:val="7306323E"/>
    <w:lvl w:ilvl="0" w:tplc="739814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9883578"/>
    <w:multiLevelType w:val="hybridMultilevel"/>
    <w:tmpl w:val="EF762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9A04DBC"/>
    <w:multiLevelType w:val="hybridMultilevel"/>
    <w:tmpl w:val="E124BF0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19DA01DF"/>
    <w:multiLevelType w:val="multilevel"/>
    <w:tmpl w:val="F9C6CEA4"/>
    <w:lvl w:ilvl="0">
      <w:start w:val="6"/>
      <w:numFmt w:val="decimal"/>
      <w:lvlText w:val="%1"/>
      <w:lvlJc w:val="left"/>
      <w:pPr>
        <w:ind w:left="560" w:hanging="560"/>
      </w:pPr>
      <w:rPr>
        <w:rFonts w:hint="default"/>
      </w:rPr>
    </w:lvl>
    <w:lvl w:ilvl="1">
      <w:start w:val="8"/>
      <w:numFmt w:val="decimal"/>
      <w:lvlText w:val="%1.%2"/>
      <w:lvlJc w:val="left"/>
      <w:pPr>
        <w:ind w:left="1368" w:hanging="72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3024" w:hanging="108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688" w:hanging="180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7344" w:hanging="2160"/>
      </w:pPr>
      <w:rPr>
        <w:rFonts w:hint="default"/>
      </w:rPr>
    </w:lvl>
  </w:abstractNum>
  <w:abstractNum w:abstractNumId="47" w15:restartNumberingAfterBreak="0">
    <w:nsid w:val="19FE4842"/>
    <w:multiLevelType w:val="hybridMultilevel"/>
    <w:tmpl w:val="9B046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A153C1A"/>
    <w:multiLevelType w:val="multilevel"/>
    <w:tmpl w:val="CD80671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9" w15:restartNumberingAfterBreak="0">
    <w:nsid w:val="1A974B04"/>
    <w:multiLevelType w:val="multilevel"/>
    <w:tmpl w:val="ADC27B2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0" w15:restartNumberingAfterBreak="0">
    <w:nsid w:val="1AB018DD"/>
    <w:multiLevelType w:val="multilevel"/>
    <w:tmpl w:val="08BC8A3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1" w15:restartNumberingAfterBreak="0">
    <w:nsid w:val="1B7D478E"/>
    <w:multiLevelType w:val="hybridMultilevel"/>
    <w:tmpl w:val="A164263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D3411B3"/>
    <w:multiLevelType w:val="hybridMultilevel"/>
    <w:tmpl w:val="48F0B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D493A4F"/>
    <w:multiLevelType w:val="multilevel"/>
    <w:tmpl w:val="58D6A1C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4" w15:restartNumberingAfterBreak="0">
    <w:nsid w:val="1D4A68DD"/>
    <w:multiLevelType w:val="multilevel"/>
    <w:tmpl w:val="6F9AC60C"/>
    <w:lvl w:ilvl="0">
      <w:start w:val="1"/>
      <w:numFmt w:val="decimal"/>
      <w:lvlText w:val="%1"/>
      <w:lvlJc w:val="left"/>
      <w:pPr>
        <w:tabs>
          <w:tab w:val="num" w:pos="340"/>
        </w:tabs>
        <w:ind w:left="340" w:hanging="340"/>
      </w:pPr>
      <w:rPr>
        <w:rFonts w:ascii="Arial" w:hAnsi="Arial" w:cs="Arial"/>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5" w15:restartNumberingAfterBreak="0">
    <w:nsid w:val="1D573BE7"/>
    <w:multiLevelType w:val="multilevel"/>
    <w:tmpl w:val="A4FAA224"/>
    <w:lvl w:ilvl="0">
      <w:start w:val="6"/>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1"/>
      <w:numFmt w:val="decimal"/>
      <w:lvlText w:val="%3."/>
      <w:lvlJc w:val="left"/>
      <w:pPr>
        <w:ind w:left="720" w:hanging="360"/>
      </w:p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56" w15:restartNumberingAfterBreak="0">
    <w:nsid w:val="1D946400"/>
    <w:multiLevelType w:val="hybridMultilevel"/>
    <w:tmpl w:val="D0002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595A4476">
      <w:start w:val="1"/>
      <w:numFmt w:val="decimal"/>
      <w:pStyle w:val="Heading4"/>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DD65EB5"/>
    <w:multiLevelType w:val="multilevel"/>
    <w:tmpl w:val="7D0842AE"/>
    <w:lvl w:ilvl="0">
      <w:start w:val="1"/>
      <w:numFmt w:val="decimal"/>
      <w:lvlText w:val="%1."/>
      <w:lvlJc w:val="left"/>
      <w:pPr>
        <w:ind w:left="1512" w:hanging="360"/>
      </w:pPr>
      <w:rPr>
        <w:rFonts w:hint="default"/>
      </w:rPr>
    </w:lvl>
    <w:lvl w:ilvl="1">
      <w:start w:val="1"/>
      <w:numFmt w:val="decimal"/>
      <w:lvlText w:val="%2."/>
      <w:lvlJc w:val="left"/>
      <w:pPr>
        <w:ind w:left="2232" w:hanging="360"/>
      </w:pPr>
      <w:rPr>
        <w:rFonts w:hint="default"/>
      </w:r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58" w15:restartNumberingAfterBreak="0">
    <w:nsid w:val="1E316E17"/>
    <w:multiLevelType w:val="hybridMultilevel"/>
    <w:tmpl w:val="85D0F744"/>
    <w:lvl w:ilvl="0" w:tplc="40090019">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9" w15:restartNumberingAfterBreak="0">
    <w:nsid w:val="1E87647A"/>
    <w:multiLevelType w:val="multilevel"/>
    <w:tmpl w:val="7A4637D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0" w15:restartNumberingAfterBreak="0">
    <w:nsid w:val="1ECA7516"/>
    <w:multiLevelType w:val="hybridMultilevel"/>
    <w:tmpl w:val="E124BF0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1" w15:restartNumberingAfterBreak="0">
    <w:nsid w:val="1FB21A6C"/>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62" w15:restartNumberingAfterBreak="0">
    <w:nsid w:val="1FED7B7E"/>
    <w:multiLevelType w:val="hybridMultilevel"/>
    <w:tmpl w:val="C916C4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20675655"/>
    <w:multiLevelType w:val="hybridMultilevel"/>
    <w:tmpl w:val="95AE9C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0B91275"/>
    <w:multiLevelType w:val="hybridMultilevel"/>
    <w:tmpl w:val="8AF2D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20BF6C43"/>
    <w:multiLevelType w:val="hybridMultilevel"/>
    <w:tmpl w:val="32706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24A3C41"/>
    <w:multiLevelType w:val="multilevel"/>
    <w:tmpl w:val="38CEBD8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7" w15:restartNumberingAfterBreak="0">
    <w:nsid w:val="228874E0"/>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68" w15:restartNumberingAfterBreak="0">
    <w:nsid w:val="230539B2"/>
    <w:multiLevelType w:val="multilevel"/>
    <w:tmpl w:val="9AE4CD6C"/>
    <w:lvl w:ilvl="0">
      <w:start w:val="6"/>
      <w:numFmt w:val="decimal"/>
      <w:lvlText w:val="%1"/>
      <w:lvlJc w:val="left"/>
      <w:pPr>
        <w:ind w:left="1102" w:hanging="480"/>
      </w:pPr>
      <w:rPr>
        <w:rFonts w:hint="default"/>
      </w:rPr>
    </w:lvl>
    <w:lvl w:ilvl="1">
      <w:start w:val="1"/>
      <w:numFmt w:val="decimal"/>
      <w:lvlText w:val="%1.%2"/>
      <w:lvlJc w:val="left"/>
      <w:pPr>
        <w:ind w:left="1678" w:hanging="480"/>
      </w:pPr>
      <w:rPr>
        <w:rFonts w:hint="default"/>
      </w:rPr>
    </w:lvl>
    <w:lvl w:ilvl="2">
      <w:start w:val="1"/>
      <w:numFmt w:val="decimal"/>
      <w:lvlText w:val="%1.%2.%3"/>
      <w:lvlJc w:val="left"/>
      <w:pPr>
        <w:ind w:left="2477" w:hanging="720"/>
      </w:pPr>
      <w:rPr>
        <w:rFonts w:hint="default"/>
      </w:rPr>
    </w:lvl>
    <w:lvl w:ilvl="3">
      <w:start w:val="1"/>
      <w:numFmt w:val="decimal"/>
      <w:lvlText w:val="%1.%2.%3.%4"/>
      <w:lvlJc w:val="left"/>
      <w:pPr>
        <w:ind w:left="3070" w:hanging="720"/>
      </w:pPr>
      <w:rPr>
        <w:rFonts w:hint="default"/>
      </w:rPr>
    </w:lvl>
    <w:lvl w:ilvl="4">
      <w:start w:val="1"/>
      <w:numFmt w:val="decimal"/>
      <w:lvlText w:val="%1.%2.%3.%4.%5"/>
      <w:lvlJc w:val="left"/>
      <w:pPr>
        <w:ind w:left="4006" w:hanging="1080"/>
      </w:pPr>
      <w:rPr>
        <w:rFonts w:hint="default"/>
      </w:rPr>
    </w:lvl>
    <w:lvl w:ilvl="5">
      <w:start w:val="1"/>
      <w:numFmt w:val="decimal"/>
      <w:lvlText w:val="%1.%2.%3.%4.%5.%6"/>
      <w:lvlJc w:val="left"/>
      <w:pPr>
        <w:ind w:left="4582" w:hanging="1080"/>
      </w:pPr>
      <w:rPr>
        <w:rFonts w:hint="default"/>
      </w:rPr>
    </w:lvl>
    <w:lvl w:ilvl="6">
      <w:start w:val="1"/>
      <w:numFmt w:val="decimal"/>
      <w:lvlText w:val="%1.%2.%3.%4.%5.%6.%7"/>
      <w:lvlJc w:val="left"/>
      <w:pPr>
        <w:ind w:left="5518" w:hanging="1440"/>
      </w:pPr>
      <w:rPr>
        <w:rFonts w:hint="default"/>
      </w:rPr>
    </w:lvl>
    <w:lvl w:ilvl="7">
      <w:start w:val="1"/>
      <w:numFmt w:val="decimal"/>
      <w:lvlText w:val="%1.%2.%3.%4.%5.%6.%7.%8"/>
      <w:lvlJc w:val="left"/>
      <w:pPr>
        <w:ind w:left="6094" w:hanging="1440"/>
      </w:pPr>
      <w:rPr>
        <w:rFonts w:hint="default"/>
      </w:rPr>
    </w:lvl>
    <w:lvl w:ilvl="8">
      <w:start w:val="1"/>
      <w:numFmt w:val="decimal"/>
      <w:lvlText w:val="%1.%2.%3.%4.%5.%6.%7.%8.%9"/>
      <w:lvlJc w:val="left"/>
      <w:pPr>
        <w:ind w:left="7030" w:hanging="1800"/>
      </w:pPr>
      <w:rPr>
        <w:rFonts w:hint="default"/>
      </w:rPr>
    </w:lvl>
  </w:abstractNum>
  <w:abstractNum w:abstractNumId="69" w15:restartNumberingAfterBreak="0">
    <w:nsid w:val="23620C86"/>
    <w:multiLevelType w:val="hybridMultilevel"/>
    <w:tmpl w:val="3654B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5590AE0"/>
    <w:multiLevelType w:val="multilevel"/>
    <w:tmpl w:val="8F789A2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1" w15:restartNumberingAfterBreak="0">
    <w:nsid w:val="26B237F4"/>
    <w:multiLevelType w:val="hybridMultilevel"/>
    <w:tmpl w:val="7B90B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27CD2678"/>
    <w:multiLevelType w:val="hybridMultilevel"/>
    <w:tmpl w:val="FC32D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84E76A2"/>
    <w:multiLevelType w:val="multilevel"/>
    <w:tmpl w:val="586695D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4" w15:restartNumberingAfterBreak="0">
    <w:nsid w:val="29A54CE1"/>
    <w:multiLevelType w:val="hybridMultilevel"/>
    <w:tmpl w:val="53C8B6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29B5412F"/>
    <w:multiLevelType w:val="hybridMultilevel"/>
    <w:tmpl w:val="7D244CB2"/>
    <w:lvl w:ilvl="0" w:tplc="20AEF67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2A385BC3"/>
    <w:multiLevelType w:val="hybridMultilevel"/>
    <w:tmpl w:val="287C6A1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AE1276B"/>
    <w:multiLevelType w:val="multilevel"/>
    <w:tmpl w:val="551A4F80"/>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8" w15:restartNumberingAfterBreak="0">
    <w:nsid w:val="2B7C7672"/>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79" w15:restartNumberingAfterBreak="0">
    <w:nsid w:val="2C5F72BB"/>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0" w15:restartNumberingAfterBreak="0">
    <w:nsid w:val="2CD469E6"/>
    <w:multiLevelType w:val="hybridMultilevel"/>
    <w:tmpl w:val="E124BF0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1" w15:restartNumberingAfterBreak="0">
    <w:nsid w:val="2D0B44D8"/>
    <w:multiLevelType w:val="hybridMultilevel"/>
    <w:tmpl w:val="CC1CC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E1340B4"/>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3" w15:restartNumberingAfterBreak="0">
    <w:nsid w:val="2E1D38B7"/>
    <w:multiLevelType w:val="hybridMultilevel"/>
    <w:tmpl w:val="1A62637E"/>
    <w:lvl w:ilvl="0" w:tplc="4009001B">
      <w:start w:val="1"/>
      <w:numFmt w:val="lowerRoman"/>
      <w:lvlText w:val="%1."/>
      <w:lvlJc w:val="right"/>
      <w:pPr>
        <w:ind w:left="2016" w:hanging="360"/>
      </w:pPr>
      <w:rPr>
        <w:rFonts w:cs="Times New Roman"/>
      </w:rPr>
    </w:lvl>
    <w:lvl w:ilvl="1" w:tplc="40090019" w:tentative="1">
      <w:start w:val="1"/>
      <w:numFmt w:val="lowerLetter"/>
      <w:lvlText w:val="%2."/>
      <w:lvlJc w:val="left"/>
      <w:pPr>
        <w:ind w:left="2736" w:hanging="360"/>
      </w:pPr>
      <w:rPr>
        <w:rFonts w:cs="Times New Roman"/>
      </w:rPr>
    </w:lvl>
    <w:lvl w:ilvl="2" w:tplc="4009001B" w:tentative="1">
      <w:start w:val="1"/>
      <w:numFmt w:val="lowerRoman"/>
      <w:lvlText w:val="%3."/>
      <w:lvlJc w:val="right"/>
      <w:pPr>
        <w:ind w:left="3456" w:hanging="180"/>
      </w:pPr>
      <w:rPr>
        <w:rFonts w:cs="Times New Roman"/>
      </w:rPr>
    </w:lvl>
    <w:lvl w:ilvl="3" w:tplc="4009000F" w:tentative="1">
      <w:start w:val="1"/>
      <w:numFmt w:val="decimal"/>
      <w:lvlText w:val="%4."/>
      <w:lvlJc w:val="left"/>
      <w:pPr>
        <w:ind w:left="4176" w:hanging="360"/>
      </w:pPr>
      <w:rPr>
        <w:rFonts w:cs="Times New Roman"/>
      </w:rPr>
    </w:lvl>
    <w:lvl w:ilvl="4" w:tplc="40090019" w:tentative="1">
      <w:start w:val="1"/>
      <w:numFmt w:val="lowerLetter"/>
      <w:lvlText w:val="%5."/>
      <w:lvlJc w:val="left"/>
      <w:pPr>
        <w:ind w:left="4896" w:hanging="360"/>
      </w:pPr>
      <w:rPr>
        <w:rFonts w:cs="Times New Roman"/>
      </w:rPr>
    </w:lvl>
    <w:lvl w:ilvl="5" w:tplc="4009001B" w:tentative="1">
      <w:start w:val="1"/>
      <w:numFmt w:val="lowerRoman"/>
      <w:lvlText w:val="%6."/>
      <w:lvlJc w:val="right"/>
      <w:pPr>
        <w:ind w:left="5616" w:hanging="180"/>
      </w:pPr>
      <w:rPr>
        <w:rFonts w:cs="Times New Roman"/>
      </w:rPr>
    </w:lvl>
    <w:lvl w:ilvl="6" w:tplc="4009000F" w:tentative="1">
      <w:start w:val="1"/>
      <w:numFmt w:val="decimal"/>
      <w:lvlText w:val="%7."/>
      <w:lvlJc w:val="left"/>
      <w:pPr>
        <w:ind w:left="6336" w:hanging="360"/>
      </w:pPr>
      <w:rPr>
        <w:rFonts w:cs="Times New Roman"/>
      </w:rPr>
    </w:lvl>
    <w:lvl w:ilvl="7" w:tplc="40090019" w:tentative="1">
      <w:start w:val="1"/>
      <w:numFmt w:val="lowerLetter"/>
      <w:lvlText w:val="%8."/>
      <w:lvlJc w:val="left"/>
      <w:pPr>
        <w:ind w:left="7056" w:hanging="360"/>
      </w:pPr>
      <w:rPr>
        <w:rFonts w:cs="Times New Roman"/>
      </w:rPr>
    </w:lvl>
    <w:lvl w:ilvl="8" w:tplc="4009001B" w:tentative="1">
      <w:start w:val="1"/>
      <w:numFmt w:val="lowerRoman"/>
      <w:lvlText w:val="%9."/>
      <w:lvlJc w:val="right"/>
      <w:pPr>
        <w:ind w:left="7776" w:hanging="180"/>
      </w:pPr>
      <w:rPr>
        <w:rFonts w:cs="Times New Roman"/>
      </w:rPr>
    </w:lvl>
  </w:abstractNum>
  <w:abstractNum w:abstractNumId="84" w15:restartNumberingAfterBreak="0">
    <w:nsid w:val="2F022D81"/>
    <w:multiLevelType w:val="hybridMultilevel"/>
    <w:tmpl w:val="B3F8E7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2F727664"/>
    <w:multiLevelType w:val="hybridMultilevel"/>
    <w:tmpl w:val="54E41C08"/>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86" w15:restartNumberingAfterBreak="0">
    <w:nsid w:val="30C24F9D"/>
    <w:multiLevelType w:val="multilevel"/>
    <w:tmpl w:val="DD7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C7F41"/>
    <w:multiLevelType w:val="multilevel"/>
    <w:tmpl w:val="E124BF06"/>
    <w:lvl w:ilvl="0">
      <w:start w:val="1"/>
      <w:numFmt w:val="decimal"/>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8" w15:restartNumberingAfterBreak="0">
    <w:nsid w:val="30FF68BE"/>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9" w15:restartNumberingAfterBreak="0">
    <w:nsid w:val="312F0297"/>
    <w:multiLevelType w:val="multilevel"/>
    <w:tmpl w:val="FD40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3C7557"/>
    <w:multiLevelType w:val="hybridMultilevel"/>
    <w:tmpl w:val="DB10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1512D7B"/>
    <w:multiLevelType w:val="hybridMultilevel"/>
    <w:tmpl w:val="80D4A8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328B2FE4"/>
    <w:multiLevelType w:val="hybridMultilevel"/>
    <w:tmpl w:val="DC5EA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3877441"/>
    <w:multiLevelType w:val="hybridMultilevel"/>
    <w:tmpl w:val="EA289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5280006"/>
    <w:multiLevelType w:val="hybridMultilevel"/>
    <w:tmpl w:val="189C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6326BCB"/>
    <w:multiLevelType w:val="hybridMultilevel"/>
    <w:tmpl w:val="1F94D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66E4C9B"/>
    <w:multiLevelType w:val="hybridMultilevel"/>
    <w:tmpl w:val="55F4D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38585460"/>
    <w:multiLevelType w:val="hybridMultilevel"/>
    <w:tmpl w:val="74A6A3DA"/>
    <w:lvl w:ilvl="0" w:tplc="739814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9065F6F"/>
    <w:multiLevelType w:val="hybridMultilevel"/>
    <w:tmpl w:val="F922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9390ED1"/>
    <w:multiLevelType w:val="multilevel"/>
    <w:tmpl w:val="9AE4CD6C"/>
    <w:lvl w:ilvl="0">
      <w:start w:val="6"/>
      <w:numFmt w:val="decimal"/>
      <w:lvlText w:val="%1"/>
      <w:lvlJc w:val="left"/>
      <w:pPr>
        <w:ind w:left="1102" w:hanging="480"/>
      </w:pPr>
      <w:rPr>
        <w:rFonts w:hint="default"/>
      </w:rPr>
    </w:lvl>
    <w:lvl w:ilvl="1">
      <w:start w:val="1"/>
      <w:numFmt w:val="decimal"/>
      <w:lvlText w:val="%1.%2"/>
      <w:lvlJc w:val="left"/>
      <w:pPr>
        <w:ind w:left="1678" w:hanging="480"/>
      </w:pPr>
      <w:rPr>
        <w:rFonts w:hint="default"/>
      </w:rPr>
    </w:lvl>
    <w:lvl w:ilvl="2">
      <w:start w:val="1"/>
      <w:numFmt w:val="decimal"/>
      <w:lvlText w:val="%1.%2.%3"/>
      <w:lvlJc w:val="left"/>
      <w:pPr>
        <w:ind w:left="2477" w:hanging="720"/>
      </w:pPr>
      <w:rPr>
        <w:rFonts w:hint="default"/>
      </w:rPr>
    </w:lvl>
    <w:lvl w:ilvl="3">
      <w:start w:val="1"/>
      <w:numFmt w:val="decimal"/>
      <w:lvlText w:val="%1.%2.%3.%4"/>
      <w:lvlJc w:val="left"/>
      <w:pPr>
        <w:ind w:left="3070" w:hanging="720"/>
      </w:pPr>
      <w:rPr>
        <w:rFonts w:hint="default"/>
      </w:rPr>
    </w:lvl>
    <w:lvl w:ilvl="4">
      <w:start w:val="1"/>
      <w:numFmt w:val="decimal"/>
      <w:lvlText w:val="%1.%2.%3.%4.%5"/>
      <w:lvlJc w:val="left"/>
      <w:pPr>
        <w:ind w:left="4006" w:hanging="1080"/>
      </w:pPr>
      <w:rPr>
        <w:rFonts w:hint="default"/>
      </w:rPr>
    </w:lvl>
    <w:lvl w:ilvl="5">
      <w:start w:val="1"/>
      <w:numFmt w:val="decimal"/>
      <w:lvlText w:val="%1.%2.%3.%4.%5.%6"/>
      <w:lvlJc w:val="left"/>
      <w:pPr>
        <w:ind w:left="4582" w:hanging="1080"/>
      </w:pPr>
      <w:rPr>
        <w:rFonts w:hint="default"/>
      </w:rPr>
    </w:lvl>
    <w:lvl w:ilvl="6">
      <w:start w:val="1"/>
      <w:numFmt w:val="decimal"/>
      <w:lvlText w:val="%1.%2.%3.%4.%5.%6.%7"/>
      <w:lvlJc w:val="left"/>
      <w:pPr>
        <w:ind w:left="5518" w:hanging="1440"/>
      </w:pPr>
      <w:rPr>
        <w:rFonts w:hint="default"/>
      </w:rPr>
    </w:lvl>
    <w:lvl w:ilvl="7">
      <w:start w:val="1"/>
      <w:numFmt w:val="decimal"/>
      <w:lvlText w:val="%1.%2.%3.%4.%5.%6.%7.%8"/>
      <w:lvlJc w:val="left"/>
      <w:pPr>
        <w:ind w:left="6094" w:hanging="1440"/>
      </w:pPr>
      <w:rPr>
        <w:rFonts w:hint="default"/>
      </w:rPr>
    </w:lvl>
    <w:lvl w:ilvl="8">
      <w:start w:val="1"/>
      <w:numFmt w:val="decimal"/>
      <w:lvlText w:val="%1.%2.%3.%4.%5.%6.%7.%8.%9"/>
      <w:lvlJc w:val="left"/>
      <w:pPr>
        <w:ind w:left="7030" w:hanging="1800"/>
      </w:pPr>
      <w:rPr>
        <w:rFonts w:hint="default"/>
      </w:rPr>
    </w:lvl>
  </w:abstractNum>
  <w:abstractNum w:abstractNumId="100" w15:restartNumberingAfterBreak="0">
    <w:nsid w:val="39A94A7F"/>
    <w:multiLevelType w:val="hybridMultilevel"/>
    <w:tmpl w:val="72BAB8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9E251F6"/>
    <w:multiLevelType w:val="multilevel"/>
    <w:tmpl w:val="CB3C54F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2" w15:restartNumberingAfterBreak="0">
    <w:nsid w:val="3AAA5997"/>
    <w:multiLevelType w:val="multilevel"/>
    <w:tmpl w:val="A65A753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3" w15:restartNumberingAfterBreak="0">
    <w:nsid w:val="3AF86AB3"/>
    <w:multiLevelType w:val="multilevel"/>
    <w:tmpl w:val="66B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4F16A5"/>
    <w:multiLevelType w:val="multilevel"/>
    <w:tmpl w:val="30B0462E"/>
    <w:lvl w:ilvl="0">
      <w:start w:val="7"/>
      <w:numFmt w:val="decimal"/>
      <w:lvlText w:val="%1"/>
      <w:lvlJc w:val="left"/>
      <w:pPr>
        <w:ind w:left="560" w:hanging="560"/>
      </w:pPr>
      <w:rPr>
        <w:rFonts w:hint="default"/>
      </w:rPr>
    </w:lvl>
    <w:lvl w:ilvl="1">
      <w:start w:val="1"/>
      <w:numFmt w:val="decimal"/>
      <w:lvlText w:val="%1.%2"/>
      <w:lvlJc w:val="left"/>
      <w:pPr>
        <w:ind w:left="1368" w:hanging="72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3024" w:hanging="108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688" w:hanging="180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7344" w:hanging="2160"/>
      </w:pPr>
      <w:rPr>
        <w:rFonts w:hint="default"/>
      </w:rPr>
    </w:lvl>
  </w:abstractNum>
  <w:abstractNum w:abstractNumId="105" w15:restartNumberingAfterBreak="0">
    <w:nsid w:val="3C2D5BE9"/>
    <w:multiLevelType w:val="hybridMultilevel"/>
    <w:tmpl w:val="9FE80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3CF55155"/>
    <w:multiLevelType w:val="multilevel"/>
    <w:tmpl w:val="B2B8C99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792"/>
        </w:tabs>
        <w:ind w:left="792" w:hanging="432"/>
      </w:pPr>
      <w:rPr>
        <w:rFonts w:ascii="Courier New" w:hAnsi="Courier New" w:cs="Courier New" w:hint="default"/>
      </w:rPr>
    </w:lvl>
    <w:lvl w:ilvl="2">
      <w:start w:val="1"/>
      <w:numFmt w:val="none"/>
      <w:lvlText w:val="5.6.1"/>
      <w:lvlJc w:val="left"/>
      <w:pPr>
        <w:tabs>
          <w:tab w:val="num" w:pos="1440"/>
        </w:tabs>
        <w:ind w:left="1224" w:hanging="504"/>
      </w:pPr>
      <w:rPr>
        <w:rFonts w:hint="default"/>
      </w:rPr>
    </w:lvl>
    <w:lvl w:ilvl="3">
      <w:start w:val="1"/>
      <w:numFmt w:val="decimal"/>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7" w15:restartNumberingAfterBreak="0">
    <w:nsid w:val="3DDE2D51"/>
    <w:multiLevelType w:val="multilevel"/>
    <w:tmpl w:val="C428C3C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3E337098"/>
    <w:multiLevelType w:val="multilevel"/>
    <w:tmpl w:val="DCA2B6A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9" w15:restartNumberingAfterBreak="0">
    <w:nsid w:val="3E354152"/>
    <w:multiLevelType w:val="hybridMultilevel"/>
    <w:tmpl w:val="522E2944"/>
    <w:lvl w:ilvl="0" w:tplc="7398143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41255C0C"/>
    <w:multiLevelType w:val="hybridMultilevel"/>
    <w:tmpl w:val="074AF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15F1C98"/>
    <w:multiLevelType w:val="hybridMultilevel"/>
    <w:tmpl w:val="463E2B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2" w15:restartNumberingAfterBreak="0">
    <w:nsid w:val="41726A38"/>
    <w:multiLevelType w:val="hybridMultilevel"/>
    <w:tmpl w:val="79923D2E"/>
    <w:lvl w:ilvl="0" w:tplc="7398143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42741094"/>
    <w:multiLevelType w:val="hybridMultilevel"/>
    <w:tmpl w:val="86E0A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42EF1940"/>
    <w:multiLevelType w:val="hybridMultilevel"/>
    <w:tmpl w:val="E124BF0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5" w15:restartNumberingAfterBreak="0">
    <w:nsid w:val="446213AB"/>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16" w15:restartNumberingAfterBreak="0">
    <w:nsid w:val="46A90307"/>
    <w:multiLevelType w:val="multilevel"/>
    <w:tmpl w:val="9E0E1C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46DE673C"/>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18" w15:restartNumberingAfterBreak="0">
    <w:nsid w:val="492F46A1"/>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19" w15:restartNumberingAfterBreak="0">
    <w:nsid w:val="4A666F45"/>
    <w:multiLevelType w:val="hybridMultilevel"/>
    <w:tmpl w:val="ED4E8D04"/>
    <w:lvl w:ilvl="0" w:tplc="40090001">
      <w:start w:val="1"/>
      <w:numFmt w:val="bullet"/>
      <w:lvlText w:val=""/>
      <w:lvlJc w:val="left"/>
      <w:pPr>
        <w:ind w:left="1512" w:hanging="360"/>
      </w:pPr>
      <w:rPr>
        <w:rFonts w:ascii="Symbol" w:hAnsi="Symbol"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20" w15:restartNumberingAfterBreak="0">
    <w:nsid w:val="4ABF3ED2"/>
    <w:multiLevelType w:val="hybridMultilevel"/>
    <w:tmpl w:val="CEDA1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BE375E0"/>
    <w:multiLevelType w:val="hybridMultilevel"/>
    <w:tmpl w:val="BCBE749E"/>
    <w:lvl w:ilvl="0" w:tplc="40090001">
      <w:start w:val="1"/>
      <w:numFmt w:val="bullet"/>
      <w:lvlText w:val=""/>
      <w:lvlJc w:val="left"/>
      <w:pPr>
        <w:ind w:left="720" w:hanging="360"/>
      </w:pPr>
      <w:rPr>
        <w:rFonts w:ascii="Symbol" w:hAnsi="Symbol" w:hint="default"/>
      </w:rPr>
    </w:lvl>
    <w:lvl w:ilvl="1" w:tplc="F30E1CEA">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BFC510E"/>
    <w:multiLevelType w:val="hybridMultilevel"/>
    <w:tmpl w:val="73D64F0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3" w15:restartNumberingAfterBreak="0">
    <w:nsid w:val="4C0D66E8"/>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24" w15:restartNumberingAfterBreak="0">
    <w:nsid w:val="4CD2487E"/>
    <w:multiLevelType w:val="hybridMultilevel"/>
    <w:tmpl w:val="948EA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EC93B68"/>
    <w:multiLevelType w:val="multilevel"/>
    <w:tmpl w:val="E48461C6"/>
    <w:lvl w:ilvl="0">
      <w:start w:val="1"/>
      <w:numFmt w:val="decimal"/>
      <w:lvlText w:val="%1."/>
      <w:lvlJc w:val="left"/>
      <w:pPr>
        <w:ind w:left="1512" w:hanging="360"/>
      </w:pPr>
      <w:rPr>
        <w:rFonts w:hint="default"/>
      </w:rPr>
    </w:lvl>
    <w:lvl w:ilvl="1">
      <w:start w:val="1"/>
      <w:numFmt w:val="lowerLetter"/>
      <w:lvlText w:val="%2)"/>
      <w:lvlJc w:val="left"/>
      <w:pPr>
        <w:ind w:left="2232" w:hanging="360"/>
      </w:p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126" w15:restartNumberingAfterBreak="0">
    <w:nsid w:val="4FBB0769"/>
    <w:multiLevelType w:val="hybridMultilevel"/>
    <w:tmpl w:val="E0968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FDD280C"/>
    <w:multiLevelType w:val="multilevel"/>
    <w:tmpl w:val="668C70F4"/>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128" w15:restartNumberingAfterBreak="0">
    <w:nsid w:val="50603983"/>
    <w:multiLevelType w:val="hybridMultilevel"/>
    <w:tmpl w:val="06FC4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08710B6"/>
    <w:multiLevelType w:val="hybridMultilevel"/>
    <w:tmpl w:val="CD7C8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0C73394"/>
    <w:multiLevelType w:val="multilevel"/>
    <w:tmpl w:val="97F4DEDC"/>
    <w:lvl w:ilvl="0">
      <w:start w:val="7"/>
      <w:numFmt w:val="decimal"/>
      <w:lvlText w:val="%1"/>
      <w:lvlJc w:val="left"/>
      <w:pPr>
        <w:ind w:left="555" w:hanging="555"/>
      </w:pPr>
      <w:rPr>
        <w:rFonts w:hint="default"/>
      </w:rPr>
    </w:lvl>
    <w:lvl w:ilvl="1">
      <w:start w:val="8"/>
      <w:numFmt w:val="decimal"/>
      <w:lvlText w:val="%1.%2"/>
      <w:lvlJc w:val="left"/>
      <w:pPr>
        <w:ind w:left="1116" w:hanging="720"/>
      </w:pPr>
      <w:rPr>
        <w:rFonts w:hint="default"/>
      </w:rPr>
    </w:lvl>
    <w:lvl w:ilvl="2">
      <w:start w:val="1"/>
      <w:numFmt w:val="decimal"/>
      <w:lvlText w:val="%1.%2.%3"/>
      <w:lvlJc w:val="left"/>
      <w:pPr>
        <w:ind w:left="1512" w:hanging="720"/>
      </w:pPr>
      <w:rPr>
        <w:rFonts w:hint="default"/>
        <w:sz w:val="22"/>
        <w:szCs w:val="22"/>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31" w15:restartNumberingAfterBreak="0">
    <w:nsid w:val="52AE22BD"/>
    <w:multiLevelType w:val="hybridMultilevel"/>
    <w:tmpl w:val="165C0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3C27BF7"/>
    <w:multiLevelType w:val="hybridMultilevel"/>
    <w:tmpl w:val="0FA0EE44"/>
    <w:lvl w:ilvl="0" w:tplc="4009000F">
      <w:start w:val="1"/>
      <w:numFmt w:val="decimal"/>
      <w:lvlText w:val="%1."/>
      <w:lvlJc w:val="left"/>
      <w:pPr>
        <w:ind w:left="1512" w:hanging="360"/>
      </w:pPr>
    </w:lvl>
    <w:lvl w:ilvl="1" w:tplc="40090019">
      <w:start w:val="1"/>
      <w:numFmt w:val="lowerLetter"/>
      <w:lvlText w:val="%2."/>
      <w:lvlJc w:val="left"/>
      <w:pPr>
        <w:ind w:left="2232" w:hanging="360"/>
      </w:pPr>
    </w:lvl>
    <w:lvl w:ilvl="2" w:tplc="4009001B">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33" w15:restartNumberingAfterBreak="0">
    <w:nsid w:val="547A0E87"/>
    <w:multiLevelType w:val="multilevel"/>
    <w:tmpl w:val="C72EC43A"/>
    <w:lvl w:ilvl="0">
      <w:start w:val="1"/>
      <w:numFmt w:val="lowerRoman"/>
      <w:lvlText w:val="(%1)"/>
      <w:lvlJc w:val="left"/>
      <w:pPr>
        <w:ind w:left="2232" w:hanging="720"/>
      </w:pPr>
      <w:rPr>
        <w:rFonts w:hint="default"/>
      </w:rPr>
    </w:lvl>
    <w:lvl w:ilvl="1" w:tentative="1">
      <w:start w:val="1"/>
      <w:numFmt w:val="lowerLetter"/>
      <w:lvlText w:val="%2."/>
      <w:lvlJc w:val="left"/>
      <w:pPr>
        <w:ind w:left="2592" w:hanging="360"/>
      </w:pPr>
    </w:lvl>
    <w:lvl w:ilvl="2" w:tentative="1">
      <w:start w:val="1"/>
      <w:numFmt w:val="lowerRoman"/>
      <w:lvlText w:val="%3."/>
      <w:lvlJc w:val="right"/>
      <w:pPr>
        <w:ind w:left="3312" w:hanging="180"/>
      </w:pPr>
    </w:lvl>
    <w:lvl w:ilvl="3" w:tentative="1">
      <w:start w:val="1"/>
      <w:numFmt w:val="decimal"/>
      <w:lvlText w:val="%4."/>
      <w:lvlJc w:val="left"/>
      <w:pPr>
        <w:ind w:left="4032" w:hanging="360"/>
      </w:pPr>
    </w:lvl>
    <w:lvl w:ilvl="4" w:tentative="1">
      <w:start w:val="1"/>
      <w:numFmt w:val="lowerLetter"/>
      <w:lvlText w:val="%5."/>
      <w:lvlJc w:val="left"/>
      <w:pPr>
        <w:ind w:left="4752" w:hanging="360"/>
      </w:pPr>
    </w:lvl>
    <w:lvl w:ilvl="5" w:tentative="1">
      <w:start w:val="1"/>
      <w:numFmt w:val="lowerRoman"/>
      <w:lvlText w:val="%6."/>
      <w:lvlJc w:val="right"/>
      <w:pPr>
        <w:ind w:left="5472" w:hanging="180"/>
      </w:pPr>
    </w:lvl>
    <w:lvl w:ilvl="6" w:tentative="1">
      <w:start w:val="1"/>
      <w:numFmt w:val="decimal"/>
      <w:lvlText w:val="%7."/>
      <w:lvlJc w:val="left"/>
      <w:pPr>
        <w:ind w:left="6192" w:hanging="360"/>
      </w:pPr>
    </w:lvl>
    <w:lvl w:ilvl="7" w:tentative="1">
      <w:start w:val="1"/>
      <w:numFmt w:val="lowerLetter"/>
      <w:lvlText w:val="%8."/>
      <w:lvlJc w:val="left"/>
      <w:pPr>
        <w:ind w:left="6912" w:hanging="360"/>
      </w:pPr>
    </w:lvl>
    <w:lvl w:ilvl="8" w:tentative="1">
      <w:start w:val="1"/>
      <w:numFmt w:val="lowerRoman"/>
      <w:lvlText w:val="%9."/>
      <w:lvlJc w:val="right"/>
      <w:pPr>
        <w:ind w:left="7632" w:hanging="180"/>
      </w:pPr>
    </w:lvl>
  </w:abstractNum>
  <w:abstractNum w:abstractNumId="134" w15:restartNumberingAfterBreak="0">
    <w:nsid w:val="562A639B"/>
    <w:multiLevelType w:val="multilevel"/>
    <w:tmpl w:val="40D6A8D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5" w15:restartNumberingAfterBreak="0">
    <w:nsid w:val="56FC57C1"/>
    <w:multiLevelType w:val="multilevel"/>
    <w:tmpl w:val="68FE47C0"/>
    <w:lvl w:ilvl="0">
      <w:start w:val="1"/>
      <w:numFmt w:val="decimal"/>
      <w:lvlText w:val="%1."/>
      <w:lvlJc w:val="left"/>
      <w:pPr>
        <w:ind w:left="360" w:hanging="360"/>
      </w:pPr>
    </w:lvl>
    <w:lvl w:ilvl="1">
      <w:start w:val="7"/>
      <w:numFmt w:val="decimal"/>
      <w:isLgl/>
      <w:lvlText w:val="%1.%2"/>
      <w:lvlJc w:val="left"/>
      <w:pPr>
        <w:ind w:left="1598" w:hanging="720"/>
      </w:pPr>
      <w:rPr>
        <w:rFonts w:hint="default"/>
      </w:rPr>
    </w:lvl>
    <w:lvl w:ilvl="2">
      <w:start w:val="4"/>
      <w:numFmt w:val="decimal"/>
      <w:isLgl/>
      <w:lvlText w:val="%1.%2.%3"/>
      <w:lvlJc w:val="left"/>
      <w:pPr>
        <w:ind w:left="2476" w:hanging="720"/>
      </w:pPr>
      <w:rPr>
        <w:rFonts w:hint="default"/>
      </w:rPr>
    </w:lvl>
    <w:lvl w:ilvl="3">
      <w:start w:val="1"/>
      <w:numFmt w:val="decimal"/>
      <w:isLgl/>
      <w:lvlText w:val="%1.%2.%3.%4"/>
      <w:lvlJc w:val="left"/>
      <w:pPr>
        <w:ind w:left="3714" w:hanging="1080"/>
      </w:pPr>
      <w:rPr>
        <w:rFonts w:hint="default"/>
      </w:rPr>
    </w:lvl>
    <w:lvl w:ilvl="4">
      <w:start w:val="1"/>
      <w:numFmt w:val="decimal"/>
      <w:isLgl/>
      <w:lvlText w:val="%1.%2.%3.%4.%5"/>
      <w:lvlJc w:val="left"/>
      <w:pPr>
        <w:ind w:left="4592" w:hanging="1080"/>
      </w:pPr>
      <w:rPr>
        <w:rFonts w:hint="default"/>
      </w:rPr>
    </w:lvl>
    <w:lvl w:ilvl="5">
      <w:start w:val="1"/>
      <w:numFmt w:val="decimal"/>
      <w:isLgl/>
      <w:lvlText w:val="%1.%2.%3.%4.%5.%6"/>
      <w:lvlJc w:val="left"/>
      <w:pPr>
        <w:ind w:left="5830" w:hanging="1440"/>
      </w:pPr>
      <w:rPr>
        <w:rFonts w:hint="default"/>
      </w:rPr>
    </w:lvl>
    <w:lvl w:ilvl="6">
      <w:start w:val="1"/>
      <w:numFmt w:val="decimal"/>
      <w:isLgl/>
      <w:lvlText w:val="%1.%2.%3.%4.%5.%6.%7"/>
      <w:lvlJc w:val="left"/>
      <w:pPr>
        <w:ind w:left="7068" w:hanging="1800"/>
      </w:pPr>
      <w:rPr>
        <w:rFonts w:hint="default"/>
      </w:rPr>
    </w:lvl>
    <w:lvl w:ilvl="7">
      <w:start w:val="1"/>
      <w:numFmt w:val="decimal"/>
      <w:isLgl/>
      <w:lvlText w:val="%1.%2.%3.%4.%5.%6.%7.%8"/>
      <w:lvlJc w:val="left"/>
      <w:pPr>
        <w:ind w:left="7946" w:hanging="1800"/>
      </w:pPr>
      <w:rPr>
        <w:rFonts w:hint="default"/>
      </w:rPr>
    </w:lvl>
    <w:lvl w:ilvl="8">
      <w:start w:val="1"/>
      <w:numFmt w:val="decimal"/>
      <w:isLgl/>
      <w:lvlText w:val="%1.%2.%3.%4.%5.%6.%7.%8.%9"/>
      <w:lvlJc w:val="left"/>
      <w:pPr>
        <w:ind w:left="9184" w:hanging="2160"/>
      </w:pPr>
      <w:rPr>
        <w:rFonts w:hint="default"/>
      </w:rPr>
    </w:lvl>
  </w:abstractNum>
  <w:abstractNum w:abstractNumId="136" w15:restartNumberingAfterBreak="0">
    <w:nsid w:val="57262255"/>
    <w:multiLevelType w:val="hybridMultilevel"/>
    <w:tmpl w:val="C3BA641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758245C"/>
    <w:multiLevelType w:val="hybridMultilevel"/>
    <w:tmpl w:val="30325692"/>
    <w:lvl w:ilvl="0" w:tplc="54CA23CA">
      <w:start w:val="1"/>
      <w:numFmt w:val="upperLetter"/>
      <w:lvlText w:val="%1."/>
      <w:lvlJc w:val="left"/>
      <w:pPr>
        <w:ind w:left="1656" w:hanging="360"/>
      </w:pPr>
      <w:rPr>
        <w:rFonts w:cs="Times New Roman"/>
      </w:rPr>
    </w:lvl>
    <w:lvl w:ilvl="1" w:tplc="460E115E">
      <w:start w:val="1"/>
      <w:numFmt w:val="lowerLetter"/>
      <w:lvlText w:val="%2."/>
      <w:lvlJc w:val="left"/>
      <w:pPr>
        <w:ind w:left="2376" w:hanging="360"/>
      </w:pPr>
      <w:rPr>
        <w:rFonts w:cs="Times New Roman"/>
      </w:rPr>
    </w:lvl>
    <w:lvl w:ilvl="2" w:tplc="BA86235A" w:tentative="1">
      <w:start w:val="1"/>
      <w:numFmt w:val="lowerRoman"/>
      <w:lvlText w:val="%3."/>
      <w:lvlJc w:val="right"/>
      <w:pPr>
        <w:ind w:left="3096" w:hanging="180"/>
      </w:pPr>
      <w:rPr>
        <w:rFonts w:cs="Times New Roman"/>
      </w:rPr>
    </w:lvl>
    <w:lvl w:ilvl="3" w:tplc="A9CEE3F8" w:tentative="1">
      <w:start w:val="1"/>
      <w:numFmt w:val="decimal"/>
      <w:lvlText w:val="%4."/>
      <w:lvlJc w:val="left"/>
      <w:pPr>
        <w:ind w:left="3816" w:hanging="360"/>
      </w:pPr>
      <w:rPr>
        <w:rFonts w:cs="Times New Roman"/>
      </w:rPr>
    </w:lvl>
    <w:lvl w:ilvl="4" w:tplc="42703B4C" w:tentative="1">
      <w:start w:val="1"/>
      <w:numFmt w:val="lowerLetter"/>
      <w:lvlText w:val="%5."/>
      <w:lvlJc w:val="left"/>
      <w:pPr>
        <w:ind w:left="4536" w:hanging="360"/>
      </w:pPr>
      <w:rPr>
        <w:rFonts w:cs="Times New Roman"/>
      </w:rPr>
    </w:lvl>
    <w:lvl w:ilvl="5" w:tplc="25CED744" w:tentative="1">
      <w:start w:val="1"/>
      <w:numFmt w:val="lowerRoman"/>
      <w:lvlText w:val="%6."/>
      <w:lvlJc w:val="right"/>
      <w:pPr>
        <w:ind w:left="5256" w:hanging="180"/>
      </w:pPr>
      <w:rPr>
        <w:rFonts w:cs="Times New Roman"/>
      </w:rPr>
    </w:lvl>
    <w:lvl w:ilvl="6" w:tplc="E5AA2DF8" w:tentative="1">
      <w:start w:val="1"/>
      <w:numFmt w:val="decimal"/>
      <w:lvlText w:val="%7."/>
      <w:lvlJc w:val="left"/>
      <w:pPr>
        <w:ind w:left="5976" w:hanging="360"/>
      </w:pPr>
      <w:rPr>
        <w:rFonts w:cs="Times New Roman"/>
      </w:rPr>
    </w:lvl>
    <w:lvl w:ilvl="7" w:tplc="0C22B7C4" w:tentative="1">
      <w:start w:val="1"/>
      <w:numFmt w:val="lowerLetter"/>
      <w:lvlText w:val="%8."/>
      <w:lvlJc w:val="left"/>
      <w:pPr>
        <w:ind w:left="6696" w:hanging="360"/>
      </w:pPr>
      <w:rPr>
        <w:rFonts w:cs="Times New Roman"/>
      </w:rPr>
    </w:lvl>
    <w:lvl w:ilvl="8" w:tplc="8EA83676" w:tentative="1">
      <w:start w:val="1"/>
      <w:numFmt w:val="lowerRoman"/>
      <w:lvlText w:val="%9."/>
      <w:lvlJc w:val="right"/>
      <w:pPr>
        <w:ind w:left="7416" w:hanging="180"/>
      </w:pPr>
      <w:rPr>
        <w:rFonts w:cs="Times New Roman"/>
      </w:rPr>
    </w:lvl>
  </w:abstractNum>
  <w:abstractNum w:abstractNumId="138" w15:restartNumberingAfterBreak="0">
    <w:nsid w:val="579955CB"/>
    <w:multiLevelType w:val="multilevel"/>
    <w:tmpl w:val="ADC27B2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9" w15:restartNumberingAfterBreak="0">
    <w:nsid w:val="57CF5F34"/>
    <w:multiLevelType w:val="hybridMultilevel"/>
    <w:tmpl w:val="25CE92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8516056"/>
    <w:multiLevelType w:val="multilevel"/>
    <w:tmpl w:val="551A4F80"/>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1" w15:restartNumberingAfterBreak="0">
    <w:nsid w:val="590E32E0"/>
    <w:multiLevelType w:val="hybridMultilevel"/>
    <w:tmpl w:val="041E33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2" w15:restartNumberingAfterBreak="0">
    <w:nsid w:val="59666993"/>
    <w:multiLevelType w:val="hybridMultilevel"/>
    <w:tmpl w:val="ED404D3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5B063F8C"/>
    <w:multiLevelType w:val="hybridMultilevel"/>
    <w:tmpl w:val="B2D89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BB9077A"/>
    <w:multiLevelType w:val="hybridMultilevel"/>
    <w:tmpl w:val="F71A3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5BDB290F"/>
    <w:multiLevelType w:val="hybridMultilevel"/>
    <w:tmpl w:val="BC664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5C613FC1"/>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47" w15:restartNumberingAfterBreak="0">
    <w:nsid w:val="5D112970"/>
    <w:multiLevelType w:val="hybridMultilevel"/>
    <w:tmpl w:val="EA429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E6C114D"/>
    <w:multiLevelType w:val="multilevel"/>
    <w:tmpl w:val="634252F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9" w15:restartNumberingAfterBreak="0">
    <w:nsid w:val="5F093096"/>
    <w:multiLevelType w:val="hybridMultilevel"/>
    <w:tmpl w:val="2BE8AF1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0" w15:restartNumberingAfterBreak="0">
    <w:nsid w:val="5F382630"/>
    <w:multiLevelType w:val="hybridMultilevel"/>
    <w:tmpl w:val="C72EC43A"/>
    <w:lvl w:ilvl="0" w:tplc="8B20EBDA">
      <w:start w:val="1"/>
      <w:numFmt w:val="lowerRoman"/>
      <w:lvlText w:val="(%1)"/>
      <w:lvlJc w:val="left"/>
      <w:pPr>
        <w:ind w:left="2232" w:hanging="72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51" w15:restartNumberingAfterBreak="0">
    <w:nsid w:val="5FD405D2"/>
    <w:multiLevelType w:val="multilevel"/>
    <w:tmpl w:val="76C84C10"/>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52" w15:restartNumberingAfterBreak="0">
    <w:nsid w:val="60363F1F"/>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53" w15:restartNumberingAfterBreak="0">
    <w:nsid w:val="611540B1"/>
    <w:multiLevelType w:val="hybridMultilevel"/>
    <w:tmpl w:val="1A9C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616F2D13"/>
    <w:multiLevelType w:val="multilevel"/>
    <w:tmpl w:val="3052310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55" w15:restartNumberingAfterBreak="0">
    <w:nsid w:val="63237DB1"/>
    <w:multiLevelType w:val="hybridMultilevel"/>
    <w:tmpl w:val="64E40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39C19CE"/>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57" w15:restartNumberingAfterBreak="0">
    <w:nsid w:val="652F01E9"/>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58" w15:restartNumberingAfterBreak="0">
    <w:nsid w:val="6A312C1D"/>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59" w15:restartNumberingAfterBreak="0">
    <w:nsid w:val="6A3F4E2E"/>
    <w:multiLevelType w:val="hybridMultilevel"/>
    <w:tmpl w:val="E730C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6A5765B6"/>
    <w:multiLevelType w:val="multilevel"/>
    <w:tmpl w:val="BF84E040"/>
    <w:lvl w:ilvl="0">
      <w:start w:val="3"/>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61" w15:restartNumberingAfterBreak="0">
    <w:nsid w:val="6A6202DF"/>
    <w:multiLevelType w:val="hybridMultilevel"/>
    <w:tmpl w:val="D6AAB2F0"/>
    <w:lvl w:ilvl="0" w:tplc="40090001">
      <w:start w:val="1"/>
      <w:numFmt w:val="bullet"/>
      <w:lvlText w:val=""/>
      <w:lvlJc w:val="left"/>
      <w:pPr>
        <w:ind w:left="761" w:hanging="360"/>
      </w:pPr>
      <w:rPr>
        <w:rFonts w:ascii="Symbol" w:hAnsi="Symbol" w:hint="default"/>
      </w:rPr>
    </w:lvl>
    <w:lvl w:ilvl="1" w:tplc="40090003">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162" w15:restartNumberingAfterBreak="0">
    <w:nsid w:val="6A674EDE"/>
    <w:multiLevelType w:val="hybridMultilevel"/>
    <w:tmpl w:val="7A441AF0"/>
    <w:lvl w:ilvl="0" w:tplc="04090017">
      <w:start w:val="1"/>
      <w:numFmt w:val="lowerLetter"/>
      <w:lvlText w:val="%1)"/>
      <w:lvlJc w:val="left"/>
      <w:pPr>
        <w:ind w:left="1512" w:hanging="360"/>
      </w:pPr>
      <w:rPr>
        <w:rFonts w:hint="default"/>
      </w:rPr>
    </w:lvl>
    <w:lvl w:ilvl="1" w:tplc="FFFFFFFF">
      <w:start w:val="1"/>
      <w:numFmt w:val="decimal"/>
      <w:lvlText w:val="%2."/>
      <w:lvlJc w:val="left"/>
      <w:pPr>
        <w:ind w:left="2232" w:hanging="360"/>
      </w:pPr>
      <w:rPr>
        <w:rFonts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63" w15:restartNumberingAfterBreak="0">
    <w:nsid w:val="6CC22C1A"/>
    <w:multiLevelType w:val="hybridMultilevel"/>
    <w:tmpl w:val="3C2E00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4" w15:restartNumberingAfterBreak="0">
    <w:nsid w:val="6D46548B"/>
    <w:multiLevelType w:val="multilevel"/>
    <w:tmpl w:val="472E229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5" w15:restartNumberingAfterBreak="0">
    <w:nsid w:val="6D523A60"/>
    <w:multiLevelType w:val="multilevel"/>
    <w:tmpl w:val="ADC27B2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66" w15:restartNumberingAfterBreak="0">
    <w:nsid w:val="6D57781D"/>
    <w:multiLevelType w:val="hybridMultilevel"/>
    <w:tmpl w:val="6714DD66"/>
    <w:lvl w:ilvl="0" w:tplc="73981430">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E8B1641"/>
    <w:multiLevelType w:val="multilevel"/>
    <w:tmpl w:val="EC0AD2E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792"/>
        </w:tabs>
        <w:ind w:left="792" w:hanging="432"/>
      </w:pPr>
      <w:rPr>
        <w:rFonts w:ascii="Courier New" w:hAnsi="Courier New" w:cs="Courier New" w:hint="default"/>
      </w:rPr>
    </w:lvl>
    <w:lvl w:ilvl="2">
      <w:start w:val="1"/>
      <w:numFmt w:val="decimal"/>
      <w:lvlText w:val="%3"/>
      <w:lvlJc w:val="left"/>
      <w:pPr>
        <w:tabs>
          <w:tab w:val="num" w:pos="1440"/>
        </w:tabs>
        <w:ind w:left="1224" w:hanging="504"/>
      </w:pPr>
      <w:rPr>
        <w:rFonts w:hint="default"/>
      </w:rPr>
    </w:lvl>
    <w:lvl w:ilvl="3">
      <w:start w:val="1"/>
      <w:numFmt w:val="decimal"/>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8" w15:restartNumberingAfterBreak="0">
    <w:nsid w:val="6F5C6EE3"/>
    <w:multiLevelType w:val="multilevel"/>
    <w:tmpl w:val="E124BF06"/>
    <w:lvl w:ilvl="0">
      <w:start w:val="1"/>
      <w:numFmt w:val="decimal"/>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69" w15:restartNumberingAfterBreak="0">
    <w:nsid w:val="6FA719E3"/>
    <w:multiLevelType w:val="hybridMultilevel"/>
    <w:tmpl w:val="8E9A306E"/>
    <w:lvl w:ilvl="0" w:tplc="739814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6FB54F5B"/>
    <w:multiLevelType w:val="hybridMultilevel"/>
    <w:tmpl w:val="52808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0362936"/>
    <w:multiLevelType w:val="hybridMultilevel"/>
    <w:tmpl w:val="6B0AF6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2" w15:restartNumberingAfterBreak="0">
    <w:nsid w:val="7090138E"/>
    <w:multiLevelType w:val="multilevel"/>
    <w:tmpl w:val="CC22D8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710C339C"/>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74" w15:restartNumberingAfterBreak="0">
    <w:nsid w:val="713711BD"/>
    <w:multiLevelType w:val="multilevel"/>
    <w:tmpl w:val="E48461C6"/>
    <w:lvl w:ilvl="0">
      <w:start w:val="1"/>
      <w:numFmt w:val="decimal"/>
      <w:lvlText w:val="%1."/>
      <w:lvlJc w:val="left"/>
      <w:pPr>
        <w:ind w:left="1512" w:hanging="360"/>
      </w:pPr>
      <w:rPr>
        <w:rFonts w:hint="default"/>
      </w:rPr>
    </w:lvl>
    <w:lvl w:ilvl="1">
      <w:start w:val="1"/>
      <w:numFmt w:val="lowerLetter"/>
      <w:lvlText w:val="%2)"/>
      <w:lvlJc w:val="left"/>
      <w:pPr>
        <w:ind w:left="2232" w:hanging="360"/>
      </w:p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175" w15:restartNumberingAfterBreak="0">
    <w:nsid w:val="716B5659"/>
    <w:multiLevelType w:val="multilevel"/>
    <w:tmpl w:val="7D0842AE"/>
    <w:lvl w:ilvl="0">
      <w:start w:val="1"/>
      <w:numFmt w:val="decimal"/>
      <w:lvlText w:val="%1."/>
      <w:lvlJc w:val="left"/>
      <w:pPr>
        <w:ind w:left="1512" w:hanging="360"/>
      </w:pPr>
      <w:rPr>
        <w:rFonts w:hint="default"/>
      </w:rPr>
    </w:lvl>
    <w:lvl w:ilvl="1">
      <w:start w:val="1"/>
      <w:numFmt w:val="decimal"/>
      <w:lvlText w:val="%2."/>
      <w:lvlJc w:val="left"/>
      <w:pPr>
        <w:ind w:left="2232" w:hanging="360"/>
      </w:pPr>
      <w:rPr>
        <w:rFonts w:hint="default"/>
      </w:rPr>
    </w:lvl>
    <w:lvl w:ilvl="2" w:tentative="1">
      <w:start w:val="1"/>
      <w:numFmt w:val="bullet"/>
      <w:lvlText w:val=""/>
      <w:lvlJc w:val="left"/>
      <w:pPr>
        <w:ind w:left="2952" w:hanging="360"/>
      </w:pPr>
      <w:rPr>
        <w:rFonts w:ascii="Wingdings" w:hAnsi="Wingdings" w:hint="default"/>
      </w:rPr>
    </w:lvl>
    <w:lvl w:ilvl="3" w:tentative="1">
      <w:start w:val="1"/>
      <w:numFmt w:val="bullet"/>
      <w:lvlText w:val=""/>
      <w:lvlJc w:val="left"/>
      <w:pPr>
        <w:ind w:left="3672" w:hanging="360"/>
      </w:pPr>
      <w:rPr>
        <w:rFonts w:ascii="Symbol" w:hAnsi="Symbol" w:hint="default"/>
      </w:rPr>
    </w:lvl>
    <w:lvl w:ilvl="4" w:tentative="1">
      <w:start w:val="1"/>
      <w:numFmt w:val="bullet"/>
      <w:lvlText w:val="o"/>
      <w:lvlJc w:val="left"/>
      <w:pPr>
        <w:ind w:left="4392" w:hanging="360"/>
      </w:pPr>
      <w:rPr>
        <w:rFonts w:ascii="Courier New" w:hAnsi="Courier New" w:cs="Courier New" w:hint="default"/>
      </w:rPr>
    </w:lvl>
    <w:lvl w:ilvl="5" w:tentative="1">
      <w:start w:val="1"/>
      <w:numFmt w:val="bullet"/>
      <w:lvlText w:val=""/>
      <w:lvlJc w:val="left"/>
      <w:pPr>
        <w:ind w:left="5112" w:hanging="360"/>
      </w:pPr>
      <w:rPr>
        <w:rFonts w:ascii="Wingdings" w:hAnsi="Wingdings" w:hint="default"/>
      </w:rPr>
    </w:lvl>
    <w:lvl w:ilvl="6" w:tentative="1">
      <w:start w:val="1"/>
      <w:numFmt w:val="bullet"/>
      <w:lvlText w:val=""/>
      <w:lvlJc w:val="left"/>
      <w:pPr>
        <w:ind w:left="5832" w:hanging="360"/>
      </w:pPr>
      <w:rPr>
        <w:rFonts w:ascii="Symbol" w:hAnsi="Symbol" w:hint="default"/>
      </w:rPr>
    </w:lvl>
    <w:lvl w:ilvl="7" w:tentative="1">
      <w:start w:val="1"/>
      <w:numFmt w:val="bullet"/>
      <w:lvlText w:val="o"/>
      <w:lvlJc w:val="left"/>
      <w:pPr>
        <w:ind w:left="6552" w:hanging="360"/>
      </w:pPr>
      <w:rPr>
        <w:rFonts w:ascii="Courier New" w:hAnsi="Courier New" w:cs="Courier New" w:hint="default"/>
      </w:rPr>
    </w:lvl>
    <w:lvl w:ilvl="8" w:tentative="1">
      <w:start w:val="1"/>
      <w:numFmt w:val="bullet"/>
      <w:lvlText w:val=""/>
      <w:lvlJc w:val="left"/>
      <w:pPr>
        <w:ind w:left="7272" w:hanging="360"/>
      </w:pPr>
      <w:rPr>
        <w:rFonts w:ascii="Wingdings" w:hAnsi="Wingdings" w:hint="default"/>
      </w:rPr>
    </w:lvl>
  </w:abstractNum>
  <w:abstractNum w:abstractNumId="176" w15:restartNumberingAfterBreak="0">
    <w:nsid w:val="71895494"/>
    <w:multiLevelType w:val="hybridMultilevel"/>
    <w:tmpl w:val="10DC3C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18E211E"/>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78" w15:restartNumberingAfterBreak="0">
    <w:nsid w:val="72CC5090"/>
    <w:multiLevelType w:val="hybridMultilevel"/>
    <w:tmpl w:val="7D0842AE"/>
    <w:lvl w:ilvl="0" w:tplc="4009000F">
      <w:start w:val="1"/>
      <w:numFmt w:val="decimal"/>
      <w:lvlText w:val="%1."/>
      <w:lvlJc w:val="left"/>
      <w:pPr>
        <w:ind w:left="1512" w:hanging="360"/>
      </w:pPr>
      <w:rPr>
        <w:rFonts w:hint="default"/>
      </w:rPr>
    </w:lvl>
    <w:lvl w:ilvl="1" w:tplc="4009000F">
      <w:start w:val="1"/>
      <w:numFmt w:val="decimal"/>
      <w:lvlText w:val="%2."/>
      <w:lvlJc w:val="lef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79" w15:restartNumberingAfterBreak="0">
    <w:nsid w:val="74D84403"/>
    <w:multiLevelType w:val="multilevel"/>
    <w:tmpl w:val="37E6C2C4"/>
    <w:lvl w:ilvl="0">
      <w:start w:val="1"/>
      <w:numFmt w:val="decimal"/>
      <w:lvlText w:val="%1"/>
      <w:lvlJc w:val="left"/>
      <w:pPr>
        <w:ind w:left="720" w:hanging="360"/>
      </w:pPr>
      <w:rPr>
        <w:rFonts w:hint="default"/>
      </w:rPr>
    </w:lvl>
    <w:lvl w:ilvl="1">
      <w:start w:val="7"/>
      <w:numFmt w:val="decimal"/>
      <w:isLgl/>
      <w:lvlText w:val="%1.%2"/>
      <w:lvlJc w:val="left"/>
      <w:pPr>
        <w:ind w:left="1296" w:hanging="720"/>
      </w:pPr>
      <w:rPr>
        <w:rFonts w:hint="default"/>
      </w:rPr>
    </w:lvl>
    <w:lvl w:ilvl="2">
      <w:start w:val="3"/>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180" w15:restartNumberingAfterBreak="0">
    <w:nsid w:val="74DE2D3C"/>
    <w:multiLevelType w:val="hybridMultilevel"/>
    <w:tmpl w:val="2FB6C0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74EF57E8"/>
    <w:multiLevelType w:val="hybridMultilevel"/>
    <w:tmpl w:val="3746D5BC"/>
    <w:lvl w:ilvl="0" w:tplc="4009000F">
      <w:start w:val="1"/>
      <w:numFmt w:val="decimal"/>
      <w:lvlText w:val="%1."/>
      <w:lvlJc w:val="left"/>
      <w:pPr>
        <w:ind w:left="151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74F519C2"/>
    <w:multiLevelType w:val="multilevel"/>
    <w:tmpl w:val="A99C4666"/>
    <w:lvl w:ilvl="0">
      <w:start w:val="1"/>
      <w:numFmt w:val="lowerLetter"/>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83" w15:restartNumberingAfterBreak="0">
    <w:nsid w:val="75254CCE"/>
    <w:multiLevelType w:val="hybridMultilevel"/>
    <w:tmpl w:val="6CA0B4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77461945"/>
    <w:multiLevelType w:val="hybridMultilevel"/>
    <w:tmpl w:val="35928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77886E9B"/>
    <w:multiLevelType w:val="multilevel"/>
    <w:tmpl w:val="8CE6EEBC"/>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186" w15:restartNumberingAfterBreak="0">
    <w:nsid w:val="79102A60"/>
    <w:multiLevelType w:val="hybridMultilevel"/>
    <w:tmpl w:val="88A82860"/>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87" w15:restartNumberingAfterBreak="0">
    <w:nsid w:val="79CF3EFD"/>
    <w:multiLevelType w:val="hybridMultilevel"/>
    <w:tmpl w:val="4040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79E80B81"/>
    <w:multiLevelType w:val="multilevel"/>
    <w:tmpl w:val="E124BF06"/>
    <w:lvl w:ilvl="0">
      <w:start w:val="1"/>
      <w:numFmt w:val="decimal"/>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89" w15:restartNumberingAfterBreak="0">
    <w:nsid w:val="7A8A5D6E"/>
    <w:multiLevelType w:val="hybridMultilevel"/>
    <w:tmpl w:val="5216A85E"/>
    <w:lvl w:ilvl="0" w:tplc="04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0" w15:restartNumberingAfterBreak="0">
    <w:nsid w:val="7ABE30A7"/>
    <w:multiLevelType w:val="hybridMultilevel"/>
    <w:tmpl w:val="DAE41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7AC10343"/>
    <w:multiLevelType w:val="hybridMultilevel"/>
    <w:tmpl w:val="89A86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7B7A3829"/>
    <w:multiLevelType w:val="hybridMultilevel"/>
    <w:tmpl w:val="62360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7CE118CE"/>
    <w:multiLevelType w:val="multilevel"/>
    <w:tmpl w:val="CE0070C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94" w15:restartNumberingAfterBreak="0">
    <w:nsid w:val="7FF9353D"/>
    <w:multiLevelType w:val="hybridMultilevel"/>
    <w:tmpl w:val="6610D6A4"/>
    <w:lvl w:ilvl="0" w:tplc="4009000F">
      <w:start w:val="1"/>
      <w:numFmt w:val="decimal"/>
      <w:lvlText w:val="%1."/>
      <w:lvlJc w:val="left"/>
      <w:pPr>
        <w:ind w:left="1512" w:hanging="360"/>
      </w:pPr>
      <w:rPr>
        <w:rFonts w:hint="default"/>
      </w:rPr>
    </w:lvl>
    <w:lvl w:ilvl="1" w:tplc="40090013">
      <w:start w:val="1"/>
      <w:numFmt w:val="upperRoman"/>
      <w:lvlText w:val="%2."/>
      <w:lvlJc w:val="right"/>
      <w:pPr>
        <w:ind w:left="2232" w:hanging="360"/>
      </w:pPr>
      <w:rPr>
        <w:rFonts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num w:numId="1">
    <w:abstractNumId w:val="22"/>
  </w:num>
  <w:num w:numId="2">
    <w:abstractNumId w:val="100"/>
  </w:num>
  <w:num w:numId="3">
    <w:abstractNumId w:val="37"/>
  </w:num>
  <w:num w:numId="4">
    <w:abstractNumId w:val="142"/>
  </w:num>
  <w:num w:numId="5">
    <w:abstractNumId w:val="83"/>
  </w:num>
  <w:num w:numId="6">
    <w:abstractNumId w:val="137"/>
  </w:num>
  <w:num w:numId="7">
    <w:abstractNumId w:val="75"/>
  </w:num>
  <w:num w:numId="8">
    <w:abstractNumId w:val="20"/>
  </w:num>
  <w:num w:numId="9">
    <w:abstractNumId w:val="16"/>
  </w:num>
  <w:num w:numId="10">
    <w:abstractNumId w:val="57"/>
  </w:num>
  <w:num w:numId="11">
    <w:abstractNumId w:val="183"/>
  </w:num>
  <w:num w:numId="12">
    <w:abstractNumId w:val="122"/>
  </w:num>
  <w:num w:numId="13">
    <w:abstractNumId w:val="51"/>
  </w:num>
  <w:num w:numId="14">
    <w:abstractNumId w:val="76"/>
  </w:num>
  <w:num w:numId="15">
    <w:abstractNumId w:val="89"/>
  </w:num>
  <w:num w:numId="16">
    <w:abstractNumId w:val="172"/>
  </w:num>
  <w:num w:numId="17">
    <w:abstractNumId w:val="56"/>
  </w:num>
  <w:num w:numId="18">
    <w:abstractNumId w:val="12"/>
  </w:num>
  <w:num w:numId="19">
    <w:abstractNumId w:val="159"/>
  </w:num>
  <w:num w:numId="20">
    <w:abstractNumId w:val="113"/>
  </w:num>
  <w:num w:numId="21">
    <w:abstractNumId w:val="81"/>
  </w:num>
  <w:num w:numId="22">
    <w:abstractNumId w:val="17"/>
  </w:num>
  <w:num w:numId="23">
    <w:abstractNumId w:val="180"/>
  </w:num>
  <w:num w:numId="24">
    <w:abstractNumId w:val="44"/>
  </w:num>
  <w:num w:numId="25">
    <w:abstractNumId w:val="52"/>
  </w:num>
  <w:num w:numId="26">
    <w:abstractNumId w:val="191"/>
  </w:num>
  <w:num w:numId="27">
    <w:abstractNumId w:val="5"/>
  </w:num>
  <w:num w:numId="28">
    <w:abstractNumId w:val="153"/>
  </w:num>
  <w:num w:numId="29">
    <w:abstractNumId w:val="26"/>
  </w:num>
  <w:num w:numId="30">
    <w:abstractNumId w:val="9"/>
  </w:num>
  <w:num w:numId="31">
    <w:abstractNumId w:val="95"/>
  </w:num>
  <w:num w:numId="32">
    <w:abstractNumId w:val="63"/>
  </w:num>
  <w:num w:numId="33">
    <w:abstractNumId w:val="139"/>
  </w:num>
  <w:num w:numId="34">
    <w:abstractNumId w:val="98"/>
  </w:num>
  <w:num w:numId="35">
    <w:abstractNumId w:val="93"/>
  </w:num>
  <w:num w:numId="36">
    <w:abstractNumId w:val="28"/>
  </w:num>
  <w:num w:numId="37">
    <w:abstractNumId w:val="129"/>
  </w:num>
  <w:num w:numId="38">
    <w:abstractNumId w:val="126"/>
  </w:num>
  <w:num w:numId="39">
    <w:abstractNumId w:val="144"/>
  </w:num>
  <w:num w:numId="40">
    <w:abstractNumId w:val="120"/>
  </w:num>
  <w:num w:numId="41">
    <w:abstractNumId w:val="143"/>
  </w:num>
  <w:num w:numId="42">
    <w:abstractNumId w:val="92"/>
  </w:num>
  <w:num w:numId="43">
    <w:abstractNumId w:val="155"/>
  </w:num>
  <w:num w:numId="44">
    <w:abstractNumId w:val="86"/>
  </w:num>
  <w:num w:numId="45">
    <w:abstractNumId w:val="4"/>
  </w:num>
  <w:num w:numId="46">
    <w:abstractNumId w:val="114"/>
  </w:num>
  <w:num w:numId="47">
    <w:abstractNumId w:val="80"/>
  </w:num>
  <w:num w:numId="48">
    <w:abstractNumId w:val="15"/>
  </w:num>
  <w:num w:numId="49">
    <w:abstractNumId w:val="67"/>
  </w:num>
  <w:num w:numId="50">
    <w:abstractNumId w:val="25"/>
  </w:num>
  <w:num w:numId="51">
    <w:abstractNumId w:val="29"/>
  </w:num>
  <w:num w:numId="52">
    <w:abstractNumId w:val="79"/>
  </w:num>
  <w:num w:numId="53">
    <w:abstractNumId w:val="118"/>
  </w:num>
  <w:num w:numId="54">
    <w:abstractNumId w:val="156"/>
  </w:num>
  <w:num w:numId="55">
    <w:abstractNumId w:val="58"/>
  </w:num>
  <w:num w:numId="56">
    <w:abstractNumId w:val="158"/>
  </w:num>
  <w:num w:numId="57">
    <w:abstractNumId w:val="178"/>
  </w:num>
  <w:num w:numId="58">
    <w:abstractNumId w:val="150"/>
  </w:num>
  <w:num w:numId="59">
    <w:abstractNumId w:val="174"/>
  </w:num>
  <w:num w:numId="60">
    <w:abstractNumId w:val="133"/>
  </w:num>
  <w:num w:numId="61">
    <w:abstractNumId w:val="39"/>
  </w:num>
  <w:num w:numId="62">
    <w:abstractNumId w:val="136"/>
  </w:num>
  <w:num w:numId="63">
    <w:abstractNumId w:val="121"/>
  </w:num>
  <w:num w:numId="64">
    <w:abstractNumId w:val="2"/>
  </w:num>
  <w:num w:numId="65">
    <w:abstractNumId w:val="14"/>
  </w:num>
  <w:num w:numId="66">
    <w:abstractNumId w:val="22"/>
  </w:num>
  <w:num w:numId="67">
    <w:abstractNumId w:val="130"/>
  </w:num>
  <w:num w:numId="68">
    <w:abstractNumId w:val="22"/>
  </w:num>
  <w:num w:numId="69">
    <w:abstractNumId w:val="22"/>
  </w:num>
  <w:num w:numId="70">
    <w:abstractNumId w:val="187"/>
  </w:num>
  <w:num w:numId="71">
    <w:abstractNumId w:val="132"/>
  </w:num>
  <w:num w:numId="72">
    <w:abstractNumId w:val="88"/>
  </w:num>
  <w:num w:numId="73">
    <w:abstractNumId w:val="61"/>
  </w:num>
  <w:num w:numId="74">
    <w:abstractNumId w:val="82"/>
  </w:num>
  <w:num w:numId="75">
    <w:abstractNumId w:val="22"/>
  </w:num>
  <w:num w:numId="76">
    <w:abstractNumId w:val="106"/>
  </w:num>
  <w:num w:numId="77">
    <w:abstractNumId w:val="167"/>
  </w:num>
  <w:num w:numId="78">
    <w:abstractNumId w:val="3"/>
  </w:num>
  <w:num w:numId="79">
    <w:abstractNumId w:val="164"/>
  </w:num>
  <w:num w:numId="80">
    <w:abstractNumId w:val="30"/>
  </w:num>
  <w:num w:numId="81">
    <w:abstractNumId w:val="116"/>
  </w:num>
  <w:num w:numId="82">
    <w:abstractNumId w:val="103"/>
  </w:num>
  <w:num w:numId="83">
    <w:abstractNumId w:val="74"/>
  </w:num>
  <w:num w:numId="84">
    <w:abstractNumId w:val="181"/>
  </w:num>
  <w:num w:numId="85">
    <w:abstractNumId w:val="27"/>
  </w:num>
  <w:num w:numId="86">
    <w:abstractNumId w:val="71"/>
  </w:num>
  <w:num w:numId="87">
    <w:abstractNumId w:val="47"/>
  </w:num>
  <w:num w:numId="88">
    <w:abstractNumId w:val="65"/>
  </w:num>
  <w:num w:numId="89">
    <w:abstractNumId w:val="96"/>
  </w:num>
  <w:num w:numId="90">
    <w:abstractNumId w:val="72"/>
  </w:num>
  <w:num w:numId="91">
    <w:abstractNumId w:val="24"/>
  </w:num>
  <w:num w:numId="92">
    <w:abstractNumId w:val="91"/>
  </w:num>
  <w:num w:numId="93">
    <w:abstractNumId w:val="124"/>
  </w:num>
  <w:num w:numId="94">
    <w:abstractNumId w:val="105"/>
  </w:num>
  <w:num w:numId="95">
    <w:abstractNumId w:val="145"/>
  </w:num>
  <w:num w:numId="96">
    <w:abstractNumId w:val="131"/>
  </w:num>
  <w:num w:numId="97">
    <w:abstractNumId w:val="64"/>
  </w:num>
  <w:num w:numId="98">
    <w:abstractNumId w:val="18"/>
  </w:num>
  <w:num w:numId="99">
    <w:abstractNumId w:val="62"/>
  </w:num>
  <w:num w:numId="100">
    <w:abstractNumId w:val="192"/>
  </w:num>
  <w:num w:numId="101">
    <w:abstractNumId w:val="141"/>
  </w:num>
  <w:num w:numId="102">
    <w:abstractNumId w:val="170"/>
  </w:num>
  <w:num w:numId="103">
    <w:abstractNumId w:val="111"/>
  </w:num>
  <w:num w:numId="104">
    <w:abstractNumId w:val="85"/>
  </w:num>
  <w:num w:numId="105">
    <w:abstractNumId w:val="161"/>
  </w:num>
  <w:num w:numId="106">
    <w:abstractNumId w:val="190"/>
  </w:num>
  <w:num w:numId="107">
    <w:abstractNumId w:val="184"/>
  </w:num>
  <w:num w:numId="108">
    <w:abstractNumId w:val="127"/>
  </w:num>
  <w:num w:numId="109">
    <w:abstractNumId w:val="185"/>
  </w:num>
  <w:num w:numId="110">
    <w:abstractNumId w:val="11"/>
  </w:num>
  <w:num w:numId="111">
    <w:abstractNumId w:val="84"/>
  </w:num>
  <w:num w:numId="112">
    <w:abstractNumId w:val="163"/>
  </w:num>
  <w:num w:numId="113">
    <w:abstractNumId w:val="171"/>
  </w:num>
  <w:num w:numId="114">
    <w:abstractNumId w:val="22"/>
  </w:num>
  <w:num w:numId="115">
    <w:abstractNumId w:val="22"/>
  </w:num>
  <w:num w:numId="116">
    <w:abstractNumId w:val="22"/>
  </w:num>
  <w:num w:numId="117">
    <w:abstractNumId w:val="46"/>
  </w:num>
  <w:num w:numId="118">
    <w:abstractNumId w:val="135"/>
  </w:num>
  <w:num w:numId="119">
    <w:abstractNumId w:val="104"/>
  </w:num>
  <w:num w:numId="120">
    <w:abstractNumId w:val="13"/>
  </w:num>
  <w:num w:numId="121">
    <w:abstractNumId w:val="22"/>
  </w:num>
  <w:num w:numId="122">
    <w:abstractNumId w:val="22"/>
  </w:num>
  <w:num w:numId="123">
    <w:abstractNumId w:val="22"/>
  </w:num>
  <w:num w:numId="124">
    <w:abstractNumId w:val="55"/>
  </w:num>
  <w:num w:numId="125">
    <w:abstractNumId w:val="99"/>
  </w:num>
  <w:num w:numId="126">
    <w:abstractNumId w:val="68"/>
  </w:num>
  <w:num w:numId="127">
    <w:abstractNumId w:val="31"/>
  </w:num>
  <w:num w:numId="128">
    <w:abstractNumId w:val="43"/>
  </w:num>
  <w:num w:numId="129">
    <w:abstractNumId w:val="22"/>
  </w:num>
  <w:num w:numId="130">
    <w:abstractNumId w:val="135"/>
    <w:lvlOverride w:ilvl="0">
      <w:startOverride w:val="6"/>
    </w:lvlOverride>
    <w:lvlOverride w:ilvl="1">
      <w:startOverride w:val="7"/>
    </w:lvlOverride>
    <w:lvlOverride w:ilvl="2">
      <w:startOverride w:val="4"/>
    </w:lvlOverride>
  </w:num>
  <w:num w:numId="131">
    <w:abstractNumId w:val="135"/>
  </w:num>
  <w:num w:numId="132">
    <w:abstractNumId w:val="22"/>
  </w:num>
  <w:num w:numId="133">
    <w:abstractNumId w:val="22"/>
    <w:lvlOverride w:ilvl="0">
      <w:startOverride w:val="3"/>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60"/>
  </w:num>
  <w:num w:numId="135">
    <w:abstractNumId w:val="22"/>
  </w:num>
  <w:num w:numId="136">
    <w:abstractNumId w:val="22"/>
  </w:num>
  <w:num w:numId="137">
    <w:abstractNumId w:val="22"/>
  </w:num>
  <w:num w:numId="138">
    <w:abstractNumId w:val="22"/>
  </w:num>
  <w:num w:numId="139">
    <w:abstractNumId w:val="22"/>
  </w:num>
  <w:num w:numId="140">
    <w:abstractNumId w:val="22"/>
  </w:num>
  <w:num w:numId="141">
    <w:abstractNumId w:val="22"/>
  </w:num>
  <w:num w:numId="142">
    <w:abstractNumId w:val="22"/>
  </w:num>
  <w:num w:numId="143">
    <w:abstractNumId w:val="22"/>
  </w:num>
  <w:num w:numId="144">
    <w:abstractNumId w:val="22"/>
  </w:num>
  <w:num w:numId="145">
    <w:abstractNumId w:val="22"/>
  </w:num>
  <w:num w:numId="146">
    <w:abstractNumId w:val="22"/>
  </w:num>
  <w:num w:numId="147">
    <w:abstractNumId w:val="22"/>
  </w:num>
  <w:num w:numId="148">
    <w:abstractNumId w:val="22"/>
  </w:num>
  <w:num w:numId="149">
    <w:abstractNumId w:val="22"/>
  </w:num>
  <w:num w:numId="150">
    <w:abstractNumId w:val="22"/>
  </w:num>
  <w:num w:numId="151">
    <w:abstractNumId w:val="22"/>
  </w:num>
  <w:num w:numId="152">
    <w:abstractNumId w:val="22"/>
  </w:num>
  <w:num w:numId="153">
    <w:abstractNumId w:val="22"/>
  </w:num>
  <w:num w:numId="154">
    <w:abstractNumId w:val="22"/>
  </w:num>
  <w:num w:numId="155">
    <w:abstractNumId w:val="22"/>
  </w:num>
  <w:num w:numId="156">
    <w:abstractNumId w:val="22"/>
  </w:num>
  <w:num w:numId="157">
    <w:abstractNumId w:val="22"/>
  </w:num>
  <w:num w:numId="158">
    <w:abstractNumId w:val="22"/>
  </w:num>
  <w:num w:numId="159">
    <w:abstractNumId w:val="22"/>
  </w:num>
  <w:num w:numId="160">
    <w:abstractNumId w:val="22"/>
  </w:num>
  <w:num w:numId="161">
    <w:abstractNumId w:val="22"/>
  </w:num>
  <w:num w:numId="162">
    <w:abstractNumId w:val="22"/>
  </w:num>
  <w:num w:numId="163">
    <w:abstractNumId w:val="22"/>
  </w:num>
  <w:num w:numId="164">
    <w:abstractNumId w:val="22"/>
  </w:num>
  <w:num w:numId="165">
    <w:abstractNumId w:val="22"/>
  </w:num>
  <w:num w:numId="166">
    <w:abstractNumId w:val="22"/>
  </w:num>
  <w:num w:numId="167">
    <w:abstractNumId w:val="22"/>
  </w:num>
  <w:num w:numId="168">
    <w:abstractNumId w:val="22"/>
  </w:num>
  <w:num w:numId="169">
    <w:abstractNumId w:val="22"/>
  </w:num>
  <w:num w:numId="170">
    <w:abstractNumId w:val="22"/>
  </w:num>
  <w:num w:numId="171">
    <w:abstractNumId w:val="22"/>
  </w:num>
  <w:num w:numId="172">
    <w:abstractNumId w:val="22"/>
  </w:num>
  <w:num w:numId="173">
    <w:abstractNumId w:val="22"/>
  </w:num>
  <w:num w:numId="174">
    <w:abstractNumId w:val="22"/>
  </w:num>
  <w:num w:numId="175">
    <w:abstractNumId w:val="22"/>
  </w:num>
  <w:num w:numId="176">
    <w:abstractNumId w:val="22"/>
  </w:num>
  <w:num w:numId="177">
    <w:abstractNumId w:val="22"/>
  </w:num>
  <w:num w:numId="178">
    <w:abstractNumId w:val="22"/>
  </w:num>
  <w:num w:numId="179">
    <w:abstractNumId w:val="22"/>
  </w:num>
  <w:num w:numId="180">
    <w:abstractNumId w:val="22"/>
  </w:num>
  <w:num w:numId="181">
    <w:abstractNumId w:val="22"/>
  </w:num>
  <w:num w:numId="182">
    <w:abstractNumId w:val="22"/>
  </w:num>
  <w:num w:numId="183">
    <w:abstractNumId w:val="22"/>
  </w:num>
  <w:num w:numId="184">
    <w:abstractNumId w:val="22"/>
  </w:num>
  <w:num w:numId="185">
    <w:abstractNumId w:val="22"/>
  </w:num>
  <w:num w:numId="186">
    <w:abstractNumId w:val="22"/>
  </w:num>
  <w:num w:numId="187">
    <w:abstractNumId w:val="22"/>
  </w:num>
  <w:num w:numId="188">
    <w:abstractNumId w:val="22"/>
  </w:num>
  <w:num w:numId="189">
    <w:abstractNumId w:val="22"/>
  </w:num>
  <w:num w:numId="190">
    <w:abstractNumId w:val="22"/>
  </w:num>
  <w:num w:numId="191">
    <w:abstractNumId w:val="22"/>
  </w:num>
  <w:num w:numId="192">
    <w:abstractNumId w:val="22"/>
  </w:num>
  <w:num w:numId="193">
    <w:abstractNumId w:val="22"/>
  </w:num>
  <w:num w:numId="194">
    <w:abstractNumId w:val="22"/>
  </w:num>
  <w:num w:numId="195">
    <w:abstractNumId w:val="22"/>
  </w:num>
  <w:num w:numId="196">
    <w:abstractNumId w:val="22"/>
  </w:num>
  <w:num w:numId="197">
    <w:abstractNumId w:val="22"/>
  </w:num>
  <w:num w:numId="198">
    <w:abstractNumId w:val="22"/>
  </w:num>
  <w:num w:numId="199">
    <w:abstractNumId w:val="22"/>
  </w:num>
  <w:num w:numId="200">
    <w:abstractNumId w:val="22"/>
  </w:num>
  <w:num w:numId="201">
    <w:abstractNumId w:val="22"/>
  </w:num>
  <w:num w:numId="202">
    <w:abstractNumId w:val="22"/>
  </w:num>
  <w:num w:numId="203">
    <w:abstractNumId w:val="22"/>
  </w:num>
  <w:num w:numId="204">
    <w:abstractNumId w:val="22"/>
  </w:num>
  <w:num w:numId="205">
    <w:abstractNumId w:val="22"/>
  </w:num>
  <w:num w:numId="206">
    <w:abstractNumId w:val="22"/>
  </w:num>
  <w:num w:numId="207">
    <w:abstractNumId w:val="22"/>
  </w:num>
  <w:num w:numId="208">
    <w:abstractNumId w:val="22"/>
  </w:num>
  <w:num w:numId="209">
    <w:abstractNumId w:val="22"/>
  </w:num>
  <w:num w:numId="210">
    <w:abstractNumId w:val="22"/>
  </w:num>
  <w:num w:numId="211">
    <w:abstractNumId w:val="22"/>
  </w:num>
  <w:num w:numId="212">
    <w:abstractNumId w:val="22"/>
  </w:num>
  <w:num w:numId="213">
    <w:abstractNumId w:val="22"/>
  </w:num>
  <w:num w:numId="214">
    <w:abstractNumId w:val="112"/>
  </w:num>
  <w:num w:numId="215">
    <w:abstractNumId w:val="166"/>
  </w:num>
  <w:num w:numId="216">
    <w:abstractNumId w:val="146"/>
  </w:num>
  <w:num w:numId="217">
    <w:abstractNumId w:val="194"/>
  </w:num>
  <w:num w:numId="218">
    <w:abstractNumId w:val="109"/>
  </w:num>
  <w:num w:numId="219">
    <w:abstractNumId w:val="173"/>
  </w:num>
  <w:num w:numId="220">
    <w:abstractNumId w:val="22"/>
  </w:num>
  <w:num w:numId="221">
    <w:abstractNumId w:val="22"/>
  </w:num>
  <w:num w:numId="222">
    <w:abstractNumId w:val="22"/>
  </w:num>
  <w:num w:numId="223">
    <w:abstractNumId w:val="22"/>
  </w:num>
  <w:num w:numId="224">
    <w:abstractNumId w:val="22"/>
  </w:num>
  <w:num w:numId="225">
    <w:abstractNumId w:val="22"/>
  </w:num>
  <w:num w:numId="226">
    <w:abstractNumId w:val="22"/>
  </w:num>
  <w:num w:numId="227">
    <w:abstractNumId w:val="22"/>
  </w:num>
  <w:num w:numId="228">
    <w:abstractNumId w:val="22"/>
  </w:num>
  <w:num w:numId="229">
    <w:abstractNumId w:val="22"/>
  </w:num>
  <w:num w:numId="230">
    <w:abstractNumId w:val="22"/>
  </w:num>
  <w:num w:numId="231">
    <w:abstractNumId w:val="22"/>
  </w:num>
  <w:num w:numId="232">
    <w:abstractNumId w:val="22"/>
  </w:num>
  <w:num w:numId="233">
    <w:abstractNumId w:val="22"/>
  </w:num>
  <w:num w:numId="234">
    <w:abstractNumId w:val="22"/>
  </w:num>
  <w:num w:numId="235">
    <w:abstractNumId w:val="22"/>
  </w:num>
  <w:num w:numId="236">
    <w:abstractNumId w:val="22"/>
  </w:num>
  <w:num w:numId="237">
    <w:abstractNumId w:val="21"/>
  </w:num>
  <w:num w:numId="238">
    <w:abstractNumId w:val="179"/>
  </w:num>
  <w:num w:numId="239">
    <w:abstractNumId w:val="78"/>
  </w:num>
  <w:num w:numId="240">
    <w:abstractNumId w:val="157"/>
  </w:num>
  <w:num w:numId="241">
    <w:abstractNumId w:val="40"/>
  </w:num>
  <w:num w:numId="242">
    <w:abstractNumId w:val="117"/>
  </w:num>
  <w:num w:numId="243">
    <w:abstractNumId w:val="152"/>
  </w:num>
  <w:num w:numId="244">
    <w:abstractNumId w:val="22"/>
  </w:num>
  <w:num w:numId="245">
    <w:abstractNumId w:val="22"/>
  </w:num>
  <w:num w:numId="246">
    <w:abstractNumId w:val="22"/>
  </w:num>
  <w:num w:numId="247">
    <w:abstractNumId w:val="66"/>
  </w:num>
  <w:num w:numId="248">
    <w:abstractNumId w:val="19"/>
  </w:num>
  <w:num w:numId="249">
    <w:abstractNumId w:val="50"/>
  </w:num>
  <w:num w:numId="250">
    <w:abstractNumId w:val="128"/>
  </w:num>
  <w:num w:numId="251">
    <w:abstractNumId w:val="169"/>
  </w:num>
  <w:num w:numId="252">
    <w:abstractNumId w:val="97"/>
  </w:num>
  <w:num w:numId="253">
    <w:abstractNumId w:val="177"/>
  </w:num>
  <w:num w:numId="254">
    <w:abstractNumId w:val="8"/>
  </w:num>
  <w:num w:numId="255">
    <w:abstractNumId w:val="123"/>
  </w:num>
  <w:num w:numId="256">
    <w:abstractNumId w:val="119"/>
  </w:num>
  <w:num w:numId="257">
    <w:abstractNumId w:val="110"/>
  </w:num>
  <w:num w:numId="258">
    <w:abstractNumId w:val="10"/>
  </w:num>
  <w:num w:numId="259">
    <w:abstractNumId w:val="149"/>
  </w:num>
  <w:num w:numId="260">
    <w:abstractNumId w:val="186"/>
  </w:num>
  <w:num w:numId="261">
    <w:abstractNumId w:val="162"/>
  </w:num>
  <w:num w:numId="262">
    <w:abstractNumId w:val="6"/>
  </w:num>
  <w:num w:numId="263">
    <w:abstractNumId w:val="90"/>
  </w:num>
  <w:num w:numId="264">
    <w:abstractNumId w:val="69"/>
  </w:num>
  <w:num w:numId="265">
    <w:abstractNumId w:val="147"/>
  </w:num>
  <w:num w:numId="266">
    <w:abstractNumId w:val="34"/>
  </w:num>
  <w:num w:numId="267">
    <w:abstractNumId w:val="176"/>
  </w:num>
  <w:num w:numId="268">
    <w:abstractNumId w:val="94"/>
  </w:num>
  <w:num w:numId="269">
    <w:abstractNumId w:val="101"/>
  </w:num>
  <w:num w:numId="270">
    <w:abstractNumId w:val="140"/>
  </w:num>
  <w:num w:numId="271">
    <w:abstractNumId w:val="53"/>
  </w:num>
  <w:num w:numId="272">
    <w:abstractNumId w:val="38"/>
  </w:num>
  <w:num w:numId="273">
    <w:abstractNumId w:val="41"/>
  </w:num>
  <w:num w:numId="274">
    <w:abstractNumId w:val="134"/>
  </w:num>
  <w:num w:numId="275">
    <w:abstractNumId w:val="108"/>
  </w:num>
  <w:num w:numId="276">
    <w:abstractNumId w:val="151"/>
  </w:num>
  <w:num w:numId="277">
    <w:abstractNumId w:val="73"/>
  </w:num>
  <w:num w:numId="278">
    <w:abstractNumId w:val="23"/>
  </w:num>
  <w:num w:numId="279">
    <w:abstractNumId w:val="32"/>
  </w:num>
  <w:num w:numId="280">
    <w:abstractNumId w:val="193"/>
  </w:num>
  <w:num w:numId="281">
    <w:abstractNumId w:val="70"/>
  </w:num>
  <w:num w:numId="282">
    <w:abstractNumId w:val="148"/>
  </w:num>
  <w:num w:numId="283">
    <w:abstractNumId w:val="22"/>
  </w:num>
  <w:num w:numId="284">
    <w:abstractNumId w:val="22"/>
  </w:num>
  <w:num w:numId="285">
    <w:abstractNumId w:val="22"/>
  </w:num>
  <w:num w:numId="286">
    <w:abstractNumId w:val="22"/>
  </w:num>
  <w:num w:numId="287">
    <w:abstractNumId w:val="22"/>
  </w:num>
  <w:num w:numId="288">
    <w:abstractNumId w:val="125"/>
  </w:num>
  <w:num w:numId="289">
    <w:abstractNumId w:val="0"/>
  </w:num>
  <w:num w:numId="290">
    <w:abstractNumId w:val="42"/>
  </w:num>
  <w:num w:numId="291">
    <w:abstractNumId w:val="33"/>
  </w:num>
  <w:num w:numId="292">
    <w:abstractNumId w:val="175"/>
  </w:num>
  <w:num w:numId="293">
    <w:abstractNumId w:val="107"/>
  </w:num>
  <w:num w:numId="294">
    <w:abstractNumId w:val="7"/>
  </w:num>
  <w:num w:numId="295">
    <w:abstractNumId w:val="115"/>
  </w:num>
  <w:num w:numId="296">
    <w:abstractNumId w:val="35"/>
  </w:num>
  <w:num w:numId="297">
    <w:abstractNumId w:val="87"/>
  </w:num>
  <w:num w:numId="298">
    <w:abstractNumId w:val="1"/>
  </w:num>
  <w:num w:numId="299">
    <w:abstractNumId w:val="188"/>
  </w:num>
  <w:num w:numId="300">
    <w:abstractNumId w:val="182"/>
  </w:num>
  <w:num w:numId="301">
    <w:abstractNumId w:val="189"/>
  </w:num>
  <w:num w:numId="302">
    <w:abstractNumId w:val="22"/>
  </w:num>
  <w:num w:numId="303">
    <w:abstractNumId w:val="168"/>
  </w:num>
  <w:num w:numId="304">
    <w:abstractNumId w:val="22"/>
  </w:num>
  <w:num w:numId="305">
    <w:abstractNumId w:val="22"/>
  </w:num>
  <w:num w:numId="306">
    <w:abstractNumId w:val="22"/>
  </w:num>
  <w:num w:numId="307">
    <w:abstractNumId w:val="22"/>
  </w:num>
  <w:num w:numId="308">
    <w:abstractNumId w:val="22"/>
  </w:num>
  <w:num w:numId="309">
    <w:abstractNumId w:val="22"/>
  </w:num>
  <w:num w:numId="310">
    <w:abstractNumId w:val="22"/>
  </w:num>
  <w:num w:numId="311">
    <w:abstractNumId w:val="22"/>
  </w:num>
  <w:num w:numId="312">
    <w:abstractNumId w:val="22"/>
  </w:num>
  <w:num w:numId="313">
    <w:abstractNumId w:val="22"/>
  </w:num>
  <w:num w:numId="314">
    <w:abstractNumId w:val="22"/>
  </w:num>
  <w:num w:numId="315">
    <w:abstractNumId w:val="22"/>
  </w:num>
  <w:num w:numId="316">
    <w:abstractNumId w:val="22"/>
  </w:num>
  <w:num w:numId="317">
    <w:abstractNumId w:val="22"/>
  </w:num>
  <w:num w:numId="318">
    <w:abstractNumId w:val="22"/>
  </w:num>
  <w:num w:numId="319">
    <w:abstractNumId w:val="22"/>
  </w:num>
  <w:num w:numId="320">
    <w:abstractNumId w:val="22"/>
  </w:num>
  <w:num w:numId="3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5"/>
  </w:num>
  <w:num w:numId="323">
    <w:abstractNumId w:val="22"/>
  </w:num>
  <w:num w:numId="324">
    <w:abstractNumId w:val="25"/>
  </w:num>
  <w:num w:numId="325">
    <w:abstractNumId w:val="25"/>
  </w:num>
  <w:num w:numId="326">
    <w:abstractNumId w:val="25"/>
  </w:num>
  <w:num w:numId="327">
    <w:abstractNumId w:val="22"/>
  </w:num>
  <w:num w:numId="328">
    <w:abstractNumId w:val="49"/>
  </w:num>
  <w:num w:numId="329">
    <w:abstractNumId w:val="59"/>
  </w:num>
  <w:num w:numId="330">
    <w:abstractNumId w:val="36"/>
  </w:num>
  <w:num w:numId="331">
    <w:abstractNumId w:val="154"/>
  </w:num>
  <w:num w:numId="332">
    <w:abstractNumId w:val="48"/>
  </w:num>
  <w:num w:numId="333">
    <w:abstractNumId w:val="45"/>
  </w:num>
  <w:num w:numId="334">
    <w:abstractNumId w:val="22"/>
  </w:num>
  <w:num w:numId="335">
    <w:abstractNumId w:val="60"/>
  </w:num>
  <w:num w:numId="336">
    <w:abstractNumId w:val="77"/>
  </w:num>
  <w:num w:numId="337">
    <w:abstractNumId w:val="138"/>
  </w:num>
  <w:num w:numId="338">
    <w:abstractNumId w:val="165"/>
  </w:num>
  <w:num w:numId="339">
    <w:abstractNumId w:val="102"/>
  </w:num>
  <w:num w:numId="340">
    <w:abstractNumId w:val="54"/>
  </w:num>
  <w:numIdMacAtCleanup w:val="33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rson w15:author="Pallavi N">
    <w15:presenceInfo w15:providerId="None" w15:userId="Pallavi 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FB"/>
    <w:rsid w:val="00003D0C"/>
    <w:rsid w:val="00005A12"/>
    <w:rsid w:val="00005C96"/>
    <w:rsid w:val="000065A9"/>
    <w:rsid w:val="000149B1"/>
    <w:rsid w:val="000177A1"/>
    <w:rsid w:val="00027D03"/>
    <w:rsid w:val="0003151B"/>
    <w:rsid w:val="00042D35"/>
    <w:rsid w:val="000433F2"/>
    <w:rsid w:val="0004410C"/>
    <w:rsid w:val="000510A2"/>
    <w:rsid w:val="00051AD9"/>
    <w:rsid w:val="00060513"/>
    <w:rsid w:val="00061277"/>
    <w:rsid w:val="00064BB1"/>
    <w:rsid w:val="00065DA9"/>
    <w:rsid w:val="000720F2"/>
    <w:rsid w:val="00075C4B"/>
    <w:rsid w:val="00076AED"/>
    <w:rsid w:val="00086546"/>
    <w:rsid w:val="0009259D"/>
    <w:rsid w:val="000951A4"/>
    <w:rsid w:val="00097950"/>
    <w:rsid w:val="000A21A5"/>
    <w:rsid w:val="000B2EEB"/>
    <w:rsid w:val="000B5EF4"/>
    <w:rsid w:val="000C5EA9"/>
    <w:rsid w:val="000C751B"/>
    <w:rsid w:val="000D0AC7"/>
    <w:rsid w:val="000D0ACB"/>
    <w:rsid w:val="000D28D8"/>
    <w:rsid w:val="000E045E"/>
    <w:rsid w:val="000E28B0"/>
    <w:rsid w:val="000E7B12"/>
    <w:rsid w:val="000F7C4E"/>
    <w:rsid w:val="001011E7"/>
    <w:rsid w:val="001036FF"/>
    <w:rsid w:val="00103D8E"/>
    <w:rsid w:val="00105B19"/>
    <w:rsid w:val="00121E3A"/>
    <w:rsid w:val="001266CE"/>
    <w:rsid w:val="001325FD"/>
    <w:rsid w:val="00142273"/>
    <w:rsid w:val="00146550"/>
    <w:rsid w:val="00151D39"/>
    <w:rsid w:val="001532BF"/>
    <w:rsid w:val="001545B6"/>
    <w:rsid w:val="001552B0"/>
    <w:rsid w:val="00161AA9"/>
    <w:rsid w:val="00162205"/>
    <w:rsid w:val="0016488C"/>
    <w:rsid w:val="00170A76"/>
    <w:rsid w:val="0018043F"/>
    <w:rsid w:val="00185F77"/>
    <w:rsid w:val="001864D2"/>
    <w:rsid w:val="001A64AC"/>
    <w:rsid w:val="001B1C02"/>
    <w:rsid w:val="001C062E"/>
    <w:rsid w:val="001C4753"/>
    <w:rsid w:val="001D0549"/>
    <w:rsid w:val="001D082B"/>
    <w:rsid w:val="001D162A"/>
    <w:rsid w:val="001E42D4"/>
    <w:rsid w:val="001E4968"/>
    <w:rsid w:val="001E7FC9"/>
    <w:rsid w:val="001F3441"/>
    <w:rsid w:val="001F632B"/>
    <w:rsid w:val="002004D3"/>
    <w:rsid w:val="002006E7"/>
    <w:rsid w:val="00203B49"/>
    <w:rsid w:val="00211155"/>
    <w:rsid w:val="00211776"/>
    <w:rsid w:val="00211ADE"/>
    <w:rsid w:val="00213317"/>
    <w:rsid w:val="002148AE"/>
    <w:rsid w:val="00216ABF"/>
    <w:rsid w:val="00217C35"/>
    <w:rsid w:val="002216BA"/>
    <w:rsid w:val="002224AC"/>
    <w:rsid w:val="0022273D"/>
    <w:rsid w:val="00224490"/>
    <w:rsid w:val="00230C6E"/>
    <w:rsid w:val="002318AA"/>
    <w:rsid w:val="00241A07"/>
    <w:rsid w:val="002524DA"/>
    <w:rsid w:val="00253442"/>
    <w:rsid w:val="00253FC3"/>
    <w:rsid w:val="002577A1"/>
    <w:rsid w:val="002607F4"/>
    <w:rsid w:val="00264531"/>
    <w:rsid w:val="0026504E"/>
    <w:rsid w:val="0026622C"/>
    <w:rsid w:val="00277670"/>
    <w:rsid w:val="0028241C"/>
    <w:rsid w:val="00291942"/>
    <w:rsid w:val="002A2386"/>
    <w:rsid w:val="002A5C4C"/>
    <w:rsid w:val="002B240C"/>
    <w:rsid w:val="002B538B"/>
    <w:rsid w:val="002C40AF"/>
    <w:rsid w:val="002C66AA"/>
    <w:rsid w:val="002C7956"/>
    <w:rsid w:val="002D06CE"/>
    <w:rsid w:val="002D434E"/>
    <w:rsid w:val="002D7DD7"/>
    <w:rsid w:val="002E36A2"/>
    <w:rsid w:val="002E5576"/>
    <w:rsid w:val="002E6EF5"/>
    <w:rsid w:val="002E78C1"/>
    <w:rsid w:val="002F423B"/>
    <w:rsid w:val="002F534F"/>
    <w:rsid w:val="003070C9"/>
    <w:rsid w:val="00311645"/>
    <w:rsid w:val="00317664"/>
    <w:rsid w:val="0032655F"/>
    <w:rsid w:val="003303EC"/>
    <w:rsid w:val="00332FAF"/>
    <w:rsid w:val="003333D3"/>
    <w:rsid w:val="00334738"/>
    <w:rsid w:val="00343237"/>
    <w:rsid w:val="00346474"/>
    <w:rsid w:val="003479E2"/>
    <w:rsid w:val="00351FAA"/>
    <w:rsid w:val="00360DA4"/>
    <w:rsid w:val="00364650"/>
    <w:rsid w:val="00364A96"/>
    <w:rsid w:val="00366314"/>
    <w:rsid w:val="003738C5"/>
    <w:rsid w:val="00375713"/>
    <w:rsid w:val="00381AFD"/>
    <w:rsid w:val="00385034"/>
    <w:rsid w:val="00391CDA"/>
    <w:rsid w:val="003A4198"/>
    <w:rsid w:val="003B05C4"/>
    <w:rsid w:val="003B228A"/>
    <w:rsid w:val="003B7FAC"/>
    <w:rsid w:val="003C6C12"/>
    <w:rsid w:val="003D4256"/>
    <w:rsid w:val="003E375A"/>
    <w:rsid w:val="003E6EE6"/>
    <w:rsid w:val="003F29FB"/>
    <w:rsid w:val="003F3DCB"/>
    <w:rsid w:val="003F5F6A"/>
    <w:rsid w:val="0040200C"/>
    <w:rsid w:val="00406E8D"/>
    <w:rsid w:val="00415943"/>
    <w:rsid w:val="00417B77"/>
    <w:rsid w:val="00430676"/>
    <w:rsid w:val="00432A3D"/>
    <w:rsid w:val="004333A0"/>
    <w:rsid w:val="0043545B"/>
    <w:rsid w:val="00435FA8"/>
    <w:rsid w:val="004447D1"/>
    <w:rsid w:val="00444991"/>
    <w:rsid w:val="004522C1"/>
    <w:rsid w:val="0045245B"/>
    <w:rsid w:val="00460783"/>
    <w:rsid w:val="00467E56"/>
    <w:rsid w:val="0047137C"/>
    <w:rsid w:val="004806FE"/>
    <w:rsid w:val="004837C2"/>
    <w:rsid w:val="004844B1"/>
    <w:rsid w:val="00484DAD"/>
    <w:rsid w:val="00490B7F"/>
    <w:rsid w:val="00490BBF"/>
    <w:rsid w:val="004915CE"/>
    <w:rsid w:val="004946E8"/>
    <w:rsid w:val="004A7BF7"/>
    <w:rsid w:val="004B42E0"/>
    <w:rsid w:val="004B5D30"/>
    <w:rsid w:val="004B6FB5"/>
    <w:rsid w:val="004C5E90"/>
    <w:rsid w:val="004D2C83"/>
    <w:rsid w:val="004D3B8A"/>
    <w:rsid w:val="004D3F03"/>
    <w:rsid w:val="004E20D9"/>
    <w:rsid w:val="004E4024"/>
    <w:rsid w:val="004E4B87"/>
    <w:rsid w:val="004F1817"/>
    <w:rsid w:val="004F1C57"/>
    <w:rsid w:val="004F2180"/>
    <w:rsid w:val="004F3479"/>
    <w:rsid w:val="004F5A74"/>
    <w:rsid w:val="005066B7"/>
    <w:rsid w:val="0051206D"/>
    <w:rsid w:val="00520EEE"/>
    <w:rsid w:val="005240FD"/>
    <w:rsid w:val="00524A9C"/>
    <w:rsid w:val="00524EF0"/>
    <w:rsid w:val="005257FF"/>
    <w:rsid w:val="005276AF"/>
    <w:rsid w:val="00533EB0"/>
    <w:rsid w:val="005353D3"/>
    <w:rsid w:val="005519C6"/>
    <w:rsid w:val="00555E5A"/>
    <w:rsid w:val="00556245"/>
    <w:rsid w:val="005668A3"/>
    <w:rsid w:val="00573CA2"/>
    <w:rsid w:val="00576EFE"/>
    <w:rsid w:val="00577467"/>
    <w:rsid w:val="0058491D"/>
    <w:rsid w:val="00587C51"/>
    <w:rsid w:val="00593885"/>
    <w:rsid w:val="00593BA9"/>
    <w:rsid w:val="005A3E1E"/>
    <w:rsid w:val="005B234E"/>
    <w:rsid w:val="005B295F"/>
    <w:rsid w:val="005B5740"/>
    <w:rsid w:val="005B6152"/>
    <w:rsid w:val="005C06A6"/>
    <w:rsid w:val="005C4AD1"/>
    <w:rsid w:val="005C5213"/>
    <w:rsid w:val="005C6F1E"/>
    <w:rsid w:val="005D08A5"/>
    <w:rsid w:val="005D1326"/>
    <w:rsid w:val="005D40EF"/>
    <w:rsid w:val="005D4C82"/>
    <w:rsid w:val="005D7F38"/>
    <w:rsid w:val="005E154D"/>
    <w:rsid w:val="005E211F"/>
    <w:rsid w:val="005E2486"/>
    <w:rsid w:val="005E5788"/>
    <w:rsid w:val="005E5CFD"/>
    <w:rsid w:val="0061244C"/>
    <w:rsid w:val="006132CE"/>
    <w:rsid w:val="0061357F"/>
    <w:rsid w:val="006153DD"/>
    <w:rsid w:val="00616E29"/>
    <w:rsid w:val="00631526"/>
    <w:rsid w:val="0063323B"/>
    <w:rsid w:val="006340B6"/>
    <w:rsid w:val="006350B8"/>
    <w:rsid w:val="00636695"/>
    <w:rsid w:val="0064121E"/>
    <w:rsid w:val="00645591"/>
    <w:rsid w:val="00650EA3"/>
    <w:rsid w:val="00653497"/>
    <w:rsid w:val="006572A7"/>
    <w:rsid w:val="0066695D"/>
    <w:rsid w:val="00685869"/>
    <w:rsid w:val="00691AA7"/>
    <w:rsid w:val="00691F0D"/>
    <w:rsid w:val="0069731F"/>
    <w:rsid w:val="006A31B0"/>
    <w:rsid w:val="006A3322"/>
    <w:rsid w:val="006A6AFB"/>
    <w:rsid w:val="006B27F4"/>
    <w:rsid w:val="006B2A1F"/>
    <w:rsid w:val="006B6218"/>
    <w:rsid w:val="006C38A3"/>
    <w:rsid w:val="006C6B92"/>
    <w:rsid w:val="006C7CBD"/>
    <w:rsid w:val="006C7F73"/>
    <w:rsid w:val="006D4E1A"/>
    <w:rsid w:val="006E079B"/>
    <w:rsid w:val="006E0880"/>
    <w:rsid w:val="006E59F8"/>
    <w:rsid w:val="006E5F6A"/>
    <w:rsid w:val="006F47E8"/>
    <w:rsid w:val="00702F93"/>
    <w:rsid w:val="00712E7D"/>
    <w:rsid w:val="00716D3A"/>
    <w:rsid w:val="007217A8"/>
    <w:rsid w:val="007223A7"/>
    <w:rsid w:val="00722A3E"/>
    <w:rsid w:val="007262B5"/>
    <w:rsid w:val="00730C18"/>
    <w:rsid w:val="007321D4"/>
    <w:rsid w:val="00733AA5"/>
    <w:rsid w:val="007369BA"/>
    <w:rsid w:val="00740C11"/>
    <w:rsid w:val="0075418D"/>
    <w:rsid w:val="007674E2"/>
    <w:rsid w:val="00776199"/>
    <w:rsid w:val="00782EF2"/>
    <w:rsid w:val="00784AA1"/>
    <w:rsid w:val="00784D5D"/>
    <w:rsid w:val="00787E2C"/>
    <w:rsid w:val="0079375D"/>
    <w:rsid w:val="00794B78"/>
    <w:rsid w:val="00796497"/>
    <w:rsid w:val="007B41D1"/>
    <w:rsid w:val="007B5872"/>
    <w:rsid w:val="007C2CC2"/>
    <w:rsid w:val="007D6446"/>
    <w:rsid w:val="007D79B0"/>
    <w:rsid w:val="007E060C"/>
    <w:rsid w:val="007E4954"/>
    <w:rsid w:val="007F0AB7"/>
    <w:rsid w:val="007F22B2"/>
    <w:rsid w:val="008101A5"/>
    <w:rsid w:val="00812CF3"/>
    <w:rsid w:val="00816154"/>
    <w:rsid w:val="00821968"/>
    <w:rsid w:val="00821CF4"/>
    <w:rsid w:val="0082242E"/>
    <w:rsid w:val="008301C7"/>
    <w:rsid w:val="008321DE"/>
    <w:rsid w:val="00832F3D"/>
    <w:rsid w:val="00835035"/>
    <w:rsid w:val="00840AE1"/>
    <w:rsid w:val="00842977"/>
    <w:rsid w:val="00846432"/>
    <w:rsid w:val="0084643E"/>
    <w:rsid w:val="0085044F"/>
    <w:rsid w:val="008517D1"/>
    <w:rsid w:val="008530E2"/>
    <w:rsid w:val="00867DE9"/>
    <w:rsid w:val="008757E3"/>
    <w:rsid w:val="00876FB6"/>
    <w:rsid w:val="00881D97"/>
    <w:rsid w:val="0088384E"/>
    <w:rsid w:val="008857F2"/>
    <w:rsid w:val="008951F1"/>
    <w:rsid w:val="008A681E"/>
    <w:rsid w:val="008A7285"/>
    <w:rsid w:val="008B6E26"/>
    <w:rsid w:val="008B7465"/>
    <w:rsid w:val="008B7A8F"/>
    <w:rsid w:val="008C2583"/>
    <w:rsid w:val="008C4865"/>
    <w:rsid w:val="008D3D6A"/>
    <w:rsid w:val="008D7C5D"/>
    <w:rsid w:val="008E314D"/>
    <w:rsid w:val="008F044C"/>
    <w:rsid w:val="008F48E2"/>
    <w:rsid w:val="008F6B17"/>
    <w:rsid w:val="008F7F39"/>
    <w:rsid w:val="00902AE7"/>
    <w:rsid w:val="00912FCC"/>
    <w:rsid w:val="00914205"/>
    <w:rsid w:val="009173C5"/>
    <w:rsid w:val="00922A3D"/>
    <w:rsid w:val="0092489A"/>
    <w:rsid w:val="00926EA5"/>
    <w:rsid w:val="00934253"/>
    <w:rsid w:val="009444D7"/>
    <w:rsid w:val="00946596"/>
    <w:rsid w:val="00947F69"/>
    <w:rsid w:val="00952088"/>
    <w:rsid w:val="009523E5"/>
    <w:rsid w:val="00953B10"/>
    <w:rsid w:val="00956A58"/>
    <w:rsid w:val="009642C7"/>
    <w:rsid w:val="00970F2F"/>
    <w:rsid w:val="00970F8F"/>
    <w:rsid w:val="00974620"/>
    <w:rsid w:val="009864B1"/>
    <w:rsid w:val="0099240E"/>
    <w:rsid w:val="009931A8"/>
    <w:rsid w:val="009938CF"/>
    <w:rsid w:val="009A360D"/>
    <w:rsid w:val="009A4174"/>
    <w:rsid w:val="009B3702"/>
    <w:rsid w:val="009C090C"/>
    <w:rsid w:val="009C102C"/>
    <w:rsid w:val="009C1892"/>
    <w:rsid w:val="009D077F"/>
    <w:rsid w:val="009D5A06"/>
    <w:rsid w:val="009D6200"/>
    <w:rsid w:val="009D6A86"/>
    <w:rsid w:val="009E122A"/>
    <w:rsid w:val="009E47F7"/>
    <w:rsid w:val="009E7F1C"/>
    <w:rsid w:val="009F7FF3"/>
    <w:rsid w:val="00A00EDD"/>
    <w:rsid w:val="00A027A3"/>
    <w:rsid w:val="00A07A4B"/>
    <w:rsid w:val="00A10493"/>
    <w:rsid w:val="00A200B5"/>
    <w:rsid w:val="00A23DEF"/>
    <w:rsid w:val="00A24BE9"/>
    <w:rsid w:val="00A262F7"/>
    <w:rsid w:val="00A26922"/>
    <w:rsid w:val="00A34EC3"/>
    <w:rsid w:val="00A52B3A"/>
    <w:rsid w:val="00A5345E"/>
    <w:rsid w:val="00A53527"/>
    <w:rsid w:val="00A54EB8"/>
    <w:rsid w:val="00A766D0"/>
    <w:rsid w:val="00A82AB2"/>
    <w:rsid w:val="00A82AD5"/>
    <w:rsid w:val="00A84171"/>
    <w:rsid w:val="00A942D8"/>
    <w:rsid w:val="00AA1204"/>
    <w:rsid w:val="00AA20F9"/>
    <w:rsid w:val="00AA2713"/>
    <w:rsid w:val="00AB318C"/>
    <w:rsid w:val="00AB4D68"/>
    <w:rsid w:val="00AB4E26"/>
    <w:rsid w:val="00AB6244"/>
    <w:rsid w:val="00AC7A99"/>
    <w:rsid w:val="00AD2A11"/>
    <w:rsid w:val="00AD5310"/>
    <w:rsid w:val="00AD534D"/>
    <w:rsid w:val="00AD62CF"/>
    <w:rsid w:val="00AE1B0D"/>
    <w:rsid w:val="00B02EF1"/>
    <w:rsid w:val="00B03032"/>
    <w:rsid w:val="00B0736C"/>
    <w:rsid w:val="00B14C7B"/>
    <w:rsid w:val="00B163AB"/>
    <w:rsid w:val="00B3729D"/>
    <w:rsid w:val="00B4036C"/>
    <w:rsid w:val="00B41D40"/>
    <w:rsid w:val="00B4419A"/>
    <w:rsid w:val="00B45A0E"/>
    <w:rsid w:val="00B513BB"/>
    <w:rsid w:val="00B5255F"/>
    <w:rsid w:val="00B639CF"/>
    <w:rsid w:val="00B651F4"/>
    <w:rsid w:val="00B72A7E"/>
    <w:rsid w:val="00B77F91"/>
    <w:rsid w:val="00B8499D"/>
    <w:rsid w:val="00B86A57"/>
    <w:rsid w:val="00B9578A"/>
    <w:rsid w:val="00B9725A"/>
    <w:rsid w:val="00BA244A"/>
    <w:rsid w:val="00BA7EBF"/>
    <w:rsid w:val="00BB170B"/>
    <w:rsid w:val="00BD075D"/>
    <w:rsid w:val="00BD1CA8"/>
    <w:rsid w:val="00BD5A3B"/>
    <w:rsid w:val="00BD6CFC"/>
    <w:rsid w:val="00BE0FDC"/>
    <w:rsid w:val="00BE16D7"/>
    <w:rsid w:val="00BE1CC9"/>
    <w:rsid w:val="00BF7644"/>
    <w:rsid w:val="00C00E20"/>
    <w:rsid w:val="00C03697"/>
    <w:rsid w:val="00C03F75"/>
    <w:rsid w:val="00C12A36"/>
    <w:rsid w:val="00C12C5E"/>
    <w:rsid w:val="00C15188"/>
    <w:rsid w:val="00C35985"/>
    <w:rsid w:val="00C36073"/>
    <w:rsid w:val="00C365A6"/>
    <w:rsid w:val="00C41AD0"/>
    <w:rsid w:val="00C465F1"/>
    <w:rsid w:val="00C46A8C"/>
    <w:rsid w:val="00C47259"/>
    <w:rsid w:val="00C50FE4"/>
    <w:rsid w:val="00C56885"/>
    <w:rsid w:val="00C645DC"/>
    <w:rsid w:val="00C70E8B"/>
    <w:rsid w:val="00C7141E"/>
    <w:rsid w:val="00C71A46"/>
    <w:rsid w:val="00C76928"/>
    <w:rsid w:val="00C816B6"/>
    <w:rsid w:val="00C8385D"/>
    <w:rsid w:val="00C86F04"/>
    <w:rsid w:val="00CA793D"/>
    <w:rsid w:val="00CB42C8"/>
    <w:rsid w:val="00CB4E28"/>
    <w:rsid w:val="00CC02D4"/>
    <w:rsid w:val="00CC03AF"/>
    <w:rsid w:val="00CC3923"/>
    <w:rsid w:val="00CF580B"/>
    <w:rsid w:val="00CF76D7"/>
    <w:rsid w:val="00CF7818"/>
    <w:rsid w:val="00D0335A"/>
    <w:rsid w:val="00D033BF"/>
    <w:rsid w:val="00D036BF"/>
    <w:rsid w:val="00D0405F"/>
    <w:rsid w:val="00D0469A"/>
    <w:rsid w:val="00D058D9"/>
    <w:rsid w:val="00D1001F"/>
    <w:rsid w:val="00D17653"/>
    <w:rsid w:val="00D27F39"/>
    <w:rsid w:val="00D30219"/>
    <w:rsid w:val="00D31F26"/>
    <w:rsid w:val="00D34B92"/>
    <w:rsid w:val="00D36873"/>
    <w:rsid w:val="00D54850"/>
    <w:rsid w:val="00D7068E"/>
    <w:rsid w:val="00D7147A"/>
    <w:rsid w:val="00D82122"/>
    <w:rsid w:val="00D923CD"/>
    <w:rsid w:val="00D93C10"/>
    <w:rsid w:val="00D95715"/>
    <w:rsid w:val="00D97472"/>
    <w:rsid w:val="00DB19FE"/>
    <w:rsid w:val="00DB1F3A"/>
    <w:rsid w:val="00DB2D63"/>
    <w:rsid w:val="00DC09BB"/>
    <w:rsid w:val="00DC7811"/>
    <w:rsid w:val="00DD1B9D"/>
    <w:rsid w:val="00DD5CFA"/>
    <w:rsid w:val="00DD79A5"/>
    <w:rsid w:val="00DE3B22"/>
    <w:rsid w:val="00DE3E75"/>
    <w:rsid w:val="00DF2D62"/>
    <w:rsid w:val="00E03652"/>
    <w:rsid w:val="00E05477"/>
    <w:rsid w:val="00E056CD"/>
    <w:rsid w:val="00E129AC"/>
    <w:rsid w:val="00E14C8F"/>
    <w:rsid w:val="00E214B6"/>
    <w:rsid w:val="00E35298"/>
    <w:rsid w:val="00E3732F"/>
    <w:rsid w:val="00E377B6"/>
    <w:rsid w:val="00E40534"/>
    <w:rsid w:val="00E43F81"/>
    <w:rsid w:val="00E52028"/>
    <w:rsid w:val="00E52883"/>
    <w:rsid w:val="00E556F1"/>
    <w:rsid w:val="00E60111"/>
    <w:rsid w:val="00E65D6A"/>
    <w:rsid w:val="00E66887"/>
    <w:rsid w:val="00E6696A"/>
    <w:rsid w:val="00E84122"/>
    <w:rsid w:val="00E85607"/>
    <w:rsid w:val="00E87467"/>
    <w:rsid w:val="00E8763D"/>
    <w:rsid w:val="00E91BCD"/>
    <w:rsid w:val="00E91D31"/>
    <w:rsid w:val="00EA10CF"/>
    <w:rsid w:val="00EA525C"/>
    <w:rsid w:val="00EA5422"/>
    <w:rsid w:val="00EA6FFC"/>
    <w:rsid w:val="00EB6D3D"/>
    <w:rsid w:val="00EC0D15"/>
    <w:rsid w:val="00ED16BD"/>
    <w:rsid w:val="00ED2063"/>
    <w:rsid w:val="00EE1585"/>
    <w:rsid w:val="00EE18B2"/>
    <w:rsid w:val="00EE3311"/>
    <w:rsid w:val="00EE5319"/>
    <w:rsid w:val="00F0174E"/>
    <w:rsid w:val="00F05FC4"/>
    <w:rsid w:val="00F06280"/>
    <w:rsid w:val="00F07417"/>
    <w:rsid w:val="00F164F1"/>
    <w:rsid w:val="00F16CC2"/>
    <w:rsid w:val="00F23269"/>
    <w:rsid w:val="00F27E97"/>
    <w:rsid w:val="00F35DE6"/>
    <w:rsid w:val="00F51862"/>
    <w:rsid w:val="00F62136"/>
    <w:rsid w:val="00F709E4"/>
    <w:rsid w:val="00F729AC"/>
    <w:rsid w:val="00F81EB7"/>
    <w:rsid w:val="00FA1B09"/>
    <w:rsid w:val="00FB4F22"/>
    <w:rsid w:val="00FB5C90"/>
    <w:rsid w:val="00FB683F"/>
    <w:rsid w:val="00FB7735"/>
    <w:rsid w:val="00FC03DF"/>
    <w:rsid w:val="00FC2462"/>
    <w:rsid w:val="00FC25D7"/>
    <w:rsid w:val="00FC49EC"/>
    <w:rsid w:val="00FD0133"/>
    <w:rsid w:val="00FD08ED"/>
    <w:rsid w:val="00FD33F0"/>
    <w:rsid w:val="00FD4051"/>
    <w:rsid w:val="00FE3DC5"/>
    <w:rsid w:val="00FE424B"/>
    <w:rsid w:val="00FF0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E086AF"/>
  <w15:docId w15:val="{0782E2FE-C349-41C2-AB2B-CFC1C950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A57"/>
    <w:rPr>
      <w:rFonts w:ascii="Calibri" w:eastAsia="Times New Roman" w:hAnsi="Calibri" w:cs="Times New Roman"/>
      <w:lang w:bidi="kn-IN"/>
    </w:rPr>
  </w:style>
  <w:style w:type="paragraph" w:styleId="Heading1">
    <w:name w:val="heading 1"/>
    <w:aliases w:val="Section,H1,Section Heading,Chapter Headline,Header1,Headline1,No numbers,Mil Para 1,Num-Para,Para,h1"/>
    <w:basedOn w:val="Normal"/>
    <w:next w:val="Normal"/>
    <w:link w:val="Heading1Char"/>
    <w:autoRedefine/>
    <w:qFormat/>
    <w:rsid w:val="0085044F"/>
    <w:pPr>
      <w:keepNext/>
      <w:numPr>
        <w:numId w:val="132"/>
      </w:numPr>
      <w:spacing w:before="240" w:after="240" w:line="240" w:lineRule="auto"/>
      <w:jc w:val="center"/>
      <w:outlineLvl w:val="0"/>
    </w:pPr>
    <w:rPr>
      <w:rFonts w:ascii="Arial" w:hAnsi="Arial"/>
      <w:b/>
      <w:sz w:val="28"/>
      <w:szCs w:val="20"/>
      <w:lang w:bidi="ar-SA"/>
    </w:rPr>
  </w:style>
  <w:style w:type="paragraph" w:styleId="Heading2">
    <w:name w:val="heading 2"/>
    <w:aliases w:val="H2"/>
    <w:basedOn w:val="Normal"/>
    <w:next w:val="Normal"/>
    <w:link w:val="Heading2Char"/>
    <w:autoRedefine/>
    <w:qFormat/>
    <w:rsid w:val="000C751B"/>
    <w:pPr>
      <w:keepNext/>
      <w:keepLines/>
      <w:numPr>
        <w:ilvl w:val="1"/>
        <w:numId w:val="132"/>
      </w:numPr>
      <w:shd w:val="clear" w:color="auto" w:fill="FFFFFF" w:themeFill="background1"/>
      <w:spacing w:before="180" w:after="120" w:line="240" w:lineRule="auto"/>
      <w:outlineLvl w:val="1"/>
    </w:pPr>
    <w:rPr>
      <w:rFonts w:ascii="Arial" w:hAnsi="Arial" w:cs="Arial"/>
      <w:b/>
      <w:bCs/>
      <w:color w:val="000000" w:themeColor="text1"/>
      <w:sz w:val="26"/>
      <w:szCs w:val="20"/>
      <w:lang w:bidi="ar-SA"/>
    </w:rPr>
  </w:style>
  <w:style w:type="paragraph" w:styleId="Heading3">
    <w:name w:val="heading 3"/>
    <w:aliases w:val="H3"/>
    <w:basedOn w:val="BodyText3"/>
    <w:next w:val="Normal"/>
    <w:link w:val="Heading3Char"/>
    <w:autoRedefine/>
    <w:uiPriority w:val="9"/>
    <w:unhideWhenUsed/>
    <w:qFormat/>
    <w:rsid w:val="000C751B"/>
    <w:pPr>
      <w:numPr>
        <w:numId w:val="50"/>
      </w:numPr>
      <w:spacing w:before="0" w:after="0" w:line="480" w:lineRule="auto"/>
      <w:jc w:val="left"/>
      <w:outlineLvl w:val="2"/>
    </w:pPr>
    <w:rPr>
      <w:rFonts w:eastAsia="SimSun" w:cs="Arial"/>
      <w:b/>
      <w:sz w:val="24"/>
      <w:lang w:bidi="kn-IN"/>
    </w:rPr>
  </w:style>
  <w:style w:type="paragraph" w:styleId="Heading4">
    <w:name w:val="heading 4"/>
    <w:basedOn w:val="Normal"/>
    <w:next w:val="Normal"/>
    <w:link w:val="Heading4Char"/>
    <w:autoRedefine/>
    <w:uiPriority w:val="9"/>
    <w:unhideWhenUsed/>
    <w:qFormat/>
    <w:rsid w:val="00D0469A"/>
    <w:pPr>
      <w:keepNext/>
      <w:keepLines/>
      <w:numPr>
        <w:ilvl w:val="3"/>
        <w:numId w:val="17"/>
      </w:numPr>
      <w:spacing w:before="200" w:after="0"/>
      <w:outlineLvl w:val="3"/>
    </w:pPr>
    <w:rPr>
      <w:rFonts w:ascii="Arial" w:eastAsiaTheme="majorEastAsia" w:hAnsi="Arial" w:cs="Arial"/>
      <w:bCs/>
      <w:iCs/>
      <w:color w:val="000000" w:themeColor="text1"/>
      <w:sz w:val="18"/>
      <w:szCs w:val="18"/>
    </w:rPr>
  </w:style>
  <w:style w:type="paragraph" w:styleId="Heading5">
    <w:name w:val="heading 5"/>
    <w:aliases w:val="H1 shishir"/>
    <w:basedOn w:val="Normal"/>
    <w:next w:val="Normal"/>
    <w:link w:val="Heading5Char"/>
    <w:uiPriority w:val="9"/>
    <w:unhideWhenUsed/>
    <w:qFormat/>
    <w:rsid w:val="00740C11"/>
    <w:pPr>
      <w:keepNext/>
      <w:keepLines/>
      <w:spacing w:before="40" w:after="0"/>
      <w:outlineLvl w:val="4"/>
    </w:pPr>
    <w:rPr>
      <w:rFonts w:ascii="Arial" w:eastAsiaTheme="majorEastAsia" w:hAnsi="Arial" w:cstheme="majorBidi"/>
      <w:b/>
      <w:color w:val="000000" w:themeColor="tex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H1 Char,Section Heading Char,Chapter Headline Char,Header1 Char,Headline1 Char,No numbers Char,Mil Para 1 Char,Num-Para Char,Para Char,h1 Char"/>
    <w:basedOn w:val="DefaultParagraphFont"/>
    <w:link w:val="Heading1"/>
    <w:rsid w:val="0085044F"/>
    <w:rPr>
      <w:rFonts w:ascii="Arial" w:eastAsia="Times New Roman" w:hAnsi="Arial" w:cs="Times New Roman"/>
      <w:b/>
      <w:sz w:val="28"/>
      <w:szCs w:val="20"/>
    </w:rPr>
  </w:style>
  <w:style w:type="character" w:customStyle="1" w:styleId="Heading2Char">
    <w:name w:val="Heading 2 Char"/>
    <w:aliases w:val="H2 Char"/>
    <w:basedOn w:val="DefaultParagraphFont"/>
    <w:link w:val="Heading2"/>
    <w:rsid w:val="000C751B"/>
    <w:rPr>
      <w:rFonts w:ascii="Arial" w:eastAsia="Times New Roman" w:hAnsi="Arial" w:cs="Arial"/>
      <w:b/>
      <w:bCs/>
      <w:color w:val="000000" w:themeColor="text1"/>
      <w:sz w:val="26"/>
      <w:szCs w:val="20"/>
      <w:shd w:val="clear" w:color="auto" w:fill="FFFFFF" w:themeFill="background1"/>
    </w:rPr>
  </w:style>
  <w:style w:type="paragraph" w:styleId="BodyText3">
    <w:name w:val="Body Text 3"/>
    <w:basedOn w:val="Normal"/>
    <w:link w:val="BodyText3Char"/>
    <w:rsid w:val="00142273"/>
    <w:pPr>
      <w:spacing w:before="120" w:after="120" w:line="240" w:lineRule="auto"/>
      <w:jc w:val="both"/>
    </w:pPr>
    <w:rPr>
      <w:rFonts w:ascii="Arial" w:hAnsi="Arial"/>
      <w:szCs w:val="20"/>
      <w:lang w:bidi="ar-SA"/>
    </w:rPr>
  </w:style>
  <w:style w:type="character" w:customStyle="1" w:styleId="BodyText3Char">
    <w:name w:val="Body Text 3 Char"/>
    <w:basedOn w:val="DefaultParagraphFont"/>
    <w:link w:val="BodyText3"/>
    <w:rsid w:val="00142273"/>
    <w:rPr>
      <w:rFonts w:ascii="Arial" w:eastAsia="Times New Roman" w:hAnsi="Arial" w:cs="Times New Roman"/>
      <w:szCs w:val="20"/>
    </w:rPr>
  </w:style>
  <w:style w:type="character" w:customStyle="1" w:styleId="Heading3Char">
    <w:name w:val="Heading 3 Char"/>
    <w:aliases w:val="H3 Char"/>
    <w:basedOn w:val="DefaultParagraphFont"/>
    <w:link w:val="Heading3"/>
    <w:uiPriority w:val="9"/>
    <w:rsid w:val="000C751B"/>
    <w:rPr>
      <w:rFonts w:ascii="Arial" w:eastAsia="SimSun" w:hAnsi="Arial" w:cs="Arial"/>
      <w:b/>
      <w:sz w:val="24"/>
      <w:szCs w:val="20"/>
      <w:lang w:bidi="kn-IN"/>
    </w:rPr>
  </w:style>
  <w:style w:type="character" w:customStyle="1" w:styleId="Heading4Char">
    <w:name w:val="Heading 4 Char"/>
    <w:basedOn w:val="DefaultParagraphFont"/>
    <w:link w:val="Heading4"/>
    <w:uiPriority w:val="9"/>
    <w:rsid w:val="00D0469A"/>
    <w:rPr>
      <w:rFonts w:ascii="Arial" w:eastAsiaTheme="majorEastAsia" w:hAnsi="Arial" w:cs="Arial"/>
      <w:bCs/>
      <w:iCs/>
      <w:color w:val="000000" w:themeColor="text1"/>
      <w:sz w:val="18"/>
      <w:szCs w:val="18"/>
      <w:lang w:bidi="kn-IN"/>
    </w:rPr>
  </w:style>
  <w:style w:type="character" w:customStyle="1" w:styleId="Heading5Char">
    <w:name w:val="Heading 5 Char"/>
    <w:aliases w:val="H1 shishir Char"/>
    <w:basedOn w:val="DefaultParagraphFont"/>
    <w:link w:val="Heading5"/>
    <w:uiPriority w:val="9"/>
    <w:rsid w:val="00740C11"/>
    <w:rPr>
      <w:rFonts w:ascii="Arial" w:eastAsiaTheme="majorEastAsia" w:hAnsi="Arial" w:cstheme="majorBidi"/>
      <w:b/>
      <w:color w:val="000000" w:themeColor="text1"/>
      <w:sz w:val="36"/>
      <w:lang w:bidi="kn-IN"/>
    </w:rPr>
  </w:style>
  <w:style w:type="paragraph" w:styleId="Header">
    <w:name w:val="header"/>
    <w:basedOn w:val="Normal"/>
    <w:link w:val="HeaderChar"/>
    <w:uiPriority w:val="99"/>
    <w:unhideWhenUsed/>
    <w:rsid w:val="00B86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A57"/>
  </w:style>
  <w:style w:type="paragraph" w:styleId="Footer">
    <w:name w:val="footer"/>
    <w:basedOn w:val="Normal"/>
    <w:link w:val="FooterChar"/>
    <w:uiPriority w:val="99"/>
    <w:unhideWhenUsed/>
    <w:rsid w:val="00B86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A57"/>
  </w:style>
  <w:style w:type="paragraph" w:styleId="BalloonText">
    <w:name w:val="Balloon Text"/>
    <w:basedOn w:val="Normal"/>
    <w:link w:val="BalloonTextChar"/>
    <w:uiPriority w:val="99"/>
    <w:semiHidden/>
    <w:unhideWhenUsed/>
    <w:rsid w:val="00B86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A57"/>
    <w:rPr>
      <w:rFonts w:ascii="Tahoma" w:hAnsi="Tahoma" w:cs="Tahoma"/>
      <w:sz w:val="16"/>
      <w:szCs w:val="16"/>
    </w:rPr>
  </w:style>
  <w:style w:type="paragraph" w:styleId="Title">
    <w:name w:val="Title"/>
    <w:basedOn w:val="Normal"/>
    <w:link w:val="TitleChar"/>
    <w:qFormat/>
    <w:rsid w:val="00B86A57"/>
    <w:pPr>
      <w:spacing w:before="180" w:after="120" w:line="240" w:lineRule="auto"/>
      <w:jc w:val="center"/>
    </w:pPr>
    <w:rPr>
      <w:rFonts w:ascii="Times New Roman" w:hAnsi="Times New Roman"/>
      <w:b/>
      <w:bCs/>
      <w:caps/>
      <w:sz w:val="36"/>
      <w:szCs w:val="24"/>
      <w:lang w:bidi="ar-SA"/>
    </w:rPr>
  </w:style>
  <w:style w:type="character" w:customStyle="1" w:styleId="TitleChar">
    <w:name w:val="Title Char"/>
    <w:basedOn w:val="DefaultParagraphFont"/>
    <w:link w:val="Title"/>
    <w:rsid w:val="00B86A57"/>
    <w:rPr>
      <w:rFonts w:ascii="Times New Roman" w:eastAsia="Times New Roman" w:hAnsi="Times New Roman" w:cs="Times New Roman"/>
      <w:b/>
      <w:bCs/>
      <w:caps/>
      <w:sz w:val="36"/>
      <w:szCs w:val="24"/>
    </w:rPr>
  </w:style>
  <w:style w:type="character" w:styleId="Hyperlink">
    <w:name w:val="Hyperlink"/>
    <w:uiPriority w:val="99"/>
    <w:rsid w:val="00B86A57"/>
    <w:rPr>
      <w:color w:val="0000FF"/>
      <w:u w:val="single"/>
    </w:rPr>
  </w:style>
  <w:style w:type="table" w:styleId="TableGrid">
    <w:name w:val="Table Grid"/>
    <w:basedOn w:val="TableNormal"/>
    <w:uiPriority w:val="59"/>
    <w:rsid w:val="00B86A5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lp1,List Paragraph1,List Paragraph11,List Paragraph1 Char Char,Figure_name,TOC style,Bullet OSM,Proposal Bullet List,Resume Title,Sub bullet,Bullet List,FooterText,1st Bullet Point"/>
    <w:basedOn w:val="Normal"/>
    <w:link w:val="ListParagraphChar"/>
    <w:uiPriority w:val="34"/>
    <w:qFormat/>
    <w:rsid w:val="0061244C"/>
    <w:pPr>
      <w:ind w:left="720"/>
      <w:contextualSpacing/>
    </w:pPr>
  </w:style>
  <w:style w:type="character" w:customStyle="1" w:styleId="ListParagraphChar">
    <w:name w:val="List Paragraph Char"/>
    <w:aliases w:val="lp1 Char,List Paragraph1 Char,List Paragraph11 Char,List Paragraph1 Char Char Char,Figure_name Char,TOC style Char,Bullet OSM Char,Proposal Bullet List Char,Resume Title Char,Sub bullet Char,Bullet List Char,FooterText Char"/>
    <w:basedOn w:val="DefaultParagraphFont"/>
    <w:link w:val="ListParagraph"/>
    <w:uiPriority w:val="34"/>
    <w:locked/>
    <w:rsid w:val="0061244C"/>
    <w:rPr>
      <w:rFonts w:ascii="Calibri" w:eastAsia="Times New Roman" w:hAnsi="Calibri" w:cs="Times New Roman"/>
      <w:lang w:bidi="kn-IN"/>
    </w:rPr>
  </w:style>
  <w:style w:type="paragraph" w:styleId="NoSpacing">
    <w:name w:val="No Spacing"/>
    <w:link w:val="NoSpacingChar"/>
    <w:uiPriority w:val="1"/>
    <w:qFormat/>
    <w:rsid w:val="00816154"/>
    <w:pPr>
      <w:spacing w:after="0" w:line="240" w:lineRule="auto"/>
    </w:pPr>
    <w:rPr>
      <w:rFonts w:eastAsiaTheme="minorEastAsia"/>
    </w:rPr>
  </w:style>
  <w:style w:type="character" w:customStyle="1" w:styleId="NoSpacingChar">
    <w:name w:val="No Spacing Char"/>
    <w:basedOn w:val="DefaultParagraphFont"/>
    <w:link w:val="NoSpacing"/>
    <w:uiPriority w:val="1"/>
    <w:rsid w:val="00816154"/>
    <w:rPr>
      <w:rFonts w:eastAsiaTheme="minorEastAsia"/>
    </w:rPr>
  </w:style>
  <w:style w:type="character" w:styleId="Strong">
    <w:name w:val="Strong"/>
    <w:basedOn w:val="DefaultParagraphFont"/>
    <w:uiPriority w:val="22"/>
    <w:qFormat/>
    <w:rsid w:val="00360DA4"/>
    <w:rPr>
      <w:b/>
      <w:bCs/>
    </w:rPr>
  </w:style>
  <w:style w:type="paragraph" w:styleId="NormalWeb">
    <w:name w:val="Normal (Web)"/>
    <w:basedOn w:val="Normal"/>
    <w:uiPriority w:val="99"/>
    <w:unhideWhenUsed/>
    <w:rsid w:val="00360DA4"/>
    <w:pPr>
      <w:spacing w:before="100" w:beforeAutospacing="1" w:after="100" w:afterAutospacing="1" w:line="240" w:lineRule="auto"/>
    </w:pPr>
    <w:rPr>
      <w:rFonts w:ascii="Times New Roman" w:hAnsi="Times New Roman"/>
      <w:sz w:val="24"/>
      <w:szCs w:val="24"/>
      <w:lang w:bidi="ar-SA"/>
    </w:rPr>
  </w:style>
  <w:style w:type="paragraph" w:styleId="TOCHeading">
    <w:name w:val="TOC Heading"/>
    <w:basedOn w:val="Heading1"/>
    <w:next w:val="Normal"/>
    <w:uiPriority w:val="39"/>
    <w:unhideWhenUsed/>
    <w:qFormat/>
    <w:rsid w:val="00D27F39"/>
    <w:pPr>
      <w:keepLines/>
      <w:numPr>
        <w:numId w:val="0"/>
      </w:numPr>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C365A6"/>
    <w:pPr>
      <w:tabs>
        <w:tab w:val="left" w:pos="440"/>
        <w:tab w:val="right" w:leader="dot" w:pos="9016"/>
      </w:tabs>
      <w:spacing w:after="100"/>
    </w:pPr>
  </w:style>
  <w:style w:type="paragraph" w:styleId="TOC2">
    <w:name w:val="toc 2"/>
    <w:basedOn w:val="Normal"/>
    <w:next w:val="Normal"/>
    <w:autoRedefine/>
    <w:uiPriority w:val="39"/>
    <w:unhideWhenUsed/>
    <w:rsid w:val="00D27F39"/>
    <w:pPr>
      <w:spacing w:after="100"/>
      <w:ind w:left="220"/>
    </w:pPr>
  </w:style>
  <w:style w:type="paragraph" w:styleId="TOC3">
    <w:name w:val="toc 3"/>
    <w:basedOn w:val="Normal"/>
    <w:next w:val="Normal"/>
    <w:autoRedefine/>
    <w:uiPriority w:val="39"/>
    <w:unhideWhenUsed/>
    <w:rsid w:val="00D27F39"/>
    <w:pPr>
      <w:spacing w:after="100"/>
      <w:ind w:left="440"/>
    </w:pPr>
  </w:style>
  <w:style w:type="paragraph" w:styleId="Revision">
    <w:name w:val="Revision"/>
    <w:hidden/>
    <w:uiPriority w:val="99"/>
    <w:semiHidden/>
    <w:rsid w:val="00B5255F"/>
    <w:pPr>
      <w:spacing w:after="0" w:line="240" w:lineRule="auto"/>
    </w:pPr>
    <w:rPr>
      <w:rFonts w:ascii="Calibri" w:eastAsia="Times New Roman" w:hAnsi="Calibri" w:cs="Times New Roman"/>
      <w:lang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70919">
      <w:bodyDiv w:val="1"/>
      <w:marLeft w:val="0"/>
      <w:marRight w:val="0"/>
      <w:marTop w:val="0"/>
      <w:marBottom w:val="0"/>
      <w:divBdr>
        <w:top w:val="none" w:sz="0" w:space="0" w:color="auto"/>
        <w:left w:val="none" w:sz="0" w:space="0" w:color="auto"/>
        <w:bottom w:val="none" w:sz="0" w:space="0" w:color="auto"/>
        <w:right w:val="none" w:sz="0" w:space="0" w:color="auto"/>
      </w:divBdr>
    </w:div>
    <w:div w:id="73549695">
      <w:bodyDiv w:val="1"/>
      <w:marLeft w:val="0"/>
      <w:marRight w:val="0"/>
      <w:marTop w:val="0"/>
      <w:marBottom w:val="0"/>
      <w:divBdr>
        <w:top w:val="none" w:sz="0" w:space="0" w:color="auto"/>
        <w:left w:val="none" w:sz="0" w:space="0" w:color="auto"/>
        <w:bottom w:val="none" w:sz="0" w:space="0" w:color="auto"/>
        <w:right w:val="none" w:sz="0" w:space="0" w:color="auto"/>
      </w:divBdr>
    </w:div>
    <w:div w:id="93325637">
      <w:bodyDiv w:val="1"/>
      <w:marLeft w:val="0"/>
      <w:marRight w:val="0"/>
      <w:marTop w:val="0"/>
      <w:marBottom w:val="0"/>
      <w:divBdr>
        <w:top w:val="none" w:sz="0" w:space="0" w:color="auto"/>
        <w:left w:val="none" w:sz="0" w:space="0" w:color="auto"/>
        <w:bottom w:val="none" w:sz="0" w:space="0" w:color="auto"/>
        <w:right w:val="none" w:sz="0" w:space="0" w:color="auto"/>
      </w:divBdr>
    </w:div>
    <w:div w:id="132529160">
      <w:bodyDiv w:val="1"/>
      <w:marLeft w:val="0"/>
      <w:marRight w:val="0"/>
      <w:marTop w:val="0"/>
      <w:marBottom w:val="0"/>
      <w:divBdr>
        <w:top w:val="none" w:sz="0" w:space="0" w:color="auto"/>
        <w:left w:val="none" w:sz="0" w:space="0" w:color="auto"/>
        <w:bottom w:val="none" w:sz="0" w:space="0" w:color="auto"/>
        <w:right w:val="none" w:sz="0" w:space="0" w:color="auto"/>
      </w:divBdr>
    </w:div>
    <w:div w:id="179972881">
      <w:bodyDiv w:val="1"/>
      <w:marLeft w:val="0"/>
      <w:marRight w:val="0"/>
      <w:marTop w:val="0"/>
      <w:marBottom w:val="0"/>
      <w:divBdr>
        <w:top w:val="none" w:sz="0" w:space="0" w:color="auto"/>
        <w:left w:val="none" w:sz="0" w:space="0" w:color="auto"/>
        <w:bottom w:val="none" w:sz="0" w:space="0" w:color="auto"/>
        <w:right w:val="none" w:sz="0" w:space="0" w:color="auto"/>
      </w:divBdr>
    </w:div>
    <w:div w:id="267812723">
      <w:bodyDiv w:val="1"/>
      <w:marLeft w:val="0"/>
      <w:marRight w:val="0"/>
      <w:marTop w:val="0"/>
      <w:marBottom w:val="0"/>
      <w:divBdr>
        <w:top w:val="none" w:sz="0" w:space="0" w:color="auto"/>
        <w:left w:val="none" w:sz="0" w:space="0" w:color="auto"/>
        <w:bottom w:val="none" w:sz="0" w:space="0" w:color="auto"/>
        <w:right w:val="none" w:sz="0" w:space="0" w:color="auto"/>
      </w:divBdr>
    </w:div>
    <w:div w:id="326060457">
      <w:bodyDiv w:val="1"/>
      <w:marLeft w:val="0"/>
      <w:marRight w:val="0"/>
      <w:marTop w:val="0"/>
      <w:marBottom w:val="0"/>
      <w:divBdr>
        <w:top w:val="none" w:sz="0" w:space="0" w:color="auto"/>
        <w:left w:val="none" w:sz="0" w:space="0" w:color="auto"/>
        <w:bottom w:val="none" w:sz="0" w:space="0" w:color="auto"/>
        <w:right w:val="none" w:sz="0" w:space="0" w:color="auto"/>
      </w:divBdr>
    </w:div>
    <w:div w:id="464743252">
      <w:bodyDiv w:val="1"/>
      <w:marLeft w:val="0"/>
      <w:marRight w:val="0"/>
      <w:marTop w:val="0"/>
      <w:marBottom w:val="0"/>
      <w:divBdr>
        <w:top w:val="none" w:sz="0" w:space="0" w:color="auto"/>
        <w:left w:val="none" w:sz="0" w:space="0" w:color="auto"/>
        <w:bottom w:val="none" w:sz="0" w:space="0" w:color="auto"/>
        <w:right w:val="none" w:sz="0" w:space="0" w:color="auto"/>
      </w:divBdr>
    </w:div>
    <w:div w:id="559446048">
      <w:bodyDiv w:val="1"/>
      <w:marLeft w:val="0"/>
      <w:marRight w:val="0"/>
      <w:marTop w:val="0"/>
      <w:marBottom w:val="0"/>
      <w:divBdr>
        <w:top w:val="none" w:sz="0" w:space="0" w:color="auto"/>
        <w:left w:val="none" w:sz="0" w:space="0" w:color="auto"/>
        <w:bottom w:val="none" w:sz="0" w:space="0" w:color="auto"/>
        <w:right w:val="none" w:sz="0" w:space="0" w:color="auto"/>
      </w:divBdr>
    </w:div>
    <w:div w:id="718478071">
      <w:bodyDiv w:val="1"/>
      <w:marLeft w:val="0"/>
      <w:marRight w:val="0"/>
      <w:marTop w:val="0"/>
      <w:marBottom w:val="0"/>
      <w:divBdr>
        <w:top w:val="none" w:sz="0" w:space="0" w:color="auto"/>
        <w:left w:val="none" w:sz="0" w:space="0" w:color="auto"/>
        <w:bottom w:val="none" w:sz="0" w:space="0" w:color="auto"/>
        <w:right w:val="none" w:sz="0" w:space="0" w:color="auto"/>
      </w:divBdr>
    </w:div>
    <w:div w:id="719522094">
      <w:bodyDiv w:val="1"/>
      <w:marLeft w:val="0"/>
      <w:marRight w:val="0"/>
      <w:marTop w:val="0"/>
      <w:marBottom w:val="0"/>
      <w:divBdr>
        <w:top w:val="none" w:sz="0" w:space="0" w:color="auto"/>
        <w:left w:val="none" w:sz="0" w:space="0" w:color="auto"/>
        <w:bottom w:val="none" w:sz="0" w:space="0" w:color="auto"/>
        <w:right w:val="none" w:sz="0" w:space="0" w:color="auto"/>
      </w:divBdr>
    </w:div>
    <w:div w:id="754012816">
      <w:bodyDiv w:val="1"/>
      <w:marLeft w:val="0"/>
      <w:marRight w:val="0"/>
      <w:marTop w:val="0"/>
      <w:marBottom w:val="0"/>
      <w:divBdr>
        <w:top w:val="none" w:sz="0" w:space="0" w:color="auto"/>
        <w:left w:val="none" w:sz="0" w:space="0" w:color="auto"/>
        <w:bottom w:val="none" w:sz="0" w:space="0" w:color="auto"/>
        <w:right w:val="none" w:sz="0" w:space="0" w:color="auto"/>
      </w:divBdr>
    </w:div>
    <w:div w:id="860239231">
      <w:bodyDiv w:val="1"/>
      <w:marLeft w:val="0"/>
      <w:marRight w:val="0"/>
      <w:marTop w:val="0"/>
      <w:marBottom w:val="0"/>
      <w:divBdr>
        <w:top w:val="none" w:sz="0" w:space="0" w:color="auto"/>
        <w:left w:val="none" w:sz="0" w:space="0" w:color="auto"/>
        <w:bottom w:val="none" w:sz="0" w:space="0" w:color="auto"/>
        <w:right w:val="none" w:sz="0" w:space="0" w:color="auto"/>
      </w:divBdr>
    </w:div>
    <w:div w:id="900365510">
      <w:bodyDiv w:val="1"/>
      <w:marLeft w:val="0"/>
      <w:marRight w:val="0"/>
      <w:marTop w:val="0"/>
      <w:marBottom w:val="0"/>
      <w:divBdr>
        <w:top w:val="none" w:sz="0" w:space="0" w:color="auto"/>
        <w:left w:val="none" w:sz="0" w:space="0" w:color="auto"/>
        <w:bottom w:val="none" w:sz="0" w:space="0" w:color="auto"/>
        <w:right w:val="none" w:sz="0" w:space="0" w:color="auto"/>
      </w:divBdr>
    </w:div>
    <w:div w:id="929235768">
      <w:bodyDiv w:val="1"/>
      <w:marLeft w:val="0"/>
      <w:marRight w:val="0"/>
      <w:marTop w:val="0"/>
      <w:marBottom w:val="0"/>
      <w:divBdr>
        <w:top w:val="none" w:sz="0" w:space="0" w:color="auto"/>
        <w:left w:val="none" w:sz="0" w:space="0" w:color="auto"/>
        <w:bottom w:val="none" w:sz="0" w:space="0" w:color="auto"/>
        <w:right w:val="none" w:sz="0" w:space="0" w:color="auto"/>
      </w:divBdr>
    </w:div>
    <w:div w:id="1012950945">
      <w:bodyDiv w:val="1"/>
      <w:marLeft w:val="0"/>
      <w:marRight w:val="0"/>
      <w:marTop w:val="0"/>
      <w:marBottom w:val="0"/>
      <w:divBdr>
        <w:top w:val="none" w:sz="0" w:space="0" w:color="auto"/>
        <w:left w:val="none" w:sz="0" w:space="0" w:color="auto"/>
        <w:bottom w:val="none" w:sz="0" w:space="0" w:color="auto"/>
        <w:right w:val="none" w:sz="0" w:space="0" w:color="auto"/>
      </w:divBdr>
    </w:div>
    <w:div w:id="1043091752">
      <w:bodyDiv w:val="1"/>
      <w:marLeft w:val="0"/>
      <w:marRight w:val="0"/>
      <w:marTop w:val="0"/>
      <w:marBottom w:val="0"/>
      <w:divBdr>
        <w:top w:val="none" w:sz="0" w:space="0" w:color="auto"/>
        <w:left w:val="none" w:sz="0" w:space="0" w:color="auto"/>
        <w:bottom w:val="none" w:sz="0" w:space="0" w:color="auto"/>
        <w:right w:val="none" w:sz="0" w:space="0" w:color="auto"/>
      </w:divBdr>
    </w:div>
    <w:div w:id="1045257964">
      <w:bodyDiv w:val="1"/>
      <w:marLeft w:val="0"/>
      <w:marRight w:val="0"/>
      <w:marTop w:val="0"/>
      <w:marBottom w:val="0"/>
      <w:divBdr>
        <w:top w:val="none" w:sz="0" w:space="0" w:color="auto"/>
        <w:left w:val="none" w:sz="0" w:space="0" w:color="auto"/>
        <w:bottom w:val="none" w:sz="0" w:space="0" w:color="auto"/>
        <w:right w:val="none" w:sz="0" w:space="0" w:color="auto"/>
      </w:divBdr>
    </w:div>
    <w:div w:id="1124275822">
      <w:bodyDiv w:val="1"/>
      <w:marLeft w:val="0"/>
      <w:marRight w:val="0"/>
      <w:marTop w:val="0"/>
      <w:marBottom w:val="0"/>
      <w:divBdr>
        <w:top w:val="none" w:sz="0" w:space="0" w:color="auto"/>
        <w:left w:val="none" w:sz="0" w:space="0" w:color="auto"/>
        <w:bottom w:val="none" w:sz="0" w:space="0" w:color="auto"/>
        <w:right w:val="none" w:sz="0" w:space="0" w:color="auto"/>
      </w:divBdr>
    </w:div>
    <w:div w:id="1286472907">
      <w:bodyDiv w:val="1"/>
      <w:marLeft w:val="0"/>
      <w:marRight w:val="0"/>
      <w:marTop w:val="0"/>
      <w:marBottom w:val="0"/>
      <w:divBdr>
        <w:top w:val="none" w:sz="0" w:space="0" w:color="auto"/>
        <w:left w:val="none" w:sz="0" w:space="0" w:color="auto"/>
        <w:bottom w:val="none" w:sz="0" w:space="0" w:color="auto"/>
        <w:right w:val="none" w:sz="0" w:space="0" w:color="auto"/>
      </w:divBdr>
    </w:div>
    <w:div w:id="1407655132">
      <w:bodyDiv w:val="1"/>
      <w:marLeft w:val="0"/>
      <w:marRight w:val="0"/>
      <w:marTop w:val="0"/>
      <w:marBottom w:val="0"/>
      <w:divBdr>
        <w:top w:val="none" w:sz="0" w:space="0" w:color="auto"/>
        <w:left w:val="none" w:sz="0" w:space="0" w:color="auto"/>
        <w:bottom w:val="none" w:sz="0" w:space="0" w:color="auto"/>
        <w:right w:val="none" w:sz="0" w:space="0" w:color="auto"/>
      </w:divBdr>
    </w:div>
    <w:div w:id="1537891814">
      <w:bodyDiv w:val="1"/>
      <w:marLeft w:val="0"/>
      <w:marRight w:val="0"/>
      <w:marTop w:val="0"/>
      <w:marBottom w:val="0"/>
      <w:divBdr>
        <w:top w:val="none" w:sz="0" w:space="0" w:color="auto"/>
        <w:left w:val="none" w:sz="0" w:space="0" w:color="auto"/>
        <w:bottom w:val="none" w:sz="0" w:space="0" w:color="auto"/>
        <w:right w:val="none" w:sz="0" w:space="0" w:color="auto"/>
      </w:divBdr>
    </w:div>
    <w:div w:id="1573931284">
      <w:bodyDiv w:val="1"/>
      <w:marLeft w:val="0"/>
      <w:marRight w:val="0"/>
      <w:marTop w:val="0"/>
      <w:marBottom w:val="0"/>
      <w:divBdr>
        <w:top w:val="none" w:sz="0" w:space="0" w:color="auto"/>
        <w:left w:val="none" w:sz="0" w:space="0" w:color="auto"/>
        <w:bottom w:val="none" w:sz="0" w:space="0" w:color="auto"/>
        <w:right w:val="none" w:sz="0" w:space="0" w:color="auto"/>
      </w:divBdr>
    </w:div>
    <w:div w:id="1577741004">
      <w:bodyDiv w:val="1"/>
      <w:marLeft w:val="0"/>
      <w:marRight w:val="0"/>
      <w:marTop w:val="0"/>
      <w:marBottom w:val="0"/>
      <w:divBdr>
        <w:top w:val="none" w:sz="0" w:space="0" w:color="auto"/>
        <w:left w:val="none" w:sz="0" w:space="0" w:color="auto"/>
        <w:bottom w:val="none" w:sz="0" w:space="0" w:color="auto"/>
        <w:right w:val="none" w:sz="0" w:space="0" w:color="auto"/>
      </w:divBdr>
    </w:div>
    <w:div w:id="1685135838">
      <w:bodyDiv w:val="1"/>
      <w:marLeft w:val="0"/>
      <w:marRight w:val="0"/>
      <w:marTop w:val="0"/>
      <w:marBottom w:val="0"/>
      <w:divBdr>
        <w:top w:val="none" w:sz="0" w:space="0" w:color="auto"/>
        <w:left w:val="none" w:sz="0" w:space="0" w:color="auto"/>
        <w:bottom w:val="none" w:sz="0" w:space="0" w:color="auto"/>
        <w:right w:val="none" w:sz="0" w:space="0" w:color="auto"/>
      </w:divBdr>
    </w:div>
    <w:div w:id="1721318860">
      <w:bodyDiv w:val="1"/>
      <w:marLeft w:val="0"/>
      <w:marRight w:val="0"/>
      <w:marTop w:val="0"/>
      <w:marBottom w:val="0"/>
      <w:divBdr>
        <w:top w:val="none" w:sz="0" w:space="0" w:color="auto"/>
        <w:left w:val="none" w:sz="0" w:space="0" w:color="auto"/>
        <w:bottom w:val="none" w:sz="0" w:space="0" w:color="auto"/>
        <w:right w:val="none" w:sz="0" w:space="0" w:color="auto"/>
      </w:divBdr>
    </w:div>
    <w:div w:id="1816723711">
      <w:bodyDiv w:val="1"/>
      <w:marLeft w:val="0"/>
      <w:marRight w:val="0"/>
      <w:marTop w:val="0"/>
      <w:marBottom w:val="0"/>
      <w:divBdr>
        <w:top w:val="none" w:sz="0" w:space="0" w:color="auto"/>
        <w:left w:val="none" w:sz="0" w:space="0" w:color="auto"/>
        <w:bottom w:val="none" w:sz="0" w:space="0" w:color="auto"/>
        <w:right w:val="none" w:sz="0" w:space="0" w:color="auto"/>
      </w:divBdr>
    </w:div>
    <w:div w:id="1882204224">
      <w:bodyDiv w:val="1"/>
      <w:marLeft w:val="0"/>
      <w:marRight w:val="0"/>
      <w:marTop w:val="0"/>
      <w:marBottom w:val="0"/>
      <w:divBdr>
        <w:top w:val="none" w:sz="0" w:space="0" w:color="auto"/>
        <w:left w:val="none" w:sz="0" w:space="0" w:color="auto"/>
        <w:bottom w:val="none" w:sz="0" w:space="0" w:color="auto"/>
        <w:right w:val="none" w:sz="0" w:space="0" w:color="auto"/>
      </w:divBdr>
    </w:div>
    <w:div w:id="1887791859">
      <w:bodyDiv w:val="1"/>
      <w:marLeft w:val="0"/>
      <w:marRight w:val="0"/>
      <w:marTop w:val="0"/>
      <w:marBottom w:val="0"/>
      <w:divBdr>
        <w:top w:val="none" w:sz="0" w:space="0" w:color="auto"/>
        <w:left w:val="none" w:sz="0" w:space="0" w:color="auto"/>
        <w:bottom w:val="none" w:sz="0" w:space="0" w:color="auto"/>
        <w:right w:val="none" w:sz="0" w:space="0" w:color="auto"/>
      </w:divBdr>
    </w:div>
    <w:div w:id="2056079523">
      <w:bodyDiv w:val="1"/>
      <w:marLeft w:val="0"/>
      <w:marRight w:val="0"/>
      <w:marTop w:val="0"/>
      <w:marBottom w:val="0"/>
      <w:divBdr>
        <w:top w:val="none" w:sz="0" w:space="0" w:color="auto"/>
        <w:left w:val="none" w:sz="0" w:space="0" w:color="auto"/>
        <w:bottom w:val="none" w:sz="0" w:space="0" w:color="auto"/>
        <w:right w:val="none" w:sz="0" w:space="0" w:color="auto"/>
      </w:divBdr>
    </w:div>
    <w:div w:id="2063559243">
      <w:bodyDiv w:val="1"/>
      <w:marLeft w:val="0"/>
      <w:marRight w:val="0"/>
      <w:marTop w:val="0"/>
      <w:marBottom w:val="0"/>
      <w:divBdr>
        <w:top w:val="none" w:sz="0" w:space="0" w:color="auto"/>
        <w:left w:val="none" w:sz="0" w:space="0" w:color="auto"/>
        <w:bottom w:val="none" w:sz="0" w:space="0" w:color="auto"/>
        <w:right w:val="none" w:sz="0" w:space="0" w:color="auto"/>
      </w:divBdr>
    </w:div>
    <w:div w:id="2135249013">
      <w:bodyDiv w:val="1"/>
      <w:marLeft w:val="0"/>
      <w:marRight w:val="0"/>
      <w:marTop w:val="0"/>
      <w:marBottom w:val="0"/>
      <w:divBdr>
        <w:top w:val="none" w:sz="0" w:space="0" w:color="auto"/>
        <w:left w:val="none" w:sz="0" w:space="0" w:color="auto"/>
        <w:bottom w:val="none" w:sz="0" w:space="0" w:color="auto"/>
        <w:right w:val="none" w:sz="0" w:space="0" w:color="auto"/>
      </w:divBdr>
      <w:divsChild>
        <w:div w:id="198008052">
          <w:marLeft w:val="0"/>
          <w:marRight w:val="0"/>
          <w:marTop w:val="0"/>
          <w:marBottom w:val="0"/>
          <w:divBdr>
            <w:top w:val="none" w:sz="0" w:space="0" w:color="auto"/>
            <w:left w:val="none" w:sz="0" w:space="0" w:color="auto"/>
            <w:bottom w:val="none" w:sz="0" w:space="0" w:color="auto"/>
            <w:right w:val="none" w:sz="0" w:space="0" w:color="auto"/>
          </w:divBdr>
          <w:divsChild>
            <w:div w:id="385375135">
              <w:marLeft w:val="0"/>
              <w:marRight w:val="0"/>
              <w:marTop w:val="0"/>
              <w:marBottom w:val="0"/>
              <w:divBdr>
                <w:top w:val="none" w:sz="0" w:space="0" w:color="auto"/>
                <w:left w:val="none" w:sz="0" w:space="0" w:color="auto"/>
                <w:bottom w:val="none" w:sz="0" w:space="0" w:color="auto"/>
                <w:right w:val="none" w:sz="0" w:space="0" w:color="auto"/>
              </w:divBdr>
            </w:div>
          </w:divsChild>
        </w:div>
        <w:div w:id="3037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ppp.karnataka.gov.in/"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pm.om@karnataka.gov.in" TargetMode="External"/><Relationship Id="rId4" Type="http://schemas.openxmlformats.org/officeDocument/2006/relationships/settings" Target="settings.xml"/><Relationship Id="rId9" Type="http://schemas.openxmlformats.org/officeDocument/2006/relationships/hyperlink" Target="mailto:pm.kaveri@karnataka.gov.i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34A9F88133142F2B92F5CE79C98CBC6"/>
        <w:category>
          <w:name w:val="General"/>
          <w:gallery w:val="placeholder"/>
        </w:category>
        <w:types>
          <w:type w:val="bbPlcHdr"/>
        </w:types>
        <w:behaviors>
          <w:behavior w:val="content"/>
        </w:behaviors>
        <w:guid w:val="{D0F2B8CC-3EF3-4AEB-BDE7-90517016BBE0}"/>
      </w:docPartPr>
      <w:docPartBody>
        <w:p w:rsidR="00C1618F" w:rsidRDefault="00C1618F" w:rsidP="00C1618F">
          <w:pPr>
            <w:pStyle w:val="C34A9F88133142F2B92F5CE79C98CB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unito Sans">
    <w:altName w:val="Times New Roman"/>
    <w:panose1 w:val="00000000000000000000"/>
    <w:charset w:val="00"/>
    <w:family w:val="roman"/>
    <w:notTrueType/>
    <w:pitch w:val="default"/>
  </w:font>
  <w:font w:name="Aptos Narrow">
    <w:altName w:val="Arial"/>
    <w:charset w:val="00"/>
    <w:family w:val="swiss"/>
    <w:pitch w:val="variable"/>
    <w:sig w:usb0="00000001" w:usb1="00000003" w:usb2="00000000" w:usb3="00000000" w:csb0="0000019F" w:csb1="00000000"/>
  </w:font>
  <w:font w:name="robom">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18F"/>
    <w:rsid w:val="00005A12"/>
    <w:rsid w:val="00005C96"/>
    <w:rsid w:val="00022D3E"/>
    <w:rsid w:val="000E7B12"/>
    <w:rsid w:val="000F4A4A"/>
    <w:rsid w:val="00185379"/>
    <w:rsid w:val="00185F77"/>
    <w:rsid w:val="001E7EEA"/>
    <w:rsid w:val="00242D9C"/>
    <w:rsid w:val="00260AE8"/>
    <w:rsid w:val="00264BA0"/>
    <w:rsid w:val="00296D93"/>
    <w:rsid w:val="002B543D"/>
    <w:rsid w:val="00363436"/>
    <w:rsid w:val="0037763A"/>
    <w:rsid w:val="0040326D"/>
    <w:rsid w:val="00471965"/>
    <w:rsid w:val="004B4BFE"/>
    <w:rsid w:val="004E20D9"/>
    <w:rsid w:val="004E7F91"/>
    <w:rsid w:val="006075F3"/>
    <w:rsid w:val="00616E29"/>
    <w:rsid w:val="006C23FC"/>
    <w:rsid w:val="006F5B8E"/>
    <w:rsid w:val="0070517B"/>
    <w:rsid w:val="00706B80"/>
    <w:rsid w:val="00723CC5"/>
    <w:rsid w:val="007C2AA6"/>
    <w:rsid w:val="007D7DE0"/>
    <w:rsid w:val="007F4F5E"/>
    <w:rsid w:val="007F676C"/>
    <w:rsid w:val="008A29B3"/>
    <w:rsid w:val="008C51C1"/>
    <w:rsid w:val="0091393D"/>
    <w:rsid w:val="00963345"/>
    <w:rsid w:val="00A374BB"/>
    <w:rsid w:val="00AD055C"/>
    <w:rsid w:val="00B21662"/>
    <w:rsid w:val="00B4047B"/>
    <w:rsid w:val="00B42EB8"/>
    <w:rsid w:val="00BD2A0B"/>
    <w:rsid w:val="00C01FFC"/>
    <w:rsid w:val="00C03F75"/>
    <w:rsid w:val="00C12A36"/>
    <w:rsid w:val="00C1618F"/>
    <w:rsid w:val="00CD11E1"/>
    <w:rsid w:val="00CD51A8"/>
    <w:rsid w:val="00D07450"/>
    <w:rsid w:val="00D41AB7"/>
    <w:rsid w:val="00E16781"/>
    <w:rsid w:val="00E22862"/>
    <w:rsid w:val="00E3315D"/>
    <w:rsid w:val="00E644BC"/>
    <w:rsid w:val="00F756C7"/>
    <w:rsid w:val="00F76E4A"/>
    <w:rsid w:val="00F95510"/>
    <w:rsid w:val="00F9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4A9F88133142F2B92F5CE79C98CBC6">
    <w:name w:val="C34A9F88133142F2B92F5CE79C98CBC6"/>
    <w:rsid w:val="00C161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C1259-8BA2-4FFD-8F48-AE33F6952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50</Pages>
  <Words>13337</Words>
  <Characters>76021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Request for Proposal to Provide I.T Manpower to DS&amp;R – 2025-26</vt:lpstr>
    </vt:vector>
  </TitlesOfParts>
  <Company/>
  <LinksUpToDate>false</LinksUpToDate>
  <CharactersWithSpaces>89180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to Provide I.T Manpower to DS&amp;R – 2025-26</dc:title>
  <dc:subject/>
  <dc:creator>Admin</dc:creator>
  <cp:keywords/>
  <dc:description/>
  <cp:lastModifiedBy>Pallavi N</cp:lastModifiedBy>
  <cp:revision>33</cp:revision>
  <cp:lastPrinted>2026-05-20T06:24:00Z</cp:lastPrinted>
  <dcterms:created xsi:type="dcterms:W3CDTF">2025-11-18T09:48:00Z</dcterms:created>
  <dcterms:modified xsi:type="dcterms:W3CDTF">2026-05-27T11:59:00Z</dcterms:modified>
</cp:coreProperties>
</file>